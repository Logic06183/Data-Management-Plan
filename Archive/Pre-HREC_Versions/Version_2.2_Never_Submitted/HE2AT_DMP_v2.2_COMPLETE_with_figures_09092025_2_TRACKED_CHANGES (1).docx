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30" w14:textId="77777777" w:rsidR="00BB56A2" w:rsidRPr="00BB56A2" w:rsidRDefault="00BB56A2" w:rsidP="00BB56A2">
      <w:pPr>
        <w:spacing w:after="0"/>
        <w:textAlignment w:val="baseline"/>
        <w:rPr>
          <w:rFonts w:ascii="Segoe UI" w:eastAsia="Times New Roman" w:hAnsi="Segoe UI" w:cs="Segoe UI"/>
          <w:sz w:val="18"/>
          <w:szCs w:val="18"/>
        </w:rPr>
      </w:pPr>
      <w:bookmarkStart w:id="0" w:name="he²at-center-data-management-plan"/>
      <w:r w:rsidRPr="00BB56A2">
        <w:rPr>
          <w:rFonts w:ascii="Nunito" w:eastAsia="Times New Roman" w:hAnsi="Nunito" w:cs="Segoe UI"/>
          <w:sz w:val="22"/>
          <w:szCs w:val="22"/>
        </w:rPr>
        <w:t> </w:t>
      </w: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 w:author="Craig Parker" w:date="2025-08-05T11:44:00Z" w16du:dateUtc="2025-08-05T09:44: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00BB56A2" w:rsidRPr="00BB56A2" w14:paraId="62A0E256" w14:textId="77777777" w:rsidTr="00BB56A2">
        <w:trPr>
          <w:trHeight w:val="300"/>
          <w:trPrChange w:id="3"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4" w:author="Craig Parker" w:date="2025-08-05T11:44:00Z" w16du:dateUtc="2025-08-05T09:44:00Z">
              <w:tcPr>
                <w:tcW w:w="7470" w:type="dxa"/>
                <w:tcBorders>
                  <w:top w:val="nil"/>
                  <w:left w:val="single" w:sz="12" w:space="0" w:color="4F81BD"/>
                  <w:bottom w:val="nil"/>
                  <w:right w:val="nil"/>
                </w:tcBorders>
                <w:hideMark/>
              </w:tcPr>
            </w:tcPrChange>
          </w:tcPr>
          <w:p w14:paraId="2A06D187"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365F91"/>
                <w:lang w:val="en-ZA"/>
              </w:rPr>
              <w:t>​</w:t>
            </w:r>
            <w:r w:rsidRPr="00BB56A2">
              <w:rPr>
                <w:rFonts w:ascii="Nunito" w:eastAsia="Times New Roman" w:hAnsi="Nunito" w:cs="Times New Roman"/>
                <w:color w:val="365F91"/>
              </w:rPr>
              <w:t> </w:t>
            </w:r>
          </w:p>
        </w:tc>
      </w:tr>
      <w:tr w:rsidR="00BB56A2" w:rsidRPr="00BB56A2" w14:paraId="1C74BD5A" w14:textId="77777777" w:rsidTr="00BB56A2">
        <w:trPr>
          <w:trHeight w:val="300"/>
          <w:trPrChange w:id="5"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6" w:author="Craig Parker" w:date="2025-08-05T11:44:00Z" w16du:dateUtc="2025-08-05T09:44:00Z">
              <w:tcPr>
                <w:tcW w:w="6" w:type="dxa"/>
                <w:tcBorders>
                  <w:top w:val="nil"/>
                  <w:left w:val="single" w:sz="12" w:space="0" w:color="4F81BD"/>
                  <w:bottom w:val="nil"/>
                  <w:right w:val="nil"/>
                </w:tcBorders>
                <w:hideMark/>
              </w:tcPr>
            </w:tcPrChange>
          </w:tcPr>
          <w:p w14:paraId="5117E338"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4F80BD"/>
                <w:sz w:val="88"/>
                <w:szCs w:val="88"/>
                <w:lang w:val="en-ZA"/>
              </w:rPr>
              <w:t>​</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0BD"/>
                <w:sz w:val="88"/>
                <w:szCs w:val="88"/>
                <w:lang w:val="en-ZA"/>
              </w:rPr>
              <w:t xml:space="preserve">HE²AT </w:t>
            </w:r>
            <w:proofErr w:type="spellStart"/>
            <w:r w:rsidRPr="00BB56A2">
              <w:rPr>
                <w:rFonts w:ascii="Nunito" w:eastAsia="Times New Roman" w:hAnsi="Nunito" w:cs="Times New Roman"/>
                <w:color w:val="4F80BD"/>
                <w:sz w:val="88"/>
                <w:szCs w:val="88"/>
                <w:lang w:val="en-ZA"/>
              </w:rPr>
              <w:t>Center</w:t>
            </w:r>
            <w:proofErr w:type="spellEnd"/>
            <w:r w:rsidRPr="00BB56A2">
              <w:rPr>
                <w:rFonts w:ascii="Nunito" w:eastAsia="Times New Roman" w:hAnsi="Nunito" w:cs="Times New Roman"/>
                <w:color w:val="4F80BD"/>
                <w:sz w:val="88"/>
                <w:szCs w:val="88"/>
                <w:lang w:val="en-ZA"/>
              </w:rPr>
              <w:t xml:space="preserve"> Data Management Plan</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1BD"/>
                <w:sz w:val="88"/>
                <w:szCs w:val="88"/>
              </w:rPr>
              <w:t> </w:t>
            </w:r>
          </w:p>
        </w:tc>
      </w:tr>
      <w:tr w:rsidR="00BB56A2" w:rsidRPr="00BB56A2" w:rsidDel="00BB56A2" w14:paraId="644697DB" w14:textId="647ED20C" w:rsidTr="00BB56A2">
        <w:trPr>
          <w:trHeight w:val="300"/>
          <w:del w:id="7" w:author="Craig Parker" w:date="2025-08-05T11:44:00Z"/>
          <w:trPrChange w:id="8"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9" w:author="Craig Parker" w:date="2025-08-05T11:44:00Z" w16du:dateUtc="2025-08-05T09:44:00Z">
              <w:tcPr>
                <w:tcW w:w="7470" w:type="dxa"/>
                <w:tcBorders>
                  <w:top w:val="nil"/>
                  <w:left w:val="single" w:sz="12" w:space="0" w:color="4F81BD"/>
                  <w:bottom w:val="nil"/>
                  <w:right w:val="nil"/>
                </w:tcBorders>
                <w:hideMark/>
              </w:tcPr>
            </w:tcPrChange>
          </w:tcPr>
          <w:p w14:paraId="4590EFA6" w14:textId="7E6785A4" w:rsidR="00BB56A2" w:rsidRPr="00BB56A2" w:rsidDel="00BB56A2" w:rsidRDefault="00BB56A2" w:rsidP="00BB56A2">
            <w:pPr>
              <w:spacing w:after="0"/>
              <w:textAlignment w:val="baseline"/>
              <w:rPr>
                <w:del w:id="10" w:author="Craig Parker" w:date="2025-08-05T11:44:00Z" w16du:dateUtc="2025-08-05T09:44:00Z"/>
                <w:rFonts w:ascii="Times New Roman" w:eastAsia="Times New Roman" w:hAnsi="Times New Roman" w:cs="Times New Roman"/>
              </w:rPr>
            </w:pPr>
            <w:del w:id="11" w:author="Craig Parker" w:date="2025-08-05T11:44:00Z" w16du:dateUtc="2025-08-05T09:44:00Z">
              <w:r w:rsidRPr="00BB56A2" w:rsidDel="00BB56A2">
                <w:rPr>
                  <w:rFonts w:ascii="Nunito" w:eastAsia="Times New Roman" w:hAnsi="Nunito" w:cs="Times New Roman"/>
                  <w:color w:val="000000"/>
                  <w:sz w:val="20"/>
                  <w:szCs w:val="20"/>
                  <w:lang w:val="en-ZA"/>
                </w:rPr>
                <w:delText>​</w:delText>
              </w:r>
              <w:r w:rsidRPr="00BB56A2" w:rsidDel="00BB56A2">
                <w:rPr>
                  <w:rFonts w:ascii="Calibri" w:eastAsia="Times New Roman" w:hAnsi="Calibri" w:cs="Calibri"/>
                  <w:color w:val="000000"/>
                  <w:sz w:val="20"/>
                  <w:szCs w:val="20"/>
                  <w:lang w:val="en-ZA"/>
                </w:rPr>
                <w:delText>​</w:delText>
              </w:r>
              <w:r w:rsidRPr="00BB56A2" w:rsidDel="00BB56A2">
                <w:rPr>
                  <w:rFonts w:ascii="Nunito" w:eastAsia="Times New Roman" w:hAnsi="Nunito" w:cs="Times New Roman"/>
                  <w:color w:val="000000"/>
                  <w:sz w:val="20"/>
                  <w:szCs w:val="20"/>
                  <w:lang w:val="en-ZA"/>
                </w:rPr>
                <w:delText>Document version number 2.</w:delText>
              </w:r>
              <w:r w:rsidDel="00BB56A2">
                <w:rPr>
                  <w:rFonts w:ascii="Nunito" w:eastAsia="Times New Roman" w:hAnsi="Nunito" w:cs="Times New Roman"/>
                  <w:color w:val="000000"/>
                  <w:sz w:val="20"/>
                  <w:szCs w:val="20"/>
                  <w:lang w:val="en-ZA"/>
                </w:rPr>
                <w:delText>2</w:delText>
              </w:r>
            </w:del>
          </w:p>
        </w:tc>
      </w:tr>
    </w:tbl>
    <w:p w14:paraId="033CA3A0" w14:textId="68247C11" w:rsidR="00BB56A2" w:rsidRPr="00BB56A2" w:rsidDel="00BB56A2" w:rsidRDefault="00BB56A2" w:rsidP="00BB56A2">
      <w:pPr>
        <w:spacing w:after="0"/>
        <w:textAlignment w:val="baseline"/>
        <w:rPr>
          <w:del w:id="12" w:author="Craig Parker" w:date="2025-08-05T11:44:00Z" w16du:dateUtc="2025-08-05T09:44:00Z"/>
          <w:rFonts w:ascii="Segoe UI" w:eastAsia="Times New Roman" w:hAnsi="Segoe UI" w:cs="Segoe UI"/>
          <w:sz w:val="18"/>
          <w:szCs w:val="18"/>
        </w:rPr>
      </w:pPr>
      <w:del w:id="13"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Developed by C Jack, C Parker</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rPr>
          <w:delText> </w:delText>
        </w:r>
      </w:del>
    </w:p>
    <w:p w14:paraId="4DB1C9D6" w14:textId="23B525F4" w:rsidR="00BB56A2" w:rsidDel="00BB56A2" w:rsidRDefault="00BB56A2" w:rsidP="00BB56A2">
      <w:pPr>
        <w:spacing w:after="0"/>
        <w:textAlignment w:val="baseline"/>
        <w:rPr>
          <w:del w:id="14" w:author="Craig Parker" w:date="2025-08-05T11:44:00Z" w16du:dateUtc="2025-08-05T09:44:00Z"/>
          <w:rFonts w:ascii="Nunito" w:eastAsia="Times New Roman" w:hAnsi="Nunito" w:cs="Segoe UI"/>
          <w:color w:val="4F81BD"/>
          <w:sz w:val="28"/>
          <w:szCs w:val="28"/>
          <w:lang w:val="en-ZA"/>
        </w:rPr>
      </w:pPr>
      <w:del w:id="15"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8-15-202</w:delText>
        </w:r>
        <w:r w:rsidDel="00BB56A2">
          <w:rPr>
            <w:rFonts w:ascii="Nunito" w:eastAsia="Times New Roman" w:hAnsi="Nunito" w:cs="Segoe UI"/>
            <w:color w:val="4F81BD"/>
            <w:sz w:val="28"/>
            <w:szCs w:val="28"/>
            <w:lang w:val="en-ZA"/>
          </w:rPr>
          <w:delText>5</w:delText>
        </w:r>
      </w:del>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0"/>
      </w:tblGrid>
      <w:tr w:rsidR="00BB56A2" w:rsidRPr="00BB56A2" w14:paraId="5A145F0B" w14:textId="77777777" w:rsidTr="00681F17">
        <w:trPr>
          <w:trHeight w:val="300"/>
          <w:ins w:id="16" w:author="Craig Parker" w:date="2025-08-05T11:44:00Z"/>
        </w:trPr>
        <w:tc>
          <w:tcPr>
            <w:tcW w:w="7470" w:type="dxa"/>
            <w:tcBorders>
              <w:top w:val="nil"/>
              <w:left w:val="single" w:sz="12" w:space="0" w:color="4F81BD"/>
              <w:bottom w:val="nil"/>
              <w:right w:val="nil"/>
            </w:tcBorders>
            <w:hideMark/>
          </w:tcPr>
          <w:p w14:paraId="1734A7C1" w14:textId="77777777" w:rsidR="00BB56A2" w:rsidRPr="00BB56A2" w:rsidRDefault="00BB56A2" w:rsidP="00681F17">
            <w:pPr>
              <w:spacing w:after="0"/>
              <w:textAlignment w:val="baseline"/>
              <w:rPr>
                <w:ins w:id="17" w:author="Craig Parker" w:date="2025-08-05T11:44:00Z" w16du:dateUtc="2025-08-05T09:44:00Z"/>
                <w:rFonts w:ascii="Times New Roman" w:eastAsia="Times New Roman" w:hAnsi="Times New Roman" w:cs="Times New Roman"/>
              </w:rPr>
            </w:pPr>
            <w:ins w:id="18" w:author="Craig Parker" w:date="2025-08-05T11:44:00Z" w16du:dateUtc="2025-08-05T09:44:00Z">
              <w:r w:rsidRPr="00BB56A2">
                <w:rPr>
                  <w:rFonts w:ascii="Nunito" w:eastAsia="Times New Roman" w:hAnsi="Nunito" w:cs="Times New Roman"/>
                  <w:color w:val="000000"/>
                  <w:sz w:val="20"/>
                  <w:szCs w:val="20"/>
                  <w:lang w:val="en-ZA"/>
                </w:rPr>
                <w:t>​</w:t>
              </w:r>
              <w:r w:rsidRPr="00BB56A2">
                <w:rPr>
                  <w:rFonts w:ascii="Calibri" w:eastAsia="Times New Roman" w:hAnsi="Calibri" w:cs="Calibri"/>
                  <w:color w:val="000000"/>
                  <w:sz w:val="20"/>
                  <w:szCs w:val="20"/>
                  <w:lang w:val="en-ZA"/>
                </w:rPr>
                <w:t>​</w:t>
              </w:r>
              <w:r w:rsidRPr="00BB56A2">
                <w:rPr>
                  <w:rFonts w:ascii="Nunito" w:eastAsia="Times New Roman" w:hAnsi="Nunito" w:cs="Times New Roman"/>
                  <w:color w:val="000000"/>
                  <w:sz w:val="20"/>
                  <w:szCs w:val="20"/>
                  <w:lang w:val="en-ZA"/>
                </w:rPr>
                <w:t>Document version number 2.</w:t>
              </w:r>
              <w:r>
                <w:rPr>
                  <w:rFonts w:ascii="Nunito" w:eastAsia="Times New Roman" w:hAnsi="Nunito" w:cs="Times New Roman"/>
                  <w:color w:val="000000"/>
                  <w:sz w:val="20"/>
                  <w:szCs w:val="20"/>
                  <w:lang w:val="en-ZA"/>
                </w:rPr>
                <w:t>2</w:t>
              </w:r>
            </w:ins>
          </w:p>
        </w:tc>
      </w:tr>
    </w:tbl>
    <w:p w14:paraId="5A8F1138" w14:textId="77777777" w:rsidR="00BB56A2" w:rsidRPr="00BB56A2" w:rsidRDefault="00BB56A2" w:rsidP="00BB56A2">
      <w:pPr>
        <w:spacing w:after="0"/>
        <w:textAlignment w:val="baseline"/>
        <w:rPr>
          <w:ins w:id="19" w:author="Craig Parker" w:date="2025-08-05T11:44:00Z" w16du:dateUtc="2025-08-05T09:44:00Z"/>
          <w:rFonts w:ascii="Segoe UI" w:eastAsia="Times New Roman" w:hAnsi="Segoe UI" w:cs="Segoe UI"/>
          <w:sz w:val="18"/>
          <w:szCs w:val="18"/>
        </w:rPr>
      </w:pPr>
      <w:ins w:id="20"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Developed by C Jack, C Parker</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rPr>
          <w:t> </w:t>
        </w:r>
      </w:ins>
    </w:p>
    <w:p w14:paraId="3D948495" w14:textId="087B5EF0" w:rsidR="00BB56A2" w:rsidRPr="00134374" w:rsidRDefault="00BB56A2" w:rsidP="00BB56A2">
      <w:pPr>
        <w:spacing w:after="0"/>
        <w:textAlignment w:val="baseline"/>
        <w:rPr>
          <w:ins w:id="21" w:author="Craig Parker" w:date="2025-08-05T11:44:00Z" w16du:dateUtc="2025-08-05T09:44:00Z"/>
          <w:rFonts w:ascii="Nunito" w:eastAsia="Times New Roman" w:hAnsi="Nunito" w:cs="Segoe UI"/>
          <w:color w:val="4F81BD"/>
          <w:sz w:val="28"/>
          <w:szCs w:val="28"/>
          <w:lang w:val="en-ZA"/>
        </w:rPr>
      </w:pPr>
      <w:ins w:id="22"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ins>
      <w:r w:rsidR="00F77A79" w:rsidRPr="00134374">
        <w:rPr>
          <w:rFonts w:ascii="Nunito" w:eastAsia="Times New Roman" w:hAnsi="Nunito" w:cs="Calibri"/>
          <w:color w:val="EE0000"/>
          <w:sz w:val="28"/>
          <w:szCs w:val="28"/>
          <w:u w:val="single"/>
          <w:lang w:val="en-ZA"/>
        </w:rPr>
        <w:t>09</w:t>
      </w:r>
      <w:ins w:id="23" w:author="Craig Parker" w:date="2025-08-05T11:44:00Z" w16du:dateUtc="2025-08-05T09:44:00Z">
        <w:r w:rsidRPr="00134374">
          <w:rPr>
            <w:rFonts w:ascii="Nunito" w:eastAsia="Times New Roman" w:hAnsi="Nunito" w:cs="Calibri"/>
            <w:color w:val="EE0000"/>
            <w:sz w:val="28"/>
            <w:szCs w:val="28"/>
            <w:u w:val="single"/>
            <w:lang w:val="en-ZA"/>
          </w:rPr>
          <w:t>-</w:t>
        </w:r>
      </w:ins>
      <w:r w:rsidR="00F77A79" w:rsidRPr="00134374">
        <w:rPr>
          <w:rFonts w:ascii="Nunito" w:eastAsia="Times New Roman" w:hAnsi="Nunito" w:cs="Calibri"/>
          <w:color w:val="EE0000"/>
          <w:sz w:val="28"/>
          <w:szCs w:val="28"/>
          <w:u w:val="single"/>
          <w:lang w:val="en-ZA"/>
        </w:rPr>
        <w:t>09</w:t>
      </w:r>
      <w:ins w:id="24" w:author="Craig Parker" w:date="2025-08-05T11:44:00Z" w16du:dateUtc="2025-08-05T09:44:00Z">
        <w:r w:rsidRPr="00134374">
          <w:rPr>
            <w:rFonts w:ascii="Nunito" w:eastAsia="Times New Roman" w:hAnsi="Nunito" w:cs="Segoe UI"/>
            <w:color w:val="4F81BD"/>
            <w:sz w:val="28"/>
            <w:szCs w:val="28"/>
            <w:lang w:val="en-ZA"/>
          </w:rPr>
          <w:t>-2025</w:t>
        </w:r>
      </w:ins>
    </w:p>
    <w:p w14:paraId="485DD64A" w14:textId="60A5A4D8"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rPr>
        <w:t> </w:t>
      </w:r>
    </w:p>
    <w:p w14:paraId="52F2B25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2"/>
          <w:szCs w:val="22"/>
          <w:lang w:val="en-ZA"/>
        </w:rPr>
        <w:t>​</w:t>
      </w:r>
      <w:r w:rsidRPr="00BB56A2">
        <w:rPr>
          <w:rFonts w:ascii="Nunito" w:eastAsia="Times New Roman" w:hAnsi="Nunito" w:cs="Segoe UI"/>
          <w:color w:val="4F81BD"/>
          <w:sz w:val="22"/>
          <w:szCs w:val="22"/>
        </w:rPr>
        <w:t> </w:t>
      </w:r>
    </w:p>
    <w:p w14:paraId="382D9B9A" w14:textId="526E801F" w:rsidR="00F77A79" w:rsidRDefault="00BB56A2" w:rsidP="000809C2">
      <w:pPr>
        <w:spacing w:after="0"/>
        <w:textAlignment w:val="baseline"/>
        <w:rPr>
          <w:rFonts w:ascii="Nunito" w:eastAsia="Times New Roman" w:hAnsi="Nunito" w:cs="Segoe UI"/>
          <w:sz w:val="22"/>
          <w:szCs w:val="22"/>
        </w:rPr>
      </w:pPr>
      <w:r w:rsidRPr="00BB56A2">
        <w:rPr>
          <w:rFonts w:ascii="Nunito" w:eastAsia="Times New Roman" w:hAnsi="Nunito" w:cs="Segoe UI"/>
          <w:sz w:val="22"/>
          <w:szCs w:val="22"/>
          <w:lang w:val="en-ZA"/>
        </w:rPr>
        <w:t>​​</w:t>
      </w:r>
      <w:r w:rsidRPr="00BB56A2">
        <w:rPr>
          <w:rFonts w:ascii="Nunito" w:eastAsia="Times New Roman" w:hAnsi="Nunito" w:cs="Segoe UI"/>
          <w:sz w:val="22"/>
          <w:szCs w:val="22"/>
        </w:rPr>
        <w:t> </w:t>
      </w:r>
    </w:p>
    <w:p w14:paraId="74360099" w14:textId="77777777" w:rsidR="00F77A79" w:rsidRDefault="00F77A79">
      <w:pPr>
        <w:rPr>
          <w:rFonts w:ascii="Nunito" w:eastAsia="Times New Roman" w:hAnsi="Nunito" w:cs="Segoe UI"/>
          <w:sz w:val="22"/>
          <w:szCs w:val="22"/>
        </w:rPr>
      </w:pPr>
      <w:r>
        <w:rPr>
          <w:rFonts w:ascii="Nunito" w:eastAsia="Times New Roman" w:hAnsi="Nunito" w:cs="Segoe UI"/>
          <w:sz w:val="22"/>
          <w:szCs w:val="22"/>
        </w:rPr>
        <w:br w:type="page"/>
      </w:r>
    </w:p>
    <w:p w14:paraId="026AB355" w14:textId="77777777" w:rsidR="00BB56A2" w:rsidRPr="00BB56A2" w:rsidRDefault="00BB56A2" w:rsidP="000809C2">
      <w:pPr>
        <w:spacing w:after="0"/>
        <w:textAlignment w:val="baseline"/>
        <w:rPr>
          <w:rFonts w:ascii="Segoe UI" w:eastAsia="Times New Roman" w:hAnsi="Segoe UI" w:cs="Segoe UI"/>
          <w:sz w:val="18"/>
          <w:szCs w:val="18"/>
        </w:rPr>
      </w:pPr>
    </w:p>
    <w:p w14:paraId="2115F2F5" w14:textId="77777777" w:rsidR="000D58E2" w:rsidRDefault="00A767F4">
      <w:pPr>
        <w:pStyle w:val="Heading2"/>
      </w:pPr>
      <w:bookmarkStart w:id="25" w:name="_Toc206760654"/>
      <w:bookmarkStart w:id="26" w:name="contents"/>
      <w:r>
        <w:t>Contents</w:t>
      </w:r>
      <w:bookmarkEnd w:id="25"/>
    </w:p>
    <w:sdt>
      <w:sdtPr>
        <w:rPr>
          <w:rFonts w:asciiTheme="minorHAnsi" w:eastAsiaTheme="minorHAnsi" w:hAnsiTheme="minorHAnsi" w:cstheme="minorBidi"/>
          <w:color w:val="auto"/>
          <w:sz w:val="24"/>
          <w:szCs w:val="24"/>
        </w:rPr>
        <w:id w:val="1017498504"/>
        <w:docPartObj>
          <w:docPartGallery w:val="Table of Contents"/>
          <w:docPartUnique/>
        </w:docPartObj>
      </w:sdtPr>
      <w:sdtEndPr>
        <w:rPr>
          <w:rFonts w:eastAsiaTheme="minorEastAsia"/>
          <w:b/>
          <w:bCs/>
          <w:noProof/>
        </w:rPr>
      </w:sdtEndPr>
      <w:sdtContent>
        <w:p w14:paraId="05B89D48" w14:textId="290ACC77" w:rsidR="007852A6" w:rsidRDefault="007852A6">
          <w:pPr>
            <w:pStyle w:val="TOCHeading"/>
          </w:pPr>
          <w:r>
            <w:t>Table of Contents</w:t>
          </w:r>
        </w:p>
        <w:p w14:paraId="39D57192" w14:textId="1728AB1D" w:rsidR="007852A6" w:rsidRDefault="007852A6">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6760654" w:history="1">
            <w:r w:rsidRPr="00733DF4">
              <w:rPr>
                <w:rStyle w:val="Hyperlink"/>
                <w:noProof/>
              </w:rPr>
              <w:t>Contents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sidR="00B21EC8">
              <w:rPr>
                <w:noProof/>
                <w:webHidden/>
              </w:rPr>
              <w:t>3</w:t>
            </w:r>
            <w:r>
              <w:rPr>
                <w:noProof/>
                <w:webHidden/>
              </w:rPr>
              <w:fldChar w:fldCharType="end"/>
            </w:r>
          </w:hyperlink>
        </w:p>
        <w:p w14:paraId="4C72B2E6" w14:textId="35CDB205" w:rsidR="007852A6" w:rsidRDefault="007852A6">
          <w:pPr>
            <w:pStyle w:val="TOC2"/>
            <w:tabs>
              <w:tab w:val="right" w:leader="dot" w:pos="9350"/>
            </w:tabs>
            <w:rPr>
              <w:noProof/>
            </w:rPr>
          </w:pPr>
          <w:hyperlink w:anchor="_Toc206760655" w:history="1">
            <w:r w:rsidRPr="00733DF4">
              <w:rPr>
                <w:rStyle w:val="Hyperlink"/>
                <w:noProof/>
              </w:rPr>
              <w:t>Acronyms</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sidR="00B21EC8">
              <w:rPr>
                <w:noProof/>
                <w:webHidden/>
              </w:rPr>
              <w:t>4</w:t>
            </w:r>
            <w:r>
              <w:rPr>
                <w:noProof/>
                <w:webHidden/>
              </w:rPr>
              <w:fldChar w:fldCharType="end"/>
            </w:r>
          </w:hyperlink>
        </w:p>
        <w:p w14:paraId="6745F89F" w14:textId="5DD9A8A4" w:rsidR="007852A6" w:rsidRDefault="007852A6">
          <w:pPr>
            <w:pStyle w:val="TOC2"/>
            <w:tabs>
              <w:tab w:val="right" w:leader="dot" w:pos="9350"/>
            </w:tabs>
            <w:rPr>
              <w:noProof/>
            </w:rPr>
          </w:pPr>
          <w:hyperlink w:anchor="_Toc206760656" w:history="1">
            <w:r w:rsidRPr="00733DF4">
              <w:rPr>
                <w:rStyle w:val="Hyperlink"/>
                <w:noProof/>
              </w:rPr>
              <w:t>Definitions</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sidR="00B21EC8">
              <w:rPr>
                <w:noProof/>
                <w:webHidden/>
              </w:rPr>
              <w:t>6</w:t>
            </w:r>
            <w:r>
              <w:rPr>
                <w:noProof/>
                <w:webHidden/>
              </w:rPr>
              <w:fldChar w:fldCharType="end"/>
            </w:r>
          </w:hyperlink>
        </w:p>
        <w:p w14:paraId="025FC827" w14:textId="3F9C725C" w:rsidR="007852A6" w:rsidRDefault="007852A6">
          <w:pPr>
            <w:pStyle w:val="TOC2"/>
            <w:tabs>
              <w:tab w:val="right" w:leader="dot" w:pos="9350"/>
            </w:tabs>
            <w:rPr>
              <w:noProof/>
            </w:rPr>
          </w:pPr>
          <w:hyperlink w:anchor="_Toc206760657" w:history="1">
            <w:r w:rsidRPr="00733DF4">
              <w:rPr>
                <w:rStyle w:val="Hyperlink"/>
                <w:noProof/>
              </w:rPr>
              <w:t>2. Stakeholders and target audience</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sidR="00B21EC8">
              <w:rPr>
                <w:noProof/>
                <w:webHidden/>
              </w:rPr>
              <w:t>11</w:t>
            </w:r>
            <w:r>
              <w:rPr>
                <w:noProof/>
                <w:webHidden/>
              </w:rPr>
              <w:fldChar w:fldCharType="end"/>
            </w:r>
          </w:hyperlink>
        </w:p>
        <w:p w14:paraId="2F8E3239" w14:textId="6A097416" w:rsidR="007852A6" w:rsidRDefault="007852A6">
          <w:pPr>
            <w:pStyle w:val="TOC2"/>
            <w:tabs>
              <w:tab w:val="right" w:leader="dot" w:pos="9350"/>
            </w:tabs>
            <w:rPr>
              <w:noProof/>
            </w:rPr>
          </w:pPr>
          <w:hyperlink w:anchor="_Toc206760658" w:history="1">
            <w:r w:rsidRPr="00733DF4">
              <w:rPr>
                <w:rStyle w:val="Hyperlink"/>
                <w:noProof/>
              </w:rPr>
              <w:t>3. Background and overview of Data Management Plan</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sidR="00B21EC8">
              <w:rPr>
                <w:noProof/>
                <w:webHidden/>
              </w:rPr>
              <w:t>13</w:t>
            </w:r>
            <w:r>
              <w:rPr>
                <w:noProof/>
                <w:webHidden/>
              </w:rPr>
              <w:fldChar w:fldCharType="end"/>
            </w:r>
          </w:hyperlink>
        </w:p>
        <w:p w14:paraId="7D297512" w14:textId="22A5C7DB" w:rsidR="007852A6" w:rsidRDefault="007852A6">
          <w:pPr>
            <w:pStyle w:val="TOC3"/>
            <w:tabs>
              <w:tab w:val="right" w:leader="dot" w:pos="9350"/>
            </w:tabs>
            <w:rPr>
              <w:noProof/>
            </w:rPr>
          </w:pPr>
          <w:hyperlink w:anchor="_Toc206760659" w:history="1">
            <w:r w:rsidRPr="00733DF4">
              <w:rPr>
                <w:rStyle w:val="Hyperlink"/>
                <w:noProof/>
              </w:rPr>
              <w:t>3.1. Background to the HE²AT Center</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sidR="00B21EC8">
              <w:rPr>
                <w:noProof/>
                <w:webHidden/>
              </w:rPr>
              <w:t>13</w:t>
            </w:r>
            <w:r>
              <w:rPr>
                <w:noProof/>
                <w:webHidden/>
              </w:rPr>
              <w:fldChar w:fldCharType="end"/>
            </w:r>
          </w:hyperlink>
        </w:p>
        <w:p w14:paraId="3A7D2581" w14:textId="51241001" w:rsidR="007852A6" w:rsidRDefault="007852A6">
          <w:pPr>
            <w:pStyle w:val="TOC3"/>
            <w:tabs>
              <w:tab w:val="right" w:leader="dot" w:pos="9350"/>
            </w:tabs>
            <w:rPr>
              <w:noProof/>
            </w:rPr>
          </w:pPr>
          <w:hyperlink w:anchor="_Toc206760660" w:history="1">
            <w:r w:rsidRPr="00733DF4">
              <w:rPr>
                <w:rStyle w:val="Hyperlink"/>
                <w:noProof/>
              </w:rPr>
              <w:t>3.2. Scope of Data Management Plan</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sidR="00B21EC8">
              <w:rPr>
                <w:noProof/>
                <w:webHidden/>
              </w:rPr>
              <w:t>14</w:t>
            </w:r>
            <w:r>
              <w:rPr>
                <w:noProof/>
                <w:webHidden/>
              </w:rPr>
              <w:fldChar w:fldCharType="end"/>
            </w:r>
          </w:hyperlink>
        </w:p>
        <w:p w14:paraId="6E14AA57" w14:textId="23CB5719" w:rsidR="007852A6" w:rsidRDefault="007852A6">
          <w:pPr>
            <w:pStyle w:val="TOC3"/>
            <w:tabs>
              <w:tab w:val="right" w:leader="dot" w:pos="9350"/>
            </w:tabs>
            <w:rPr>
              <w:noProof/>
            </w:rPr>
          </w:pPr>
          <w:hyperlink w:anchor="_Toc206760661" w:history="1">
            <w:r w:rsidRPr="00733DF4">
              <w:rPr>
                <w:rStyle w:val="Hyperlink"/>
                <w:noProof/>
              </w:rPr>
              <w:t>3.3. Purpose</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sidR="00B21EC8">
              <w:rPr>
                <w:noProof/>
                <w:webHidden/>
              </w:rPr>
              <w:t>14</w:t>
            </w:r>
            <w:r>
              <w:rPr>
                <w:noProof/>
                <w:webHidden/>
              </w:rPr>
              <w:fldChar w:fldCharType="end"/>
            </w:r>
          </w:hyperlink>
        </w:p>
        <w:p w14:paraId="29D7BBB3" w14:textId="04CFEE47" w:rsidR="007852A6" w:rsidRDefault="007852A6">
          <w:pPr>
            <w:pStyle w:val="TOC3"/>
            <w:tabs>
              <w:tab w:val="right" w:leader="dot" w:pos="9350"/>
            </w:tabs>
            <w:rPr>
              <w:noProof/>
            </w:rPr>
          </w:pPr>
          <w:hyperlink w:anchor="_Toc206760662" w:history="1">
            <w:r w:rsidRPr="00733DF4">
              <w:rPr>
                <w:rStyle w:val="Hyperlink"/>
                <w:noProof/>
              </w:rPr>
              <w:t>3.4. Overview of the Data Management Workflow</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sidR="00B21EC8">
              <w:rPr>
                <w:noProof/>
                <w:webHidden/>
              </w:rPr>
              <w:t>14</w:t>
            </w:r>
            <w:r>
              <w:rPr>
                <w:noProof/>
                <w:webHidden/>
              </w:rPr>
              <w:fldChar w:fldCharType="end"/>
            </w:r>
          </w:hyperlink>
        </w:p>
        <w:p w14:paraId="544891AD" w14:textId="47B8479D" w:rsidR="007852A6" w:rsidRDefault="007852A6">
          <w:pPr>
            <w:pStyle w:val="TOC2"/>
            <w:tabs>
              <w:tab w:val="right" w:leader="dot" w:pos="9350"/>
            </w:tabs>
            <w:rPr>
              <w:noProof/>
            </w:rPr>
          </w:pPr>
          <w:hyperlink w:anchor="_Toc206760663" w:history="1">
            <w:r w:rsidRPr="00733DF4">
              <w:rPr>
                <w:rStyle w:val="Hyperlink"/>
                <w:noProof/>
              </w:rPr>
              <w:t>4. Data types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sidR="00B21EC8">
              <w:rPr>
                <w:noProof/>
                <w:webHidden/>
              </w:rPr>
              <w:t>17</w:t>
            </w:r>
            <w:r>
              <w:rPr>
                <w:noProof/>
                <w:webHidden/>
              </w:rPr>
              <w:fldChar w:fldCharType="end"/>
            </w:r>
          </w:hyperlink>
        </w:p>
        <w:p w14:paraId="7F0976E8" w14:textId="34696EE8" w:rsidR="007852A6" w:rsidRDefault="007852A6">
          <w:pPr>
            <w:pStyle w:val="TOC3"/>
            <w:tabs>
              <w:tab w:val="right" w:leader="dot" w:pos="9350"/>
            </w:tabs>
            <w:rPr>
              <w:noProof/>
            </w:rPr>
          </w:pPr>
          <w:hyperlink w:anchor="_Toc206760664" w:history="1">
            <w:r w:rsidRPr="00733DF4">
              <w:rPr>
                <w:rStyle w:val="Hyperlink"/>
                <w:noProof/>
              </w:rPr>
              <w:t>4.1. Health-related data</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sidR="00B21EC8">
              <w:rPr>
                <w:noProof/>
                <w:webHidden/>
              </w:rPr>
              <w:t>17</w:t>
            </w:r>
            <w:r>
              <w:rPr>
                <w:noProof/>
                <w:webHidden/>
              </w:rPr>
              <w:fldChar w:fldCharType="end"/>
            </w:r>
          </w:hyperlink>
        </w:p>
        <w:p w14:paraId="2923930D" w14:textId="1C5374FD" w:rsidR="007852A6" w:rsidRDefault="007852A6">
          <w:pPr>
            <w:pStyle w:val="TOC3"/>
            <w:tabs>
              <w:tab w:val="right" w:leader="dot" w:pos="9350"/>
            </w:tabs>
            <w:rPr>
              <w:noProof/>
            </w:rPr>
          </w:pPr>
          <w:hyperlink w:anchor="_Toc206760665" w:history="1">
            <w:r w:rsidRPr="00733DF4">
              <w:rPr>
                <w:rStyle w:val="Hyperlink"/>
                <w:noProof/>
              </w:rPr>
              <w:t>4.2. Climate/weather data</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sidR="00B21EC8">
              <w:rPr>
                <w:noProof/>
                <w:webHidden/>
              </w:rPr>
              <w:t>20</w:t>
            </w:r>
            <w:r>
              <w:rPr>
                <w:noProof/>
                <w:webHidden/>
              </w:rPr>
              <w:fldChar w:fldCharType="end"/>
            </w:r>
          </w:hyperlink>
        </w:p>
        <w:p w14:paraId="54CD1B6F" w14:textId="663BC188" w:rsidR="007852A6" w:rsidRDefault="007852A6">
          <w:pPr>
            <w:pStyle w:val="TOC3"/>
            <w:tabs>
              <w:tab w:val="right" w:leader="dot" w:pos="9350"/>
            </w:tabs>
            <w:rPr>
              <w:noProof/>
            </w:rPr>
          </w:pPr>
          <w:hyperlink w:anchor="_Toc206760666" w:history="1">
            <w:r w:rsidRPr="00733DF4">
              <w:rPr>
                <w:rStyle w:val="Hyperlink"/>
                <w:noProof/>
              </w:rPr>
              <w:t>4.3. Areal/geospatial socio-economic data</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sidR="00B21EC8">
              <w:rPr>
                <w:noProof/>
                <w:webHidden/>
              </w:rPr>
              <w:t>21</w:t>
            </w:r>
            <w:r>
              <w:rPr>
                <w:noProof/>
                <w:webHidden/>
              </w:rPr>
              <w:fldChar w:fldCharType="end"/>
            </w:r>
          </w:hyperlink>
        </w:p>
        <w:p w14:paraId="5BA256A0" w14:textId="48ADDF66" w:rsidR="007852A6" w:rsidRDefault="007852A6">
          <w:pPr>
            <w:pStyle w:val="TOC2"/>
            <w:tabs>
              <w:tab w:val="right" w:leader="dot" w:pos="9350"/>
            </w:tabs>
            <w:rPr>
              <w:noProof/>
            </w:rPr>
          </w:pPr>
          <w:hyperlink w:anchor="_Toc206760667" w:history="1">
            <w:r w:rsidRPr="00733DF4">
              <w:rPr>
                <w:rStyle w:val="Hyperlink"/>
                <w:noProof/>
              </w:rPr>
              <w:t>5. Data transfer, and ethics approvals and notification</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sidR="00B21EC8">
              <w:rPr>
                <w:noProof/>
                <w:webHidden/>
              </w:rPr>
              <w:t>22</w:t>
            </w:r>
            <w:r>
              <w:rPr>
                <w:noProof/>
                <w:webHidden/>
              </w:rPr>
              <w:fldChar w:fldCharType="end"/>
            </w:r>
          </w:hyperlink>
        </w:p>
        <w:p w14:paraId="7DE22824" w14:textId="7312F769" w:rsidR="007852A6" w:rsidRDefault="007852A6">
          <w:pPr>
            <w:pStyle w:val="TOC3"/>
            <w:tabs>
              <w:tab w:val="right" w:leader="dot" w:pos="9350"/>
            </w:tabs>
            <w:rPr>
              <w:noProof/>
            </w:rPr>
          </w:pPr>
          <w:hyperlink w:anchor="_Toc206760668" w:history="1">
            <w:r w:rsidRPr="00733DF4">
              <w:rPr>
                <w:rStyle w:val="Hyperlink"/>
                <w:noProof/>
              </w:rPr>
              <w:t>5.1. Data Transfer Agreement:</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sidR="00B21EC8">
              <w:rPr>
                <w:noProof/>
                <w:webHidden/>
              </w:rPr>
              <w:t>22</w:t>
            </w:r>
            <w:r>
              <w:rPr>
                <w:noProof/>
                <w:webHidden/>
              </w:rPr>
              <w:fldChar w:fldCharType="end"/>
            </w:r>
          </w:hyperlink>
        </w:p>
        <w:p w14:paraId="682ADC1F" w14:textId="57FCCDC1" w:rsidR="007852A6" w:rsidRDefault="007852A6">
          <w:pPr>
            <w:pStyle w:val="TOC3"/>
            <w:tabs>
              <w:tab w:val="right" w:leader="dot" w:pos="9350"/>
            </w:tabs>
            <w:rPr>
              <w:noProof/>
            </w:rPr>
          </w:pPr>
          <w:hyperlink w:anchor="_Toc206760669" w:history="1">
            <w:r w:rsidRPr="00733DF4">
              <w:rPr>
                <w:rStyle w:val="Hyperlink"/>
                <w:noProof/>
              </w:rPr>
              <w:t>5.2. Ethics committee notification for new studies: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sidR="00B21EC8">
              <w:rPr>
                <w:noProof/>
                <w:webHidden/>
              </w:rPr>
              <w:t>22</w:t>
            </w:r>
            <w:r>
              <w:rPr>
                <w:noProof/>
                <w:webHidden/>
              </w:rPr>
              <w:fldChar w:fldCharType="end"/>
            </w:r>
          </w:hyperlink>
        </w:p>
        <w:p w14:paraId="4F4B7271" w14:textId="5C011F51" w:rsidR="007852A6" w:rsidRDefault="007852A6">
          <w:pPr>
            <w:pStyle w:val="TOC2"/>
            <w:tabs>
              <w:tab w:val="right" w:leader="dot" w:pos="9350"/>
            </w:tabs>
            <w:rPr>
              <w:noProof/>
            </w:rPr>
          </w:pPr>
          <w:hyperlink w:anchor="_Toc206760670" w:history="1">
            <w:r w:rsidRPr="00733DF4">
              <w:rPr>
                <w:rStyle w:val="Hyperlink"/>
                <w:noProof/>
              </w:rPr>
              <w:t>6. Pre-processing and harmonisation of health data</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sidR="00B21EC8">
              <w:rPr>
                <w:noProof/>
                <w:webHidden/>
              </w:rPr>
              <w:t>24</w:t>
            </w:r>
            <w:r>
              <w:rPr>
                <w:noProof/>
                <w:webHidden/>
              </w:rPr>
              <w:fldChar w:fldCharType="end"/>
            </w:r>
          </w:hyperlink>
        </w:p>
        <w:p w14:paraId="1C724972" w14:textId="5A1E66A4" w:rsidR="007852A6" w:rsidRDefault="007852A6">
          <w:pPr>
            <w:pStyle w:val="TOC3"/>
            <w:tabs>
              <w:tab w:val="right" w:leader="dot" w:pos="9350"/>
            </w:tabs>
            <w:rPr>
              <w:noProof/>
            </w:rPr>
          </w:pPr>
          <w:hyperlink w:anchor="_Toc206760671" w:history="1">
            <w:r w:rsidRPr="00733DF4">
              <w:rPr>
                <w:rStyle w:val="Hyperlink"/>
                <w:noProof/>
              </w:rPr>
              <w:t>6.1. Pre-processing</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sidR="00B21EC8">
              <w:rPr>
                <w:noProof/>
                <w:webHidden/>
              </w:rPr>
              <w:t>24</w:t>
            </w:r>
            <w:r>
              <w:rPr>
                <w:noProof/>
                <w:webHidden/>
              </w:rPr>
              <w:fldChar w:fldCharType="end"/>
            </w:r>
          </w:hyperlink>
        </w:p>
        <w:p w14:paraId="67785F92" w14:textId="5620463C" w:rsidR="007852A6" w:rsidRDefault="007852A6">
          <w:pPr>
            <w:pStyle w:val="TOC3"/>
            <w:tabs>
              <w:tab w:val="right" w:leader="dot" w:pos="9350"/>
            </w:tabs>
            <w:rPr>
              <w:noProof/>
            </w:rPr>
          </w:pPr>
          <w:hyperlink w:anchor="_Toc206760672" w:history="1">
            <w:r w:rsidRPr="00733DF4">
              <w:rPr>
                <w:rStyle w:val="Hyperlink"/>
                <w:noProof/>
              </w:rPr>
              <w:t>6.2. Variable mapping</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sidR="00B21EC8">
              <w:rPr>
                <w:noProof/>
                <w:webHidden/>
              </w:rPr>
              <w:t>24</w:t>
            </w:r>
            <w:r>
              <w:rPr>
                <w:noProof/>
                <w:webHidden/>
              </w:rPr>
              <w:fldChar w:fldCharType="end"/>
            </w:r>
          </w:hyperlink>
        </w:p>
        <w:p w14:paraId="0FF756FB" w14:textId="60D1C40B" w:rsidR="007852A6" w:rsidRDefault="007852A6">
          <w:pPr>
            <w:pStyle w:val="TOC3"/>
            <w:tabs>
              <w:tab w:val="right" w:leader="dot" w:pos="9350"/>
            </w:tabs>
            <w:rPr>
              <w:noProof/>
            </w:rPr>
          </w:pPr>
          <w:hyperlink w:anchor="_Toc206760673" w:history="1">
            <w:r w:rsidRPr="00733DF4">
              <w:rPr>
                <w:rStyle w:val="Hyperlink"/>
                <w:noProof/>
              </w:rPr>
              <w:t>6.3. Mapping validation</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sidR="00B21EC8">
              <w:rPr>
                <w:noProof/>
                <w:webHidden/>
              </w:rPr>
              <w:t>25</w:t>
            </w:r>
            <w:r>
              <w:rPr>
                <w:noProof/>
                <w:webHidden/>
              </w:rPr>
              <w:fldChar w:fldCharType="end"/>
            </w:r>
          </w:hyperlink>
        </w:p>
        <w:p w14:paraId="1ED0A717" w14:textId="37FC2486" w:rsidR="007852A6" w:rsidRDefault="007852A6">
          <w:pPr>
            <w:pStyle w:val="TOC3"/>
            <w:tabs>
              <w:tab w:val="right" w:leader="dot" w:pos="9350"/>
            </w:tabs>
            <w:rPr>
              <w:noProof/>
            </w:rPr>
          </w:pPr>
          <w:hyperlink w:anchor="_Toc206760674" w:history="1">
            <w:r w:rsidRPr="00733DF4">
              <w:rPr>
                <w:rStyle w:val="Hyperlink"/>
                <w:noProof/>
              </w:rPr>
              <w:t>6.4. Database population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sidR="00B21EC8">
              <w:rPr>
                <w:noProof/>
                <w:webHidden/>
              </w:rPr>
              <w:t>25</w:t>
            </w:r>
            <w:r>
              <w:rPr>
                <w:noProof/>
                <w:webHidden/>
              </w:rPr>
              <w:fldChar w:fldCharType="end"/>
            </w:r>
          </w:hyperlink>
        </w:p>
        <w:p w14:paraId="45A6D0E8" w14:textId="4E2BBA31" w:rsidR="007852A6" w:rsidRDefault="007852A6">
          <w:pPr>
            <w:pStyle w:val="TOC3"/>
            <w:tabs>
              <w:tab w:val="right" w:leader="dot" w:pos="9350"/>
            </w:tabs>
            <w:rPr>
              <w:noProof/>
            </w:rPr>
          </w:pPr>
          <w:hyperlink w:anchor="_Toc206760675" w:history="1">
            <w:r w:rsidRPr="00733DF4">
              <w:rPr>
                <w:rStyle w:val="Hyperlink"/>
                <w:noProof/>
              </w:rPr>
              <w:t>6.5. RP1/RP2 De-Identified Dataset Creation</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sidR="00B21EC8">
              <w:rPr>
                <w:noProof/>
                <w:webHidden/>
              </w:rPr>
              <w:t>26</w:t>
            </w:r>
            <w:r>
              <w:rPr>
                <w:noProof/>
                <w:webHidden/>
              </w:rPr>
              <w:fldChar w:fldCharType="end"/>
            </w:r>
          </w:hyperlink>
        </w:p>
        <w:p w14:paraId="2BA92CEC" w14:textId="5DE42DB5" w:rsidR="007852A6" w:rsidRDefault="007852A6">
          <w:pPr>
            <w:pStyle w:val="TOC2"/>
            <w:tabs>
              <w:tab w:val="right" w:leader="dot" w:pos="9350"/>
            </w:tabs>
            <w:rPr>
              <w:noProof/>
            </w:rPr>
          </w:pPr>
          <w:hyperlink w:anchor="_Toc206760676" w:history="1">
            <w:r w:rsidRPr="00733DF4">
              <w:rPr>
                <w:rStyle w:val="Hyperlink"/>
                <w:noProof/>
              </w:rPr>
              <w:t>7. Integration and analysis interfaces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sidR="00B21EC8">
              <w:rPr>
                <w:noProof/>
                <w:webHidden/>
              </w:rPr>
              <w:t>27</w:t>
            </w:r>
            <w:r>
              <w:rPr>
                <w:noProof/>
                <w:webHidden/>
              </w:rPr>
              <w:fldChar w:fldCharType="end"/>
            </w:r>
          </w:hyperlink>
        </w:p>
        <w:p w14:paraId="142D2F01" w14:textId="2AD3C24D" w:rsidR="007852A6" w:rsidRDefault="007852A6">
          <w:pPr>
            <w:pStyle w:val="TOC3"/>
            <w:tabs>
              <w:tab w:val="right" w:leader="dot" w:pos="9350"/>
            </w:tabs>
            <w:rPr>
              <w:noProof/>
            </w:rPr>
          </w:pPr>
          <w:hyperlink w:anchor="_Toc206760677" w:history="1">
            <w:r w:rsidRPr="00733DF4">
              <w:rPr>
                <w:rStyle w:val="Hyperlink"/>
                <w:noProof/>
              </w:rPr>
              <w:t>7.1. Integration of climate and socio-economic variables</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sidR="00B21EC8">
              <w:rPr>
                <w:noProof/>
                <w:webHidden/>
              </w:rPr>
              <w:t>27</w:t>
            </w:r>
            <w:r>
              <w:rPr>
                <w:noProof/>
                <w:webHidden/>
              </w:rPr>
              <w:fldChar w:fldCharType="end"/>
            </w:r>
          </w:hyperlink>
        </w:p>
        <w:p w14:paraId="247107F7" w14:textId="45BE8BAA" w:rsidR="007852A6" w:rsidRDefault="007852A6">
          <w:pPr>
            <w:pStyle w:val="TOC3"/>
            <w:tabs>
              <w:tab w:val="right" w:leader="dot" w:pos="9350"/>
            </w:tabs>
            <w:rPr>
              <w:noProof/>
            </w:rPr>
          </w:pPr>
          <w:hyperlink w:anchor="_Toc206760678" w:history="1">
            <w:r w:rsidRPr="00733DF4">
              <w:rPr>
                <w:rStyle w:val="Hyperlink"/>
                <w:noProof/>
              </w:rPr>
              <w:t>7.2. Sourcing pre-processed data</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sidR="00B21EC8">
              <w:rPr>
                <w:noProof/>
                <w:webHidden/>
              </w:rPr>
              <w:t>27</w:t>
            </w:r>
            <w:r>
              <w:rPr>
                <w:noProof/>
                <w:webHidden/>
              </w:rPr>
              <w:fldChar w:fldCharType="end"/>
            </w:r>
          </w:hyperlink>
        </w:p>
        <w:p w14:paraId="1F4B56F7" w14:textId="4F7BE825" w:rsidR="007852A6" w:rsidRDefault="007852A6">
          <w:pPr>
            <w:pStyle w:val="TOC3"/>
            <w:tabs>
              <w:tab w:val="right" w:leader="dot" w:pos="9350"/>
            </w:tabs>
            <w:rPr>
              <w:noProof/>
            </w:rPr>
          </w:pPr>
          <w:hyperlink w:anchor="_Toc206760679" w:history="1">
            <w:r w:rsidRPr="00733DF4">
              <w:rPr>
                <w:rStyle w:val="Hyperlink"/>
                <w:noProof/>
              </w:rPr>
              <w:t>7.3. Automated data retrieval</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sidR="00B21EC8">
              <w:rPr>
                <w:noProof/>
                <w:webHidden/>
              </w:rPr>
              <w:t>27</w:t>
            </w:r>
            <w:r>
              <w:rPr>
                <w:noProof/>
                <w:webHidden/>
              </w:rPr>
              <w:fldChar w:fldCharType="end"/>
            </w:r>
          </w:hyperlink>
        </w:p>
        <w:p w14:paraId="2853F91B" w14:textId="29241480" w:rsidR="007852A6" w:rsidRDefault="007852A6">
          <w:pPr>
            <w:pStyle w:val="TOC3"/>
            <w:tabs>
              <w:tab w:val="right" w:leader="dot" w:pos="9350"/>
            </w:tabs>
            <w:rPr>
              <w:noProof/>
            </w:rPr>
          </w:pPr>
          <w:hyperlink w:anchor="_Toc206760680" w:history="1">
            <w:r w:rsidRPr="00733DF4">
              <w:rPr>
                <w:rStyle w:val="Hyperlink"/>
                <w:noProof/>
              </w:rPr>
              <w:t>7.4. Integration into broader dataset</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sidR="00B21EC8">
              <w:rPr>
                <w:noProof/>
                <w:webHidden/>
              </w:rPr>
              <w:t>27</w:t>
            </w:r>
            <w:r>
              <w:rPr>
                <w:noProof/>
                <w:webHidden/>
              </w:rPr>
              <w:fldChar w:fldCharType="end"/>
            </w:r>
          </w:hyperlink>
        </w:p>
        <w:p w14:paraId="38883D34" w14:textId="0E0830B4" w:rsidR="007852A6" w:rsidRDefault="007852A6">
          <w:pPr>
            <w:pStyle w:val="TOC3"/>
            <w:tabs>
              <w:tab w:val="right" w:leader="dot" w:pos="9350"/>
            </w:tabs>
            <w:rPr>
              <w:noProof/>
            </w:rPr>
          </w:pPr>
          <w:hyperlink w:anchor="_Toc206760681" w:history="1">
            <w:r w:rsidRPr="00733DF4">
              <w:rPr>
                <w:rStyle w:val="Hyperlink"/>
                <w:noProof/>
              </w:rPr>
              <w:t>7.5. Collaboration with CSAG/UCT</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sidR="00B21EC8">
              <w:rPr>
                <w:noProof/>
                <w:webHidden/>
              </w:rPr>
              <w:t>27</w:t>
            </w:r>
            <w:r>
              <w:rPr>
                <w:noProof/>
                <w:webHidden/>
              </w:rPr>
              <w:fldChar w:fldCharType="end"/>
            </w:r>
          </w:hyperlink>
        </w:p>
        <w:p w14:paraId="5DA0B6CD" w14:textId="3A2B9746" w:rsidR="007852A6" w:rsidRDefault="007852A6">
          <w:pPr>
            <w:pStyle w:val="TOC3"/>
            <w:tabs>
              <w:tab w:val="right" w:leader="dot" w:pos="9350"/>
            </w:tabs>
            <w:rPr>
              <w:noProof/>
            </w:rPr>
          </w:pPr>
          <w:hyperlink w:anchor="_Toc206760682" w:history="1">
            <w:r w:rsidRPr="00733DF4">
              <w:rPr>
                <w:rStyle w:val="Hyperlink"/>
                <w:noProof/>
              </w:rPr>
              <w:t>7.6. Alignment with analysis objectives</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sidR="00B21EC8">
              <w:rPr>
                <w:noProof/>
                <w:webHidden/>
              </w:rPr>
              <w:t>28</w:t>
            </w:r>
            <w:r>
              <w:rPr>
                <w:noProof/>
                <w:webHidden/>
              </w:rPr>
              <w:fldChar w:fldCharType="end"/>
            </w:r>
          </w:hyperlink>
        </w:p>
        <w:p w14:paraId="7991B82D" w14:textId="69AF7B16" w:rsidR="007852A6" w:rsidRDefault="007852A6">
          <w:pPr>
            <w:pStyle w:val="TOC2"/>
            <w:tabs>
              <w:tab w:val="right" w:leader="dot" w:pos="9350"/>
            </w:tabs>
            <w:rPr>
              <w:noProof/>
            </w:rPr>
          </w:pPr>
          <w:hyperlink w:anchor="_Toc206760683" w:history="1">
            <w:r w:rsidRPr="00733DF4">
              <w:rPr>
                <w:rStyle w:val="Hyperlink"/>
                <w:noProof/>
              </w:rPr>
              <w:t>8. Data analysis platform</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sidR="00B21EC8">
              <w:rPr>
                <w:noProof/>
                <w:webHidden/>
              </w:rPr>
              <w:t>29</w:t>
            </w:r>
            <w:r>
              <w:rPr>
                <w:noProof/>
                <w:webHidden/>
              </w:rPr>
              <w:fldChar w:fldCharType="end"/>
            </w:r>
          </w:hyperlink>
        </w:p>
        <w:p w14:paraId="66539127" w14:textId="26045FB0" w:rsidR="007852A6" w:rsidRDefault="007852A6">
          <w:pPr>
            <w:pStyle w:val="TOC2"/>
            <w:tabs>
              <w:tab w:val="right" w:leader="dot" w:pos="9350"/>
            </w:tabs>
            <w:rPr>
              <w:noProof/>
            </w:rPr>
          </w:pPr>
          <w:hyperlink w:anchor="_Toc206760684" w:history="1">
            <w:r w:rsidRPr="00733DF4">
              <w:rPr>
                <w:rStyle w:val="Hyperlink"/>
                <w:noProof/>
              </w:rPr>
              <w:t>9. De-identification</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sidR="00B21EC8">
              <w:rPr>
                <w:noProof/>
                <w:webHidden/>
              </w:rPr>
              <w:t>30</w:t>
            </w:r>
            <w:r>
              <w:rPr>
                <w:noProof/>
                <w:webHidden/>
              </w:rPr>
              <w:fldChar w:fldCharType="end"/>
            </w:r>
          </w:hyperlink>
        </w:p>
        <w:p w14:paraId="2EF47A48" w14:textId="3B44A013" w:rsidR="007852A6" w:rsidRDefault="007852A6">
          <w:pPr>
            <w:pStyle w:val="TOC3"/>
            <w:tabs>
              <w:tab w:val="right" w:leader="dot" w:pos="9350"/>
            </w:tabs>
            <w:rPr>
              <w:noProof/>
            </w:rPr>
          </w:pPr>
          <w:hyperlink w:anchor="_Toc206760685" w:history="1">
            <w:r w:rsidRPr="00733DF4">
              <w:rPr>
                <w:rStyle w:val="Hyperlink"/>
                <w:noProof/>
              </w:rPr>
              <w:t>9.1. Safe Harbour and/or expert determination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sidR="00B21EC8">
              <w:rPr>
                <w:noProof/>
                <w:webHidden/>
              </w:rPr>
              <w:t>30</w:t>
            </w:r>
            <w:r>
              <w:rPr>
                <w:noProof/>
                <w:webHidden/>
              </w:rPr>
              <w:fldChar w:fldCharType="end"/>
            </w:r>
          </w:hyperlink>
        </w:p>
        <w:p w14:paraId="7403F252" w14:textId="56FFD80F" w:rsidR="007852A6" w:rsidRDefault="007852A6">
          <w:pPr>
            <w:pStyle w:val="TOC3"/>
            <w:tabs>
              <w:tab w:val="right" w:leader="dot" w:pos="9350"/>
            </w:tabs>
            <w:rPr>
              <w:noProof/>
            </w:rPr>
          </w:pPr>
          <w:hyperlink w:anchor="_Toc206760686" w:history="1">
            <w:r w:rsidRPr="00733DF4">
              <w:rPr>
                <w:rStyle w:val="Hyperlink"/>
                <w:noProof/>
              </w:rPr>
              <w:t>9.2. Geographic aggregation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sidR="00B21EC8">
              <w:rPr>
                <w:noProof/>
                <w:webHidden/>
              </w:rPr>
              <w:t>31</w:t>
            </w:r>
            <w:r>
              <w:rPr>
                <w:noProof/>
                <w:webHidden/>
              </w:rPr>
              <w:fldChar w:fldCharType="end"/>
            </w:r>
          </w:hyperlink>
        </w:p>
        <w:p w14:paraId="56742FA5" w14:textId="0560A40B" w:rsidR="007852A6" w:rsidRDefault="007852A6">
          <w:pPr>
            <w:pStyle w:val="TOC3"/>
            <w:tabs>
              <w:tab w:val="right" w:leader="dot" w:pos="9350"/>
            </w:tabs>
            <w:rPr>
              <w:noProof/>
            </w:rPr>
          </w:pPr>
          <w:hyperlink w:anchor="_Toc206760687" w:history="1">
            <w:r w:rsidRPr="00733DF4">
              <w:rPr>
                <w:rStyle w:val="Hyperlink"/>
                <w:noProof/>
              </w:rPr>
              <w:t>9.3. Location jittering</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sidR="00B21EC8">
              <w:rPr>
                <w:noProof/>
                <w:webHidden/>
              </w:rPr>
              <w:t>31</w:t>
            </w:r>
            <w:r>
              <w:rPr>
                <w:noProof/>
                <w:webHidden/>
              </w:rPr>
              <w:fldChar w:fldCharType="end"/>
            </w:r>
          </w:hyperlink>
        </w:p>
        <w:p w14:paraId="4254B085" w14:textId="7E9CCB55" w:rsidR="007852A6" w:rsidRDefault="007852A6">
          <w:pPr>
            <w:pStyle w:val="TOC3"/>
            <w:tabs>
              <w:tab w:val="right" w:leader="dot" w:pos="9350"/>
            </w:tabs>
            <w:rPr>
              <w:noProof/>
            </w:rPr>
          </w:pPr>
          <w:hyperlink w:anchor="_Toc206760688" w:history="1">
            <w:r w:rsidRPr="00733DF4">
              <w:rPr>
                <w:rStyle w:val="Hyperlink"/>
                <w:noProof/>
              </w:rPr>
              <w:t>9.4. Expert review and risk assessment</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sidR="00B21EC8">
              <w:rPr>
                <w:noProof/>
                <w:webHidden/>
              </w:rPr>
              <w:t>32</w:t>
            </w:r>
            <w:r>
              <w:rPr>
                <w:noProof/>
                <w:webHidden/>
              </w:rPr>
              <w:fldChar w:fldCharType="end"/>
            </w:r>
          </w:hyperlink>
        </w:p>
        <w:p w14:paraId="4604C784" w14:textId="64F38910" w:rsidR="007852A6" w:rsidRDefault="007852A6">
          <w:pPr>
            <w:pStyle w:val="TOC2"/>
            <w:tabs>
              <w:tab w:val="right" w:leader="dot" w:pos="9350"/>
            </w:tabs>
            <w:rPr>
              <w:noProof/>
            </w:rPr>
          </w:pPr>
          <w:hyperlink w:anchor="_Toc206760689" w:history="1">
            <w:r w:rsidRPr="00733DF4">
              <w:rPr>
                <w:rStyle w:val="Hyperlink"/>
                <w:noProof/>
              </w:rPr>
              <w:t>10. Data sharing</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sidR="00B21EC8">
              <w:rPr>
                <w:noProof/>
                <w:webHidden/>
              </w:rPr>
              <w:t>34</w:t>
            </w:r>
            <w:r>
              <w:rPr>
                <w:noProof/>
                <w:webHidden/>
              </w:rPr>
              <w:fldChar w:fldCharType="end"/>
            </w:r>
          </w:hyperlink>
        </w:p>
        <w:p w14:paraId="4066EDB1" w14:textId="7E8CB0FA" w:rsidR="007852A6" w:rsidRDefault="007852A6">
          <w:pPr>
            <w:pStyle w:val="TOC3"/>
            <w:tabs>
              <w:tab w:val="right" w:leader="dot" w:pos="9350"/>
            </w:tabs>
            <w:rPr>
              <w:noProof/>
            </w:rPr>
          </w:pPr>
          <w:hyperlink w:anchor="_Toc206760690" w:history="1">
            <w:r w:rsidRPr="00733DF4">
              <w:rPr>
                <w:rStyle w:val="Hyperlink"/>
                <w:noProof/>
              </w:rPr>
              <w:t>10.1. Restrictions to Data Sharing</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sidR="00B21EC8">
              <w:rPr>
                <w:noProof/>
                <w:webHidden/>
              </w:rPr>
              <w:t>34</w:t>
            </w:r>
            <w:r>
              <w:rPr>
                <w:noProof/>
                <w:webHidden/>
              </w:rPr>
              <w:fldChar w:fldCharType="end"/>
            </w:r>
          </w:hyperlink>
        </w:p>
        <w:p w14:paraId="47B977DE" w14:textId="02A177E2" w:rsidR="007852A6" w:rsidRDefault="007852A6">
          <w:pPr>
            <w:pStyle w:val="TOC3"/>
            <w:tabs>
              <w:tab w:val="right" w:leader="dot" w:pos="9350"/>
            </w:tabs>
            <w:rPr>
              <w:noProof/>
            </w:rPr>
          </w:pPr>
          <w:hyperlink w:anchor="_Toc206760691" w:history="1">
            <w:r w:rsidRPr="00733DF4">
              <w:rPr>
                <w:rStyle w:val="Hyperlink"/>
                <w:noProof/>
              </w:rPr>
              <w:t>10.2. Discoverability</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sidR="00B21EC8">
              <w:rPr>
                <w:noProof/>
                <w:webHidden/>
              </w:rPr>
              <w:t>34</w:t>
            </w:r>
            <w:r>
              <w:rPr>
                <w:noProof/>
                <w:webHidden/>
              </w:rPr>
              <w:fldChar w:fldCharType="end"/>
            </w:r>
          </w:hyperlink>
        </w:p>
        <w:p w14:paraId="31384DF3" w14:textId="70C277A1" w:rsidR="007852A6" w:rsidRDefault="007852A6">
          <w:pPr>
            <w:pStyle w:val="TOC3"/>
            <w:tabs>
              <w:tab w:val="right" w:leader="dot" w:pos="9350"/>
            </w:tabs>
            <w:rPr>
              <w:noProof/>
            </w:rPr>
          </w:pPr>
          <w:hyperlink w:anchor="_Toc206760692" w:history="1">
            <w:r w:rsidRPr="00733DF4">
              <w:rPr>
                <w:rStyle w:val="Hyperlink"/>
                <w:noProof/>
              </w:rPr>
              <w:t>10.3. Levels of Data Access</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sidR="00B21EC8">
              <w:rPr>
                <w:noProof/>
                <w:webHidden/>
              </w:rPr>
              <w:t>34</w:t>
            </w:r>
            <w:r>
              <w:rPr>
                <w:noProof/>
                <w:webHidden/>
              </w:rPr>
              <w:fldChar w:fldCharType="end"/>
            </w:r>
          </w:hyperlink>
        </w:p>
        <w:p w14:paraId="581335FF" w14:textId="5DF6AA92" w:rsidR="007852A6" w:rsidRDefault="007852A6">
          <w:pPr>
            <w:pStyle w:val="TOC3"/>
            <w:tabs>
              <w:tab w:val="right" w:leader="dot" w:pos="9350"/>
            </w:tabs>
            <w:rPr>
              <w:noProof/>
            </w:rPr>
          </w:pPr>
          <w:hyperlink w:anchor="_Toc206760693" w:history="1">
            <w:r w:rsidRPr="00733DF4">
              <w:rPr>
                <w:rStyle w:val="Hyperlink"/>
                <w:noProof/>
              </w:rPr>
              <w:t>10.4. Procedure for Making RP1/RP2 De-identified Data Available to Bona Fide Researchers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sidR="00B21EC8">
              <w:rPr>
                <w:noProof/>
                <w:webHidden/>
              </w:rPr>
              <w:t>35</w:t>
            </w:r>
            <w:r>
              <w:rPr>
                <w:noProof/>
                <w:webHidden/>
              </w:rPr>
              <w:fldChar w:fldCharType="end"/>
            </w:r>
          </w:hyperlink>
        </w:p>
        <w:p w14:paraId="740B65DA" w14:textId="5A1C2CCD" w:rsidR="007852A6" w:rsidRDefault="007852A6">
          <w:pPr>
            <w:pStyle w:val="TOC2"/>
            <w:tabs>
              <w:tab w:val="right" w:leader="dot" w:pos="9350"/>
            </w:tabs>
            <w:rPr>
              <w:noProof/>
            </w:rPr>
          </w:pPr>
          <w:hyperlink w:anchor="_Toc206760694" w:history="1">
            <w:r w:rsidRPr="00733DF4">
              <w:rPr>
                <w:rStyle w:val="Hyperlink"/>
                <w:noProof/>
              </w:rPr>
              <w:t>11. POPIA compliance and protection of personal information</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sidR="00B21EC8">
              <w:rPr>
                <w:noProof/>
                <w:webHidden/>
              </w:rPr>
              <w:t>37</w:t>
            </w:r>
            <w:r>
              <w:rPr>
                <w:noProof/>
                <w:webHidden/>
              </w:rPr>
              <w:fldChar w:fldCharType="end"/>
            </w:r>
          </w:hyperlink>
        </w:p>
        <w:p w14:paraId="744F63D0" w14:textId="53AED3AA" w:rsidR="007852A6" w:rsidRDefault="007852A6">
          <w:pPr>
            <w:pStyle w:val="TOC2"/>
            <w:tabs>
              <w:tab w:val="right" w:leader="dot" w:pos="9350"/>
            </w:tabs>
            <w:rPr>
              <w:noProof/>
            </w:rPr>
          </w:pPr>
          <w:hyperlink w:anchor="_Toc206760695" w:history="1">
            <w:r w:rsidRPr="00733DF4">
              <w:rPr>
                <w:rStyle w:val="Hyperlink"/>
                <w:noProof/>
              </w:rPr>
              <w:t>12. Governance and compliance</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sidR="00B21EC8">
              <w:rPr>
                <w:noProof/>
                <w:webHidden/>
              </w:rPr>
              <w:t>39</w:t>
            </w:r>
            <w:r>
              <w:rPr>
                <w:noProof/>
                <w:webHidden/>
              </w:rPr>
              <w:fldChar w:fldCharType="end"/>
            </w:r>
          </w:hyperlink>
        </w:p>
        <w:p w14:paraId="24B519ED" w14:textId="5A52DDED" w:rsidR="007852A6" w:rsidRDefault="007852A6">
          <w:pPr>
            <w:pStyle w:val="TOC3"/>
            <w:tabs>
              <w:tab w:val="right" w:leader="dot" w:pos="9350"/>
            </w:tabs>
            <w:rPr>
              <w:noProof/>
            </w:rPr>
          </w:pPr>
          <w:hyperlink w:anchor="_Toc206760696" w:history="1">
            <w:r w:rsidRPr="00733DF4">
              <w:rPr>
                <w:rStyle w:val="Hyperlink"/>
                <w:noProof/>
              </w:rPr>
              <w:t>12.1. Data Governance</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sidR="00B21EC8">
              <w:rPr>
                <w:noProof/>
                <w:webHidden/>
              </w:rPr>
              <w:t>39</w:t>
            </w:r>
            <w:r>
              <w:rPr>
                <w:noProof/>
                <w:webHidden/>
              </w:rPr>
              <w:fldChar w:fldCharType="end"/>
            </w:r>
          </w:hyperlink>
        </w:p>
        <w:p w14:paraId="52B05A36" w14:textId="27BFF4B8" w:rsidR="007852A6" w:rsidRDefault="007852A6">
          <w:pPr>
            <w:pStyle w:val="TOC3"/>
            <w:tabs>
              <w:tab w:val="right" w:leader="dot" w:pos="9350"/>
            </w:tabs>
            <w:rPr>
              <w:noProof/>
            </w:rPr>
          </w:pPr>
          <w:hyperlink w:anchor="_Toc206760697" w:history="1">
            <w:r w:rsidRPr="00733DF4">
              <w:rPr>
                <w:rStyle w:val="Hyperlink"/>
                <w:noProof/>
              </w:rPr>
              <w:t>12.2. Data Indexing and Metadata Management</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sidR="00B21EC8">
              <w:rPr>
                <w:noProof/>
                <w:webHidden/>
              </w:rPr>
              <w:t>39</w:t>
            </w:r>
            <w:r>
              <w:rPr>
                <w:noProof/>
                <w:webHidden/>
              </w:rPr>
              <w:fldChar w:fldCharType="end"/>
            </w:r>
          </w:hyperlink>
        </w:p>
        <w:p w14:paraId="52819D89" w14:textId="6F96B3D1" w:rsidR="007852A6" w:rsidRDefault="007852A6">
          <w:pPr>
            <w:pStyle w:val="TOC3"/>
            <w:tabs>
              <w:tab w:val="right" w:leader="dot" w:pos="9350"/>
            </w:tabs>
            <w:rPr>
              <w:noProof/>
            </w:rPr>
          </w:pPr>
          <w:hyperlink w:anchor="_Toc206760698" w:history="1">
            <w:r w:rsidRPr="00733DF4">
              <w:rPr>
                <w:rStyle w:val="Hyperlink"/>
                <w:noProof/>
              </w:rPr>
              <w:t>12.3. Data Access Committee</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sidR="00B21EC8">
              <w:rPr>
                <w:noProof/>
                <w:webHidden/>
              </w:rPr>
              <w:t>39</w:t>
            </w:r>
            <w:r>
              <w:rPr>
                <w:noProof/>
                <w:webHidden/>
              </w:rPr>
              <w:fldChar w:fldCharType="end"/>
            </w:r>
          </w:hyperlink>
        </w:p>
        <w:p w14:paraId="51857B64" w14:textId="775BC090" w:rsidR="007852A6" w:rsidRDefault="007852A6">
          <w:pPr>
            <w:pStyle w:val="TOC2"/>
            <w:tabs>
              <w:tab w:val="right" w:leader="dot" w:pos="9350"/>
            </w:tabs>
            <w:rPr>
              <w:noProof/>
            </w:rPr>
          </w:pPr>
          <w:hyperlink w:anchor="_Toc206760699" w:history="1">
            <w:r w:rsidRPr="00733DF4">
              <w:rPr>
                <w:rStyle w:val="Hyperlink"/>
                <w:noProof/>
              </w:rPr>
              <w:t>13. Data retention</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sidR="00B21EC8">
              <w:rPr>
                <w:noProof/>
                <w:webHidden/>
              </w:rPr>
              <w:t>41</w:t>
            </w:r>
            <w:r>
              <w:rPr>
                <w:noProof/>
                <w:webHidden/>
              </w:rPr>
              <w:fldChar w:fldCharType="end"/>
            </w:r>
          </w:hyperlink>
        </w:p>
        <w:p w14:paraId="08DB9761" w14:textId="4DEAACAF" w:rsidR="007852A6" w:rsidRDefault="007852A6">
          <w:pPr>
            <w:pStyle w:val="TOC3"/>
            <w:tabs>
              <w:tab w:val="right" w:leader="dot" w:pos="9350"/>
            </w:tabs>
            <w:rPr>
              <w:noProof/>
            </w:rPr>
          </w:pPr>
          <w:hyperlink w:anchor="_Toc206760700" w:history="1">
            <w:r w:rsidRPr="00733DF4">
              <w:rPr>
                <w:rStyle w:val="Hyperlink"/>
                <w:noProof/>
              </w:rPr>
              <w:t>13.1. Retention Periods:</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sidR="00B21EC8">
              <w:rPr>
                <w:noProof/>
                <w:webHidden/>
              </w:rPr>
              <w:t>41</w:t>
            </w:r>
            <w:r>
              <w:rPr>
                <w:noProof/>
                <w:webHidden/>
              </w:rPr>
              <w:fldChar w:fldCharType="end"/>
            </w:r>
          </w:hyperlink>
        </w:p>
        <w:p w14:paraId="6B4B14DD" w14:textId="06E20CBF" w:rsidR="007852A6" w:rsidRDefault="007852A6">
          <w:pPr>
            <w:pStyle w:val="TOC3"/>
            <w:tabs>
              <w:tab w:val="right" w:leader="dot" w:pos="9350"/>
            </w:tabs>
            <w:rPr>
              <w:noProof/>
            </w:rPr>
          </w:pPr>
          <w:hyperlink w:anchor="_Toc206760701" w:history="1">
            <w:r w:rsidRPr="00733DF4">
              <w:rPr>
                <w:rStyle w:val="Hyperlink"/>
                <w:noProof/>
              </w:rPr>
              <w:t>13.2. Ongoing Monitoring of Data Transfer Agreements</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sidR="00B21EC8">
              <w:rPr>
                <w:noProof/>
                <w:webHidden/>
              </w:rPr>
              <w:t>41</w:t>
            </w:r>
            <w:r>
              <w:rPr>
                <w:noProof/>
                <w:webHidden/>
              </w:rPr>
              <w:fldChar w:fldCharType="end"/>
            </w:r>
          </w:hyperlink>
        </w:p>
        <w:p w14:paraId="3A6C5E11" w14:textId="57725FF3" w:rsidR="007852A6" w:rsidRDefault="007852A6">
          <w:pPr>
            <w:pStyle w:val="TOC2"/>
            <w:tabs>
              <w:tab w:val="right" w:leader="dot" w:pos="9350"/>
            </w:tabs>
            <w:rPr>
              <w:noProof/>
            </w:rPr>
          </w:pPr>
          <w:hyperlink w:anchor="_Toc206760702" w:history="1">
            <w:r w:rsidRPr="00733DF4">
              <w:rPr>
                <w:rStyle w:val="Hyperlink"/>
                <w:noProof/>
              </w:rPr>
              <w:t>14. Restricted data access</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sidR="00B21EC8">
              <w:rPr>
                <w:noProof/>
                <w:webHidden/>
              </w:rPr>
              <w:t>42</w:t>
            </w:r>
            <w:r>
              <w:rPr>
                <w:noProof/>
                <w:webHidden/>
              </w:rPr>
              <w:fldChar w:fldCharType="end"/>
            </w:r>
          </w:hyperlink>
        </w:p>
        <w:p w14:paraId="6A618EB6" w14:textId="49545529" w:rsidR="007852A6" w:rsidRDefault="007852A6">
          <w:pPr>
            <w:pStyle w:val="TOC3"/>
            <w:tabs>
              <w:tab w:val="right" w:leader="dot" w:pos="9350"/>
            </w:tabs>
            <w:rPr>
              <w:noProof/>
            </w:rPr>
          </w:pPr>
          <w:hyperlink w:anchor="_Toc206760703" w:history="1">
            <w:r w:rsidRPr="00733DF4">
              <w:rPr>
                <w:rStyle w:val="Hyperlink"/>
                <w:noProof/>
              </w:rPr>
              <w:t>14.1. Data transfer, storage and encryption</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sidR="00B21EC8">
              <w:rPr>
                <w:noProof/>
                <w:webHidden/>
              </w:rPr>
              <w:t>42</w:t>
            </w:r>
            <w:r>
              <w:rPr>
                <w:noProof/>
                <w:webHidden/>
              </w:rPr>
              <w:fldChar w:fldCharType="end"/>
            </w:r>
          </w:hyperlink>
        </w:p>
        <w:p w14:paraId="3BACC278" w14:textId="04369B69" w:rsidR="007852A6" w:rsidRDefault="007852A6">
          <w:pPr>
            <w:pStyle w:val="TOC3"/>
            <w:tabs>
              <w:tab w:val="right" w:leader="dot" w:pos="9350"/>
            </w:tabs>
            <w:rPr>
              <w:noProof/>
            </w:rPr>
          </w:pPr>
          <w:hyperlink w:anchor="_Toc206760704" w:history="1">
            <w:r w:rsidRPr="00733DF4">
              <w:rPr>
                <w:rStyle w:val="Hyperlink"/>
                <w:noProof/>
              </w:rPr>
              <w:t>14.2. Network security</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sidR="00B21EC8">
              <w:rPr>
                <w:noProof/>
                <w:webHidden/>
              </w:rPr>
              <w:t>42</w:t>
            </w:r>
            <w:r>
              <w:rPr>
                <w:noProof/>
                <w:webHidden/>
              </w:rPr>
              <w:fldChar w:fldCharType="end"/>
            </w:r>
          </w:hyperlink>
        </w:p>
        <w:p w14:paraId="6DAD5413" w14:textId="7360F2FD" w:rsidR="007852A6" w:rsidRDefault="007852A6">
          <w:pPr>
            <w:pStyle w:val="TOC3"/>
            <w:tabs>
              <w:tab w:val="right" w:leader="dot" w:pos="9350"/>
            </w:tabs>
            <w:rPr>
              <w:noProof/>
            </w:rPr>
          </w:pPr>
          <w:hyperlink w:anchor="_Toc206760705" w:history="1">
            <w:r w:rsidRPr="00733DF4">
              <w:rPr>
                <w:rStyle w:val="Hyperlink"/>
                <w:noProof/>
              </w:rPr>
              <w:t>14.3. Local authentication and authorisation</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sidR="00B21EC8">
              <w:rPr>
                <w:noProof/>
                <w:webHidden/>
              </w:rPr>
              <w:t>42</w:t>
            </w:r>
            <w:r>
              <w:rPr>
                <w:noProof/>
                <w:webHidden/>
              </w:rPr>
              <w:fldChar w:fldCharType="end"/>
            </w:r>
          </w:hyperlink>
        </w:p>
        <w:p w14:paraId="2D7F5EFB" w14:textId="41456307" w:rsidR="007852A6" w:rsidRDefault="007852A6">
          <w:pPr>
            <w:pStyle w:val="TOC2"/>
            <w:tabs>
              <w:tab w:val="right" w:leader="dot" w:pos="9350"/>
            </w:tabs>
            <w:rPr>
              <w:noProof/>
            </w:rPr>
          </w:pPr>
          <w:hyperlink w:anchor="_Toc206760706" w:history="1">
            <w:r w:rsidRPr="00733DF4">
              <w:rPr>
                <w:rStyle w:val="Hyperlink"/>
                <w:noProof/>
              </w:rPr>
              <w:t>15. Roles and responsibilities</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sidR="00B21EC8">
              <w:rPr>
                <w:noProof/>
                <w:webHidden/>
              </w:rPr>
              <w:t>44</w:t>
            </w:r>
            <w:r>
              <w:rPr>
                <w:noProof/>
                <w:webHidden/>
              </w:rPr>
              <w:fldChar w:fldCharType="end"/>
            </w:r>
          </w:hyperlink>
        </w:p>
        <w:p w14:paraId="0A6B8340" w14:textId="577E9785" w:rsidR="007852A6" w:rsidRDefault="007852A6">
          <w:pPr>
            <w:pStyle w:val="TOC2"/>
            <w:tabs>
              <w:tab w:val="right" w:leader="dot" w:pos="9350"/>
            </w:tabs>
            <w:rPr>
              <w:noProof/>
            </w:rPr>
          </w:pPr>
          <w:hyperlink w:anchor="_Toc206760707" w:history="1">
            <w:r w:rsidRPr="00733DF4">
              <w:rPr>
                <w:rStyle w:val="Hyperlink"/>
                <w:noProof/>
              </w:rPr>
              <w:t>16. Assessment and revision of the Data Management Plan</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sidR="00B21EC8">
              <w:rPr>
                <w:noProof/>
                <w:webHidden/>
              </w:rPr>
              <w:t>45</w:t>
            </w:r>
            <w:r>
              <w:rPr>
                <w:noProof/>
                <w:webHidden/>
              </w:rPr>
              <w:fldChar w:fldCharType="end"/>
            </w:r>
          </w:hyperlink>
        </w:p>
        <w:p w14:paraId="5996ED57" w14:textId="26E98BEB" w:rsidR="007852A6" w:rsidRDefault="007852A6">
          <w:pPr>
            <w:pStyle w:val="TOC3"/>
            <w:tabs>
              <w:tab w:val="right" w:leader="dot" w:pos="9350"/>
            </w:tabs>
            <w:rPr>
              <w:noProof/>
            </w:rPr>
          </w:pPr>
          <w:hyperlink w:anchor="_Toc206760708" w:history="1">
            <w:r w:rsidRPr="00733DF4">
              <w:rPr>
                <w:rStyle w:val="Hyperlink"/>
                <w:noProof/>
              </w:rPr>
              <w:t>16.1. Assessment scope</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sidR="00B21EC8">
              <w:rPr>
                <w:noProof/>
                <w:webHidden/>
              </w:rPr>
              <w:t>45</w:t>
            </w:r>
            <w:r>
              <w:rPr>
                <w:noProof/>
                <w:webHidden/>
              </w:rPr>
              <w:fldChar w:fldCharType="end"/>
            </w:r>
          </w:hyperlink>
        </w:p>
        <w:p w14:paraId="0E1BFA33" w14:textId="4828C62A" w:rsidR="007852A6" w:rsidRDefault="007852A6">
          <w:pPr>
            <w:pStyle w:val="TOC3"/>
            <w:tabs>
              <w:tab w:val="right" w:leader="dot" w:pos="9350"/>
            </w:tabs>
            <w:rPr>
              <w:noProof/>
            </w:rPr>
          </w:pPr>
          <w:hyperlink w:anchor="_Toc206760709" w:history="1">
            <w:r w:rsidRPr="00733DF4">
              <w:rPr>
                <w:rStyle w:val="Hyperlink"/>
                <w:noProof/>
              </w:rPr>
              <w:t>16.2. Revision process</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sidR="00B21EC8">
              <w:rPr>
                <w:noProof/>
                <w:webHidden/>
              </w:rPr>
              <w:t>45</w:t>
            </w:r>
            <w:r>
              <w:rPr>
                <w:noProof/>
                <w:webHidden/>
              </w:rPr>
              <w:fldChar w:fldCharType="end"/>
            </w:r>
          </w:hyperlink>
        </w:p>
        <w:p w14:paraId="625A36F7" w14:textId="4638864B" w:rsidR="007852A6" w:rsidRDefault="007852A6">
          <w:pPr>
            <w:pStyle w:val="TOC2"/>
            <w:tabs>
              <w:tab w:val="right" w:leader="dot" w:pos="9350"/>
            </w:tabs>
            <w:rPr>
              <w:noProof/>
            </w:rPr>
          </w:pPr>
          <w:hyperlink w:anchor="_Toc206760710" w:history="1">
            <w:r w:rsidRPr="00733DF4">
              <w:rPr>
                <w:rStyle w:val="Hyperlink"/>
                <w:noProof/>
              </w:rPr>
              <w:t>Annexes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sidR="00B21EC8">
              <w:rPr>
                <w:noProof/>
                <w:webHidden/>
              </w:rPr>
              <w:t>48</w:t>
            </w:r>
            <w:r>
              <w:rPr>
                <w:noProof/>
                <w:webHidden/>
              </w:rPr>
              <w:fldChar w:fldCharType="end"/>
            </w:r>
          </w:hyperlink>
        </w:p>
        <w:p w14:paraId="39FB83AA" w14:textId="60556E76" w:rsidR="007852A6" w:rsidRDefault="007852A6">
          <w:pPr>
            <w:pStyle w:val="TOC3"/>
            <w:tabs>
              <w:tab w:val="right" w:leader="dot" w:pos="9350"/>
            </w:tabs>
            <w:rPr>
              <w:noProof/>
            </w:rPr>
          </w:pPr>
          <w:hyperlink w:anchor="_Toc206760711" w:history="1">
            <w:r w:rsidRPr="00733DF4">
              <w:rPr>
                <w:rStyle w:val="Hyperlink"/>
                <w:noProof/>
              </w:rPr>
              <w:t>Annex 1: Transition Implementation Details</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sidR="00B21EC8">
              <w:rPr>
                <w:noProof/>
                <w:webHidden/>
              </w:rPr>
              <w:t>48</w:t>
            </w:r>
            <w:r>
              <w:rPr>
                <w:noProof/>
                <w:webHidden/>
              </w:rPr>
              <w:fldChar w:fldCharType="end"/>
            </w:r>
          </w:hyperlink>
        </w:p>
        <w:p w14:paraId="00F6D3BF" w14:textId="461A52FC" w:rsidR="007852A6" w:rsidRDefault="007852A6">
          <w:pPr>
            <w:pStyle w:val="TOC3"/>
            <w:tabs>
              <w:tab w:val="right" w:leader="dot" w:pos="9350"/>
            </w:tabs>
            <w:rPr>
              <w:noProof/>
            </w:rPr>
          </w:pPr>
          <w:hyperlink w:anchor="_Toc206760712" w:history="1">
            <w:r w:rsidRPr="00733DF4">
              <w:rPr>
                <w:rStyle w:val="Hyperlink"/>
                <w:noProof/>
              </w:rPr>
              <w:t>Annex 2: Key data sources</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sidR="00B21EC8">
              <w:rPr>
                <w:noProof/>
                <w:webHidden/>
              </w:rPr>
              <w:t>50</w:t>
            </w:r>
            <w:r>
              <w:rPr>
                <w:noProof/>
                <w:webHidden/>
              </w:rPr>
              <w:fldChar w:fldCharType="end"/>
            </w:r>
          </w:hyperlink>
        </w:p>
        <w:p w14:paraId="182608B3" w14:textId="2482EF59" w:rsidR="007852A6" w:rsidRDefault="007852A6">
          <w:pPr>
            <w:pStyle w:val="TOC3"/>
            <w:tabs>
              <w:tab w:val="right" w:leader="dot" w:pos="9350"/>
            </w:tabs>
            <w:rPr>
              <w:noProof/>
            </w:rPr>
          </w:pPr>
          <w:hyperlink w:anchor="_Toc206760713" w:history="1">
            <w:r w:rsidRPr="00733DF4">
              <w:rPr>
                <w:rStyle w:val="Hyperlink"/>
                <w:noProof/>
              </w:rPr>
              <w:t xml:space="preserve">Annex 3: </w:t>
            </w:r>
            <w:r w:rsidRPr="00733DF4">
              <w:rPr>
                <w:rStyle w:val="Hyperlink"/>
                <w:b/>
                <w:bCs/>
                <w:noProof/>
                <w:lang w:val="en-ZA"/>
              </w:rPr>
              <w:t>Personal information processing agreement</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sidR="00B21EC8">
              <w:rPr>
                <w:noProof/>
                <w:webHidden/>
              </w:rPr>
              <w:t>53</w:t>
            </w:r>
            <w:r>
              <w:rPr>
                <w:noProof/>
                <w:webHidden/>
              </w:rPr>
              <w:fldChar w:fldCharType="end"/>
            </w:r>
          </w:hyperlink>
        </w:p>
        <w:p w14:paraId="06288B5B" w14:textId="7C060B84" w:rsidR="007852A6" w:rsidRDefault="007852A6">
          <w:pPr>
            <w:pStyle w:val="TOC3"/>
            <w:tabs>
              <w:tab w:val="right" w:leader="dot" w:pos="9350"/>
            </w:tabs>
            <w:rPr>
              <w:noProof/>
            </w:rPr>
          </w:pPr>
          <w:hyperlink w:anchor="_Toc206760714" w:history="1">
            <w:r w:rsidRPr="00733DF4">
              <w:rPr>
                <w:rStyle w:val="Hyperlink"/>
                <w:noProof/>
              </w:rPr>
              <w:t>Annex 4: Ethics notification letter template</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sidR="00B21EC8">
              <w:rPr>
                <w:noProof/>
                <w:webHidden/>
              </w:rPr>
              <w:t>54</w:t>
            </w:r>
            <w:r>
              <w:rPr>
                <w:noProof/>
                <w:webHidden/>
              </w:rPr>
              <w:fldChar w:fldCharType="end"/>
            </w:r>
          </w:hyperlink>
        </w:p>
        <w:p w14:paraId="5C76D63F" w14:textId="5F9A5A80" w:rsidR="007852A6" w:rsidRDefault="007852A6">
          <w:pPr>
            <w:pStyle w:val="TOC3"/>
            <w:tabs>
              <w:tab w:val="right" w:leader="dot" w:pos="9350"/>
            </w:tabs>
            <w:rPr>
              <w:noProof/>
            </w:rPr>
          </w:pPr>
          <w:hyperlink w:anchor="_Toc206760715" w:history="1">
            <w:r w:rsidRPr="00733DF4">
              <w:rPr>
                <w:rStyle w:val="Hyperlink"/>
                <w:noProof/>
              </w:rPr>
              <w:t>Annex 5: Data Access Committee Terms of Reference</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sidR="00B21EC8">
              <w:rPr>
                <w:noProof/>
                <w:webHidden/>
              </w:rPr>
              <w:t>56</w:t>
            </w:r>
            <w:r>
              <w:rPr>
                <w:noProof/>
                <w:webHidden/>
              </w:rPr>
              <w:fldChar w:fldCharType="end"/>
            </w:r>
          </w:hyperlink>
        </w:p>
        <w:p w14:paraId="56060936" w14:textId="6494AA7D" w:rsidR="007852A6" w:rsidRDefault="007852A6">
          <w:pPr>
            <w:pStyle w:val="TOC3"/>
            <w:tabs>
              <w:tab w:val="right" w:leader="dot" w:pos="9350"/>
            </w:tabs>
            <w:rPr>
              <w:noProof/>
            </w:rPr>
          </w:pPr>
          <w:hyperlink w:anchor="_Toc206760716" w:history="1">
            <w:r w:rsidRPr="00733DF4">
              <w:rPr>
                <w:rStyle w:val="Hyperlink"/>
                <w:noProof/>
              </w:rPr>
              <w:t>Annex 6: Data Request Form</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sidR="00B21EC8">
              <w:rPr>
                <w:noProof/>
                <w:webHidden/>
              </w:rPr>
              <w:t>57</w:t>
            </w:r>
            <w:r>
              <w:rPr>
                <w:noProof/>
                <w:webHidden/>
              </w:rPr>
              <w:fldChar w:fldCharType="end"/>
            </w:r>
          </w:hyperlink>
        </w:p>
        <w:p w14:paraId="16767FBE" w14:textId="5ADB459F" w:rsidR="007852A6" w:rsidRDefault="007852A6">
          <w:r>
            <w:rPr>
              <w:b/>
              <w:bCs/>
              <w:noProof/>
            </w:rPr>
            <w:fldChar w:fldCharType="end"/>
          </w:r>
        </w:p>
      </w:sdtContent>
    </w:sdt>
    <w:p w14:paraId="2120BD0D" w14:textId="77777777" w:rsidR="007852A6" w:rsidRPr="007852A6" w:rsidRDefault="007852A6" w:rsidP="007852A6">
      <w:pPr>
        <w:pStyle w:val="BodyText"/>
      </w:pPr>
    </w:p>
    <w:p w14:paraId="3C0AACA8" w14:textId="77777777" w:rsidR="000D58E2" w:rsidRDefault="009D61A9">
      <w:r>
        <w:rPr>
          <w:noProof/>
        </w:rPr>
      </w:r>
      <w:r w:rsidR="009D61A9">
        <w:rPr>
          <w:noProof/>
        </w:rPr>
        <w:pict w14:anchorId="73D67EAE">
          <v:rect id="_x0000_i1033" alt="" style="width:468pt;height:.05pt;mso-width-percent:0;mso-height-percent:0;mso-width-percent:0;mso-height-percent:0" o:hralign="center" o:hrstd="t" o:hr="t"/>
        </w:pict>
      </w:r>
    </w:p>
    <w:p w14:paraId="008E7F21" w14:textId="77777777" w:rsidR="000D58E2" w:rsidRDefault="00A767F4">
      <w:pPr>
        <w:pStyle w:val="Heading2"/>
      </w:pPr>
      <w:bookmarkStart w:id="27" w:name="_Toc206760655"/>
      <w:bookmarkStart w:id="28" w:name="acronyms"/>
      <w:bookmarkEnd w:id="26"/>
      <w:r>
        <w:t>Acronyms</w:t>
      </w:r>
      <w:bookmarkEnd w:id="27"/>
    </w:p>
    <w:tbl>
      <w:tblPr>
        <w:tblStyle w:val="Table"/>
        <w:tblW w:w="5000" w:type="pct"/>
        <w:tblLayout w:type="fixed"/>
        <w:tblLook w:val="0020" w:firstRow="1" w:lastRow="0" w:firstColumn="0" w:lastColumn="0" w:noHBand="0" w:noVBand="0"/>
      </w:tblPr>
      <w:tblGrid>
        <w:gridCol w:w="4070"/>
        <w:gridCol w:w="5290"/>
      </w:tblGrid>
      <w:tr w:rsidR="000D58E2" w14:paraId="5C19634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3443" w:type="dxa"/>
          </w:tcPr>
          <w:p w14:paraId="75AFBD26" w14:textId="77777777" w:rsidR="000D58E2" w:rsidRDefault="00A767F4">
            <w:pPr>
              <w:pStyle w:val="Compact"/>
            </w:pPr>
            <w:r>
              <w:t>Acronym</w:t>
            </w:r>
          </w:p>
        </w:tc>
        <w:tc>
          <w:tcPr>
            <w:tcW w:w="4476" w:type="dxa"/>
          </w:tcPr>
          <w:p w14:paraId="71F8426E" w14:textId="77777777" w:rsidR="000D58E2" w:rsidRDefault="00A767F4">
            <w:pPr>
              <w:pStyle w:val="Compact"/>
            </w:pPr>
            <w:r>
              <w:t>Description</w:t>
            </w:r>
          </w:p>
        </w:tc>
      </w:tr>
      <w:tr w:rsidR="000D58E2" w14:paraId="12C2D138" w14:textId="77777777">
        <w:tc>
          <w:tcPr>
            <w:tcW w:w="3443" w:type="dxa"/>
          </w:tcPr>
          <w:p w14:paraId="55029B98" w14:textId="77777777" w:rsidR="000D58E2" w:rsidRDefault="00A767F4">
            <w:pPr>
              <w:pStyle w:val="Compact"/>
            </w:pPr>
            <w:r>
              <w:t>AOT</w:t>
            </w:r>
          </w:p>
        </w:tc>
        <w:tc>
          <w:tcPr>
            <w:tcW w:w="4476" w:type="dxa"/>
          </w:tcPr>
          <w:p w14:paraId="6017F946" w14:textId="77777777" w:rsidR="000D58E2" w:rsidRDefault="00A767F4">
            <w:pPr>
              <w:pStyle w:val="Compact"/>
            </w:pPr>
            <w:r>
              <w:t>Aerosol Optical Thickness</w:t>
            </w:r>
          </w:p>
        </w:tc>
      </w:tr>
      <w:tr w:rsidR="000D58E2" w14:paraId="561CCE54" w14:textId="77777777">
        <w:tc>
          <w:tcPr>
            <w:tcW w:w="3443" w:type="dxa"/>
          </w:tcPr>
          <w:p w14:paraId="56E0FC34" w14:textId="77777777" w:rsidR="000D58E2" w:rsidRDefault="00A767F4">
            <w:pPr>
              <w:pStyle w:val="Compact"/>
            </w:pPr>
            <w:proofErr w:type="spellStart"/>
            <w:r>
              <w:t>BMGFKi</w:t>
            </w:r>
            <w:proofErr w:type="spellEnd"/>
          </w:p>
        </w:tc>
        <w:tc>
          <w:tcPr>
            <w:tcW w:w="4476" w:type="dxa"/>
          </w:tcPr>
          <w:p w14:paraId="10382CD6" w14:textId="77777777" w:rsidR="000D58E2" w:rsidRDefault="00A767F4">
            <w:pPr>
              <w:pStyle w:val="Compact"/>
            </w:pPr>
            <w:r>
              <w:t>Bill and Melinda Gates Foundation Ki repository</w:t>
            </w:r>
          </w:p>
        </w:tc>
      </w:tr>
      <w:tr w:rsidR="000D58E2" w14:paraId="1E03952E" w14:textId="77777777">
        <w:tc>
          <w:tcPr>
            <w:tcW w:w="3443" w:type="dxa"/>
          </w:tcPr>
          <w:p w14:paraId="2A245C63" w14:textId="77777777" w:rsidR="000D58E2" w:rsidRDefault="00A767F4">
            <w:pPr>
              <w:pStyle w:val="Compact"/>
            </w:pPr>
            <w:r>
              <w:t>CSAG</w:t>
            </w:r>
          </w:p>
        </w:tc>
        <w:tc>
          <w:tcPr>
            <w:tcW w:w="4476" w:type="dxa"/>
          </w:tcPr>
          <w:p w14:paraId="4FF8FCB5" w14:textId="77777777" w:rsidR="000D58E2" w:rsidRDefault="00A767F4">
            <w:pPr>
              <w:pStyle w:val="Compact"/>
            </w:pPr>
            <w:r>
              <w:t>Climate System Analysis Group</w:t>
            </w:r>
          </w:p>
        </w:tc>
      </w:tr>
      <w:tr w:rsidR="000D58E2" w14:paraId="16E6C1BF" w14:textId="77777777">
        <w:tc>
          <w:tcPr>
            <w:tcW w:w="3443" w:type="dxa"/>
          </w:tcPr>
          <w:p w14:paraId="0A7ECEFF" w14:textId="77777777" w:rsidR="000D58E2" w:rsidRDefault="00A767F4">
            <w:pPr>
              <w:pStyle w:val="Compact"/>
            </w:pPr>
            <w:r>
              <w:t>DAC</w:t>
            </w:r>
          </w:p>
        </w:tc>
        <w:tc>
          <w:tcPr>
            <w:tcW w:w="4476" w:type="dxa"/>
          </w:tcPr>
          <w:p w14:paraId="3DD7B27A" w14:textId="77777777" w:rsidR="000D58E2" w:rsidRDefault="00A767F4">
            <w:pPr>
              <w:pStyle w:val="Compact"/>
            </w:pPr>
            <w:r>
              <w:t>Data Access Committee</w:t>
            </w:r>
          </w:p>
        </w:tc>
      </w:tr>
      <w:tr w:rsidR="000D58E2" w14:paraId="7F8AB436" w14:textId="77777777">
        <w:tc>
          <w:tcPr>
            <w:tcW w:w="3443" w:type="dxa"/>
          </w:tcPr>
          <w:p w14:paraId="2DA3848B" w14:textId="77777777" w:rsidR="000D58E2" w:rsidRDefault="00A767F4">
            <w:pPr>
              <w:pStyle w:val="Compact"/>
            </w:pPr>
            <w:r>
              <w:t>DAP</w:t>
            </w:r>
          </w:p>
        </w:tc>
        <w:tc>
          <w:tcPr>
            <w:tcW w:w="4476" w:type="dxa"/>
          </w:tcPr>
          <w:p w14:paraId="75209F43" w14:textId="77777777" w:rsidR="000D58E2" w:rsidRDefault="00A767F4">
            <w:pPr>
              <w:pStyle w:val="Compact"/>
            </w:pPr>
            <w:r>
              <w:t>Data Analysis Platform</w:t>
            </w:r>
          </w:p>
        </w:tc>
      </w:tr>
      <w:tr w:rsidR="000D58E2" w14:paraId="45903C8B" w14:textId="77777777">
        <w:tc>
          <w:tcPr>
            <w:tcW w:w="3443" w:type="dxa"/>
          </w:tcPr>
          <w:p w14:paraId="07308AF5" w14:textId="77777777" w:rsidR="000D58E2" w:rsidRDefault="00A767F4">
            <w:pPr>
              <w:pStyle w:val="Compact"/>
            </w:pPr>
            <w:r>
              <w:t>DMAC</w:t>
            </w:r>
          </w:p>
        </w:tc>
        <w:tc>
          <w:tcPr>
            <w:tcW w:w="4476" w:type="dxa"/>
          </w:tcPr>
          <w:p w14:paraId="6C4F9EE9" w14:textId="77777777" w:rsidR="000D58E2" w:rsidRDefault="00A767F4">
            <w:pPr>
              <w:pStyle w:val="Compact"/>
            </w:pPr>
            <w:r>
              <w:t>Data Management and Analysis Core of the HE²AT Center</w:t>
            </w:r>
          </w:p>
        </w:tc>
      </w:tr>
      <w:tr w:rsidR="000D58E2" w14:paraId="423A70E4" w14:textId="77777777">
        <w:tc>
          <w:tcPr>
            <w:tcW w:w="3443" w:type="dxa"/>
          </w:tcPr>
          <w:p w14:paraId="496F698D" w14:textId="77777777" w:rsidR="000D58E2" w:rsidRDefault="00A767F4">
            <w:pPr>
              <w:pStyle w:val="Compact"/>
            </w:pPr>
            <w:r>
              <w:t>DMP</w:t>
            </w:r>
          </w:p>
        </w:tc>
        <w:tc>
          <w:tcPr>
            <w:tcW w:w="4476" w:type="dxa"/>
          </w:tcPr>
          <w:p w14:paraId="523123E2" w14:textId="77777777" w:rsidR="000D58E2" w:rsidRDefault="00A767F4">
            <w:pPr>
              <w:pStyle w:val="Compact"/>
            </w:pPr>
            <w:r>
              <w:t>Data Management Plan</w:t>
            </w:r>
          </w:p>
        </w:tc>
      </w:tr>
      <w:tr w:rsidR="000D58E2" w14:paraId="5A60D394" w14:textId="77777777">
        <w:tc>
          <w:tcPr>
            <w:tcW w:w="3443" w:type="dxa"/>
          </w:tcPr>
          <w:p w14:paraId="5709A1DC" w14:textId="77777777" w:rsidR="000D58E2" w:rsidRDefault="00A767F4">
            <w:pPr>
              <w:pStyle w:val="Compact"/>
            </w:pPr>
            <w:r>
              <w:t>DS-I Africa</w:t>
            </w:r>
          </w:p>
        </w:tc>
        <w:tc>
          <w:tcPr>
            <w:tcW w:w="4476" w:type="dxa"/>
          </w:tcPr>
          <w:p w14:paraId="27935641" w14:textId="77777777" w:rsidR="000D58E2" w:rsidRDefault="00A767F4">
            <w:pPr>
              <w:pStyle w:val="Compact"/>
            </w:pPr>
            <w:r>
              <w:t>NIH Data Science Initiative Africa</w:t>
            </w:r>
          </w:p>
        </w:tc>
      </w:tr>
      <w:tr w:rsidR="000D58E2" w14:paraId="4CFC31CC" w14:textId="77777777">
        <w:tc>
          <w:tcPr>
            <w:tcW w:w="3443" w:type="dxa"/>
          </w:tcPr>
          <w:p w14:paraId="4FA1B80C" w14:textId="77777777" w:rsidR="000D58E2" w:rsidRDefault="00A767F4">
            <w:pPr>
              <w:pStyle w:val="Compact"/>
            </w:pPr>
            <w:r>
              <w:t>DTA</w:t>
            </w:r>
          </w:p>
        </w:tc>
        <w:tc>
          <w:tcPr>
            <w:tcW w:w="4476" w:type="dxa"/>
          </w:tcPr>
          <w:p w14:paraId="0A1E71B0" w14:textId="77777777" w:rsidR="000D58E2" w:rsidRDefault="00A767F4">
            <w:pPr>
              <w:pStyle w:val="Compact"/>
            </w:pPr>
            <w:r>
              <w:t>Data Transfer Agreement</w:t>
            </w:r>
          </w:p>
        </w:tc>
      </w:tr>
      <w:tr w:rsidR="000D58E2" w14:paraId="7CF35CB6" w14:textId="77777777">
        <w:tc>
          <w:tcPr>
            <w:tcW w:w="3443" w:type="dxa"/>
          </w:tcPr>
          <w:p w14:paraId="020F362E" w14:textId="77777777" w:rsidR="000D58E2" w:rsidRDefault="00A767F4">
            <w:pPr>
              <w:pStyle w:val="Compact"/>
            </w:pPr>
            <w:r>
              <w:lastRenderedPageBreak/>
              <w:t>DUOS</w:t>
            </w:r>
          </w:p>
        </w:tc>
        <w:tc>
          <w:tcPr>
            <w:tcW w:w="4476" w:type="dxa"/>
          </w:tcPr>
          <w:p w14:paraId="1C9E38BD" w14:textId="77777777" w:rsidR="000D58E2" w:rsidRDefault="00A767F4">
            <w:pPr>
              <w:pStyle w:val="Compact"/>
            </w:pPr>
            <w:r>
              <w:t>Data Use Oversight System</w:t>
            </w:r>
          </w:p>
        </w:tc>
      </w:tr>
      <w:tr w:rsidR="000D58E2" w14:paraId="231972DE" w14:textId="77777777">
        <w:tc>
          <w:tcPr>
            <w:tcW w:w="3443" w:type="dxa"/>
          </w:tcPr>
          <w:p w14:paraId="1F38AFD9" w14:textId="77777777" w:rsidR="000D58E2" w:rsidRDefault="00A767F4">
            <w:pPr>
              <w:pStyle w:val="Compact"/>
            </w:pPr>
            <w:r>
              <w:t>ELSI</w:t>
            </w:r>
          </w:p>
        </w:tc>
        <w:tc>
          <w:tcPr>
            <w:tcW w:w="4476" w:type="dxa"/>
          </w:tcPr>
          <w:p w14:paraId="5CBEE9BA" w14:textId="77777777" w:rsidR="000D58E2" w:rsidRDefault="00A767F4">
            <w:pPr>
              <w:pStyle w:val="Compact"/>
            </w:pPr>
            <w:r>
              <w:t>Ethical Legal and Social Implications Projects of DS-I Africa</w:t>
            </w:r>
          </w:p>
        </w:tc>
      </w:tr>
      <w:tr w:rsidR="000D58E2" w14:paraId="185AA302" w14:textId="77777777">
        <w:tc>
          <w:tcPr>
            <w:tcW w:w="3443" w:type="dxa"/>
          </w:tcPr>
          <w:p w14:paraId="22587083" w14:textId="77777777" w:rsidR="000D58E2" w:rsidRDefault="00A767F4">
            <w:pPr>
              <w:pStyle w:val="Compact"/>
            </w:pPr>
            <w:r>
              <w:t>FAIR</w:t>
            </w:r>
          </w:p>
        </w:tc>
        <w:tc>
          <w:tcPr>
            <w:tcW w:w="4476" w:type="dxa"/>
          </w:tcPr>
          <w:p w14:paraId="35E11E78" w14:textId="77777777" w:rsidR="000D58E2" w:rsidRDefault="00A767F4">
            <w:pPr>
              <w:pStyle w:val="Compact"/>
            </w:pPr>
            <w:r>
              <w:t>Findable, Accessible, Interoperable, and Reusable</w:t>
            </w:r>
          </w:p>
        </w:tc>
      </w:tr>
      <w:tr w:rsidR="000D58E2" w14:paraId="2FB07AAB" w14:textId="77777777">
        <w:tc>
          <w:tcPr>
            <w:tcW w:w="3443" w:type="dxa"/>
          </w:tcPr>
          <w:p w14:paraId="682C4D27" w14:textId="77777777" w:rsidR="000D58E2" w:rsidRDefault="00A767F4">
            <w:pPr>
              <w:pStyle w:val="Compact"/>
            </w:pPr>
            <w:r>
              <w:t>FIPS</w:t>
            </w:r>
          </w:p>
        </w:tc>
        <w:tc>
          <w:tcPr>
            <w:tcW w:w="4476" w:type="dxa"/>
          </w:tcPr>
          <w:p w14:paraId="0698D1AC" w14:textId="77777777" w:rsidR="000D58E2" w:rsidRDefault="00A767F4">
            <w:pPr>
              <w:pStyle w:val="Compact"/>
            </w:pPr>
            <w:r>
              <w:t>Federal Information Processing Standards</w:t>
            </w:r>
          </w:p>
        </w:tc>
      </w:tr>
      <w:tr w:rsidR="000D58E2" w14:paraId="5D37D3BB" w14:textId="77777777">
        <w:tc>
          <w:tcPr>
            <w:tcW w:w="3443" w:type="dxa"/>
          </w:tcPr>
          <w:p w14:paraId="205EBB07" w14:textId="77777777" w:rsidR="000D58E2" w:rsidRDefault="00A767F4">
            <w:pPr>
              <w:pStyle w:val="Compact"/>
            </w:pPr>
            <w:r>
              <w:t>GCRO</w:t>
            </w:r>
          </w:p>
        </w:tc>
        <w:tc>
          <w:tcPr>
            <w:tcW w:w="4476" w:type="dxa"/>
          </w:tcPr>
          <w:p w14:paraId="6D39CB44" w14:textId="77777777" w:rsidR="000D58E2" w:rsidRDefault="00A767F4">
            <w:pPr>
              <w:pStyle w:val="Compact"/>
            </w:pPr>
            <w:r>
              <w:t>Gauteng City-Region Observatory</w:t>
            </w:r>
          </w:p>
        </w:tc>
      </w:tr>
      <w:tr w:rsidR="000D58E2" w14:paraId="0E1AC8C9" w14:textId="77777777">
        <w:tc>
          <w:tcPr>
            <w:tcW w:w="3443" w:type="dxa"/>
          </w:tcPr>
          <w:p w14:paraId="41C299A8" w14:textId="77777777" w:rsidR="000D58E2" w:rsidRDefault="00A767F4">
            <w:pPr>
              <w:pStyle w:val="Compact"/>
            </w:pPr>
            <w:r>
              <w:t>HPC</w:t>
            </w:r>
          </w:p>
        </w:tc>
        <w:tc>
          <w:tcPr>
            <w:tcW w:w="4476" w:type="dxa"/>
          </w:tcPr>
          <w:p w14:paraId="618D8B02" w14:textId="77777777" w:rsidR="000D58E2" w:rsidRDefault="00A767F4">
            <w:pPr>
              <w:pStyle w:val="Compact"/>
            </w:pPr>
            <w:r>
              <w:t>High-Performance Computing</w:t>
            </w:r>
          </w:p>
        </w:tc>
      </w:tr>
      <w:tr w:rsidR="000D58E2" w14:paraId="3EA9FEBC" w14:textId="77777777">
        <w:tc>
          <w:tcPr>
            <w:tcW w:w="3443" w:type="dxa"/>
          </w:tcPr>
          <w:p w14:paraId="34958091" w14:textId="77777777" w:rsidR="000D58E2" w:rsidRDefault="00A767F4">
            <w:pPr>
              <w:pStyle w:val="Compact"/>
            </w:pPr>
            <w:r>
              <w:t>HSS</w:t>
            </w:r>
          </w:p>
        </w:tc>
        <w:tc>
          <w:tcPr>
            <w:tcW w:w="4476" w:type="dxa"/>
          </w:tcPr>
          <w:p w14:paraId="66720155" w14:textId="77777777" w:rsidR="000D58E2" w:rsidRDefault="00A767F4">
            <w:pPr>
              <w:pStyle w:val="Compact"/>
            </w:pPr>
            <w:r>
              <w:t>US Department of Human and Health Services</w:t>
            </w:r>
          </w:p>
        </w:tc>
      </w:tr>
      <w:tr w:rsidR="000D58E2" w14:paraId="3B60CC00" w14:textId="77777777">
        <w:tc>
          <w:tcPr>
            <w:tcW w:w="3443" w:type="dxa"/>
          </w:tcPr>
          <w:p w14:paraId="1A9E3882" w14:textId="77777777" w:rsidR="000D58E2" w:rsidRDefault="00A767F4">
            <w:pPr>
              <w:pStyle w:val="Compact"/>
            </w:pPr>
            <w:r>
              <w:t>LDAP</w:t>
            </w:r>
          </w:p>
        </w:tc>
        <w:tc>
          <w:tcPr>
            <w:tcW w:w="4476" w:type="dxa"/>
          </w:tcPr>
          <w:p w14:paraId="42EA8E45" w14:textId="77777777" w:rsidR="000D58E2" w:rsidRDefault="00A767F4">
            <w:pPr>
              <w:pStyle w:val="Compact"/>
            </w:pPr>
            <w:r>
              <w:t>Lightweight Directory Access Protocol</w:t>
            </w:r>
          </w:p>
        </w:tc>
      </w:tr>
      <w:tr w:rsidR="000D58E2" w14:paraId="4BF3ABEB" w14:textId="77777777">
        <w:tc>
          <w:tcPr>
            <w:tcW w:w="3443" w:type="dxa"/>
          </w:tcPr>
          <w:p w14:paraId="0B7EFB2A" w14:textId="77777777" w:rsidR="000D58E2" w:rsidRDefault="00A767F4">
            <w:pPr>
              <w:pStyle w:val="Compact"/>
            </w:pPr>
            <w:r>
              <w:t>NDVI</w:t>
            </w:r>
          </w:p>
        </w:tc>
        <w:tc>
          <w:tcPr>
            <w:tcW w:w="4476" w:type="dxa"/>
          </w:tcPr>
          <w:p w14:paraId="21762199" w14:textId="77777777" w:rsidR="000D58E2" w:rsidRDefault="00A767F4">
            <w:pPr>
              <w:pStyle w:val="Compact"/>
            </w:pPr>
            <w:proofErr w:type="spellStart"/>
            <w:r>
              <w:t>Normalised</w:t>
            </w:r>
            <w:proofErr w:type="spellEnd"/>
            <w:r>
              <w:t xml:space="preserve"> Difference Vegetation Index</w:t>
            </w:r>
          </w:p>
        </w:tc>
      </w:tr>
      <w:tr w:rsidR="000D58E2" w14:paraId="01EDFF69" w14:textId="77777777">
        <w:tc>
          <w:tcPr>
            <w:tcW w:w="3443" w:type="dxa"/>
          </w:tcPr>
          <w:p w14:paraId="5E173F32" w14:textId="77777777" w:rsidR="000D58E2" w:rsidRDefault="00A767F4">
            <w:pPr>
              <w:pStyle w:val="Compact"/>
            </w:pPr>
            <w:r>
              <w:t>NIH</w:t>
            </w:r>
          </w:p>
        </w:tc>
        <w:tc>
          <w:tcPr>
            <w:tcW w:w="4476" w:type="dxa"/>
          </w:tcPr>
          <w:p w14:paraId="3CE03F6D" w14:textId="77777777" w:rsidR="000D58E2" w:rsidRDefault="00A767F4">
            <w:pPr>
              <w:pStyle w:val="Compact"/>
            </w:pPr>
            <w:r>
              <w:t>US National Institute of Health</w:t>
            </w:r>
          </w:p>
        </w:tc>
      </w:tr>
      <w:tr w:rsidR="000D58E2" w14:paraId="0AD39B4B" w14:textId="77777777">
        <w:tc>
          <w:tcPr>
            <w:tcW w:w="3443" w:type="dxa"/>
          </w:tcPr>
          <w:p w14:paraId="226C0536" w14:textId="77777777" w:rsidR="000D58E2" w:rsidRDefault="00A767F4">
            <w:pPr>
              <w:pStyle w:val="Compact"/>
            </w:pPr>
            <w:r>
              <w:t>NIR</w:t>
            </w:r>
          </w:p>
        </w:tc>
        <w:tc>
          <w:tcPr>
            <w:tcW w:w="4476" w:type="dxa"/>
          </w:tcPr>
          <w:p w14:paraId="2510A696" w14:textId="77777777" w:rsidR="000D58E2" w:rsidRDefault="00A767F4">
            <w:pPr>
              <w:pStyle w:val="Compact"/>
            </w:pPr>
            <w:r>
              <w:t>Near-Infrared</w:t>
            </w:r>
          </w:p>
        </w:tc>
      </w:tr>
      <w:tr w:rsidR="000D58E2" w14:paraId="752B5C46" w14:textId="77777777">
        <w:tc>
          <w:tcPr>
            <w:tcW w:w="3443" w:type="dxa"/>
          </w:tcPr>
          <w:p w14:paraId="72F934B4" w14:textId="77777777" w:rsidR="000D58E2" w:rsidRDefault="00A767F4">
            <w:pPr>
              <w:pStyle w:val="Compact"/>
            </w:pPr>
            <w:r>
              <w:t>NIST</w:t>
            </w:r>
          </w:p>
        </w:tc>
        <w:tc>
          <w:tcPr>
            <w:tcW w:w="4476" w:type="dxa"/>
          </w:tcPr>
          <w:p w14:paraId="5D67E0E3" w14:textId="77777777" w:rsidR="000D58E2" w:rsidRDefault="00A767F4">
            <w:pPr>
              <w:pStyle w:val="Compact"/>
            </w:pPr>
            <w:r>
              <w:t>National Institute of Standards and Technology</w:t>
            </w:r>
          </w:p>
        </w:tc>
      </w:tr>
      <w:tr w:rsidR="000D58E2" w14:paraId="1239B43C" w14:textId="77777777">
        <w:tc>
          <w:tcPr>
            <w:tcW w:w="3443" w:type="dxa"/>
          </w:tcPr>
          <w:p w14:paraId="1B7FD448" w14:textId="77777777" w:rsidR="000D58E2" w:rsidRDefault="00A767F4">
            <w:pPr>
              <w:pStyle w:val="Compact"/>
            </w:pPr>
            <w:r>
              <w:t>ODSP</w:t>
            </w:r>
          </w:p>
        </w:tc>
        <w:tc>
          <w:tcPr>
            <w:tcW w:w="4476" w:type="dxa"/>
          </w:tcPr>
          <w:p w14:paraId="11FF8262" w14:textId="77777777" w:rsidR="000D58E2" w:rsidRDefault="00A767F4">
            <w:pPr>
              <w:pStyle w:val="Compact"/>
            </w:pPr>
            <w:r>
              <w:t>Open Data Science Platform</w:t>
            </w:r>
          </w:p>
        </w:tc>
      </w:tr>
      <w:tr w:rsidR="000D58E2" w14:paraId="169DBBA6" w14:textId="77777777">
        <w:tc>
          <w:tcPr>
            <w:tcW w:w="3443" w:type="dxa"/>
          </w:tcPr>
          <w:p w14:paraId="4AC411FA" w14:textId="77777777" w:rsidR="000D58E2" w:rsidRDefault="00A767F4">
            <w:pPr>
              <w:pStyle w:val="Compact"/>
            </w:pPr>
            <w:r>
              <w:t>PI</w:t>
            </w:r>
          </w:p>
        </w:tc>
        <w:tc>
          <w:tcPr>
            <w:tcW w:w="4476" w:type="dxa"/>
          </w:tcPr>
          <w:p w14:paraId="5EF275CA" w14:textId="77777777" w:rsidR="000D58E2" w:rsidRDefault="00A767F4">
            <w:pPr>
              <w:pStyle w:val="Compact"/>
            </w:pPr>
            <w:r>
              <w:t>Principal Investigator</w:t>
            </w:r>
          </w:p>
        </w:tc>
      </w:tr>
      <w:tr w:rsidR="000D58E2" w14:paraId="5E838EED" w14:textId="77777777">
        <w:tc>
          <w:tcPr>
            <w:tcW w:w="3443" w:type="dxa"/>
          </w:tcPr>
          <w:p w14:paraId="3C348D0C" w14:textId="77777777" w:rsidR="000D58E2" w:rsidRDefault="00A767F4">
            <w:pPr>
              <w:pStyle w:val="Compact"/>
            </w:pPr>
            <w:r>
              <w:t>QoS</w:t>
            </w:r>
          </w:p>
        </w:tc>
        <w:tc>
          <w:tcPr>
            <w:tcW w:w="4476" w:type="dxa"/>
          </w:tcPr>
          <w:p w14:paraId="4713D29C" w14:textId="77777777" w:rsidR="000D58E2" w:rsidRDefault="00A767F4">
            <w:pPr>
              <w:pStyle w:val="Compact"/>
            </w:pPr>
            <w:r>
              <w:t>Quality of Service</w:t>
            </w:r>
          </w:p>
        </w:tc>
      </w:tr>
      <w:tr w:rsidR="000D58E2" w14:paraId="14ADB659" w14:textId="77777777">
        <w:tc>
          <w:tcPr>
            <w:tcW w:w="3443" w:type="dxa"/>
          </w:tcPr>
          <w:p w14:paraId="780EF548" w14:textId="77777777" w:rsidR="000D58E2" w:rsidRDefault="00A767F4">
            <w:pPr>
              <w:pStyle w:val="Compact"/>
            </w:pPr>
            <w:r>
              <w:t>RP1</w:t>
            </w:r>
          </w:p>
        </w:tc>
        <w:tc>
          <w:tcPr>
            <w:tcW w:w="4476" w:type="dxa"/>
          </w:tcPr>
          <w:p w14:paraId="70E4CD87" w14:textId="77777777" w:rsidR="000D58E2" w:rsidRDefault="00A767F4">
            <w:pPr>
              <w:pStyle w:val="Compact"/>
            </w:pPr>
            <w:r>
              <w:t>Research Project 1 of the HE²AT Center</w:t>
            </w:r>
          </w:p>
        </w:tc>
      </w:tr>
      <w:tr w:rsidR="000D58E2" w14:paraId="40EF2866" w14:textId="77777777">
        <w:tc>
          <w:tcPr>
            <w:tcW w:w="3443" w:type="dxa"/>
          </w:tcPr>
          <w:p w14:paraId="67392303" w14:textId="77777777" w:rsidR="000D58E2" w:rsidRDefault="00A767F4">
            <w:pPr>
              <w:pStyle w:val="Compact"/>
            </w:pPr>
            <w:r>
              <w:t>RP2</w:t>
            </w:r>
          </w:p>
        </w:tc>
        <w:tc>
          <w:tcPr>
            <w:tcW w:w="4476" w:type="dxa"/>
          </w:tcPr>
          <w:p w14:paraId="16010A27" w14:textId="77777777" w:rsidR="000D58E2" w:rsidRDefault="00A767F4">
            <w:pPr>
              <w:pStyle w:val="Compact"/>
            </w:pPr>
            <w:r>
              <w:t>Research Project 2 of the HE²AT Center</w:t>
            </w:r>
          </w:p>
        </w:tc>
      </w:tr>
      <w:tr w:rsidR="000D58E2" w14:paraId="6AA319A0" w14:textId="77777777">
        <w:tc>
          <w:tcPr>
            <w:tcW w:w="3443" w:type="dxa"/>
          </w:tcPr>
          <w:p w14:paraId="31EDADAB" w14:textId="77777777" w:rsidR="000D58E2" w:rsidRDefault="00A767F4">
            <w:pPr>
              <w:pStyle w:val="Compact"/>
            </w:pPr>
            <w:r>
              <w:t>SC</w:t>
            </w:r>
          </w:p>
        </w:tc>
        <w:tc>
          <w:tcPr>
            <w:tcW w:w="4476" w:type="dxa"/>
          </w:tcPr>
          <w:p w14:paraId="062C4015" w14:textId="77777777" w:rsidR="000D58E2" w:rsidRDefault="00A767F4">
            <w:pPr>
              <w:pStyle w:val="Compact"/>
            </w:pPr>
            <w:r>
              <w:t>HE²AT Center Steering Committee</w:t>
            </w:r>
          </w:p>
        </w:tc>
      </w:tr>
      <w:tr w:rsidR="000D58E2" w14:paraId="6351028C" w14:textId="77777777">
        <w:tc>
          <w:tcPr>
            <w:tcW w:w="3443" w:type="dxa"/>
          </w:tcPr>
          <w:p w14:paraId="0E1B1194" w14:textId="77777777" w:rsidR="000D58E2" w:rsidRDefault="00A767F4">
            <w:pPr>
              <w:pStyle w:val="Compact"/>
            </w:pPr>
            <w:r>
              <w:t>SRTM</w:t>
            </w:r>
          </w:p>
        </w:tc>
        <w:tc>
          <w:tcPr>
            <w:tcW w:w="4476" w:type="dxa"/>
          </w:tcPr>
          <w:p w14:paraId="3F7E174F" w14:textId="77777777" w:rsidR="000D58E2" w:rsidRDefault="00A767F4">
            <w:pPr>
              <w:pStyle w:val="Compact"/>
            </w:pPr>
            <w:r>
              <w:t>Shuttle Radar Topography Mission</w:t>
            </w:r>
          </w:p>
        </w:tc>
      </w:tr>
      <w:tr w:rsidR="000D58E2" w14:paraId="06BEACF8" w14:textId="77777777">
        <w:tc>
          <w:tcPr>
            <w:tcW w:w="3443" w:type="dxa"/>
          </w:tcPr>
          <w:p w14:paraId="35DB8E53" w14:textId="77777777" w:rsidR="000D58E2" w:rsidRDefault="00A767F4">
            <w:pPr>
              <w:pStyle w:val="Compact"/>
            </w:pPr>
            <w:r>
              <w:t>TEC</w:t>
            </w:r>
          </w:p>
        </w:tc>
        <w:tc>
          <w:tcPr>
            <w:tcW w:w="4476" w:type="dxa"/>
          </w:tcPr>
          <w:p w14:paraId="42EFDB59" w14:textId="77777777" w:rsidR="000D58E2" w:rsidRDefault="00A767F4">
            <w:pPr>
              <w:pStyle w:val="Compact"/>
            </w:pPr>
            <w:r>
              <w:t>Training and Engagement Core of the HE²AT Center</w:t>
            </w:r>
          </w:p>
        </w:tc>
      </w:tr>
      <w:tr w:rsidR="000D58E2" w14:paraId="7D15362F" w14:textId="77777777">
        <w:tc>
          <w:tcPr>
            <w:tcW w:w="3443" w:type="dxa"/>
          </w:tcPr>
          <w:p w14:paraId="5BFE4C15" w14:textId="77777777" w:rsidR="000D58E2" w:rsidRDefault="00A767F4">
            <w:pPr>
              <w:pStyle w:val="Compact"/>
            </w:pPr>
            <w:r>
              <w:t>TLS</w:t>
            </w:r>
          </w:p>
        </w:tc>
        <w:tc>
          <w:tcPr>
            <w:tcW w:w="4476" w:type="dxa"/>
          </w:tcPr>
          <w:p w14:paraId="45B99EFD" w14:textId="77777777" w:rsidR="000D58E2" w:rsidRDefault="00A767F4">
            <w:pPr>
              <w:pStyle w:val="Compact"/>
            </w:pPr>
            <w:r>
              <w:t>Transport Layer Security</w:t>
            </w:r>
          </w:p>
        </w:tc>
      </w:tr>
      <w:tr w:rsidR="000D58E2" w14:paraId="5CF10E02" w14:textId="77777777">
        <w:tc>
          <w:tcPr>
            <w:tcW w:w="3443" w:type="dxa"/>
          </w:tcPr>
          <w:p w14:paraId="31CCA6F4" w14:textId="77777777" w:rsidR="000D58E2" w:rsidRDefault="00A767F4">
            <w:pPr>
              <w:pStyle w:val="Compact"/>
            </w:pPr>
            <w:r>
              <w:t>UCT</w:t>
            </w:r>
          </w:p>
        </w:tc>
        <w:tc>
          <w:tcPr>
            <w:tcW w:w="4476" w:type="dxa"/>
          </w:tcPr>
          <w:p w14:paraId="132DBE7A" w14:textId="77777777" w:rsidR="000D58E2" w:rsidRDefault="00A767F4">
            <w:pPr>
              <w:pStyle w:val="Compact"/>
            </w:pPr>
            <w:r>
              <w:t>University of Cape Town</w:t>
            </w:r>
          </w:p>
        </w:tc>
      </w:tr>
      <w:tr w:rsidR="000D58E2" w14:paraId="1504B5A3" w14:textId="77777777">
        <w:tc>
          <w:tcPr>
            <w:tcW w:w="3443" w:type="dxa"/>
          </w:tcPr>
          <w:p w14:paraId="26B34BB4" w14:textId="77777777" w:rsidR="000D58E2" w:rsidRDefault="00A767F4">
            <w:pPr>
              <w:pStyle w:val="Compact"/>
            </w:pPr>
            <w:r>
              <w:t>WWARN</w:t>
            </w:r>
          </w:p>
        </w:tc>
        <w:tc>
          <w:tcPr>
            <w:tcW w:w="4476" w:type="dxa"/>
          </w:tcPr>
          <w:p w14:paraId="476BFE39" w14:textId="77777777" w:rsidR="000D58E2" w:rsidRDefault="00A767F4">
            <w:pPr>
              <w:pStyle w:val="Compact"/>
            </w:pPr>
            <w:r>
              <w:t>Worldwide Antimalarial Resistance Network</w:t>
            </w:r>
          </w:p>
        </w:tc>
      </w:tr>
      <w:tr w:rsidR="000D58E2" w14:paraId="6E044E6B" w14:textId="77777777">
        <w:tc>
          <w:tcPr>
            <w:tcW w:w="3443" w:type="dxa"/>
          </w:tcPr>
          <w:p w14:paraId="70B8FB63" w14:textId="77777777" w:rsidR="000D58E2" w:rsidRDefault="00A767F4">
            <w:pPr>
              <w:pStyle w:val="Compact"/>
            </w:pPr>
            <w:proofErr w:type="spellStart"/>
            <w:r>
              <w:t>sSA</w:t>
            </w:r>
            <w:proofErr w:type="spellEnd"/>
          </w:p>
        </w:tc>
        <w:tc>
          <w:tcPr>
            <w:tcW w:w="4476" w:type="dxa"/>
          </w:tcPr>
          <w:p w14:paraId="0391089E" w14:textId="77777777" w:rsidR="000D58E2" w:rsidRDefault="00A767F4">
            <w:pPr>
              <w:pStyle w:val="Compact"/>
            </w:pPr>
            <w:r>
              <w:t>sub-Saharan Africa</w:t>
            </w:r>
          </w:p>
        </w:tc>
      </w:tr>
      <w:tr w:rsidR="000D58E2" w14:paraId="59E0D6FB" w14:textId="77777777">
        <w:tc>
          <w:tcPr>
            <w:tcW w:w="3443" w:type="dxa"/>
          </w:tcPr>
          <w:p w14:paraId="3641417A" w14:textId="77777777" w:rsidR="000D58E2" w:rsidRDefault="00A767F4">
            <w:pPr>
              <w:pStyle w:val="Compact"/>
            </w:pPr>
            <w:r>
              <w:t>WHC</w:t>
            </w:r>
          </w:p>
        </w:tc>
        <w:tc>
          <w:tcPr>
            <w:tcW w:w="4476" w:type="dxa"/>
          </w:tcPr>
          <w:p w14:paraId="0079C0A9" w14:textId="77777777" w:rsidR="000D58E2" w:rsidRDefault="00A767F4">
            <w:pPr>
              <w:pStyle w:val="Compact"/>
            </w:pPr>
            <w:r>
              <w:t>Wits Health Consortium Pty (Ltd)</w:t>
            </w:r>
          </w:p>
        </w:tc>
      </w:tr>
      <w:tr w:rsidR="000D58E2" w14:paraId="578B7DC3" w14:textId="77777777">
        <w:tc>
          <w:tcPr>
            <w:tcW w:w="3443" w:type="dxa"/>
          </w:tcPr>
          <w:p w14:paraId="21A42EE2" w14:textId="77777777" w:rsidR="000D58E2" w:rsidRDefault="00A767F4">
            <w:pPr>
              <w:pStyle w:val="Compact"/>
            </w:pPr>
            <w:r>
              <w:t>Wits PHR</w:t>
            </w:r>
          </w:p>
        </w:tc>
        <w:tc>
          <w:tcPr>
            <w:tcW w:w="4476" w:type="dxa"/>
          </w:tcPr>
          <w:p w14:paraId="32A74EEC" w14:textId="77777777" w:rsidR="000D58E2" w:rsidRDefault="00A767F4">
            <w:pPr>
              <w:pStyle w:val="Compact"/>
            </w:pPr>
            <w:r>
              <w:t>Wits Planetary Health Research a division of Wits Health Consortium (Pty) Ltd</w:t>
            </w:r>
          </w:p>
        </w:tc>
      </w:tr>
      <w:tr w:rsidR="000D58E2" w14:paraId="6EC4BCAF" w14:textId="77777777">
        <w:tc>
          <w:tcPr>
            <w:tcW w:w="3443" w:type="dxa"/>
          </w:tcPr>
          <w:p w14:paraId="1D648D5D" w14:textId="77777777" w:rsidR="000D58E2" w:rsidRDefault="00A767F4">
            <w:pPr>
              <w:pStyle w:val="Compact"/>
            </w:pPr>
            <w:r>
              <w:t>UPGC</w:t>
            </w:r>
          </w:p>
        </w:tc>
        <w:tc>
          <w:tcPr>
            <w:tcW w:w="4476" w:type="dxa"/>
          </w:tcPr>
          <w:p w14:paraId="358FF55D" w14:textId="77777777" w:rsidR="000D58E2" w:rsidRDefault="00A767F4">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14:paraId="0C8785DB" w14:textId="77777777" w:rsidR="000D58E2" w:rsidRDefault="009D61A9">
      <w:r>
        <w:rPr>
          <w:noProof/>
        </w:rPr>
      </w:r>
      <w:r w:rsidR="009D61A9">
        <w:rPr>
          <w:noProof/>
        </w:rPr>
        <w:pict w14:anchorId="17776F20">
          <v:rect id="_x0000_i1032" alt="" style="width:468pt;height:.05pt;mso-width-percent:0;mso-height-percent:0;mso-width-percent:0;mso-height-percent:0" o:hralign="center" o:hrstd="t" o:hr="t"/>
        </w:pict>
      </w:r>
    </w:p>
    <w:p w14:paraId="14727CB1" w14:textId="77777777" w:rsidR="00BB56A2" w:rsidRDefault="00BB56A2">
      <w:pPr>
        <w:pStyle w:val="Heading2"/>
        <w:sectPr w:rsidR="00BB56A2">
          <w:footerReference w:type="even" r:id="rId8"/>
          <w:footerReference w:type="default" r:id="rId9"/>
          <w:footnotePr>
            <w:numRestart w:val="eachSect"/>
          </w:footnotePr>
          <w:pgSz w:w="12240" w:h="15840"/>
          <w:pgMar w:top="1440" w:right="1440" w:bottom="1440" w:left="1440" w:header="720" w:footer="720" w:gutter="0"/>
          <w:cols w:space="720"/>
        </w:sectPr>
      </w:pPr>
      <w:bookmarkStart w:id="29" w:name="definitions"/>
      <w:bookmarkEnd w:id="28"/>
    </w:p>
    <w:p w14:paraId="4626D4D6" w14:textId="77777777" w:rsidR="000D58E2" w:rsidRDefault="00A767F4">
      <w:pPr>
        <w:pStyle w:val="Heading2"/>
      </w:pPr>
      <w:bookmarkStart w:id="30" w:name="_Toc206760656"/>
      <w:r>
        <w:lastRenderedPageBreak/>
        <w:t>Definitions</w:t>
      </w:r>
      <w:bookmarkEnd w:id="30"/>
    </w:p>
    <w:tbl>
      <w:tblPr>
        <w:tblStyle w:val="Table"/>
        <w:tblW w:w="5000" w:type="pct"/>
        <w:tblLayout w:type="fixed"/>
        <w:tblLook w:val="0020" w:firstRow="1" w:lastRow="0" w:firstColumn="0" w:lastColumn="0" w:noHBand="0" w:noVBand="0"/>
      </w:tblPr>
      <w:tblGrid>
        <w:gridCol w:w="3120"/>
        <w:gridCol w:w="6240"/>
      </w:tblGrid>
      <w:tr w:rsidR="000D58E2" w14:paraId="2CCC6E8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FEB02" w14:textId="77777777" w:rsidR="000D58E2" w:rsidRDefault="00A767F4">
            <w:pPr>
              <w:pStyle w:val="Compact"/>
            </w:pPr>
            <w:r>
              <w:t>Term</w:t>
            </w:r>
          </w:p>
        </w:tc>
        <w:tc>
          <w:tcPr>
            <w:tcW w:w="5280" w:type="dxa"/>
          </w:tcPr>
          <w:p w14:paraId="0FA7A0B1" w14:textId="77777777" w:rsidR="000D58E2" w:rsidRDefault="00A767F4">
            <w:pPr>
              <w:pStyle w:val="Compact"/>
            </w:pPr>
            <w:r>
              <w:t>Definition</w:t>
            </w:r>
          </w:p>
        </w:tc>
      </w:tr>
      <w:tr w:rsidR="000D58E2" w14:paraId="40E63CA7" w14:textId="77777777">
        <w:tc>
          <w:tcPr>
            <w:tcW w:w="2640" w:type="dxa"/>
          </w:tcPr>
          <w:p w14:paraId="39B93524" w14:textId="77777777" w:rsidR="000D58E2" w:rsidRDefault="00A767F4">
            <w:pPr>
              <w:pStyle w:val="Compact"/>
            </w:pPr>
            <w:r>
              <w:t>Areal/Geospatial Socio-Economic Data</w:t>
            </w:r>
          </w:p>
        </w:tc>
        <w:tc>
          <w:tcPr>
            <w:tcW w:w="5280" w:type="dxa"/>
          </w:tcPr>
          <w:p w14:paraId="113888D6" w14:textId="77777777" w:rsidR="000D58E2" w:rsidRDefault="00A767F4">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14:paraId="5BB1B460" w14:textId="77777777" w:rsidR="000D58E2" w:rsidRDefault="00A767F4">
            <w:pPr>
              <w:pStyle w:val="Compact"/>
            </w:pPr>
            <w:r>
              <w:t>Bona Fide Researcher</w:t>
            </w:r>
          </w:p>
        </w:tc>
        <w:tc>
          <w:tcPr>
            <w:tcW w:w="5280" w:type="dxa"/>
          </w:tcPr>
          <w:p w14:paraId="4B619B52" w14:textId="77777777" w:rsidR="000D58E2" w:rsidRDefault="00A767F4">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14:paraId="10DE0F6F" w14:textId="77777777" w:rsidR="000D58E2" w:rsidRDefault="00A767F4">
            <w:pPr>
              <w:pStyle w:val="Compact"/>
            </w:pPr>
            <w:r>
              <w:t>CSAG GitLab</w:t>
            </w:r>
          </w:p>
        </w:tc>
        <w:tc>
          <w:tcPr>
            <w:tcW w:w="5280" w:type="dxa"/>
          </w:tcPr>
          <w:p w14:paraId="3202C8A7" w14:textId="77777777" w:rsidR="000D58E2" w:rsidRDefault="00A767F4">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14:paraId="1DA9BB0D" w14:textId="77777777" w:rsidR="000D58E2" w:rsidRDefault="00A767F4">
            <w:pPr>
              <w:pStyle w:val="Compact"/>
            </w:pPr>
            <w:r>
              <w:t>Climate/Weather Data</w:t>
            </w:r>
          </w:p>
        </w:tc>
        <w:tc>
          <w:tcPr>
            <w:tcW w:w="5280" w:type="dxa"/>
          </w:tcPr>
          <w:p w14:paraId="1379AF34" w14:textId="77777777" w:rsidR="000D58E2" w:rsidRDefault="00A767F4">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14:paraId="2CEFE0FA" w14:textId="77777777" w:rsidR="000D58E2" w:rsidRDefault="00A767F4">
            <w:pPr>
              <w:pStyle w:val="Compact"/>
            </w:pPr>
            <w:r>
              <w:t>Consortium Shared Data</w:t>
            </w:r>
          </w:p>
        </w:tc>
        <w:tc>
          <w:tcPr>
            <w:tcW w:w="5280" w:type="dxa"/>
          </w:tcPr>
          <w:p w14:paraId="0996B3F6" w14:textId="77777777" w:rsidR="000D58E2" w:rsidRDefault="00A767F4">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14:paraId="2CC339C2" w14:textId="77777777" w:rsidR="000D58E2" w:rsidRDefault="00A767F4">
            <w:pPr>
              <w:pStyle w:val="Compact"/>
            </w:pPr>
            <w:r>
              <w:t>Consortium Data Sharing Agreement</w:t>
            </w:r>
          </w:p>
        </w:tc>
        <w:tc>
          <w:tcPr>
            <w:tcW w:w="5280" w:type="dxa"/>
          </w:tcPr>
          <w:p w14:paraId="588B7FE5" w14:textId="77777777" w:rsidR="000D58E2" w:rsidRDefault="00A767F4">
            <w:pPr>
              <w:pStyle w:val="Compact"/>
            </w:pPr>
            <w:r>
              <w:t>The Data Sharing Agreement executed between the HE²AT Center Consortium.</w:t>
            </w:r>
          </w:p>
        </w:tc>
      </w:tr>
      <w:tr w:rsidR="000D58E2" w14:paraId="76A6421F" w14:textId="77777777">
        <w:tc>
          <w:tcPr>
            <w:tcW w:w="2640" w:type="dxa"/>
          </w:tcPr>
          <w:p w14:paraId="4351873C" w14:textId="77777777" w:rsidR="000D58E2" w:rsidRDefault="00A767F4">
            <w:pPr>
              <w:pStyle w:val="Compact"/>
            </w:pPr>
            <w:r>
              <w:t>Data Access Committee (DAC)</w:t>
            </w:r>
          </w:p>
        </w:tc>
        <w:tc>
          <w:tcPr>
            <w:tcW w:w="5280" w:type="dxa"/>
          </w:tcPr>
          <w:p w14:paraId="29BDEFD3" w14:textId="77777777" w:rsidR="000D58E2" w:rsidRDefault="00A767F4">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14:paraId="6343A29C" w14:textId="77777777" w:rsidR="000D58E2" w:rsidRDefault="00A767F4">
            <w:pPr>
              <w:pStyle w:val="Compact"/>
            </w:pPr>
            <w:r>
              <w:t>Data Analysis Platform (DAP)</w:t>
            </w:r>
          </w:p>
        </w:tc>
        <w:tc>
          <w:tcPr>
            <w:tcW w:w="5280" w:type="dxa"/>
          </w:tcPr>
          <w:p w14:paraId="34C2248C" w14:textId="77777777" w:rsidR="000D58E2" w:rsidRDefault="00A767F4">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14:paraId="16F4E356" w14:textId="77777777" w:rsidR="000D58E2" w:rsidRDefault="00A767F4">
            <w:pPr>
              <w:pStyle w:val="Compact"/>
            </w:pPr>
            <w:r>
              <w:t>Data Downloads</w:t>
            </w:r>
          </w:p>
        </w:tc>
        <w:tc>
          <w:tcPr>
            <w:tcW w:w="5280" w:type="dxa"/>
          </w:tcPr>
          <w:p w14:paraId="4BC2058D" w14:textId="77777777" w:rsidR="000D58E2" w:rsidRDefault="00A767F4">
            <w:pPr>
              <w:pStyle w:val="Compact"/>
            </w:pPr>
            <w:r>
              <w:t>A modality of data sharing where researchers can download datasets to their local computing environments directly.</w:t>
            </w:r>
          </w:p>
        </w:tc>
      </w:tr>
      <w:tr w:rsidR="000D58E2" w14:paraId="0DCAD6C6" w14:textId="77777777">
        <w:tc>
          <w:tcPr>
            <w:tcW w:w="2640" w:type="dxa"/>
          </w:tcPr>
          <w:p w14:paraId="759F1442" w14:textId="77777777" w:rsidR="000D58E2" w:rsidRDefault="00A767F4">
            <w:pPr>
              <w:pStyle w:val="Compact"/>
            </w:pPr>
            <w:r>
              <w:lastRenderedPageBreak/>
              <w:t>Data Management Plan (DMP)</w:t>
            </w:r>
          </w:p>
        </w:tc>
        <w:tc>
          <w:tcPr>
            <w:tcW w:w="5280" w:type="dxa"/>
          </w:tcPr>
          <w:p w14:paraId="72D91A17" w14:textId="77777777" w:rsidR="000D58E2" w:rsidRDefault="00A767F4">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14:paraId="399E2B7E" w14:textId="77777777" w:rsidR="000D58E2" w:rsidRDefault="00A767F4">
            <w:pPr>
              <w:pStyle w:val="Compact"/>
            </w:pPr>
            <w:r>
              <w:t>Data Management and Analysis Core (DMAC)</w:t>
            </w:r>
          </w:p>
        </w:tc>
        <w:tc>
          <w:tcPr>
            <w:tcW w:w="5280" w:type="dxa"/>
          </w:tcPr>
          <w:p w14:paraId="03F75825" w14:textId="77777777" w:rsidR="000D58E2" w:rsidRDefault="00A767F4">
            <w:pPr>
              <w:pStyle w:val="Compact"/>
            </w:pPr>
            <w:r>
              <w:t>The core component of the HE²AT Center responsible for overseeing data management and analysis activities.</w:t>
            </w:r>
          </w:p>
        </w:tc>
      </w:tr>
      <w:tr w:rsidR="000D58E2" w14:paraId="621EB0B2" w14:textId="77777777">
        <w:tc>
          <w:tcPr>
            <w:tcW w:w="2640" w:type="dxa"/>
          </w:tcPr>
          <w:p w14:paraId="05FFF4C1" w14:textId="77777777" w:rsidR="000D58E2" w:rsidRDefault="00A767F4">
            <w:pPr>
              <w:pStyle w:val="Compact"/>
            </w:pPr>
            <w:r>
              <w:t>Data Protection Legislation</w:t>
            </w:r>
          </w:p>
        </w:tc>
        <w:tc>
          <w:tcPr>
            <w:tcW w:w="5280" w:type="dxa"/>
          </w:tcPr>
          <w:p w14:paraId="475D51FA" w14:textId="77777777" w:rsidR="000D58E2" w:rsidRDefault="00A767F4">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14:paraId="4E6D8470" w14:textId="77777777" w:rsidR="000D58E2" w:rsidRDefault="00A767F4">
            <w:pPr>
              <w:pStyle w:val="Compact"/>
            </w:pPr>
            <w:r>
              <w:t>Data Provider</w:t>
            </w:r>
          </w:p>
        </w:tc>
        <w:tc>
          <w:tcPr>
            <w:tcW w:w="5280" w:type="dxa"/>
          </w:tcPr>
          <w:p w14:paraId="5A7EAC7B" w14:textId="77777777" w:rsidR="000D58E2" w:rsidRDefault="00A767F4">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14:paraId="00AA99D7" w14:textId="77777777" w:rsidR="000D58E2" w:rsidRDefault="00A767F4">
            <w:pPr>
              <w:pStyle w:val="Compact"/>
            </w:pPr>
            <w:r>
              <w:t>Data Subject</w:t>
            </w:r>
          </w:p>
        </w:tc>
        <w:tc>
          <w:tcPr>
            <w:tcW w:w="5280" w:type="dxa"/>
          </w:tcPr>
          <w:p w14:paraId="2BDC6FA6" w14:textId="77777777" w:rsidR="000D58E2" w:rsidRDefault="00A767F4">
            <w:pPr>
              <w:pStyle w:val="Compact"/>
            </w:pPr>
            <w:r>
              <w:t>The individuals whose personal information is captured in health datasets.</w:t>
            </w:r>
          </w:p>
        </w:tc>
      </w:tr>
      <w:tr w:rsidR="000D58E2" w14:paraId="4171081A" w14:textId="77777777">
        <w:tc>
          <w:tcPr>
            <w:tcW w:w="2640" w:type="dxa"/>
          </w:tcPr>
          <w:p w14:paraId="0EE51314" w14:textId="77777777" w:rsidR="000D58E2" w:rsidRDefault="00A767F4">
            <w:pPr>
              <w:pStyle w:val="Compact"/>
            </w:pPr>
            <w:r>
              <w:t>Data Transfer Agreement (DTA)</w:t>
            </w:r>
          </w:p>
        </w:tc>
        <w:tc>
          <w:tcPr>
            <w:tcW w:w="5280" w:type="dxa"/>
          </w:tcPr>
          <w:p w14:paraId="051994E0" w14:textId="77777777" w:rsidR="000D58E2" w:rsidRDefault="00A767F4">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14:paraId="2850A62A" w14:textId="77777777" w:rsidR="000D58E2" w:rsidRDefault="00A767F4">
            <w:pPr>
              <w:pStyle w:val="Compact"/>
            </w:pPr>
            <w:r>
              <w:t>Ethical Legal and Social Implications (ELSI)</w:t>
            </w:r>
          </w:p>
        </w:tc>
        <w:tc>
          <w:tcPr>
            <w:tcW w:w="5280" w:type="dxa"/>
          </w:tcPr>
          <w:p w14:paraId="39034F22" w14:textId="77777777" w:rsidR="000D58E2" w:rsidRDefault="00A767F4">
            <w:pPr>
              <w:pStyle w:val="Compact"/>
            </w:pPr>
            <w:r>
              <w:t>Projects within DS-I Africa that focus on data science and research’s ethical, legal, and social aspects.</w:t>
            </w:r>
          </w:p>
        </w:tc>
      </w:tr>
      <w:tr w:rsidR="000D58E2" w14:paraId="698083FD" w14:textId="77777777">
        <w:tc>
          <w:tcPr>
            <w:tcW w:w="2640" w:type="dxa"/>
          </w:tcPr>
          <w:p w14:paraId="3E23D4FC" w14:textId="77777777" w:rsidR="000D58E2" w:rsidRDefault="00A767F4">
            <w:pPr>
              <w:pStyle w:val="Compact"/>
            </w:pPr>
            <w:r>
              <w:t>Findable, Accessible, Interoperable, and Reusable (FAIR)</w:t>
            </w:r>
          </w:p>
        </w:tc>
        <w:tc>
          <w:tcPr>
            <w:tcW w:w="5280" w:type="dxa"/>
          </w:tcPr>
          <w:p w14:paraId="7FAEA1C2" w14:textId="77777777" w:rsidR="000D58E2" w:rsidRDefault="00A767F4">
            <w:pPr>
              <w:pStyle w:val="Compact"/>
            </w:pPr>
            <w:r>
              <w:t>Principles that aim to improve the discovery, accessibility, interoperability, and reuse of data.</w:t>
            </w:r>
          </w:p>
        </w:tc>
      </w:tr>
      <w:tr w:rsidR="000D58E2" w14:paraId="561F8442" w14:textId="77777777">
        <w:tc>
          <w:tcPr>
            <w:tcW w:w="2640" w:type="dxa"/>
          </w:tcPr>
          <w:p w14:paraId="02546C23" w14:textId="77777777" w:rsidR="000D58E2" w:rsidRDefault="00A767F4">
            <w:pPr>
              <w:pStyle w:val="Compact"/>
            </w:pPr>
            <w:r>
              <w:t>Gauteng City-Region Observatory (GCRO)</w:t>
            </w:r>
          </w:p>
        </w:tc>
        <w:tc>
          <w:tcPr>
            <w:tcW w:w="5280" w:type="dxa"/>
          </w:tcPr>
          <w:p w14:paraId="7BC52B6A" w14:textId="77777777" w:rsidR="000D58E2" w:rsidRDefault="00A767F4">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14:paraId="1221C766" w14:textId="77777777" w:rsidR="000D58E2" w:rsidRDefault="00A767F4">
            <w:pPr>
              <w:pStyle w:val="Compact"/>
            </w:pPr>
            <w:r>
              <w:t>HE²AT Center</w:t>
            </w:r>
          </w:p>
        </w:tc>
        <w:tc>
          <w:tcPr>
            <w:tcW w:w="5280" w:type="dxa"/>
          </w:tcPr>
          <w:p w14:paraId="34EB4B5A" w14:textId="77777777" w:rsidR="000D58E2" w:rsidRDefault="00A767F4">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14:paraId="14DE3715" w14:textId="77777777" w:rsidR="000D58E2" w:rsidRDefault="00A767F4">
            <w:pPr>
              <w:pStyle w:val="Compact"/>
            </w:pPr>
            <w:r>
              <w:t>HE²AT Center Consortium</w:t>
            </w:r>
          </w:p>
        </w:tc>
        <w:tc>
          <w:tcPr>
            <w:tcW w:w="5280" w:type="dxa"/>
          </w:tcPr>
          <w:p w14:paraId="2BF3DB99" w14:textId="77777777" w:rsidR="000D58E2" w:rsidRDefault="00A767F4">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14:paraId="36846224" w14:textId="77777777" w:rsidR="000D58E2" w:rsidRDefault="00A767F4">
            <w:pPr>
              <w:pStyle w:val="Compact"/>
            </w:pPr>
            <w:r>
              <w:lastRenderedPageBreak/>
              <w:t>HE²AT Center Data Management Plan</w:t>
            </w:r>
          </w:p>
        </w:tc>
        <w:tc>
          <w:tcPr>
            <w:tcW w:w="5280" w:type="dxa"/>
          </w:tcPr>
          <w:p w14:paraId="0FB5CC68" w14:textId="77777777" w:rsidR="000D58E2" w:rsidRDefault="00A767F4">
            <w:pPr>
              <w:pStyle w:val="Compact"/>
            </w:pPr>
            <w:r>
              <w:t>The data management plan applicable to the HE²AT Center Project as may be amended and updated from time to time.</w:t>
            </w:r>
          </w:p>
        </w:tc>
      </w:tr>
      <w:tr w:rsidR="000D58E2" w14:paraId="66047501" w14:textId="77777777">
        <w:tc>
          <w:tcPr>
            <w:tcW w:w="2640" w:type="dxa"/>
          </w:tcPr>
          <w:p w14:paraId="6B2748A4" w14:textId="77777777" w:rsidR="000D58E2" w:rsidRDefault="00A767F4">
            <w:pPr>
              <w:pStyle w:val="Compact"/>
            </w:pPr>
            <w:r>
              <w:t>HE²AT Center Project</w:t>
            </w:r>
          </w:p>
        </w:tc>
        <w:tc>
          <w:tcPr>
            <w:tcW w:w="5280" w:type="dxa"/>
          </w:tcPr>
          <w:p w14:paraId="5D1ABE54" w14:textId="77777777" w:rsidR="000D58E2" w:rsidRDefault="00A767F4">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14:paraId="5409950F" w14:textId="77777777" w:rsidR="000D58E2" w:rsidRDefault="00A767F4">
            <w:pPr>
              <w:pStyle w:val="Compact"/>
            </w:pPr>
            <w:r>
              <w:t>HE²AT Center Steering Committee (SC)</w:t>
            </w:r>
          </w:p>
        </w:tc>
        <w:tc>
          <w:tcPr>
            <w:tcW w:w="5280" w:type="dxa"/>
          </w:tcPr>
          <w:p w14:paraId="0EA8374B" w14:textId="77777777" w:rsidR="000D58E2" w:rsidRDefault="00A767F4">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14:paraId="3F286759" w14:textId="77777777" w:rsidR="000D58E2" w:rsidRDefault="00A767F4">
            <w:pPr>
              <w:pStyle w:val="Compact"/>
            </w:pPr>
            <w:proofErr w:type="spellStart"/>
            <w:r>
              <w:t>Harmonisation</w:t>
            </w:r>
            <w:proofErr w:type="spellEnd"/>
          </w:p>
        </w:tc>
        <w:tc>
          <w:tcPr>
            <w:tcW w:w="5280" w:type="dxa"/>
          </w:tcPr>
          <w:p w14:paraId="0C11A6F0" w14:textId="77777777" w:rsidR="000D58E2" w:rsidRDefault="00A767F4">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14:paraId="1239CF42" w14:textId="77777777" w:rsidR="000D58E2" w:rsidRDefault="00A767F4">
            <w:pPr>
              <w:pStyle w:val="Compact"/>
            </w:pPr>
            <w:r>
              <w:t>Individual Participation Data</w:t>
            </w:r>
          </w:p>
        </w:tc>
        <w:tc>
          <w:tcPr>
            <w:tcW w:w="5280" w:type="dxa"/>
          </w:tcPr>
          <w:p w14:paraId="4ED0D34B" w14:textId="77777777" w:rsidR="000D58E2" w:rsidRDefault="00A767F4">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14:paraId="023BF50E" w14:textId="77777777" w:rsidR="000D58E2" w:rsidRDefault="00A767F4">
            <w:pPr>
              <w:pStyle w:val="Compact"/>
            </w:pPr>
            <w:r>
              <w:t>Integration</w:t>
            </w:r>
          </w:p>
        </w:tc>
        <w:tc>
          <w:tcPr>
            <w:tcW w:w="5280" w:type="dxa"/>
          </w:tcPr>
          <w:p w14:paraId="5134C7CB" w14:textId="77777777" w:rsidR="000D58E2" w:rsidRDefault="00A767F4">
            <w:pPr>
              <w:pStyle w:val="Compact"/>
            </w:pPr>
            <w:r>
              <w:t>Aligning and integrating health and other various datasets into an integrated dataset.</w:t>
            </w:r>
          </w:p>
        </w:tc>
      </w:tr>
      <w:tr w:rsidR="000D58E2" w14:paraId="65382626" w14:textId="77777777">
        <w:tc>
          <w:tcPr>
            <w:tcW w:w="2640" w:type="dxa"/>
          </w:tcPr>
          <w:p w14:paraId="174F805C" w14:textId="77777777" w:rsidR="000D58E2" w:rsidRDefault="00A767F4">
            <w:pPr>
              <w:pStyle w:val="Compact"/>
            </w:pPr>
            <w:r>
              <w:t>Inferential Data</w:t>
            </w:r>
          </w:p>
        </w:tc>
        <w:tc>
          <w:tcPr>
            <w:tcW w:w="5280" w:type="dxa"/>
          </w:tcPr>
          <w:p w14:paraId="5FFC182B" w14:textId="77777777" w:rsidR="000D58E2" w:rsidRDefault="00A767F4">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14:paraId="361C7BA9" w14:textId="77777777" w:rsidR="000D58E2" w:rsidRDefault="00A767F4">
            <w:pPr>
              <w:pStyle w:val="Compact"/>
            </w:pPr>
            <w:r>
              <w:t>NIH Data Science Initiative (DS-I) Africa</w:t>
            </w:r>
          </w:p>
        </w:tc>
        <w:tc>
          <w:tcPr>
            <w:tcW w:w="5280" w:type="dxa"/>
          </w:tcPr>
          <w:p w14:paraId="7DC0E5E5" w14:textId="77777777" w:rsidR="000D58E2" w:rsidRDefault="00A767F4">
            <w:pPr>
              <w:pStyle w:val="Compact"/>
            </w:pPr>
            <w:r>
              <w:t>An NIH initiative aimed at enhancing data science capacity and collaboration across Africa.</w:t>
            </w:r>
          </w:p>
        </w:tc>
      </w:tr>
      <w:tr w:rsidR="000D58E2" w14:paraId="6E3A100B" w14:textId="77777777">
        <w:tc>
          <w:tcPr>
            <w:tcW w:w="2640" w:type="dxa"/>
          </w:tcPr>
          <w:p w14:paraId="03191FF5" w14:textId="77777777" w:rsidR="000D58E2" w:rsidRDefault="00A767F4">
            <w:pPr>
              <w:pStyle w:val="Compact"/>
            </w:pPr>
            <w:r>
              <w:t>Near-Infrared (NIR)</w:t>
            </w:r>
          </w:p>
        </w:tc>
        <w:tc>
          <w:tcPr>
            <w:tcW w:w="5280" w:type="dxa"/>
          </w:tcPr>
          <w:p w14:paraId="75EBB2DF" w14:textId="77777777" w:rsidR="000D58E2" w:rsidRDefault="00A767F4">
            <w:pPr>
              <w:pStyle w:val="Compact"/>
            </w:pPr>
            <w:r>
              <w:t>A region of the infrared spectrum of light used in remote sensing applications.</w:t>
            </w:r>
          </w:p>
        </w:tc>
      </w:tr>
      <w:tr w:rsidR="000D58E2" w14:paraId="5AD37219" w14:textId="77777777">
        <w:tc>
          <w:tcPr>
            <w:tcW w:w="2640" w:type="dxa"/>
          </w:tcPr>
          <w:p w14:paraId="44867081" w14:textId="77777777" w:rsidR="000D58E2" w:rsidRDefault="00A767F4">
            <w:pPr>
              <w:pStyle w:val="Compact"/>
            </w:pPr>
            <w:proofErr w:type="spellStart"/>
            <w:r>
              <w:t>Normalised</w:t>
            </w:r>
            <w:proofErr w:type="spellEnd"/>
            <w:r>
              <w:t xml:space="preserve"> Difference Vegetation Index (NDVI)</w:t>
            </w:r>
          </w:p>
        </w:tc>
        <w:tc>
          <w:tcPr>
            <w:tcW w:w="5280" w:type="dxa"/>
          </w:tcPr>
          <w:p w14:paraId="7496DE1A" w14:textId="77777777" w:rsidR="000D58E2" w:rsidRDefault="00A767F4">
            <w:pPr>
              <w:pStyle w:val="Compact"/>
            </w:pPr>
            <w:r>
              <w:t>An index of plant ‘greenness’ or photosynthetic activity.</w:t>
            </w:r>
          </w:p>
        </w:tc>
      </w:tr>
      <w:tr w:rsidR="000D58E2" w14:paraId="5E93D0B3" w14:textId="77777777">
        <w:tc>
          <w:tcPr>
            <w:tcW w:w="2640" w:type="dxa"/>
          </w:tcPr>
          <w:p w14:paraId="7CCCFD13" w14:textId="77777777" w:rsidR="000D58E2" w:rsidRDefault="00A767F4">
            <w:pPr>
              <w:pStyle w:val="Compact"/>
            </w:pPr>
            <w:r>
              <w:t>Open Access data</w:t>
            </w:r>
          </w:p>
        </w:tc>
        <w:tc>
          <w:tcPr>
            <w:tcW w:w="5280" w:type="dxa"/>
          </w:tcPr>
          <w:p w14:paraId="5F15B37E" w14:textId="77777777" w:rsidR="000D58E2" w:rsidRDefault="00A767F4">
            <w:pPr>
              <w:pStyle w:val="Compact"/>
            </w:pPr>
            <w:r>
              <w:t>Research data freely available through a data repository without major restrictions.</w:t>
            </w:r>
          </w:p>
        </w:tc>
      </w:tr>
      <w:tr w:rsidR="000D58E2" w14:paraId="4E8C96C9" w14:textId="77777777">
        <w:tc>
          <w:tcPr>
            <w:tcW w:w="2640" w:type="dxa"/>
          </w:tcPr>
          <w:p w14:paraId="67BA3A64" w14:textId="77777777" w:rsidR="000D58E2" w:rsidRDefault="00A767F4">
            <w:pPr>
              <w:pStyle w:val="Compact"/>
            </w:pPr>
            <w:r>
              <w:t>Open Data Science Platform (ODSP)</w:t>
            </w:r>
          </w:p>
        </w:tc>
        <w:tc>
          <w:tcPr>
            <w:tcW w:w="5280" w:type="dxa"/>
          </w:tcPr>
          <w:p w14:paraId="6E5F0696" w14:textId="77777777" w:rsidR="000D58E2" w:rsidRDefault="00A767F4">
            <w:pPr>
              <w:pStyle w:val="Compact"/>
            </w:pPr>
            <w:r>
              <w:t>A platform facilitating the storage, retrieval, and processing of data for health research.</w:t>
            </w:r>
          </w:p>
        </w:tc>
      </w:tr>
      <w:tr w:rsidR="000D58E2" w14:paraId="112EB69F" w14:textId="77777777">
        <w:tc>
          <w:tcPr>
            <w:tcW w:w="2640" w:type="dxa"/>
          </w:tcPr>
          <w:p w14:paraId="02818540" w14:textId="77777777" w:rsidR="000D58E2" w:rsidRDefault="00A767F4">
            <w:pPr>
              <w:pStyle w:val="Compact"/>
            </w:pPr>
            <w:r>
              <w:t>Operator</w:t>
            </w:r>
          </w:p>
        </w:tc>
        <w:tc>
          <w:tcPr>
            <w:tcW w:w="5280" w:type="dxa"/>
          </w:tcPr>
          <w:p w14:paraId="3DE18EC3" w14:textId="77777777" w:rsidR="000D58E2" w:rsidRDefault="00A767F4">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14:paraId="4820ABD5" w14:textId="77777777" w:rsidR="000D58E2" w:rsidRDefault="00A767F4">
            <w:pPr>
              <w:pStyle w:val="Compact"/>
            </w:pPr>
            <w:r>
              <w:t>Original Study Data</w:t>
            </w:r>
          </w:p>
        </w:tc>
        <w:tc>
          <w:tcPr>
            <w:tcW w:w="5280" w:type="dxa"/>
          </w:tcPr>
          <w:p w14:paraId="286CDB74" w14:textId="77777777" w:rsidR="000D58E2" w:rsidRDefault="00A767F4">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14:paraId="6F6AAFA2" w14:textId="77777777" w:rsidR="000D58E2" w:rsidRDefault="00A767F4">
            <w:pPr>
              <w:pStyle w:val="Compact"/>
            </w:pPr>
            <w:r>
              <w:lastRenderedPageBreak/>
              <w:t>Personal Data</w:t>
            </w:r>
          </w:p>
        </w:tc>
        <w:tc>
          <w:tcPr>
            <w:tcW w:w="5280" w:type="dxa"/>
          </w:tcPr>
          <w:p w14:paraId="6AE0C8F8" w14:textId="77777777" w:rsidR="000D58E2" w:rsidRDefault="00A767F4">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14:paraId="011AA8BF" w14:textId="77777777" w:rsidR="000D58E2" w:rsidRDefault="00A767F4">
            <w:pPr>
              <w:pStyle w:val="Compact"/>
            </w:pPr>
            <w:r>
              <w:t>Personally Identifiable Data</w:t>
            </w:r>
          </w:p>
        </w:tc>
        <w:tc>
          <w:tcPr>
            <w:tcW w:w="5280" w:type="dxa"/>
          </w:tcPr>
          <w:p w14:paraId="76C84967" w14:textId="77777777" w:rsidR="000D58E2" w:rsidRDefault="00A767F4">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14:paraId="4205B855" w14:textId="77777777" w:rsidR="000D58E2" w:rsidRDefault="00A767F4">
            <w:pPr>
              <w:pStyle w:val="Compact"/>
            </w:pPr>
            <w:r>
              <w:t>Principal Investigator</w:t>
            </w:r>
          </w:p>
        </w:tc>
        <w:tc>
          <w:tcPr>
            <w:tcW w:w="5280" w:type="dxa"/>
          </w:tcPr>
          <w:p w14:paraId="707D76F5" w14:textId="77777777" w:rsidR="000D58E2" w:rsidRDefault="00A767F4">
            <w:pPr>
              <w:pStyle w:val="Compact"/>
            </w:pPr>
            <w:r>
              <w:t>The lead researcher responsible for the conduct of a research project.</w:t>
            </w:r>
          </w:p>
        </w:tc>
      </w:tr>
      <w:tr w:rsidR="000D58E2" w14:paraId="3A644582" w14:textId="77777777">
        <w:tc>
          <w:tcPr>
            <w:tcW w:w="2640" w:type="dxa"/>
          </w:tcPr>
          <w:p w14:paraId="5897D350" w14:textId="77777777" w:rsidR="000D58E2" w:rsidRDefault="00A767F4">
            <w:pPr>
              <w:pStyle w:val="Compact"/>
            </w:pPr>
            <w:r>
              <w:t>Processing</w:t>
            </w:r>
          </w:p>
        </w:tc>
        <w:tc>
          <w:tcPr>
            <w:tcW w:w="5280" w:type="dxa"/>
          </w:tcPr>
          <w:p w14:paraId="53929B7F" w14:textId="77777777" w:rsidR="000D58E2" w:rsidRDefault="00A767F4">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14:paraId="33CB550F" w14:textId="77777777" w:rsidR="000D58E2" w:rsidRDefault="00A767F4">
            <w:pPr>
              <w:pStyle w:val="Compact"/>
            </w:pPr>
            <w:r>
              <w:t>RP1 De-identified Data</w:t>
            </w:r>
          </w:p>
        </w:tc>
        <w:tc>
          <w:tcPr>
            <w:tcW w:w="5280" w:type="dxa"/>
          </w:tcPr>
          <w:p w14:paraId="1A8AE935"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14:paraId="403B63E8" w14:textId="77777777" w:rsidR="000D58E2" w:rsidRDefault="00A767F4">
            <w:pPr>
              <w:pStyle w:val="Compact"/>
            </w:pPr>
            <w:r>
              <w:t>RP2 De-identified Data</w:t>
            </w:r>
          </w:p>
        </w:tc>
        <w:tc>
          <w:tcPr>
            <w:tcW w:w="5280" w:type="dxa"/>
          </w:tcPr>
          <w:p w14:paraId="417480D1"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14:paraId="6D0C6CD7" w14:textId="77777777" w:rsidR="000D58E2" w:rsidRDefault="00A767F4">
            <w:pPr>
              <w:pStyle w:val="Compact"/>
            </w:pPr>
            <w:r>
              <w:t>Re-analysis</w:t>
            </w:r>
          </w:p>
        </w:tc>
        <w:tc>
          <w:tcPr>
            <w:tcW w:w="5280" w:type="dxa"/>
          </w:tcPr>
          <w:p w14:paraId="10B87642" w14:textId="77777777" w:rsidR="000D58E2" w:rsidRDefault="00A767F4">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14:paraId="29A0D2EE" w14:textId="77777777" w:rsidR="000D58E2" w:rsidRDefault="00A767F4">
            <w:pPr>
              <w:pStyle w:val="Compact"/>
            </w:pPr>
            <w:r>
              <w:t>Remote Sensing Data</w:t>
            </w:r>
          </w:p>
        </w:tc>
        <w:tc>
          <w:tcPr>
            <w:tcW w:w="5280" w:type="dxa"/>
          </w:tcPr>
          <w:p w14:paraId="19C8C84F" w14:textId="77777777" w:rsidR="000D58E2" w:rsidRDefault="00A767F4">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14:paraId="4B3F4914" w14:textId="77777777" w:rsidR="000D58E2" w:rsidRDefault="00A767F4">
            <w:pPr>
              <w:pStyle w:val="Compact"/>
            </w:pPr>
            <w:r>
              <w:lastRenderedPageBreak/>
              <w:t>Research Hubs</w:t>
            </w:r>
          </w:p>
        </w:tc>
        <w:tc>
          <w:tcPr>
            <w:tcW w:w="5280" w:type="dxa"/>
          </w:tcPr>
          <w:p w14:paraId="55E35AE2" w14:textId="77777777" w:rsidR="000D58E2" w:rsidRDefault="00A767F4">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14:paraId="592495C6" w14:textId="77777777" w:rsidR="000D58E2" w:rsidRDefault="00A767F4">
            <w:pPr>
              <w:pStyle w:val="Compact"/>
            </w:pPr>
            <w:r>
              <w:t>Research Project 1 (RP1)</w:t>
            </w:r>
          </w:p>
        </w:tc>
        <w:tc>
          <w:tcPr>
            <w:tcW w:w="5280" w:type="dxa"/>
          </w:tcPr>
          <w:p w14:paraId="6B92B168" w14:textId="77777777" w:rsidR="000D58E2" w:rsidRDefault="00A767F4">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14:paraId="0222AB07" w14:textId="77777777" w:rsidR="000D58E2" w:rsidRDefault="00A767F4">
            <w:pPr>
              <w:pStyle w:val="Compact"/>
            </w:pPr>
            <w:r>
              <w:t>Research Project 2 (RP2)</w:t>
            </w:r>
          </w:p>
        </w:tc>
        <w:tc>
          <w:tcPr>
            <w:tcW w:w="5280" w:type="dxa"/>
          </w:tcPr>
          <w:p w14:paraId="0707E252" w14:textId="77777777" w:rsidR="000D58E2" w:rsidRDefault="00A767F4">
            <w:pPr>
              <w:pStyle w:val="Compact"/>
            </w:pPr>
            <w:r>
              <w:t>The second major research project of the HE²AT Center Project, focusing on urban heat health impacts and Early Warning Systems.</w:t>
            </w:r>
          </w:p>
        </w:tc>
      </w:tr>
      <w:tr w:rsidR="000D58E2" w14:paraId="37E88443" w14:textId="77777777">
        <w:tc>
          <w:tcPr>
            <w:tcW w:w="2640" w:type="dxa"/>
          </w:tcPr>
          <w:p w14:paraId="1C7EA2FC" w14:textId="77777777" w:rsidR="000D58E2" w:rsidRDefault="00A767F4">
            <w:pPr>
              <w:pStyle w:val="Compact"/>
            </w:pPr>
            <w:r>
              <w:t>Responsible Party</w:t>
            </w:r>
          </w:p>
        </w:tc>
        <w:tc>
          <w:tcPr>
            <w:tcW w:w="5280" w:type="dxa"/>
          </w:tcPr>
          <w:p w14:paraId="413F63E8" w14:textId="77777777" w:rsidR="000D58E2" w:rsidRDefault="00A767F4">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14:paraId="6E26D508" w14:textId="77777777" w:rsidR="000D58E2" w:rsidRDefault="00A767F4">
            <w:pPr>
              <w:pStyle w:val="Compact"/>
            </w:pPr>
            <w:r>
              <w:t>Sensitive data</w:t>
            </w:r>
          </w:p>
        </w:tc>
        <w:tc>
          <w:tcPr>
            <w:tcW w:w="5280" w:type="dxa"/>
          </w:tcPr>
          <w:p w14:paraId="62C773D0" w14:textId="77777777" w:rsidR="000D58E2" w:rsidRDefault="00A767F4">
            <w:pPr>
              <w:pStyle w:val="Compact"/>
            </w:pPr>
            <w:r>
              <w:t>Data that pertains to an individual’s personal information, such as, but not limited to health, finances, occupation.</w:t>
            </w:r>
          </w:p>
        </w:tc>
      </w:tr>
      <w:tr w:rsidR="000D58E2" w14:paraId="1A90E586" w14:textId="77777777">
        <w:tc>
          <w:tcPr>
            <w:tcW w:w="2640" w:type="dxa"/>
          </w:tcPr>
          <w:p w14:paraId="21383BFC" w14:textId="77777777" w:rsidR="000D58E2" w:rsidRDefault="00A767F4">
            <w:pPr>
              <w:pStyle w:val="Compact"/>
            </w:pPr>
            <w:r>
              <w:t>Shuttle Radar Topography Mission (SRTM)</w:t>
            </w:r>
          </w:p>
        </w:tc>
        <w:tc>
          <w:tcPr>
            <w:tcW w:w="5280" w:type="dxa"/>
          </w:tcPr>
          <w:p w14:paraId="0561F8C2" w14:textId="77777777" w:rsidR="000D58E2" w:rsidRDefault="00A767F4">
            <w:pPr>
              <w:pStyle w:val="Compact"/>
            </w:pPr>
            <w:r>
              <w:t>A mission that obtained elevation data for most of the Earth using radar interferometry.</w:t>
            </w:r>
          </w:p>
        </w:tc>
      </w:tr>
      <w:tr w:rsidR="000D58E2" w14:paraId="359FD5D9" w14:textId="77777777">
        <w:tc>
          <w:tcPr>
            <w:tcW w:w="2640" w:type="dxa"/>
          </w:tcPr>
          <w:p w14:paraId="43C1FE40" w14:textId="77777777" w:rsidR="000D58E2" w:rsidRDefault="00A767F4">
            <w:pPr>
              <w:pStyle w:val="Compact"/>
            </w:pPr>
            <w:r>
              <w:t>Training and Engagement Core (TEC)</w:t>
            </w:r>
          </w:p>
        </w:tc>
        <w:tc>
          <w:tcPr>
            <w:tcW w:w="5280" w:type="dxa"/>
          </w:tcPr>
          <w:p w14:paraId="0443BC6A" w14:textId="77777777" w:rsidR="000D58E2" w:rsidRDefault="00A767F4">
            <w:pPr>
              <w:pStyle w:val="Compact"/>
            </w:pPr>
            <w:r>
              <w:t>The core component of the HE²AT Center responsible for training and capacity-building activities.</w:t>
            </w:r>
          </w:p>
        </w:tc>
      </w:tr>
      <w:tr w:rsidR="000D58E2" w14:paraId="4742C4AC" w14:textId="77777777">
        <w:tc>
          <w:tcPr>
            <w:tcW w:w="2640" w:type="dxa"/>
          </w:tcPr>
          <w:p w14:paraId="4FDBA72B" w14:textId="77777777" w:rsidR="000D58E2" w:rsidRDefault="00A767F4">
            <w:pPr>
              <w:pStyle w:val="Compact"/>
            </w:pPr>
            <w:r>
              <w:t>Transport Layer Security (TLS)</w:t>
            </w:r>
          </w:p>
        </w:tc>
        <w:tc>
          <w:tcPr>
            <w:tcW w:w="5280" w:type="dxa"/>
          </w:tcPr>
          <w:p w14:paraId="38A90572" w14:textId="77777777" w:rsidR="000D58E2" w:rsidRDefault="00A767F4">
            <w:pPr>
              <w:pStyle w:val="Compact"/>
            </w:pPr>
            <w:r>
              <w:t>A cryptographic protocol designed to provide secure communication over a computer network.</w:t>
            </w:r>
          </w:p>
        </w:tc>
      </w:tr>
      <w:tr w:rsidR="000D58E2" w14:paraId="24D740D6" w14:textId="77777777">
        <w:tc>
          <w:tcPr>
            <w:tcW w:w="2640" w:type="dxa"/>
          </w:tcPr>
          <w:p w14:paraId="677FE7A7" w14:textId="77777777" w:rsidR="000D58E2" w:rsidRDefault="00A767F4">
            <w:pPr>
              <w:pStyle w:val="Compact"/>
            </w:pPr>
            <w:r>
              <w:t>US National Institute of Health (NIH)</w:t>
            </w:r>
          </w:p>
        </w:tc>
        <w:tc>
          <w:tcPr>
            <w:tcW w:w="5280" w:type="dxa"/>
          </w:tcPr>
          <w:p w14:paraId="30E6E476" w14:textId="77777777" w:rsidR="000D58E2" w:rsidRDefault="00A767F4">
            <w:pPr>
              <w:pStyle w:val="Compact"/>
            </w:pPr>
            <w:r>
              <w:t>The primary agency of the United States government responsible for biomedical and public health research.</w:t>
            </w:r>
          </w:p>
        </w:tc>
      </w:tr>
      <w:tr w:rsidR="000D58E2" w14:paraId="6919E7C7" w14:textId="77777777">
        <w:tc>
          <w:tcPr>
            <w:tcW w:w="2640" w:type="dxa"/>
          </w:tcPr>
          <w:p w14:paraId="70DF0D88" w14:textId="77777777" w:rsidR="000D58E2" w:rsidRDefault="00A767F4">
            <w:pPr>
              <w:pStyle w:val="Compact"/>
            </w:pPr>
            <w:r>
              <w:t>sub-Saharan Africa (</w:t>
            </w:r>
            <w:proofErr w:type="spellStart"/>
            <w:r>
              <w:t>sSA</w:t>
            </w:r>
            <w:proofErr w:type="spellEnd"/>
            <w:r>
              <w:t>)</w:t>
            </w:r>
          </w:p>
        </w:tc>
        <w:tc>
          <w:tcPr>
            <w:tcW w:w="5280" w:type="dxa"/>
          </w:tcPr>
          <w:p w14:paraId="381718A9" w14:textId="77777777" w:rsidR="000D58E2" w:rsidRDefault="00A767F4">
            <w:pPr>
              <w:pStyle w:val="Compact"/>
            </w:pPr>
            <w:r>
              <w:t>A geographical region of Africa located south of the Sahara Desert.</w:t>
            </w:r>
          </w:p>
        </w:tc>
      </w:tr>
    </w:tbl>
    <w:p w14:paraId="21DDBC13" w14:textId="77777777" w:rsidR="000D58E2" w:rsidRDefault="009D61A9">
      <w:r>
        <w:rPr>
          <w:noProof/>
        </w:rPr>
      </w:r>
      <w:r w:rsidR="009D61A9">
        <w:rPr>
          <w:noProof/>
        </w:rPr>
        <w:pict w14:anchorId="30F840A3">
          <v:rect id="_x0000_i1031" alt="" style="width:468pt;height:.05pt;mso-width-percent:0;mso-height-percent:0;mso-width-percent:0;mso-height-percent:0" o:hralign="center" o:hrstd="t" o:hr="t"/>
        </w:pict>
      </w:r>
    </w:p>
    <w:p w14:paraId="20CC3D9C"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31" w:name="stakeholders-and-target-audience"/>
      <w:bookmarkEnd w:id="29"/>
    </w:p>
    <w:p w14:paraId="5284E544" w14:textId="77777777" w:rsidR="000D58E2" w:rsidRDefault="00A767F4">
      <w:pPr>
        <w:pStyle w:val="Heading2"/>
      </w:pPr>
      <w:bookmarkStart w:id="32" w:name="_Toc206760657"/>
      <w:r>
        <w:lastRenderedPageBreak/>
        <w:t>2. Stakeholders and target audience</w:t>
      </w:r>
      <w:bookmarkEnd w:id="32"/>
    </w:p>
    <w:p w14:paraId="4F5C3CAA" w14:textId="77777777" w:rsidR="000D58E2" w:rsidRDefault="00A767F4">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14:paraId="2090333B" w14:textId="77777777" w:rsidR="000D58E2" w:rsidRDefault="00A767F4">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14:paraId="570A205F" w14:textId="77777777" w:rsidR="000D58E2" w:rsidRDefault="00A767F4">
      <w:pPr>
        <w:pStyle w:val="BodyText"/>
      </w:pPr>
      <w:r>
        <w:t xml:space="preserve">• </w:t>
      </w:r>
      <w:r>
        <w:rPr>
          <w:b/>
          <w:bCs/>
        </w:rPr>
        <w:t>Core Data Team</w:t>
      </w:r>
      <w:r>
        <w:t>: A group of vital personnel responsible for the initial processing and de-identifying of the original study data.</w:t>
      </w:r>
    </w:p>
    <w:p w14:paraId="3A88B05B" w14:textId="77777777" w:rsidR="000D58E2" w:rsidRDefault="00A767F4">
      <w:pPr>
        <w:pStyle w:val="BodyText"/>
      </w:pPr>
      <w:r>
        <w:t xml:space="preserve">• </w:t>
      </w:r>
      <w:r>
        <w:rPr>
          <w:b/>
          <w:bCs/>
        </w:rPr>
        <w:t>Data Access Committee (DAC)</w:t>
      </w:r>
      <w:r>
        <w:t>: This committee evaluates and approves requests for data access and ensures that data sharing complies with ethical, legal, and scientific standards.</w:t>
      </w:r>
    </w:p>
    <w:p w14:paraId="28E276B7" w14:textId="77777777" w:rsidR="000D58E2" w:rsidRDefault="00A767F4">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14:paraId="12F1144A" w14:textId="77777777" w:rsidR="000D58E2" w:rsidRDefault="00A767F4">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14:paraId="45A40B23" w14:textId="77777777" w:rsidR="000D58E2" w:rsidRDefault="00A767F4">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14:paraId="414C16A8" w14:textId="77777777" w:rsidR="000D58E2" w:rsidRDefault="00A767F4">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14:paraId="1F0DF5D0" w14:textId="77777777" w:rsidR="000D58E2" w:rsidRDefault="00A767F4">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14:paraId="759BEAAD" w14:textId="77777777" w:rsidR="000D58E2" w:rsidRDefault="00A767F4">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14:paraId="7986DEF0" w14:textId="77777777" w:rsidR="000D58E2" w:rsidRDefault="00A767F4">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14:paraId="46239333" w14:textId="77777777" w:rsidR="000D58E2" w:rsidRDefault="00A767F4">
      <w:pPr>
        <w:pStyle w:val="BodyText"/>
      </w:pPr>
      <w:r>
        <w:lastRenderedPageBreak/>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14:paraId="5DD2E8A9" w14:textId="77777777" w:rsidR="000D58E2" w:rsidRDefault="00A767F4">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14:paraId="7F349320" w14:textId="77777777" w:rsidR="000D58E2" w:rsidRDefault="00A767F4">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14:paraId="1EFD3CDF" w14:textId="77777777" w:rsidR="000D58E2" w:rsidRDefault="00A767F4">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14:paraId="7414EF6E" w14:textId="60F965EB" w:rsidR="000D58E2" w:rsidRDefault="000D58E2"/>
    <w:p w14:paraId="5135EBB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3" w:name="X82bbda00efa56b7dd96d8dd1dedb2c3777150d7"/>
      <w:bookmarkEnd w:id="31"/>
    </w:p>
    <w:p w14:paraId="6232468B" w14:textId="77777777" w:rsidR="000D58E2" w:rsidRDefault="00A767F4">
      <w:pPr>
        <w:pStyle w:val="Heading2"/>
      </w:pPr>
      <w:bookmarkStart w:id="34" w:name="_Toc206760658"/>
      <w:r>
        <w:lastRenderedPageBreak/>
        <w:t>3. Background and overview of Data Management Plan</w:t>
      </w:r>
      <w:bookmarkEnd w:id="34"/>
    </w:p>
    <w:p w14:paraId="3DC93ECD" w14:textId="77777777" w:rsidR="000D58E2" w:rsidRDefault="00A767F4">
      <w:pPr>
        <w:pStyle w:val="Heading3"/>
      </w:pPr>
      <w:bookmarkStart w:id="35" w:name="_Toc206760659"/>
      <w:bookmarkStart w:id="36" w:name="background-to-the-he²at-center"/>
      <w:r>
        <w:t>3.1. Background to the HE²AT Center</w:t>
      </w:r>
      <w:bookmarkEnd w:id="35"/>
    </w:p>
    <w:p w14:paraId="6C7B256C" w14:textId="77777777" w:rsidR="000D58E2" w:rsidRDefault="00A767F4">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4B57901A" w14:textId="77777777" w:rsidR="000D58E2" w:rsidRDefault="00A767F4">
      <w:pPr>
        <w:pStyle w:val="BodyText"/>
      </w:pPr>
      <w:r>
        <w:rPr>
          <w:b/>
          <w:bCs/>
        </w:rPr>
        <w:t>RP1 description</w:t>
      </w:r>
    </w:p>
    <w:p w14:paraId="794016A0" w14:textId="77777777" w:rsidR="000D58E2" w:rsidRDefault="00A767F4">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14:paraId="2AB0E885" w14:textId="77777777" w:rsidR="000D58E2" w:rsidRDefault="00A767F4">
      <w:pPr>
        <w:pStyle w:val="BodyText"/>
      </w:pPr>
      <w:r>
        <w:rPr>
          <w:b/>
          <w:bCs/>
        </w:rPr>
        <w:t>RP2 description</w:t>
      </w:r>
    </w:p>
    <w:p w14:paraId="5FD4FB79" w14:textId="77777777" w:rsidR="000D58E2" w:rsidRDefault="00A767F4">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14:paraId="08C043E7" w14:textId="77777777" w:rsidR="000D58E2" w:rsidRDefault="00A767F4">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lastRenderedPageBreak/>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52F99A75" w14:textId="77777777" w:rsidR="000D58E2" w:rsidRDefault="00A767F4">
      <w:pPr>
        <w:pStyle w:val="Heading3"/>
      </w:pPr>
      <w:bookmarkStart w:id="37" w:name="_Toc206760660"/>
      <w:bookmarkStart w:id="38" w:name="scope-of-data-management-plan"/>
      <w:bookmarkEnd w:id="36"/>
      <w:r>
        <w:t>3.2. Scope of Data Management Plan</w:t>
      </w:r>
      <w:bookmarkEnd w:id="37"/>
    </w:p>
    <w:p w14:paraId="4CA7546B" w14:textId="77777777" w:rsidR="000D58E2" w:rsidRDefault="00A767F4">
      <w:pPr>
        <w:pStyle w:val="FirstParagraph"/>
      </w:pPr>
      <w:r>
        <w:t>This Data Management Plan (DMP) applies to all data acquired and produced as part of the HE²AT Center Project activities.</w:t>
      </w:r>
    </w:p>
    <w:p w14:paraId="4A5E6583" w14:textId="77777777" w:rsidR="000D58E2" w:rsidRDefault="00A767F4">
      <w:pPr>
        <w:pStyle w:val="Heading3"/>
      </w:pPr>
      <w:bookmarkStart w:id="39" w:name="_Toc206760661"/>
      <w:bookmarkStart w:id="40" w:name="purpose"/>
      <w:bookmarkEnd w:id="38"/>
      <w:r>
        <w:t>3.3. Purpose</w:t>
      </w:r>
      <w:bookmarkEnd w:id="39"/>
    </w:p>
    <w:p w14:paraId="226927DC" w14:textId="77777777" w:rsidR="000D58E2" w:rsidRDefault="00A767F4">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14:paraId="372AF186" w14:textId="77777777" w:rsidR="000D58E2" w:rsidRDefault="00A767F4">
      <w:pPr>
        <w:pStyle w:val="BodyText"/>
      </w:pPr>
      <w:r>
        <w:t>Specifically, the DMP seeks to:</w:t>
      </w:r>
    </w:p>
    <w:p w14:paraId="058069EA" w14:textId="77777777" w:rsidR="000D58E2" w:rsidRDefault="00A767F4">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14:paraId="2A6BED62" w14:textId="77777777" w:rsidR="000D58E2" w:rsidRDefault="00A767F4">
      <w:pPr>
        <w:pStyle w:val="BodyText"/>
      </w:pPr>
      <w:r>
        <w:t xml:space="preserve">• </w:t>
      </w:r>
      <w:r>
        <w:rPr>
          <w:b/>
          <w:bCs/>
        </w:rPr>
        <w:t>Enhance Data Security and Privacy</w:t>
      </w:r>
      <w:r>
        <w:t>: Implement robust measures to protect sensitive and personally identifiable data, complying with relevant legal and ethical standards.</w:t>
      </w:r>
    </w:p>
    <w:p w14:paraId="097E84FF" w14:textId="7A9AC99E" w:rsidR="000D58E2" w:rsidRPr="000B12E4" w:rsidRDefault="00A767F4">
      <w:pPr>
        <w:pStyle w:val="BodyText"/>
      </w:pPr>
      <w:r>
        <w:t xml:space="preserve">• </w:t>
      </w:r>
      <w:r>
        <w:rPr>
          <w:b/>
          <w:bCs/>
        </w:rPr>
        <w:t>Facilitate Data Sharing and Access</w:t>
      </w:r>
      <w:r>
        <w:t>:</w:t>
      </w:r>
      <w:ins w:id="41" w:author="Craig Parker" w:date="2025-08-22T12:24:00Z">
        <w:r w:rsidR="00721A87" w:rsidRPr="00721A87">
          <w:rPr>
            <w:b/>
            <w:bCs/>
          </w:rPr>
          <w:t xml:space="preserve"> </w:t>
        </w:r>
      </w:ins>
      <w:r w:rsidR="000B12E4" w:rsidRPr="000B12E4">
        <w:t>Establish clear procedures for data sharing within the consortium and with external researchers through the Data Access Committee.</w:t>
      </w:r>
    </w:p>
    <w:p w14:paraId="55C0ED8C" w14:textId="77777777" w:rsidR="000D58E2" w:rsidRDefault="00A767F4">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14:paraId="6565F590" w14:textId="77777777" w:rsidR="000D58E2" w:rsidRDefault="00A767F4">
      <w:pPr>
        <w:pStyle w:val="BodyText"/>
      </w:pPr>
      <w:r>
        <w:t xml:space="preserve">• </w:t>
      </w:r>
      <w:r>
        <w:rPr>
          <w:b/>
          <w:bCs/>
        </w:rPr>
        <w:t>Ensure Compliance with Ethical Guidelines</w:t>
      </w:r>
      <w:r>
        <w:t>: Maintain adherence to ethical standards and guidelines, including obtaining necessary approvals and consents for data use.</w:t>
      </w:r>
    </w:p>
    <w:p w14:paraId="138A901F" w14:textId="77777777" w:rsidR="000D58E2" w:rsidRDefault="00A767F4">
      <w:pPr>
        <w:pStyle w:val="Heading3"/>
        <w:rPr>
          <w:ins w:id="42" w:author="Craig Parker" w:date="2025-08-22T12:24:00Z" w16du:dateUtc="2025-08-22T10:24:00Z"/>
        </w:rPr>
      </w:pPr>
      <w:bookmarkStart w:id="43" w:name="_Toc206760662"/>
      <w:bookmarkStart w:id="44" w:name="overview-of-the-data-management-workflow"/>
      <w:bookmarkEnd w:id="40"/>
      <w:r>
        <w:t>3.4. Overview of the Data Management Workflow</w:t>
      </w:r>
      <w:bookmarkEnd w:id="43"/>
    </w:p>
    <w:p w14:paraId="6520E4D0" w14:textId="363461DB" w:rsidR="00721A87" w:rsidRPr="00721A87" w:rsidRDefault="00721A87" w:rsidP="009D61A9">
      <w:pPr>
        <w:pStyle w:val="BodyText"/>
      </w:pPr>
      <w:ins w:id="45" w:author="Craig Parker" w:date="2025-08-22T12:24:00Z">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ins>
    </w:p>
    <w:p w14:paraId="45C7C3F0" w14:textId="77777777" w:rsidR="000D58E2" w:rsidRDefault="00A767F4">
      <w:pPr>
        <w:pStyle w:val="FirstParagraph"/>
      </w:pPr>
      <w:r>
        <w:lastRenderedPageBreak/>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14:paraId="1BB49D64" w14:textId="03CB4969" w:rsidR="000D58E2" w:rsidRDefault="00BA38D7">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14:paraId="7B06B893" w14:textId="77777777" w:rsidR="000D58E2" w:rsidRDefault="00A767F4">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14:paraId="38759CDC" w14:textId="77777777" w:rsidR="00640FC4" w:rsidRDefault="00A767F4" w:rsidP="00640FC4">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0BAB33CA" w14:textId="36FA7DBC" w:rsidR="007D14FE" w:rsidRDefault="00640FC4" w:rsidP="00640FC4">
      <w:pPr>
        <w:pStyle w:val="BodyText"/>
      </w:pPr>
      <w:ins w:id="46" w:author="Craig Parker [2]" w:date="2025-09-05T09:53:00Z" w16du:dateUtc="2025-09-05T07:53:00Z">
        <w:r>
          <w:rPr>
            <w:noProof/>
          </w:rPr>
          <w:drawing>
            <wp:inline distT="0" distB="0" distL="0" distR="0" wp14:anchorId="42B6682B" wp14:editId="734A162F">
              <wp:extent cx="5319423" cy="4069131"/>
              <wp:effectExtent l="0" t="0" r="1905" b="0"/>
              <wp:docPr id="13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2531" name="Picture 1332472531"/>
                      <pic:cNvPicPr/>
                    </pic:nvPicPr>
                    <pic:blipFill>
                      <a:blip r:embed="rId10"/>
                      <a:stretch>
                        <a:fillRect/>
                      </a:stretch>
                    </pic:blipFill>
                    <pic:spPr>
                      <a:xfrm>
                        <a:off x="0" y="0"/>
                        <a:ext cx="5319423" cy="4069131"/>
                      </a:xfrm>
                      <a:prstGeom prst="rect">
                        <a:avLst/>
                      </a:prstGeom>
                    </pic:spPr>
                  </pic:pic>
                </a:graphicData>
              </a:graphic>
            </wp:inline>
          </w:drawing>
        </w:r>
      </w:ins>
    </w:p>
    <w:p w14:paraId="78D967FE" w14:textId="4E9B4C5F" w:rsidR="007D14FE" w:rsidRDefault="006D2EFC" w:rsidP="00BA38D7">
      <w:pPr>
        <w:pStyle w:val="Caption"/>
      </w:pPr>
      <w:r>
        <w:t xml:space="preserve">Figure </w:t>
      </w:r>
      <w:fldSimple w:instr=" SEQ Figure \* ARABIC ">
        <w:r>
          <w:rPr>
            <w:noProof/>
          </w:rPr>
          <w:t>1</w:t>
        </w:r>
      </w:fldSimple>
      <w:r w:rsidRPr="00866D7B">
        <w:t>: HE²AT Center Data Management Workflow</w:t>
      </w:r>
    </w:p>
    <w:p w14:paraId="7B3DED0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47" w:name="data-types"/>
      <w:bookmarkEnd w:id="33"/>
      <w:bookmarkEnd w:id="44"/>
    </w:p>
    <w:p w14:paraId="6D97B6E2" w14:textId="77777777" w:rsidR="000D58E2" w:rsidRDefault="00A767F4">
      <w:pPr>
        <w:pStyle w:val="Heading2"/>
      </w:pPr>
      <w:bookmarkStart w:id="48" w:name="_Toc206760663"/>
      <w:r>
        <w:lastRenderedPageBreak/>
        <w:t>4. Data types</w:t>
      </w:r>
      <w:bookmarkEnd w:id="48"/>
    </w:p>
    <w:p w14:paraId="704FF4A9" w14:textId="77777777" w:rsidR="000D58E2" w:rsidRDefault="00A767F4">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14:paraId="4669E6AA" w14:textId="77777777" w:rsidR="000D58E2" w:rsidRDefault="00A767F4">
      <w:pPr>
        <w:pStyle w:val="Heading3"/>
      </w:pPr>
      <w:bookmarkStart w:id="49" w:name="_Toc206760664"/>
      <w:bookmarkStart w:id="50" w:name="health-related-data"/>
      <w:r>
        <w:t>4.1. Health-related data</w:t>
      </w:r>
      <w:bookmarkEnd w:id="49"/>
    </w:p>
    <w:p w14:paraId="67C2D78E" w14:textId="77777777" w:rsidR="000D58E2" w:rsidRDefault="00A767F4">
      <w:pPr>
        <w:pStyle w:val="Heading4"/>
      </w:pPr>
      <w:bookmarkStart w:id="51" w:name="summary-of-data-categories"/>
      <w:r>
        <w:t>4.1.1. Summary of data categories</w:t>
      </w:r>
    </w:p>
    <w:p w14:paraId="38D44D96" w14:textId="77777777" w:rsidR="000D58E2" w:rsidRDefault="00A767F4">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14:paraId="0064306C" w14:textId="77777777" w:rsidR="000D58E2" w:rsidRDefault="00A767F4">
      <w:pPr>
        <w:pStyle w:val="BodyText"/>
      </w:pPr>
      <w:r>
        <w:t>In all activities involving health data, the HE²AT Center Consortium contractually undertakes not to use the data to attempt to re-identify any Data Subjects.</w:t>
      </w:r>
    </w:p>
    <w:p w14:paraId="1EA2502A" w14:textId="77777777" w:rsidR="000D58E2" w:rsidRDefault="00A767F4">
      <w:pPr>
        <w:pStyle w:val="Heading4"/>
      </w:pPr>
      <w:bookmarkStart w:id="52" w:name="original-study-data"/>
      <w:bookmarkEnd w:id="51"/>
      <w:r>
        <w:t>4.1.2. Original Study Data</w:t>
      </w:r>
    </w:p>
    <w:p w14:paraId="53EA2630" w14:textId="77777777" w:rsidR="000D58E2" w:rsidRDefault="00A767F4">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14:paraId="58C7D9E0" w14:textId="05A782A2" w:rsidR="000D58E2" w:rsidRDefault="7626A88D">
      <w:pPr>
        <w:pStyle w:val="BodyText"/>
      </w:pPr>
      <w:r>
        <w:t xml:space="preserve">The Original Study Data </w:t>
      </w:r>
      <w:proofErr w:type="gramStart"/>
      <w:r>
        <w:t>is</w:t>
      </w:r>
      <w:ins w:id="53" w:author="Craig Parker [2]" w:date="2025-09-09T11:35:00Z" w16du:dateUtc="2025-09-09T09:35:00Z">
        <w:r w:rsidR="007845FF">
          <w:rPr>
            <w:b/>
            <w:bCs/>
          </w:rPr>
          <w:t xml:space="preserve"> </w:t>
        </w:r>
      </w:ins>
      <w:ins w:id="54" w:author="Craig Parker [2]" w:date="2025-09-09T11:36:00Z" w16du:dateUtc="2025-09-09T09:36:00Z">
        <w:r w:rsidR="001B3A66" w:rsidRPr="001B3A66">
          <w:t xml:space="preserve"> </w:t>
        </w:r>
        <w:r w:rsidR="001B3A66">
          <w:t>currently</w:t>
        </w:r>
        <w:proofErr w:type="gramEnd"/>
        <w:r w:rsidR="001B3A66">
          <w:t xml:space="preserve"> held under strong access control on servers hosted at UCT, </w:t>
        </w:r>
        <w:proofErr w:type="gramStart"/>
        <w:r w:rsidR="001B3A66" w:rsidRPr="7626A88D">
          <w:rPr>
            <w:b/>
            <w:bCs/>
          </w:rPr>
          <w:t>and  from</w:t>
        </w:r>
        <w:proofErr w:type="gramEnd"/>
        <w:r w:rsidR="001B3A66" w:rsidRPr="7626A88D">
          <w:rPr>
            <w:b/>
            <w:bCs/>
          </w:rPr>
          <w:t xml:space="preserve"> the start of Year 5, the data will shift to </w:t>
        </w:r>
        <w:proofErr w:type="gramStart"/>
        <w:r w:rsidR="001B3A66" w:rsidRPr="7626A88D">
          <w:rPr>
            <w:b/>
            <w:bCs/>
          </w:rPr>
          <w:t>be  stored</w:t>
        </w:r>
        <w:proofErr w:type="gramEnd"/>
        <w:r w:rsidR="001B3A66" w:rsidRPr="7626A88D">
          <w:rPr>
            <w:b/>
            <w:bCs/>
          </w:rPr>
          <w:t xml:space="preserve"> on WHC-managed cloud infrastructure with AES-256 encryption, providing enhanced scalability and disaster recovery capabilities whilst maintaining POPIA compliance</w:t>
        </w:r>
        <w:r w:rsidR="001B3A66">
          <w:t xml:space="preserve">. </w:t>
        </w:r>
      </w:ins>
      <w:r>
        <w:t>Access to this data is restricted to a small team of data managers within the Core Data Team (see roles and responsibilities section for more detail). The Original Study Data has all direct identifiers removed prior to</w:t>
      </w:r>
      <w:r w:rsidR="005E4D3C">
        <w:t xml:space="preserve"> with</w:t>
      </w:r>
      <w:r>
        <w:t xml:space="preserve"> </w:t>
      </w:r>
      <w:r w:rsidR="00D2521C" w:rsidRPr="00D2521C">
        <w:t xml:space="preserve">sharing on the cloud </w:t>
      </w:r>
      <w:proofErr w:type="gramStart"/>
      <w:r w:rsidR="00D2521C" w:rsidRPr="00D2521C">
        <w:t xml:space="preserve">with  </w:t>
      </w:r>
      <w:r>
        <w:t>the</w:t>
      </w:r>
      <w:proofErr w:type="gramEnd"/>
      <w:r>
        <w:t xml:space="preserve"> remainder of the HE²AT Center Consortium (e.g., names and contact numbers</w:t>
      </w:r>
      <w:proofErr w:type="gramStart"/>
      <w:r>
        <w:t>), but</w:t>
      </w:r>
      <w:proofErr w:type="gramEnd"/>
      <w:r>
        <w:t xml:space="preserve"> may still contain indirect identifiers such as dates and geolocation information.</w:t>
      </w:r>
    </w:p>
    <w:p w14:paraId="05FE496F" w14:textId="77777777" w:rsidR="000D58E2" w:rsidRDefault="00A767F4">
      <w:pPr>
        <w:pStyle w:val="Heading4"/>
      </w:pPr>
      <w:bookmarkStart w:id="55" w:name="consortium-shared-data"/>
      <w:bookmarkEnd w:id="52"/>
      <w:r>
        <w:lastRenderedPageBreak/>
        <w:t>4.1.3. Consortium-shared data</w:t>
      </w:r>
    </w:p>
    <w:p w14:paraId="0753DFC0" w14:textId="77777777" w:rsidR="000D58E2" w:rsidRDefault="00A767F4">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14:paraId="37BB739C" w14:textId="77777777" w:rsidR="000D58E2" w:rsidRDefault="00A767F4">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14:paraId="2D4EFD9E" w14:textId="77777777" w:rsidR="000D58E2" w:rsidRDefault="00A767F4">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14:paraId="4A6456FC" w14:textId="77777777" w:rsidR="000D58E2" w:rsidRDefault="00A767F4">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14:paraId="0669F16B" w14:textId="77777777" w:rsidR="000D58E2" w:rsidRDefault="00A767F4">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14:paraId="295F509E" w14:textId="77777777" w:rsidR="000D58E2" w:rsidRDefault="00A767F4">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14:paraId="48A48076" w14:textId="77777777" w:rsidR="000D58E2" w:rsidRDefault="00A767F4">
      <w:pPr>
        <w:pStyle w:val="Heading4"/>
      </w:pPr>
      <w:bookmarkStart w:id="56" w:name="rp1rp2-de-identified-data"/>
      <w:bookmarkEnd w:id="55"/>
      <w:r>
        <w:lastRenderedPageBreak/>
        <w:t>4.1.4. RP1/RP2 De-identified data</w:t>
      </w:r>
    </w:p>
    <w:p w14:paraId="69E0F825" w14:textId="7135E3AD" w:rsidR="000D58E2" w:rsidRDefault="51B0CF24">
      <w:pPr>
        <w:pStyle w:val="FirstParagraph"/>
      </w:pPr>
      <w: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w:t>
      </w:r>
      <w:r w:rsidR="005B6F9B" w:rsidRPr="005B6F9B">
        <w:t xml:space="preserve">Access is granted to Institutions representing research projects which </w:t>
      </w:r>
      <w:r>
        <w:t>have met specific conditions and requirements set by the HE²AT Cent</w:t>
      </w:r>
      <w:r w:rsidR="00505F79">
        <w:t>re</w:t>
      </w:r>
      <w:r>
        <w:t xml:space="preserve"> Data Access Committee. The de-identified data may be </w:t>
      </w:r>
      <w:proofErr w:type="spellStart"/>
      <w:r>
        <w:t>harmonised</w:t>
      </w:r>
      <w:proofErr w:type="spellEnd"/>
      <w:r>
        <w:t xml:space="preserve"> health data, or </w:t>
      </w:r>
      <w:proofErr w:type="spellStart"/>
      <w:r>
        <w:t>harmonised</w:t>
      </w:r>
      <w:proofErr w:type="spellEnd"/>
      <w:r>
        <w:t xml:space="preserve"> health data integrated with climate and other environmental data, depending on available resources and type of data request.</w:t>
      </w:r>
    </w:p>
    <w:p w14:paraId="769C9601" w14:textId="77777777" w:rsidR="000D58E2" w:rsidRDefault="00A767F4">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14:paraId="70339A26" w14:textId="77777777" w:rsidR="000D58E2" w:rsidRDefault="00A767F4">
      <w:pPr>
        <w:pStyle w:val="Heading4"/>
      </w:pPr>
      <w:bookmarkStart w:id="57" w:name="inferential-data"/>
      <w:bookmarkEnd w:id="56"/>
      <w:r>
        <w:t>4.1.5. Inferential data</w:t>
      </w:r>
    </w:p>
    <w:p w14:paraId="2973274D" w14:textId="77777777" w:rsidR="002938E7" w:rsidRDefault="00E74314" w:rsidP="002938E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14:paraId="08815348" w14:textId="66C65B98" w:rsidR="002938E7" w:rsidRDefault="002938E7" w:rsidP="009D61A9">
      <w:pPr>
        <w:pStyle w:val="Caption"/>
        <w:rPr>
          <w:ins w:id="58" w:author="Craig Parker" w:date="2025-08-05T12:05:00Z" w16du:dateUtc="2025-08-05T10:05:00Z"/>
        </w:rPr>
      </w:pPr>
      <w:r>
        <w:t>Figure2</w:t>
      </w:r>
      <w:r w:rsidRPr="00120008">
        <w:t>:</w:t>
      </w:r>
      <w:r w:rsidR="00254FB1">
        <w:t xml:space="preserve"> </w:t>
      </w:r>
      <w:r w:rsidRPr="00120008">
        <w:t>HE²AT Center Data Management Data Categories</w:t>
      </w:r>
    </w:p>
    <w:p w14:paraId="06AD9254" w14:textId="77777777" w:rsidR="000D58E2" w:rsidRDefault="00A767F4">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w:t>
      </w:r>
      <w:r>
        <w:lastRenderedPageBreak/>
        <w:t>the underlying data with no link to the individual data points, thus rendering it impossible to re-identify any individuals.</w:t>
      </w:r>
    </w:p>
    <w:p w14:paraId="4BD350FE" w14:textId="77777777" w:rsidR="000D58E2" w:rsidRDefault="00A767F4">
      <w:pPr>
        <w:pStyle w:val="Heading3"/>
      </w:pPr>
      <w:bookmarkStart w:id="59" w:name="_Toc206760665"/>
      <w:bookmarkStart w:id="60" w:name="climateweather-data"/>
      <w:bookmarkEnd w:id="50"/>
      <w:bookmarkEnd w:id="57"/>
      <w:r>
        <w:t>4.2. Climate/weather data</w:t>
      </w:r>
      <w:bookmarkEnd w:id="59"/>
    </w:p>
    <w:p w14:paraId="04D70E1F" w14:textId="77777777" w:rsidR="000D58E2" w:rsidRDefault="00A767F4">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14:paraId="494579AD" w14:textId="77777777" w:rsidR="000D58E2" w:rsidRDefault="00A767F4">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14:paraId="0959C774" w14:textId="77777777" w:rsidR="000D58E2" w:rsidRDefault="00A767F4">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14:paraId="54456C4E" w14:textId="77777777" w:rsidR="000D58E2" w:rsidRDefault="00A767F4">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14:paraId="0658CAE6" w14:textId="77777777" w:rsidR="000D58E2" w:rsidRDefault="00A767F4">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14:paraId="176C95E0" w14:textId="0D0C78BC" w:rsidR="000D58E2" w:rsidRDefault="4D53764F">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w:t>
      </w:r>
      <w:ins w:id="61" w:author="Lisa van Aardenne" w:date="2025-08-25T16:40:00Z">
        <w:r>
          <w:t>.</w:t>
        </w:r>
      </w:ins>
      <w:ins w:id="62" w:author="Craig Parker" w:date="2025-08-22T12:32:00Z">
        <w:r>
          <w:t xml:space="preserve"> </w:t>
        </w:r>
      </w:ins>
      <w:ins w:id="63" w:author="Lisa van Aardenne" w:date="2025-08-25T16:37:00Z">
        <w:r w:rsidRPr="4D53764F">
          <w:rPr>
            <w:b/>
            <w:bCs/>
          </w:rPr>
          <w:t xml:space="preserve"> </w:t>
        </w:r>
      </w:ins>
      <w:ins w:id="64" w:author="Craig Parker [2]" w:date="2025-09-09T11:52:00Z" w16du:dateUtc="2025-09-09T09:52:00Z">
        <w:r w:rsidR="00DD0D9D" w:rsidRPr="4D53764F">
          <w:rPr>
            <w:b/>
            <w:bCs/>
          </w:rPr>
          <w:t xml:space="preserve">Relevant datasets, or subsets of </w:t>
        </w:r>
        <w:proofErr w:type="gramStart"/>
        <w:r w:rsidR="00DD0D9D" w:rsidRPr="4D53764F">
          <w:rPr>
            <w:b/>
            <w:bCs/>
          </w:rPr>
          <w:t>datasets ,</w:t>
        </w:r>
        <w:proofErr w:type="gramEnd"/>
        <w:r w:rsidR="00DD0D9D" w:rsidRPr="4D53764F">
          <w:rPr>
            <w:b/>
            <w:bCs/>
          </w:rPr>
          <w:t xml:space="preserve"> will also be stored on the WHC-managed cloud services to allow for the association / linkage with the health datasets. </w:t>
        </w:r>
      </w:ins>
      <w:r w:rsidR="00F80031" w:rsidRPr="00F80031">
        <w:t xml:space="preserve"> CSAG/UCT will be responsible for managing and updating the relevant data indexes during this period</w:t>
      </w:r>
      <w:r>
        <w:t>. These datasets also follow open data policies, typically requiring citation when used for non-commercial research.</w:t>
      </w:r>
    </w:p>
    <w:p w14:paraId="3BBE6E51" w14:textId="77777777" w:rsidR="000D58E2" w:rsidRDefault="00A767F4">
      <w:pPr>
        <w:pStyle w:val="Heading3"/>
      </w:pPr>
      <w:bookmarkStart w:id="65" w:name="_Toc206760666"/>
      <w:bookmarkStart w:id="66" w:name="arealgeospatial-socio-economic-data"/>
      <w:bookmarkEnd w:id="60"/>
      <w:r>
        <w:lastRenderedPageBreak/>
        <w:t>4.3. Areal/geospatial socio-economic data</w:t>
      </w:r>
      <w:bookmarkEnd w:id="65"/>
    </w:p>
    <w:p w14:paraId="139AFF42" w14:textId="77777777" w:rsidR="000D58E2" w:rsidRDefault="00A767F4">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14:paraId="3C3F34AF" w14:textId="3280876F" w:rsidR="000D58E2" w:rsidRDefault="217015C6">
      <w:pPr>
        <w:pStyle w:val="BodyText"/>
      </w:pPr>
      <w:r>
        <w:t xml:space="preserve">Socio-economic data will be sourced from open and restricted-access repositories (e.g., South African census data and GCRO Quality of Life Surveys). Primary copies will be indexed and stored on CSAG/UCT data </w:t>
      </w:r>
      <w:proofErr w:type="gramStart"/>
      <w:r>
        <w:t>storage</w:t>
      </w:r>
      <w:ins w:id="67" w:author="Craig Parker [2]" w:date="2025-09-11T14:50:00Z" w16du:dateUtc="2025-09-11T12:50:00Z">
        <w:r w:rsidR="00265CB3" w:rsidRPr="00265CB3">
          <w:t xml:space="preserve"> </w:t>
        </w:r>
        <w:r w:rsidR="00265CB3" w:rsidRPr="00EF4D25">
          <w:t>,</w:t>
        </w:r>
        <w:proofErr w:type="gramEnd"/>
        <w:r w:rsidR="00265CB3" w:rsidRPr="00EF4D25">
          <w:t xml:space="preserve"> while a copy will be stored on the WHC-managed cloud services</w:t>
        </w:r>
      </w:ins>
      <w:r w:rsidR="00EF4D25" w:rsidRPr="00EF4D25">
        <w:t>. The IBM Research Africa team will acquire and have access to some of the geo-reference Quality of Life survey data from the GCRO</w:t>
      </w:r>
      <w:r w:rsidR="00EF4D25">
        <w:t>.</w:t>
      </w:r>
      <w:r w:rsidR="00EF4D25" w:rsidRPr="00EF4D25">
        <w:t xml:space="preserve"> </w:t>
      </w:r>
      <w:r w:rsidR="00EF4D25">
        <w:t>It</w:t>
      </w:r>
      <w:r w:rsidR="00EF4D25" w:rsidRPr="00EF4D25">
        <w:t xml:space="preserve"> will undertake processing of this data from their own internal computing systems. Outputs and indices calculated from the data by IBM Research Africa will be shared with the rest of the HE²AT Center Consortium through the HE²AT Center’s DAC.</w:t>
      </w:r>
    </w:p>
    <w:p w14:paraId="5FD4EFC5" w14:textId="77777777" w:rsidR="000D58E2" w:rsidRDefault="00A767F4">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14:paraId="06FF3C60" w14:textId="77777777" w:rsidR="000D58E2" w:rsidRDefault="00A767F4">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14:paraId="08BBE042" w14:textId="67E950FA" w:rsidR="000D58E2" w:rsidRDefault="000D58E2"/>
    <w:p w14:paraId="6A1DADB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68" w:name="Xfc9d5062703af22053e042226c9b85f6cfdea68"/>
      <w:bookmarkEnd w:id="47"/>
      <w:bookmarkEnd w:id="66"/>
    </w:p>
    <w:p w14:paraId="2A96EBFD" w14:textId="77777777" w:rsidR="000D58E2" w:rsidRDefault="00A767F4">
      <w:pPr>
        <w:pStyle w:val="Heading2"/>
      </w:pPr>
      <w:bookmarkStart w:id="69" w:name="_Toc206760667"/>
      <w:r>
        <w:lastRenderedPageBreak/>
        <w:t>5. Data transfer, and ethics approvals and notification</w:t>
      </w:r>
      <w:bookmarkEnd w:id="69"/>
    </w:p>
    <w:p w14:paraId="7AE82299" w14:textId="77777777" w:rsidR="000D58E2" w:rsidRDefault="00A767F4">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14:paraId="368431AE" w14:textId="77777777" w:rsidR="000D58E2" w:rsidRDefault="00A767F4">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14:paraId="0872C1D9" w14:textId="77777777" w:rsidR="000D58E2" w:rsidRDefault="00A767F4">
      <w:pPr>
        <w:pStyle w:val="Heading3"/>
      </w:pPr>
      <w:bookmarkStart w:id="70" w:name="_Toc206760668"/>
      <w:bookmarkStart w:id="71" w:name="data-transfer-agreement"/>
      <w:r>
        <w:t>5.1. Data Transfer Agreement:</w:t>
      </w:r>
      <w:bookmarkEnd w:id="70"/>
    </w:p>
    <w:p w14:paraId="358348F2" w14:textId="77777777" w:rsidR="000D58E2" w:rsidRDefault="00A767F4">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2B4CA006" w14:textId="0BB61E65" w:rsidR="1BFE4607" w:rsidRDefault="1BFE4607" w:rsidP="1BFE460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14:paraId="6D7C9AF0" w14:textId="77777777" w:rsidR="000D58E2" w:rsidRDefault="00A767F4">
      <w:pPr>
        <w:pStyle w:val="Heading3"/>
      </w:pPr>
      <w:bookmarkStart w:id="72" w:name="_Toc206760669"/>
      <w:bookmarkStart w:id="73" w:name="X36f2f6f938b086ff6c1f45029638f55711fc1ea"/>
      <w:bookmarkEnd w:id="71"/>
      <w:r>
        <w:t>5.2. Ethics committee notification for new studies:</w:t>
      </w:r>
      <w:bookmarkEnd w:id="72"/>
    </w:p>
    <w:p w14:paraId="6050ECAF" w14:textId="77777777" w:rsidR="000D58E2" w:rsidRDefault="00A767F4">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14:paraId="1B94ED63" w14:textId="77777777" w:rsidR="000D58E2" w:rsidRDefault="00A767F4">
      <w:pPr>
        <w:pStyle w:val="BodyText"/>
      </w:pPr>
      <w:r>
        <w:t>Taken together, all the study procedures around ethics ensure that the research activities are conducted ethically, safeguarding participants’ rights and maintaining the highest standards of research integrity.</w:t>
      </w:r>
    </w:p>
    <w:p w14:paraId="3B63B373" w14:textId="77777777" w:rsidR="000D58E2" w:rsidRDefault="00A767F4">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7AE81D5D" w14:textId="77777777" w:rsidR="000D58E2" w:rsidRDefault="00A767F4">
      <w:pPr>
        <w:pStyle w:val="BodyText"/>
      </w:pPr>
      <w:r>
        <w:t xml:space="preserve">Notifications occur on a six-monthly basis in RP1, and in real-time with RP2 given that the studies in RP2 were done at WHC, and all studies had already received approval from the </w:t>
      </w:r>
      <w:r>
        <w:lastRenderedPageBreak/>
        <w:t>University ethics committee who also serve as the ethics committee for the HE²AT Center (notification template can be found in Annex 2).</w:t>
      </w:r>
    </w:p>
    <w:p w14:paraId="35BB69C7" w14:textId="4C615D15" w:rsidR="000D58E2" w:rsidRDefault="000D58E2"/>
    <w:p w14:paraId="6DAFD82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74" w:name="Xc2b56e42c4a0cc1f5f67fe2de97181bc59bd9b5"/>
      <w:bookmarkEnd w:id="68"/>
      <w:bookmarkEnd w:id="73"/>
    </w:p>
    <w:p w14:paraId="71D5CDD5" w14:textId="77777777" w:rsidR="000D58E2" w:rsidRDefault="00A767F4">
      <w:pPr>
        <w:pStyle w:val="Heading2"/>
      </w:pPr>
      <w:bookmarkStart w:id="75" w:name="_Toc206760670"/>
      <w:r>
        <w:lastRenderedPageBreak/>
        <w:t xml:space="preserve">6. Pre-processing and </w:t>
      </w:r>
      <w:proofErr w:type="spellStart"/>
      <w:r>
        <w:t>harmonisation</w:t>
      </w:r>
      <w:proofErr w:type="spellEnd"/>
      <w:r>
        <w:t xml:space="preserve"> of health data</w:t>
      </w:r>
      <w:bookmarkEnd w:id="75"/>
    </w:p>
    <w:p w14:paraId="32465CB7" w14:textId="77777777" w:rsidR="000D58E2" w:rsidRDefault="00A767F4">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14:paraId="505FA761" w14:textId="77777777" w:rsidR="000D58E2" w:rsidRDefault="00A767F4">
      <w:pPr>
        <w:pStyle w:val="Heading3"/>
      </w:pPr>
      <w:bookmarkStart w:id="76" w:name="_Toc206760671"/>
      <w:bookmarkStart w:id="77" w:name="pre-processing"/>
      <w:r>
        <w:t>6.1. Pre-processing</w:t>
      </w:r>
      <w:bookmarkEnd w:id="76"/>
    </w:p>
    <w:p w14:paraId="00A51859" w14:textId="61C1BCD8" w:rsidR="000D58E2" w:rsidRDefault="3ABCC6D6">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ins w:id="78" w:author="Craig Parker [2]" w:date="2025-09-09T11:57:00Z" w16du:dateUtc="2025-09-09T09:57:00Z">
        <w:r w:rsidR="002E2247">
          <w:t xml:space="preserve"> </w:t>
        </w:r>
        <w:r w:rsidR="002E2247" w:rsidRPr="3ABCC6D6">
          <w:rPr>
            <w:b/>
            <w:bCs/>
          </w:rPr>
          <w:t>and once established on WHC-managed cloud infrastructure with enhanced security and automated backup systems</w:t>
        </w:r>
        <w:r w:rsidR="002E2247">
          <w:t xml:space="preserve">. </w:t>
        </w:r>
      </w:ins>
      <w:r>
        <w:t xml:space="preserve">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14:paraId="58A3B538" w14:textId="77777777" w:rsidR="000D58E2" w:rsidRDefault="00A767F4">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14:paraId="1B6C099A" w14:textId="77777777" w:rsidR="000D58E2" w:rsidRDefault="00A767F4">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14:paraId="1AB9193D" w14:textId="77777777" w:rsidR="000D58E2" w:rsidRDefault="00A767F4">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14:paraId="4A09E6CB" w14:textId="77777777" w:rsidR="000D58E2" w:rsidRDefault="00A767F4">
      <w:pPr>
        <w:pStyle w:val="Heading3"/>
      </w:pPr>
      <w:bookmarkStart w:id="79" w:name="_Toc206760672"/>
      <w:bookmarkStart w:id="80" w:name="variable-mapping"/>
      <w:bookmarkEnd w:id="77"/>
      <w:r>
        <w:t>6.2. Variable mapping</w:t>
      </w:r>
      <w:bookmarkEnd w:id="79"/>
    </w:p>
    <w:p w14:paraId="78E7C4F9" w14:textId="77777777" w:rsidR="000D58E2" w:rsidRDefault="00A767F4">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14:paraId="6E7C6C61" w14:textId="77777777" w:rsidR="000D58E2" w:rsidRDefault="00A767F4">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lastRenderedPageBreak/>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14:paraId="3656C30B" w14:textId="77777777" w:rsidR="000D58E2" w:rsidRDefault="00A767F4">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14:paraId="398555F0" w14:textId="77777777" w:rsidR="000D58E2" w:rsidRDefault="00A767F4">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14:paraId="4B3EA2F7" w14:textId="77777777" w:rsidR="000D58E2" w:rsidRDefault="00A767F4">
      <w:pPr>
        <w:pStyle w:val="Heading3"/>
      </w:pPr>
      <w:bookmarkStart w:id="81" w:name="_Toc206760673"/>
      <w:bookmarkStart w:id="82" w:name="mapping-validation"/>
      <w:bookmarkEnd w:id="80"/>
      <w:r>
        <w:t>6.3. Mapping validation</w:t>
      </w:r>
      <w:bookmarkEnd w:id="81"/>
    </w:p>
    <w:p w14:paraId="3CFEC236" w14:textId="77777777" w:rsidR="000D58E2" w:rsidRDefault="00A767F4">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14:paraId="146D5B5A" w14:textId="77777777" w:rsidR="000D58E2" w:rsidRDefault="00A767F4">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14:paraId="425634FB" w14:textId="77777777" w:rsidR="000D58E2" w:rsidRDefault="00A767F4">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14:paraId="003B5E40" w14:textId="77777777" w:rsidR="000D58E2" w:rsidRDefault="00A767F4">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14:paraId="009B614B" w14:textId="77777777" w:rsidR="000D58E2" w:rsidRDefault="00A767F4">
      <w:pPr>
        <w:pStyle w:val="Heading3"/>
      </w:pPr>
      <w:bookmarkStart w:id="83" w:name="_Toc206760674"/>
      <w:bookmarkStart w:id="84" w:name="database-population"/>
      <w:bookmarkEnd w:id="82"/>
      <w:r>
        <w:t>6.4. Database population</w:t>
      </w:r>
      <w:bookmarkEnd w:id="83"/>
    </w:p>
    <w:p w14:paraId="63F03BE2" w14:textId="77777777" w:rsidR="000D58E2" w:rsidRDefault="00A767F4">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14:paraId="09A504FA" w14:textId="5523611D" w:rsidR="0074144F" w:rsidRDefault="0074144F" w:rsidP="0074144F">
      <w:pPr>
        <w:pStyle w:val="BodyText"/>
        <w:rPr>
          <w:ins w:id="85" w:author="Craig Parker [2]" w:date="2025-09-11T14:53:00Z" w16du:dateUtc="2025-09-11T12:53:00Z"/>
          <w:b/>
          <w:bCs/>
        </w:rPr>
      </w:pPr>
      <w:ins w:id="86" w:author="Craig Parker [2]" w:date="2025-09-11T14:53:00Z" w16du:dateUtc="2025-09-11T12:53:00Z">
        <w:r w:rsidRPr="0FB11D86">
          <w:rPr>
            <w:b/>
            <w:bCs/>
          </w:rPr>
          <w:lastRenderedPageBreak/>
          <w:t xml:space="preserve">Database population initially </w:t>
        </w:r>
        <w:proofErr w:type="spellStart"/>
        <w:r w:rsidRPr="0FB11D86">
          <w:rPr>
            <w:b/>
            <w:bCs/>
          </w:rPr>
          <w:t>utilises</w:t>
        </w:r>
        <w:proofErr w:type="spellEnd"/>
        <w:r w:rsidRPr="0FB11D86">
          <w:rPr>
            <w:b/>
            <w:bCs/>
          </w:rPr>
          <w:t xml:space="preserve"> both existing UCT infrastructure and cloud-native database </w:t>
        </w:r>
        <w:proofErr w:type="gramStart"/>
        <w:r w:rsidRPr="0FB11D86">
          <w:rPr>
            <w:b/>
            <w:bCs/>
          </w:rPr>
          <w:t>services, but</w:t>
        </w:r>
        <w:proofErr w:type="gramEnd"/>
        <w:r w:rsidRPr="0FB11D86">
          <w:rPr>
            <w:b/>
            <w:bCs/>
          </w:rPr>
          <w:t xml:space="preserve"> will shift to the cloud-based system by the end of Year 5, providing automated backup and recovery systems with enhanced data integrity and disaster recovery capabilities.</w:t>
        </w:r>
      </w:ins>
    </w:p>
    <w:p w14:paraId="4554A3EC" w14:textId="5900A3DC" w:rsidR="000D58E2" w:rsidRDefault="00A767F4">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14:paraId="5B2179E3" w14:textId="77777777" w:rsidR="000D58E2" w:rsidRDefault="00A767F4">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14:paraId="2E4DDB8C" w14:textId="77777777" w:rsidR="000D58E2" w:rsidRDefault="00A767F4">
      <w:pPr>
        <w:pStyle w:val="Heading3"/>
      </w:pPr>
      <w:bookmarkStart w:id="87" w:name="_Toc206760675"/>
      <w:bookmarkStart w:id="88" w:name="rp1rp2-de-identified-dataset-creation"/>
      <w:bookmarkEnd w:id="84"/>
      <w:r>
        <w:t>6.5. RP1/RP2 De-Identified Dataset Creation</w:t>
      </w:r>
      <w:bookmarkEnd w:id="87"/>
    </w:p>
    <w:p w14:paraId="35638B17" w14:textId="0E5D498F" w:rsidR="000D58E2" w:rsidRDefault="0074144F">
      <w:r w:rsidRPr="0074144F">
        <w:t xml:space="preserve">The final stage involves creating a de-identified dataset that can be shared with bona fide external researchers for their studies. The Core Data Team continues with the de-identification process, ensuring that the dataset meets the highest privacy standards. The Safe </w:t>
      </w:r>
      <w:proofErr w:type="spellStart"/>
      <w:r w:rsidRPr="0074144F">
        <w:t>Harbour</w:t>
      </w:r>
      <w:proofErr w:type="spellEnd"/>
      <w:r w:rsidRPr="0074144F">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63D9CEA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89" w:name="integration-and-analysis-interfaces"/>
      <w:bookmarkEnd w:id="74"/>
      <w:bookmarkEnd w:id="88"/>
    </w:p>
    <w:p w14:paraId="46DBC281" w14:textId="77777777" w:rsidR="000D58E2" w:rsidRDefault="00A767F4">
      <w:pPr>
        <w:pStyle w:val="Heading2"/>
      </w:pPr>
      <w:bookmarkStart w:id="90" w:name="_Toc206760676"/>
      <w:r>
        <w:lastRenderedPageBreak/>
        <w:t>7. Integration and analysis interfaces</w:t>
      </w:r>
      <w:bookmarkEnd w:id="90"/>
    </w:p>
    <w:p w14:paraId="77C19DD6" w14:textId="77777777" w:rsidR="000D58E2" w:rsidRDefault="00A767F4">
      <w:pPr>
        <w:pStyle w:val="Heading3"/>
      </w:pPr>
      <w:bookmarkStart w:id="91" w:name="_Toc206760677"/>
      <w:bookmarkStart w:id="92" w:name="X27a7b84d115bffc8b02a1ebae6595fb5946ef7a"/>
      <w:r>
        <w:t>7.1. Integration of climate and socio-economic variables</w:t>
      </w:r>
      <w:bookmarkEnd w:id="91"/>
    </w:p>
    <w:p w14:paraId="59D105D0" w14:textId="77777777" w:rsidR="000D58E2" w:rsidRDefault="00A767F4">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14:paraId="42D8EC22" w14:textId="77777777" w:rsidR="000D58E2" w:rsidRDefault="00A767F4">
      <w:pPr>
        <w:pStyle w:val="Heading3"/>
      </w:pPr>
      <w:bookmarkStart w:id="93" w:name="_Toc206760678"/>
      <w:bookmarkStart w:id="94" w:name="sourcing-pre-processed-data"/>
      <w:bookmarkEnd w:id="92"/>
      <w:r>
        <w:t>7.2. Sourcing pre-processed data</w:t>
      </w:r>
      <w:bookmarkEnd w:id="93"/>
    </w:p>
    <w:p w14:paraId="16E79997" w14:textId="77777777" w:rsidR="000D58E2" w:rsidRDefault="00A767F4">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14:paraId="4DFBE309" w14:textId="77777777" w:rsidR="000D58E2" w:rsidRDefault="00A767F4">
      <w:pPr>
        <w:pStyle w:val="Heading3"/>
      </w:pPr>
      <w:bookmarkStart w:id="95" w:name="_Toc206760679"/>
      <w:bookmarkStart w:id="96" w:name="automated-data-retrieval"/>
      <w:bookmarkEnd w:id="94"/>
      <w:r>
        <w:t>7.3. Automated data retrieval</w:t>
      </w:r>
      <w:bookmarkEnd w:id="95"/>
    </w:p>
    <w:p w14:paraId="5341BE6A" w14:textId="77777777" w:rsidR="000D58E2" w:rsidRDefault="00A767F4">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14:paraId="1C32C2CD" w14:textId="77777777" w:rsidR="000D58E2" w:rsidRDefault="00A767F4">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14:paraId="6267E13A" w14:textId="77777777" w:rsidR="000D58E2" w:rsidRDefault="00A767F4">
      <w:pPr>
        <w:pStyle w:val="Heading3"/>
      </w:pPr>
      <w:bookmarkStart w:id="97" w:name="_Toc206760680"/>
      <w:bookmarkStart w:id="98" w:name="integration-into-broader-dataset"/>
      <w:bookmarkEnd w:id="96"/>
      <w:r>
        <w:t>7.4. Integration into broader dataset</w:t>
      </w:r>
      <w:bookmarkEnd w:id="97"/>
    </w:p>
    <w:p w14:paraId="46385519" w14:textId="77777777" w:rsidR="000D58E2" w:rsidRDefault="00A767F4">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14:paraId="7A25708D" w14:textId="77777777" w:rsidR="000D58E2" w:rsidRDefault="00A767F4">
      <w:pPr>
        <w:pStyle w:val="Heading3"/>
      </w:pPr>
      <w:bookmarkStart w:id="99" w:name="_Toc206760681"/>
      <w:bookmarkStart w:id="100" w:name="collaboration-with-csaguct"/>
      <w:bookmarkEnd w:id="98"/>
      <w:r>
        <w:t>7.5. Collaboration with CSAG/UCT</w:t>
      </w:r>
      <w:bookmarkEnd w:id="99"/>
    </w:p>
    <w:p w14:paraId="095BD493" w14:textId="77777777" w:rsidR="000D58E2" w:rsidRDefault="00A767F4">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14:paraId="22F6CEEA" w14:textId="77777777" w:rsidR="000D58E2" w:rsidRDefault="00A767F4">
      <w:pPr>
        <w:pStyle w:val="Heading3"/>
      </w:pPr>
      <w:bookmarkStart w:id="101" w:name="_Toc206760682"/>
      <w:bookmarkStart w:id="102" w:name="alignment-with-analysis-objectives"/>
      <w:bookmarkEnd w:id="100"/>
      <w:r>
        <w:lastRenderedPageBreak/>
        <w:t>7.6. Alignment with analysis objectives</w:t>
      </w:r>
      <w:bookmarkEnd w:id="101"/>
    </w:p>
    <w:p w14:paraId="716CB3BB" w14:textId="77777777" w:rsidR="000D58E2" w:rsidRDefault="00A767F4">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2380D22" w14:textId="049DDF74" w:rsidR="000D58E2" w:rsidRDefault="000D58E2"/>
    <w:p w14:paraId="50BDEBA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3" w:name="data-analysis-platform"/>
      <w:bookmarkEnd w:id="89"/>
      <w:bookmarkEnd w:id="102"/>
    </w:p>
    <w:p w14:paraId="6B5CC976" w14:textId="77777777" w:rsidR="000D58E2" w:rsidRDefault="00A767F4">
      <w:pPr>
        <w:pStyle w:val="Heading2"/>
      </w:pPr>
      <w:bookmarkStart w:id="104" w:name="_Toc206760683"/>
      <w:r>
        <w:lastRenderedPageBreak/>
        <w:t>8. Data analysis platform</w:t>
      </w:r>
      <w:bookmarkEnd w:id="104"/>
    </w:p>
    <w:p w14:paraId="61A9944C" w14:textId="4050DEC1" w:rsidR="000D58E2" w:rsidRDefault="1A8D1C27">
      <w:pPr>
        <w:pStyle w:val="FirstParagraph"/>
      </w:pPr>
      <w:r>
        <w:t xml:space="preserve">Data analysis involving the Consortium Shared Data and RP1/RP2 de-identified data will </w:t>
      </w:r>
      <w:r w:rsidR="00643AA2" w:rsidRPr="00643AA2">
        <w:t xml:space="preserve">initially </w:t>
      </w:r>
      <w:r>
        <w:t xml:space="preserve">be facilitated through the CSAG/UCT </w:t>
      </w:r>
      <w:proofErr w:type="spellStart"/>
      <w:r>
        <w:t>Jupyter</w:t>
      </w:r>
      <w:proofErr w:type="spellEnd"/>
      <w:r>
        <w:t xml:space="preserve"> Hub platform</w:t>
      </w:r>
      <w:r w:rsidR="00B03950">
        <w:t xml:space="preserve"> </w:t>
      </w:r>
      <w:ins w:id="105" w:author="Craig Parker [2]" w:date="2025-09-11T14:57:00Z" w16du:dateUtc="2025-09-11T12:57:00Z">
        <w:r w:rsidR="00984FF1" w:rsidRPr="1A8D1C27">
          <w:rPr>
            <w:b/>
            <w:bCs/>
          </w:rPr>
          <w:t>and will transition to being performed  through cloud-based computational resources with GPU acceleration for complex analyses, improved processing times, and enhanced analytical capabilities</w:t>
        </w:r>
      </w:ins>
      <w:r>
        <w:t xml:space="preserve">, providing robust and scalable environments for processing and </w:t>
      </w:r>
      <w:proofErr w:type="spellStart"/>
      <w:r>
        <w:t>analysing</w:t>
      </w:r>
      <w:proofErr w:type="spellEnd"/>
      <w:r>
        <w:t xml:space="preserve"> the HE²AT Center datasets.</w:t>
      </w:r>
    </w:p>
    <w:p w14:paraId="41AB1F1F" w14:textId="77777777" w:rsidR="000D58E2" w:rsidRDefault="00A767F4">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14:paraId="5CD5B73C" w14:textId="77777777" w:rsidR="000D58E2" w:rsidRDefault="00A767F4">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14:paraId="0DE363DF" w14:textId="77777777" w:rsidR="000D58E2" w:rsidRDefault="00A767F4">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14:paraId="677B2B24" w14:textId="77777777" w:rsidR="000D58E2" w:rsidRDefault="00A767F4">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14:paraId="7B32E8B4" w14:textId="77777777" w:rsidR="000D58E2" w:rsidRDefault="00A767F4">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14:paraId="6B163F6B" w14:textId="77777777" w:rsidR="000D58E2" w:rsidRDefault="00A767F4">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14:paraId="4F8BD9A4" w14:textId="14F3C45B" w:rsidR="000D58E2" w:rsidRDefault="000D58E2"/>
    <w:p w14:paraId="5F2F19F8"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6" w:name="de-identification"/>
      <w:bookmarkEnd w:id="103"/>
    </w:p>
    <w:p w14:paraId="43294677" w14:textId="77777777" w:rsidR="000D58E2" w:rsidRDefault="00A767F4">
      <w:pPr>
        <w:pStyle w:val="Heading2"/>
      </w:pPr>
      <w:bookmarkStart w:id="107" w:name="_Toc206760684"/>
      <w:r>
        <w:lastRenderedPageBreak/>
        <w:t>9. De-identification</w:t>
      </w:r>
      <w:bookmarkEnd w:id="107"/>
    </w:p>
    <w:p w14:paraId="21810D90" w14:textId="77777777" w:rsidR="000D58E2" w:rsidRDefault="00A767F4">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14:paraId="6EF207FB" w14:textId="77777777" w:rsidR="000D58E2" w:rsidRDefault="00A767F4">
      <w:pPr>
        <w:pStyle w:val="Compact"/>
        <w:numPr>
          <w:ilvl w:val="0"/>
          <w:numId w:val="3"/>
        </w:numPr>
      </w:pPr>
      <w:r>
        <w:t xml:space="preserve">identifies the data </w:t>
      </w:r>
      <w:proofErr w:type="gramStart"/>
      <w:r>
        <w:t>subject;</w:t>
      </w:r>
      <w:proofErr w:type="gramEnd"/>
    </w:p>
    <w:p w14:paraId="56290AA3" w14:textId="77777777" w:rsidR="000D58E2" w:rsidRDefault="00A767F4">
      <w:pPr>
        <w:pStyle w:val="Compact"/>
        <w:numPr>
          <w:ilvl w:val="0"/>
          <w:numId w:val="3"/>
        </w:numPr>
      </w:pPr>
      <w:r>
        <w:t>can be used or manipulated by a reasonably foreseeable method to identify the data subject; or</w:t>
      </w:r>
    </w:p>
    <w:p w14:paraId="7F8A02FA" w14:textId="77777777" w:rsidR="000D58E2" w:rsidRDefault="00A767F4">
      <w:pPr>
        <w:pStyle w:val="Compact"/>
        <w:numPr>
          <w:ilvl w:val="0"/>
          <w:numId w:val="3"/>
        </w:numPr>
      </w:pPr>
      <w:r>
        <w:t>can be linked by a reasonably foreseeable method to other information that identifies the data subject.</w:t>
      </w:r>
    </w:p>
    <w:p w14:paraId="6CA12302" w14:textId="77777777" w:rsidR="000D58E2" w:rsidRDefault="00A767F4">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14:paraId="7CC8FD08" w14:textId="77777777" w:rsidR="000D58E2" w:rsidRDefault="00A767F4">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14:paraId="45A01F1B" w14:textId="77777777" w:rsidR="000D58E2" w:rsidRDefault="00A767F4">
      <w:pPr>
        <w:pStyle w:val="Heading3"/>
      </w:pPr>
      <w:bookmarkStart w:id="108" w:name="_Toc206760685"/>
      <w:bookmarkStart w:id="109" w:name="safe-harbour-andor-expert-determination"/>
      <w:r>
        <w:t xml:space="preserve">9.1. Safe </w:t>
      </w:r>
      <w:proofErr w:type="spellStart"/>
      <w:r>
        <w:t>Harbour</w:t>
      </w:r>
      <w:proofErr w:type="spellEnd"/>
      <w:r>
        <w:t xml:space="preserve"> and/or expert determination</w:t>
      </w:r>
      <w:bookmarkEnd w:id="108"/>
    </w:p>
    <w:p w14:paraId="2AD62ABF" w14:textId="77777777" w:rsidR="000D58E2" w:rsidRDefault="00A767F4">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14:paraId="7532B65A" w14:textId="77777777" w:rsidR="000D58E2" w:rsidRDefault="00A767F4">
      <w:pPr>
        <w:pStyle w:val="Heading3"/>
      </w:pPr>
      <w:bookmarkStart w:id="110" w:name="_Toc206760686"/>
      <w:bookmarkStart w:id="111" w:name="geographic-aggregation"/>
      <w:bookmarkEnd w:id="109"/>
      <w:r>
        <w:lastRenderedPageBreak/>
        <w:t>9.2. Geographic aggregation</w:t>
      </w:r>
      <w:bookmarkEnd w:id="110"/>
    </w:p>
    <w:p w14:paraId="358A9A26" w14:textId="77777777" w:rsidR="000D58E2" w:rsidRDefault="00A767F4">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14:paraId="21487C99" w14:textId="77777777" w:rsidR="000D58E2" w:rsidRDefault="00A767F4">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14:paraId="74E0B66C" w14:textId="77777777" w:rsidR="000D58E2" w:rsidRDefault="00A767F4">
      <w:pPr>
        <w:pStyle w:val="Heading3"/>
      </w:pPr>
      <w:bookmarkStart w:id="112" w:name="_Toc206760687"/>
      <w:bookmarkStart w:id="113" w:name="location-jittering"/>
      <w:bookmarkEnd w:id="111"/>
      <w:r>
        <w:t>9.3. Location jittering</w:t>
      </w:r>
      <w:bookmarkEnd w:id="112"/>
    </w:p>
    <w:p w14:paraId="6BC339F4" w14:textId="77777777" w:rsidR="000D58E2" w:rsidRDefault="00A767F4">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14:paraId="19675E30" w14:textId="77777777" w:rsidR="000D58E2" w:rsidRDefault="00A767F4">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14:paraId="7046A645" w14:textId="77777777" w:rsidR="00BA38D7" w:rsidRDefault="00E74314" w:rsidP="00BA38D7">
      <w:pPr>
        <w:pStyle w:val="BodyText"/>
        <w:keepNext/>
      </w:pPr>
      <w:r>
        <w:rPr>
          <w:rStyle w:val="wacimagecontainer"/>
          <w:rFonts w:ascii="Segoe UI" w:hAnsi="Segoe UI" w:cs="Segoe UI"/>
          <w:noProof/>
          <w:color w:val="000000"/>
          <w:sz w:val="18"/>
          <w:szCs w:val="18"/>
          <w:shd w:val="clear" w:color="auto" w:fill="FFFFFF"/>
        </w:rPr>
        <w:lastRenderedPageBreak/>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14:paraId="6165A7D1" w14:textId="65193B76" w:rsidR="00BA38D7" w:rsidRDefault="00BA38D7" w:rsidP="00BA38D7">
      <w:pPr>
        <w:pStyle w:val="Caption"/>
      </w:pPr>
      <w:r>
        <w:t xml:space="preserve">Figure </w:t>
      </w:r>
      <w:fldSimple w:instr=" SEQ Figure \* ARABIC ">
        <w:ins w:id="114" w:author="Craig Parker [2]" w:date="2025-09-05T08:59:00Z" w16du:dateUtc="2025-09-05T06:59:00Z">
          <w:r w:rsidR="00B21EC8">
            <w:rPr>
              <w:noProof/>
            </w:rPr>
            <w:t>2</w:t>
          </w:r>
        </w:ins>
      </w:fldSimple>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14:paraId="2D9513D5" w14:textId="797D4F6F" w:rsidR="000D58E2" w:rsidRDefault="00BA38D7">
      <w:pPr>
        <w:pStyle w:val="BodyText"/>
      </w:pPr>
      <w:r>
        <w:rPr>
          <w:rFonts w:ascii="Nunito" w:hAnsi="Nunito"/>
          <w:color w:val="000000"/>
          <w:sz w:val="20"/>
          <w:szCs w:val="20"/>
          <w:shd w:val="clear" w:color="auto" w:fill="FFFFFF"/>
          <w:lang w:val="en-ZA"/>
        </w:rPr>
        <w:br/>
      </w:r>
      <w:r w:rsidR="00A767F4">
        <w:t xml:space="preserve">Jittering is applied when finer spatial detail is necessary, but privacy must still be protected, such as RP2, where urban heat-health outcomes are </w:t>
      </w:r>
      <w:proofErr w:type="spellStart"/>
      <w:r w:rsidR="00A767F4">
        <w:t>analysed</w:t>
      </w:r>
      <w:proofErr w:type="spellEnd"/>
      <w:r w:rsidR="00A767F4">
        <w:t xml:space="preserve"> at a high-resolution (e.g., census small areas or wards).</w:t>
      </w:r>
    </w:p>
    <w:p w14:paraId="4B26954A" w14:textId="77777777" w:rsidR="000D58E2" w:rsidRDefault="00A767F4">
      <w:pPr>
        <w:pStyle w:val="BodyText"/>
      </w:pPr>
      <w:r>
        <w:t>Gaussian displacement jittering is specifically used when more precise geographic information is required, balancing data utility and privacy by adjusting displacement based on population density.</w:t>
      </w:r>
    </w:p>
    <w:p w14:paraId="223A1997" w14:textId="77777777" w:rsidR="000D58E2" w:rsidRDefault="00A767F4">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14:paraId="29F48A4D" w14:textId="77777777" w:rsidR="000D58E2" w:rsidRDefault="00A767F4">
      <w:pPr>
        <w:pStyle w:val="Heading3"/>
      </w:pPr>
      <w:bookmarkStart w:id="115" w:name="_Toc206760688"/>
      <w:bookmarkStart w:id="116" w:name="expert-review-and-risk-assessment"/>
      <w:bookmarkEnd w:id="113"/>
      <w:r>
        <w:t>9.4. Expert review and risk assessment</w:t>
      </w:r>
      <w:bookmarkEnd w:id="115"/>
    </w:p>
    <w:p w14:paraId="256A7AA6" w14:textId="77777777" w:rsidR="000D58E2" w:rsidRDefault="00A767F4">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14:paraId="00F00182" w14:textId="77777777" w:rsidR="000D58E2" w:rsidRDefault="00A767F4">
      <w:pPr>
        <w:pStyle w:val="BodyText"/>
      </w:pPr>
      <w:r>
        <w:lastRenderedPageBreak/>
        <w:t>In summary, by incorporating these enhanced de-identification techniques, we aim to ensure compliance with POPIA, protect participant privacy, and maintain the data’s utility for research purposes.</w:t>
      </w:r>
    </w:p>
    <w:p w14:paraId="12768B7B" w14:textId="36548FB1" w:rsidR="000D58E2" w:rsidRDefault="000D58E2"/>
    <w:p w14:paraId="4479B41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17" w:name="data-sharing"/>
      <w:bookmarkEnd w:id="106"/>
      <w:bookmarkEnd w:id="116"/>
    </w:p>
    <w:p w14:paraId="68D1AA73" w14:textId="77777777" w:rsidR="000D58E2" w:rsidRDefault="00A767F4">
      <w:pPr>
        <w:pStyle w:val="Heading2"/>
      </w:pPr>
      <w:bookmarkStart w:id="118" w:name="_Toc206760689"/>
      <w:r>
        <w:lastRenderedPageBreak/>
        <w:t>10. Data sharing</w:t>
      </w:r>
      <w:bookmarkEnd w:id="118"/>
    </w:p>
    <w:p w14:paraId="4E84EF08" w14:textId="77777777" w:rsidR="000D58E2" w:rsidRDefault="00A767F4">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14:paraId="5CD2E1B1" w14:textId="77777777" w:rsidR="000D58E2" w:rsidRDefault="00A767F4">
      <w:pPr>
        <w:pStyle w:val="Heading3"/>
      </w:pPr>
      <w:bookmarkStart w:id="119" w:name="_Toc206760690"/>
      <w:bookmarkStart w:id="120" w:name="restrictions-to-data-sharing"/>
      <w:r>
        <w:t>10.1. Restrictions to Data Sharing</w:t>
      </w:r>
      <w:bookmarkEnd w:id="119"/>
    </w:p>
    <w:p w14:paraId="212930B3" w14:textId="77777777" w:rsidR="000D58E2" w:rsidRDefault="00A767F4">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14:paraId="443DFDFF" w14:textId="77777777" w:rsidR="000D58E2" w:rsidRDefault="00A767F4">
      <w:pPr>
        <w:pStyle w:val="Heading3"/>
      </w:pPr>
      <w:bookmarkStart w:id="121" w:name="_Toc206760691"/>
      <w:bookmarkStart w:id="122" w:name="discoverability"/>
      <w:bookmarkEnd w:id="120"/>
      <w:r>
        <w:t>10.2. Discoverability</w:t>
      </w:r>
      <w:bookmarkEnd w:id="121"/>
    </w:p>
    <w:p w14:paraId="1945F79B" w14:textId="77777777" w:rsidR="000D58E2" w:rsidRDefault="00A767F4">
      <w:pPr>
        <w:pStyle w:val="FirstParagraph"/>
      </w:pPr>
      <w:r>
        <w:t>The HE²AT Center and DMAC will implement FAIR principles to ensure that:</w:t>
      </w:r>
    </w:p>
    <w:p w14:paraId="2C38B23A" w14:textId="77777777" w:rsidR="000D58E2" w:rsidRDefault="00A767F4">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14:paraId="161A2866" w14:textId="77777777" w:rsidR="000D58E2" w:rsidRDefault="00A767F4">
      <w:pPr>
        <w:pStyle w:val="BodyText"/>
      </w:pPr>
      <w:r>
        <w:t xml:space="preserve">• </w:t>
      </w:r>
      <w:r>
        <w:rPr>
          <w:b/>
          <w:bCs/>
        </w:rPr>
        <w:t>Accessibility</w:t>
      </w:r>
      <w:r>
        <w:t>: De-Identified data will be accessible via a data access request to the DAC, which, if approved, will require a Data Transfer Agreement.</w:t>
      </w:r>
    </w:p>
    <w:p w14:paraId="048C95EB" w14:textId="77777777" w:rsidR="000D58E2" w:rsidRDefault="00A767F4">
      <w:pPr>
        <w:pStyle w:val="BodyText"/>
      </w:pPr>
      <w:r>
        <w:t xml:space="preserve">• </w:t>
      </w:r>
      <w:r>
        <w:rPr>
          <w:b/>
          <w:bCs/>
        </w:rPr>
        <w:t>Interoperability</w:t>
      </w:r>
      <w:r>
        <w:t>: Adherence to established data and metadata standards will ensure data interoperability (as outlined earlier in the document).</w:t>
      </w:r>
    </w:p>
    <w:p w14:paraId="20600914" w14:textId="77777777" w:rsidR="000D58E2" w:rsidRDefault="00A767F4">
      <w:pPr>
        <w:pStyle w:val="BodyText"/>
      </w:pPr>
      <w:r>
        <w:t xml:space="preserve">• </w:t>
      </w:r>
      <w:r>
        <w:rPr>
          <w:b/>
          <w:bCs/>
        </w:rPr>
        <w:t>Reusability</w:t>
      </w:r>
      <w:r>
        <w:t>: Rigorous data documentation will support reuse, including limitations and guidance for responsible reuse.</w:t>
      </w:r>
    </w:p>
    <w:p w14:paraId="1F48FA4B" w14:textId="77777777" w:rsidR="000D58E2" w:rsidRDefault="00A767F4">
      <w:pPr>
        <w:pStyle w:val="Heading3"/>
      </w:pPr>
      <w:bookmarkStart w:id="123" w:name="_Toc206760692"/>
      <w:bookmarkStart w:id="124" w:name="levels-of-data-access"/>
      <w:bookmarkEnd w:id="122"/>
      <w:r>
        <w:t>10.3. Levels of Data Access</w:t>
      </w:r>
      <w:bookmarkEnd w:id="123"/>
    </w:p>
    <w:p w14:paraId="4DB6C14C" w14:textId="77777777" w:rsidR="000D58E2" w:rsidRDefault="00A767F4">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14:paraId="77226755" w14:textId="77777777" w:rsidR="000D58E2" w:rsidRDefault="00A767F4">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14:paraId="7DE32934" w14:textId="77777777" w:rsidR="000D58E2" w:rsidRDefault="00A767F4">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14:paraId="0EB09D5D" w14:textId="77777777" w:rsidR="000D58E2" w:rsidRDefault="00A767F4">
      <w:pPr>
        <w:numPr>
          <w:ilvl w:val="0"/>
          <w:numId w:val="4"/>
        </w:numPr>
      </w:pPr>
      <w:r>
        <w:rPr>
          <w:b/>
          <w:bCs/>
        </w:rPr>
        <w:lastRenderedPageBreak/>
        <w:t>RP1/RP2 De-identified Data</w:t>
      </w:r>
      <w:r>
        <w:t>: Data that has been further processed and de-identified to prevent re-identification. Available to External Researchers under conditions set by the Data Access Committee (DAC), this data adheres to strict privacy guidelines.</w:t>
      </w:r>
    </w:p>
    <w:p w14:paraId="2891BACC" w14:textId="77777777" w:rsidR="000D58E2" w:rsidRDefault="00A767F4">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14:paraId="79B7FEEB" w14:textId="77777777" w:rsidR="000D58E2" w:rsidRDefault="00A767F4">
      <w:pPr>
        <w:pStyle w:val="Heading3"/>
        <w:rPr>
          <w:ins w:id="125" w:author="Craig Parker" w:date="2025-08-22T12:37:00Z" w16du:dateUtc="2025-08-22T10:37:00Z"/>
        </w:rPr>
      </w:pPr>
      <w:bookmarkStart w:id="126" w:name="_Toc206760693"/>
      <w:bookmarkStart w:id="127" w:name="X9cdf1622c40d1ef45648b54535984369e341b58"/>
      <w:bookmarkEnd w:id="124"/>
      <w:r>
        <w:t>10.4. Procedure for Making RP1/RP2 De-identified Data Available to Bona Fide Researchers</w:t>
      </w:r>
      <w:bookmarkEnd w:id="126"/>
    </w:p>
    <w:p w14:paraId="5572E48B" w14:textId="039CE7EE" w:rsidR="00B836FD" w:rsidRPr="00B836FD" w:rsidRDefault="00B836FD" w:rsidP="009D61A9">
      <w:pPr>
        <w:pStyle w:val="BodyText"/>
      </w:pPr>
      <w:ins w:id="128" w:author="Craig Parker" w:date="2025-08-22T12:37:00Z">
        <w:r w:rsidRPr="00B836FD">
          <w:rPr>
            <w:b/>
            <w:bCs/>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ins>
    </w:p>
    <w:p w14:paraId="22BB8345" w14:textId="2736D340" w:rsidR="000D58E2" w:rsidRDefault="06152371">
      <w:pPr>
        <w:pStyle w:val="FirstParagraph"/>
      </w:pPr>
      <w:r>
        <w:t xml:space="preserve">The procedures for making RP1/RP2 De-identified Data available to qualifying </w:t>
      </w:r>
      <w:r w:rsidR="00E046A9" w:rsidRPr="00E046A9">
        <w:t xml:space="preserve">projects </w:t>
      </w:r>
      <w:proofErr w:type="gramStart"/>
      <w:r w:rsidR="00E046A9" w:rsidRPr="00E046A9">
        <w:t xml:space="preserve">and  </w:t>
      </w:r>
      <w:r>
        <w:t>Researchers</w:t>
      </w:r>
      <w:proofErr w:type="gramEnd"/>
      <w:r>
        <w:t xml:space="preserve"> are outlined below. These procedures ensure compliance with ethical, legal, and scientific standards, whilst maintaining data integrity and security.</w:t>
      </w:r>
    </w:p>
    <w:p w14:paraId="0EA7B853" w14:textId="77777777" w:rsidR="000D58E2" w:rsidRDefault="00A767F4">
      <w:pPr>
        <w:pStyle w:val="BodyText"/>
      </w:pPr>
      <w:r>
        <w:t>Detailed governance and oversight of these procedures, including DAC responsibilities, are covered in Annex 4, which contains the full terms of reference for the DAC.</w:t>
      </w:r>
    </w:p>
    <w:p w14:paraId="5356FBDA" w14:textId="77777777" w:rsidR="000D58E2" w:rsidRDefault="00A767F4">
      <w:pPr>
        <w:numPr>
          <w:ilvl w:val="0"/>
          <w:numId w:val="5"/>
        </w:numPr>
      </w:pPr>
      <w:r>
        <w:rPr>
          <w:b/>
          <w:bCs/>
        </w:rPr>
        <w:t>The Data Access Request Form</w:t>
      </w:r>
      <w:r>
        <w:t>: This form must be completed by those requesting access to RP1/RP2 De-identified Data and includes:</w:t>
      </w:r>
    </w:p>
    <w:p w14:paraId="4B08C0C6" w14:textId="77777777" w:rsidR="000D58E2" w:rsidRDefault="00A767F4">
      <w:pPr>
        <w:pStyle w:val="Compact"/>
        <w:numPr>
          <w:ilvl w:val="1"/>
          <w:numId w:val="6"/>
        </w:numPr>
      </w:pPr>
      <w:r>
        <w:t>Applicant Information: Details about the applicant and their institution, including name, address, and the nature of the research activities.</w:t>
      </w:r>
    </w:p>
    <w:p w14:paraId="29D838F5" w14:textId="77777777" w:rsidR="000D58E2" w:rsidRDefault="00A767F4">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14:paraId="670DDE5A" w14:textId="77777777" w:rsidR="000D58E2" w:rsidRDefault="00A767F4">
      <w:pPr>
        <w:pStyle w:val="Compact"/>
        <w:numPr>
          <w:ilvl w:val="1"/>
          <w:numId w:val="6"/>
        </w:numPr>
      </w:pPr>
      <w:r>
        <w:t>Dataset Identification: Specification of the datasets for which access is sought.</w:t>
      </w:r>
    </w:p>
    <w:p w14:paraId="1A180A40" w14:textId="77777777" w:rsidR="000D58E2" w:rsidRDefault="00A767F4">
      <w:pPr>
        <w:pStyle w:val="Compact"/>
        <w:numPr>
          <w:ilvl w:val="1"/>
          <w:numId w:val="6"/>
        </w:numPr>
      </w:pPr>
      <w:r>
        <w:t>Research Purpose: A proposal outlining the intended research, including objectives and significance.</w:t>
      </w:r>
    </w:p>
    <w:p w14:paraId="274DEDC7" w14:textId="77777777" w:rsidR="000D58E2" w:rsidRDefault="00A767F4">
      <w:pPr>
        <w:pStyle w:val="Compact"/>
        <w:numPr>
          <w:ilvl w:val="1"/>
          <w:numId w:val="6"/>
        </w:numPr>
      </w:pPr>
      <w:r>
        <w:t>Data Sharing Modality Preference: Specification of whether data access is sought through download, with a justification based on the research and data sensitivity.</w:t>
      </w:r>
    </w:p>
    <w:p w14:paraId="73A7AB6E" w14:textId="77777777" w:rsidR="000D58E2" w:rsidRDefault="00A767F4">
      <w:pPr>
        <w:pStyle w:val="Compact"/>
        <w:numPr>
          <w:ilvl w:val="1"/>
          <w:numId w:val="6"/>
        </w:numPr>
      </w:pPr>
      <w:r>
        <w:t>Ethics Approval: Proof of ethics approval from the applicant’s institutional ethics committee.</w:t>
      </w:r>
    </w:p>
    <w:p w14:paraId="02688763" w14:textId="77777777" w:rsidR="000D58E2" w:rsidRDefault="00A767F4">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14:paraId="7F1E8E25" w14:textId="77777777" w:rsidR="000D58E2" w:rsidRDefault="00A767F4">
      <w:pPr>
        <w:numPr>
          <w:ilvl w:val="0"/>
          <w:numId w:val="5"/>
        </w:numPr>
      </w:pPr>
      <w:r>
        <w:rPr>
          <w:b/>
          <w:bCs/>
        </w:rPr>
        <w:lastRenderedPageBreak/>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14:paraId="52400F96" w14:textId="77777777" w:rsidR="000D58E2" w:rsidRDefault="00A767F4">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14:paraId="7EA2DEB5" w14:textId="77777777" w:rsidR="000D58E2" w:rsidRDefault="00A767F4">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14:paraId="4946B133" w14:textId="77777777" w:rsidR="000D58E2" w:rsidRDefault="00A767F4">
      <w:pPr>
        <w:numPr>
          <w:ilvl w:val="0"/>
          <w:numId w:val="5"/>
        </w:numPr>
      </w:pPr>
      <w:r>
        <w:rPr>
          <w:b/>
          <w:bCs/>
        </w:rPr>
        <w:t>Data Transfer</w:t>
      </w:r>
      <w:r>
        <w:t>: The data will be transferred upon approval and fulfilment of all conditions, including ethics approval.</w:t>
      </w:r>
    </w:p>
    <w:p w14:paraId="3808DD80" w14:textId="77777777" w:rsidR="000D58E2" w:rsidRDefault="00A767F4">
      <w:pPr>
        <w:numPr>
          <w:ilvl w:val="0"/>
          <w:numId w:val="5"/>
        </w:numPr>
      </w:pPr>
      <w:r>
        <w:rPr>
          <w:b/>
          <w:bCs/>
        </w:rPr>
        <w:t>Ongoing Monitoring</w:t>
      </w:r>
      <w:r>
        <w:t>: The DAC will continue to monitor compliance with the terms of the Data Transfer Agreement, including periodic reviews and audits, if necessary.</w:t>
      </w:r>
    </w:p>
    <w:p w14:paraId="47264786" w14:textId="174E6A66" w:rsidR="000D58E2" w:rsidRDefault="000D58E2"/>
    <w:p w14:paraId="691253E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29" w:name="X2db6ef8ae2f5832aef8e8b4c0bcb654737aa512"/>
      <w:bookmarkEnd w:id="117"/>
      <w:bookmarkEnd w:id="127"/>
    </w:p>
    <w:p w14:paraId="2292B939" w14:textId="77777777" w:rsidR="000D58E2" w:rsidRDefault="00A767F4">
      <w:pPr>
        <w:pStyle w:val="Heading2"/>
      </w:pPr>
      <w:bookmarkStart w:id="130" w:name="_Toc206760694"/>
      <w:r>
        <w:lastRenderedPageBreak/>
        <w:t>11. POPIA compliance and protection of personal information</w:t>
      </w:r>
      <w:bookmarkEnd w:id="130"/>
    </w:p>
    <w:p w14:paraId="71D87581" w14:textId="77777777" w:rsidR="000D58E2" w:rsidRDefault="00A767F4">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14:paraId="1820BFBD" w14:textId="77777777" w:rsidR="000D58E2" w:rsidRDefault="00A767F4">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14:paraId="3B688276" w14:textId="77777777" w:rsidR="000D58E2" w:rsidRDefault="00A767F4">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3361C9AD" w14:textId="77777777" w:rsidR="000D58E2" w:rsidRDefault="00A767F4">
      <w:pPr>
        <w:pStyle w:val="BodyText"/>
      </w:pPr>
      <w:r>
        <w:t xml:space="preserve">• </w:t>
      </w:r>
      <w:r>
        <w:rPr>
          <w:b/>
          <w:bCs/>
        </w:rPr>
        <w:t>Section 10 (Minimality)</w:t>
      </w:r>
      <w:r>
        <w:t>: Personal information may only be processed if it is adequate, relevant, and not excessive for the purpose of the research.</w:t>
      </w:r>
    </w:p>
    <w:p w14:paraId="4982BF66" w14:textId="77777777" w:rsidR="000D58E2" w:rsidRDefault="00A767F4">
      <w:pPr>
        <w:pStyle w:val="BodyText"/>
      </w:pPr>
      <w:r>
        <w:t xml:space="preserve">• </w:t>
      </w:r>
      <w:r>
        <w:rPr>
          <w:b/>
          <w:bCs/>
        </w:rPr>
        <w:t>Section 15(1) (Further Processing)</w:t>
      </w:r>
      <w:r>
        <w:t>: Further processing of personal information must be aligned with the purpose of its collection.</w:t>
      </w:r>
    </w:p>
    <w:p w14:paraId="37F585D2" w14:textId="77777777" w:rsidR="000D58E2" w:rsidRDefault="00A767F4">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14:paraId="611B93FE" w14:textId="77777777" w:rsidR="000D58E2" w:rsidRDefault="00A767F4">
      <w:pPr>
        <w:pStyle w:val="BodyText"/>
      </w:pPr>
      <w:r>
        <w:t xml:space="preserve">• </w:t>
      </w:r>
      <w:r>
        <w:rPr>
          <w:b/>
          <w:bCs/>
        </w:rPr>
        <w:t>Section 18(1) (Notification)</w:t>
      </w:r>
      <w:r>
        <w:t>: Requires informing data subjects about the processing of their personal information.</w:t>
      </w:r>
    </w:p>
    <w:p w14:paraId="7A0954C8" w14:textId="77777777" w:rsidR="000D58E2" w:rsidRDefault="00A767F4">
      <w:pPr>
        <w:pStyle w:val="BodyText"/>
      </w:pPr>
      <w:r>
        <w:t xml:space="preserve">• </w:t>
      </w:r>
      <w:r>
        <w:rPr>
          <w:b/>
          <w:bCs/>
        </w:rPr>
        <w:t>Section 18(4)(f) (Research Exception)</w:t>
      </w:r>
      <w:r>
        <w:t>: Provides an exemption for informing data subjects if the information is used for historical, statistical, or research purposes.</w:t>
      </w:r>
    </w:p>
    <w:p w14:paraId="530670DF" w14:textId="77777777" w:rsidR="000D58E2" w:rsidRDefault="00A767F4">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14:paraId="3924EA5D" w14:textId="77777777" w:rsidR="000D58E2" w:rsidRDefault="00A767F4">
      <w:pPr>
        <w:pStyle w:val="BodyText"/>
      </w:pPr>
      <w:r>
        <w:t xml:space="preserve">• </w:t>
      </w:r>
      <w:r>
        <w:rPr>
          <w:b/>
          <w:bCs/>
        </w:rPr>
        <w:t>Section 16 (Information Quality)</w:t>
      </w:r>
      <w:r>
        <w:t>: Mandates reasonable measures to maintain the accuracy and quality of the data.</w:t>
      </w:r>
    </w:p>
    <w:p w14:paraId="583FB2F9" w14:textId="77777777" w:rsidR="000D58E2" w:rsidRDefault="00A767F4">
      <w:pPr>
        <w:pStyle w:val="BodyText"/>
      </w:pPr>
      <w:r>
        <w:t xml:space="preserve">• </w:t>
      </w:r>
      <w:r>
        <w:rPr>
          <w:b/>
          <w:bCs/>
        </w:rPr>
        <w:t>Section 17 (Documentation)</w:t>
      </w:r>
      <w:r>
        <w:t>: Requires clear documentation of all processing activities.</w:t>
      </w:r>
    </w:p>
    <w:p w14:paraId="1EC1D559" w14:textId="77777777" w:rsidR="000D58E2" w:rsidRDefault="00A767F4">
      <w:pPr>
        <w:pStyle w:val="BodyText"/>
      </w:pPr>
      <w:r>
        <w:t xml:space="preserve">• </w:t>
      </w:r>
      <w:r>
        <w:rPr>
          <w:b/>
          <w:bCs/>
        </w:rPr>
        <w:t>Section 19 (Security Safeguards)</w:t>
      </w:r>
      <w:r>
        <w:t>: Requires security measures to prevent unlawful access to or processing of personal information.</w:t>
      </w:r>
    </w:p>
    <w:p w14:paraId="0D227779" w14:textId="77777777" w:rsidR="000D58E2" w:rsidRDefault="00A767F4">
      <w:pPr>
        <w:pStyle w:val="BodyText"/>
      </w:pPr>
      <w:r>
        <w:lastRenderedPageBreak/>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14:paraId="045297EB" w14:textId="34670936" w:rsidR="2D067E45" w:rsidRDefault="2D067E45" w:rsidP="2D067E45">
      <w:pPr>
        <w:pStyle w:val="BodyText"/>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14:paraId="16A223ED" w14:textId="10CC68ED" w:rsidR="000D58E2" w:rsidRDefault="000D58E2"/>
    <w:p w14:paraId="476C24F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31" w:name="governance-and-compliance"/>
      <w:bookmarkEnd w:id="129"/>
    </w:p>
    <w:p w14:paraId="6548FBE9" w14:textId="77777777" w:rsidR="000D58E2" w:rsidRDefault="00A767F4">
      <w:pPr>
        <w:pStyle w:val="Heading2"/>
      </w:pPr>
      <w:bookmarkStart w:id="132" w:name="_Toc206760695"/>
      <w:r>
        <w:lastRenderedPageBreak/>
        <w:t>12. Governance and compliance</w:t>
      </w:r>
      <w:bookmarkEnd w:id="132"/>
    </w:p>
    <w:p w14:paraId="3BF4F80E" w14:textId="77777777" w:rsidR="000D58E2" w:rsidRDefault="00A767F4">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14:paraId="3FDD05D5" w14:textId="77777777" w:rsidR="000D58E2" w:rsidRDefault="00A767F4">
      <w:pPr>
        <w:pStyle w:val="Heading3"/>
      </w:pPr>
      <w:bookmarkStart w:id="133" w:name="_Toc206760696"/>
      <w:bookmarkStart w:id="134" w:name="data-governance"/>
      <w:r>
        <w:t>12.1. Data Governance</w:t>
      </w:r>
      <w:bookmarkEnd w:id="133"/>
    </w:p>
    <w:p w14:paraId="1D358091" w14:textId="77777777" w:rsidR="000D58E2" w:rsidRDefault="00A767F4">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14:paraId="2891F964" w14:textId="77777777" w:rsidR="000D58E2" w:rsidRDefault="00A767F4">
      <w:pPr>
        <w:pStyle w:val="Heading3"/>
      </w:pPr>
      <w:bookmarkStart w:id="135" w:name="_Toc206760697"/>
      <w:bookmarkStart w:id="136" w:name="data-indexing-and-metadata-management"/>
      <w:bookmarkEnd w:id="134"/>
      <w:r>
        <w:t>12.2. Data Indexing and Metadata Management</w:t>
      </w:r>
      <w:bookmarkEnd w:id="135"/>
    </w:p>
    <w:p w14:paraId="03194C72" w14:textId="77777777" w:rsidR="000D58E2" w:rsidRDefault="00A767F4">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14:paraId="7C966017" w14:textId="77777777" w:rsidR="000D58E2" w:rsidRDefault="00A767F4">
      <w:pPr>
        <w:pStyle w:val="Compact"/>
        <w:numPr>
          <w:ilvl w:val="0"/>
          <w:numId w:val="7"/>
        </w:numPr>
      </w:pPr>
      <w:r>
        <w:rPr>
          <w:b/>
          <w:bCs/>
        </w:rPr>
        <w:t>Metadata Standards</w:t>
      </w:r>
    </w:p>
    <w:p w14:paraId="2FF158C8" w14:textId="77777777" w:rsidR="000D58E2" w:rsidRDefault="00A767F4">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14:paraId="58E7B5D0" w14:textId="77777777" w:rsidR="000D58E2" w:rsidRDefault="00A767F4">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14:paraId="4C36DF81" w14:textId="77777777" w:rsidR="000D58E2" w:rsidRDefault="00A767F4">
      <w:pPr>
        <w:pStyle w:val="Compact"/>
        <w:numPr>
          <w:ilvl w:val="1"/>
          <w:numId w:val="8"/>
        </w:numPr>
      </w:pPr>
      <w:r>
        <w:t>Health Data Indexing: Health data is indexed using a codebook with relevant ontologies, ensuring consistency and discoverability.</w:t>
      </w:r>
    </w:p>
    <w:p w14:paraId="702923C3" w14:textId="77777777" w:rsidR="000D58E2" w:rsidRDefault="00A767F4">
      <w:pPr>
        <w:pStyle w:val="Compact"/>
        <w:numPr>
          <w:ilvl w:val="0"/>
          <w:numId w:val="7"/>
        </w:numPr>
      </w:pPr>
      <w:r>
        <w:rPr>
          <w:b/>
          <w:bCs/>
        </w:rPr>
        <w:t>Documentation and Integration</w:t>
      </w:r>
    </w:p>
    <w:p w14:paraId="754DF01D" w14:textId="77777777" w:rsidR="000D58E2" w:rsidRDefault="00A767F4">
      <w:pPr>
        <w:pStyle w:val="Compact"/>
        <w:numPr>
          <w:ilvl w:val="1"/>
          <w:numId w:val="9"/>
        </w:numPr>
      </w:pPr>
      <w:r>
        <w:t>CSAG GitLab Wiki: The DRS is documented on the CSAG GitLab Wiki, ensuring consistency and serving as a guide for indexing processes.</w:t>
      </w:r>
    </w:p>
    <w:p w14:paraId="4A01878A" w14:textId="77777777" w:rsidR="000D58E2" w:rsidRDefault="00A767F4">
      <w:pPr>
        <w:pStyle w:val="Compact"/>
        <w:numPr>
          <w:ilvl w:val="1"/>
          <w:numId w:val="9"/>
        </w:numPr>
      </w:pPr>
      <w:r>
        <w:t>DSI-Africa Open Data Science Platform (ODSP): Integration with the ODSP metadata index ensures that metadata propagates to the ODSP system, making datasets discoverable through metadata queries.</w:t>
      </w:r>
    </w:p>
    <w:p w14:paraId="37B98E7A" w14:textId="77777777" w:rsidR="000D58E2" w:rsidRDefault="00A767F4">
      <w:pPr>
        <w:pStyle w:val="Heading3"/>
      </w:pPr>
      <w:bookmarkStart w:id="137" w:name="_Toc206760698"/>
      <w:bookmarkStart w:id="138" w:name="data-access-committee"/>
      <w:bookmarkEnd w:id="136"/>
      <w:r>
        <w:t>12.3. Data Access Committee</w:t>
      </w:r>
      <w:bookmarkEnd w:id="137"/>
    </w:p>
    <w:p w14:paraId="6309D7CA" w14:textId="3C5E323B" w:rsidR="00B836FD" w:rsidRDefault="001613C6">
      <w:pPr>
        <w:pStyle w:val="FirstParagraph"/>
      </w:pPr>
      <w:r w:rsidRPr="001613C6">
        <w:t xml:space="preserve">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w:t>
      </w:r>
      <w:r w:rsidRPr="001613C6">
        <w:lastRenderedPageBreak/>
        <w:t>compliance with relevant laws and guidelines. The agreement will also prohibit the on-sharing of data, without explicit DAC approval.</w:t>
      </w:r>
    </w:p>
    <w:p w14:paraId="56FC67B0" w14:textId="77777777" w:rsidR="006623D7" w:rsidRPr="006623D7" w:rsidRDefault="006623D7" w:rsidP="006623D7">
      <w:pPr>
        <w:pStyle w:val="BodyText"/>
        <w:rPr>
          <w:ins w:id="139" w:author="Craig Parker" w:date="2025-08-22T12:39:00Z" w16du:dateUtc="2025-08-22T10:39:00Z"/>
        </w:rPr>
      </w:pPr>
    </w:p>
    <w:p w14:paraId="4450F5F0" w14:textId="77777777" w:rsidR="000D58E2" w:rsidRDefault="00A767F4">
      <w:pPr>
        <w:pStyle w:val="BodyText"/>
      </w:pPr>
      <w:r>
        <w:rPr>
          <w:b/>
          <w:bCs/>
        </w:rPr>
        <w:t>12.3.1 Review Process</w:t>
      </w:r>
    </w:p>
    <w:p w14:paraId="70F7D64B" w14:textId="77777777" w:rsidR="000D58E2" w:rsidRDefault="00A767F4">
      <w:pPr>
        <w:pStyle w:val="BodyText"/>
      </w:pPr>
      <w:r>
        <w:rPr>
          <w:b/>
          <w:bCs/>
        </w:rPr>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14:paraId="6EE500D7" w14:textId="77777777" w:rsidR="000D58E2" w:rsidRDefault="00A767F4">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14:paraId="625E3336" w14:textId="77777777" w:rsidR="000D58E2" w:rsidRDefault="00A767F4">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14:paraId="52DF893D" w14:textId="77777777" w:rsidR="000D58E2" w:rsidRDefault="00A767F4">
      <w:pPr>
        <w:pStyle w:val="BodyText"/>
      </w:pPr>
      <w:r>
        <w:rPr>
          <w:b/>
          <w:bCs/>
        </w:rPr>
        <w:t>12.3.2 Membership of the DAC</w:t>
      </w:r>
    </w:p>
    <w:p w14:paraId="64A0D534" w14:textId="77777777" w:rsidR="000D58E2" w:rsidRDefault="00A767F4">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14:paraId="09202940" w14:textId="77777777" w:rsidR="000D58E2" w:rsidRDefault="00A767F4">
      <w:pPr>
        <w:pStyle w:val="BodyText"/>
      </w:pPr>
      <w:r>
        <w:t>For a more detailed description of the roles, responsibilities and specific procedures relating to the DAC, refer to Annex 4: Terms of Reference for the DAC.</w:t>
      </w:r>
    </w:p>
    <w:p w14:paraId="31DB2B4E" w14:textId="3D1D3BFB" w:rsidR="000D58E2" w:rsidRDefault="000D58E2"/>
    <w:p w14:paraId="36AC3E5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40" w:name="data-retention"/>
      <w:bookmarkEnd w:id="131"/>
      <w:bookmarkEnd w:id="138"/>
    </w:p>
    <w:p w14:paraId="40192BDF" w14:textId="77777777" w:rsidR="000D58E2" w:rsidRDefault="00A767F4">
      <w:pPr>
        <w:pStyle w:val="Heading2"/>
      </w:pPr>
      <w:bookmarkStart w:id="141" w:name="_Toc206760699"/>
      <w:r>
        <w:lastRenderedPageBreak/>
        <w:t>13. Data retention</w:t>
      </w:r>
      <w:bookmarkEnd w:id="141"/>
    </w:p>
    <w:p w14:paraId="20B4F05E" w14:textId="77777777" w:rsidR="000D58E2" w:rsidRDefault="00A767F4">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14:paraId="5875FE45" w14:textId="77777777" w:rsidR="000D58E2" w:rsidRDefault="00A767F4">
      <w:pPr>
        <w:pStyle w:val="Heading3"/>
      </w:pPr>
      <w:bookmarkStart w:id="142" w:name="_Toc206760700"/>
      <w:bookmarkStart w:id="143" w:name="retention-periods"/>
      <w:r>
        <w:t>13.1. Retention Periods:</w:t>
      </w:r>
      <w:bookmarkEnd w:id="142"/>
    </w:p>
    <w:p w14:paraId="41A878C7" w14:textId="77777777" w:rsidR="000D58E2" w:rsidRDefault="00A767F4">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14:paraId="772E50B8" w14:textId="77777777" w:rsidR="000D58E2" w:rsidRDefault="00A767F4">
      <w:pPr>
        <w:pStyle w:val="BodyText"/>
      </w:pPr>
      <w:r>
        <w:t xml:space="preserve">• </w:t>
      </w:r>
      <w:r>
        <w:rPr>
          <w:b/>
          <w:bCs/>
        </w:rPr>
        <w:t>Consortium Shared Data</w:t>
      </w:r>
      <w:r>
        <w:t>: Depending on the agreements in place, this data may be retained indefinitely.</w:t>
      </w:r>
    </w:p>
    <w:p w14:paraId="46DB884C" w14:textId="77777777" w:rsidR="000D58E2" w:rsidRDefault="00A767F4">
      <w:pPr>
        <w:pStyle w:val="BodyText"/>
      </w:pPr>
      <w:r>
        <w:t xml:space="preserve">• </w:t>
      </w:r>
      <w:r>
        <w:rPr>
          <w:b/>
          <w:bCs/>
        </w:rPr>
        <w:t>RP1/RP2 De-Identified Data</w:t>
      </w:r>
      <w:r>
        <w:t>: Depending on the agreements in place, this data may be retained indefinitely.</w:t>
      </w:r>
    </w:p>
    <w:p w14:paraId="6F08A333" w14:textId="77777777" w:rsidR="000D58E2" w:rsidRDefault="00A767F4">
      <w:pPr>
        <w:pStyle w:val="BodyText"/>
      </w:pPr>
      <w:r>
        <w:t xml:space="preserve">• </w:t>
      </w:r>
      <w:r>
        <w:rPr>
          <w:b/>
          <w:bCs/>
        </w:rPr>
        <w:t>Inferential Data</w:t>
      </w:r>
      <w:r>
        <w:t>: This is retained indefinitely. It includes aggregated and synthetic data derived from the analysis of the other data categories.</w:t>
      </w:r>
    </w:p>
    <w:p w14:paraId="3969C254" w14:textId="77777777" w:rsidR="000D58E2" w:rsidRDefault="00A767F4">
      <w:pPr>
        <w:pStyle w:val="Heading3"/>
      </w:pPr>
      <w:bookmarkStart w:id="144" w:name="_Toc206760701"/>
      <w:bookmarkStart w:id="145" w:name="X8930c258198720edd7181ea182bae298f76f11e"/>
      <w:bookmarkEnd w:id="143"/>
      <w:r>
        <w:t>13.2. Ongoing Monitoring of Data Transfer Agreements</w:t>
      </w:r>
      <w:bookmarkEnd w:id="144"/>
    </w:p>
    <w:p w14:paraId="2950F273" w14:textId="77777777" w:rsidR="000D58E2" w:rsidRDefault="00A767F4">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14:paraId="2171E8C4" w14:textId="5E7367B0" w:rsidR="000D58E2" w:rsidRDefault="000D58E2"/>
    <w:p w14:paraId="0AA3272F"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46" w:name="restricted-data-access"/>
      <w:bookmarkEnd w:id="140"/>
      <w:bookmarkEnd w:id="145"/>
    </w:p>
    <w:p w14:paraId="29FB6984" w14:textId="77777777" w:rsidR="000D58E2" w:rsidRDefault="00A767F4">
      <w:pPr>
        <w:pStyle w:val="Heading2"/>
      </w:pPr>
      <w:bookmarkStart w:id="147" w:name="_Toc206760702"/>
      <w:r>
        <w:lastRenderedPageBreak/>
        <w:t>14. Restricted data access</w:t>
      </w:r>
      <w:bookmarkEnd w:id="147"/>
    </w:p>
    <w:p w14:paraId="2D0BBD47" w14:textId="77777777" w:rsidR="000D58E2" w:rsidRDefault="00A767F4">
      <w:pPr>
        <w:pStyle w:val="FirstParagraph"/>
      </w:pPr>
      <w:r>
        <w:t>To safeguard personal information, the HE²AT Center implements robust encryption and security measures:</w:t>
      </w:r>
    </w:p>
    <w:p w14:paraId="36691BD8" w14:textId="77777777" w:rsidR="000D58E2" w:rsidRDefault="00A767F4">
      <w:pPr>
        <w:pStyle w:val="Heading3"/>
      </w:pPr>
      <w:bookmarkStart w:id="148" w:name="_Toc206760703"/>
      <w:bookmarkStart w:id="149" w:name="data-transfer-storage-and-encryption"/>
      <w:r>
        <w:t>14.1. Data transfer, storage and encryption</w:t>
      </w:r>
      <w:bookmarkEnd w:id="148"/>
    </w:p>
    <w:p w14:paraId="795DF925" w14:textId="746D2F96" w:rsidR="000D58E2" w:rsidRDefault="4F78084B">
      <w:pPr>
        <w:pStyle w:val="FirstParagraph"/>
      </w:pPr>
      <w:r>
        <w:t xml:space="preserve">Data is transferred using Transport Layer Security (TLS) protocols are employed during transmission to maintain encryption and prevent interception. We use </w:t>
      </w:r>
      <w:proofErr w:type="spellStart"/>
      <w:r w:rsidR="00947030" w:rsidRPr="00947030">
        <w:t>FileSender</w:t>
      </w:r>
      <w:proofErr w:type="spellEnd"/>
      <w:r w:rsidR="00947030" w:rsidRPr="00947030">
        <w:t xml:space="preserve"> </w:t>
      </w:r>
      <w:r>
        <w:t xml:space="preserve">modality, which is encrypted. Once transferred to UCT </w:t>
      </w:r>
      <w:ins w:id="150" w:author="Craig Parker [2]" w:date="2025-09-11T15:04:00Z" w16du:dateUtc="2025-09-11T13:04:00Z">
        <w:r w:rsidR="00907A7C" w:rsidRPr="4F78084B">
          <w:rPr>
            <w:b/>
            <w:bCs/>
          </w:rPr>
          <w:t>or the WHC-managed cloud infrastructure</w:t>
        </w:r>
      </w:ins>
      <w:r w:rsidR="00E20559">
        <w:rPr>
          <w:b/>
          <w:bCs/>
        </w:rPr>
        <w:t>,</w:t>
      </w:r>
      <w:ins w:id="151" w:author="Craig Parker [2]" w:date="2025-09-11T15:04:00Z" w16du:dateUtc="2025-09-11T13:04:00Z">
        <w:r w:rsidR="00907A7C" w:rsidRPr="4F78084B">
          <w:rPr>
            <w:b/>
            <w:bCs/>
          </w:rPr>
          <w:t xml:space="preserve"> </w:t>
        </w:r>
        <w:r w:rsidR="00907A7C">
          <w:t>any data identified as containing Personal Identifiers or specified by the DTA is encrypted for storage using</w:t>
        </w:r>
        <w:r w:rsidR="00907A7C">
          <w:rPr>
            <w:b/>
            <w:bCs/>
          </w:rPr>
          <w:t xml:space="preserve"> </w:t>
        </w:r>
      </w:ins>
      <w:r w:rsidR="00E20559" w:rsidRPr="0019427F">
        <w:t xml:space="preserve">the </w:t>
      </w:r>
      <w:r w:rsidR="002170D1" w:rsidRPr="0019427F">
        <w:t xml:space="preserve">AES-256 encryption standard for both UCT servers and cloud storage. Encryption key access is restricted to </w:t>
      </w:r>
      <w:proofErr w:type="spellStart"/>
      <w:r w:rsidR="002170D1" w:rsidRPr="0019427F">
        <w:t>authorised</w:t>
      </w:r>
      <w:proofErr w:type="spellEnd"/>
      <w:r w:rsidR="002170D1" w:rsidRPr="0019427F">
        <w:t xml:space="preserve"> personnel, ensuring data security and preventing re-identification attempts</w:t>
      </w:r>
      <w:r w:rsidR="008819C0">
        <w:t xml:space="preserve">. </w:t>
      </w:r>
      <w:r>
        <w:t>This complies with privacy and data protection legislation, including the Protection of Personal Information Act (POPIA). Metadata, however, is stored separately to facilitate indexing and software development whilst maintaining security.</w:t>
      </w:r>
    </w:p>
    <w:p w14:paraId="252BEBD1" w14:textId="77777777" w:rsidR="000D58E2" w:rsidRDefault="00A767F4">
      <w:pPr>
        <w:pStyle w:val="Heading3"/>
      </w:pPr>
      <w:bookmarkStart w:id="152" w:name="_Toc206760704"/>
      <w:bookmarkStart w:id="153" w:name="network-security"/>
      <w:bookmarkEnd w:id="149"/>
      <w:r>
        <w:t>14.2. Network security</w:t>
      </w:r>
      <w:bookmarkEnd w:id="152"/>
    </w:p>
    <w:p w14:paraId="21026FA5" w14:textId="7A6AE90C" w:rsidR="000D58E2" w:rsidRDefault="3EF192A7">
      <w:pPr>
        <w:pStyle w:val="FirstParagraph"/>
      </w:pPr>
      <w:r>
        <w:t>The CSAG compute infrastructure benefits from UCT’s comprehensive security policies</w:t>
      </w:r>
      <w:ins w:id="154" w:author="Lisa van Aardenne" w:date="2025-08-25T18:08:00Z">
        <w:r w:rsidRPr="3EF192A7">
          <w:rPr>
            <w:b/>
            <w:bCs/>
          </w:rPr>
          <w:t>,</w:t>
        </w:r>
      </w:ins>
      <w:ins w:id="155" w:author="Craig Parker" w:date="2025-08-22T12:41:00Z">
        <w:r w:rsidRPr="3EF192A7">
          <w:rPr>
            <w:rFonts w:ascii="Arial" w:hAnsi="Arial" w:cs="Arial"/>
            <w:color w:val="000000" w:themeColor="text1"/>
            <w:sz w:val="27"/>
            <w:szCs w:val="27"/>
          </w:rPr>
          <w:t> </w:t>
        </w:r>
      </w:ins>
      <w:ins w:id="156" w:author="Craig Parker [2]" w:date="2025-09-11T15:05:00Z" w16du:dateUtc="2025-09-11T13:05:00Z">
        <w:r w:rsidR="00950E6F" w:rsidRPr="3EF192A7">
          <w:rPr>
            <w:rStyle w:val="addition"/>
            <w:rFonts w:cs="Arial"/>
            <w:b/>
            <w:bCs/>
            <w:color w:val="FF0000"/>
            <w:rPrChange w:id="157" w:author="Craig Parker" w:date="2025-08-22T12:42:00Z">
              <w:rPr>
                <w:rStyle w:val="addition"/>
                <w:rFonts w:ascii="Arial" w:hAnsi="Arial" w:cs="Arial"/>
                <w:b/>
                <w:bCs/>
                <w:color w:val="FF0000"/>
                <w:sz w:val="27"/>
                <w:szCs w:val="27"/>
              </w:rPr>
            </w:rPrChange>
          </w:rPr>
          <w:t xml:space="preserve">and  </w:t>
        </w:r>
        <w:r w:rsidR="00950E6F" w:rsidRPr="3EF192A7">
          <w:rPr>
            <w:rStyle w:val="addition"/>
            <w:rFonts w:cs="Arial"/>
            <w:b/>
            <w:bCs/>
            <w:color w:val="FF0000"/>
          </w:rPr>
          <w:t xml:space="preserve">from the start of Year 5, </w:t>
        </w:r>
        <w:r w:rsidR="00950E6F" w:rsidRPr="3EF192A7">
          <w:rPr>
            <w:rStyle w:val="addition"/>
            <w:rFonts w:cs="Arial"/>
            <w:b/>
            <w:bCs/>
            <w:color w:val="FF0000"/>
            <w:rPrChange w:id="158" w:author="Craig Parker" w:date="2025-08-22T12:42:00Z">
              <w:rPr>
                <w:rStyle w:val="addition"/>
                <w:rFonts w:ascii="Arial" w:hAnsi="Arial" w:cs="Arial"/>
                <w:b/>
                <w:bCs/>
                <w:color w:val="FF0000"/>
                <w:sz w:val="27"/>
                <w:szCs w:val="27"/>
              </w:rPr>
            </w:rPrChange>
          </w:rPr>
          <w:t>from WHC-managed cloud security architecture with 24/7 Security Operations Centre (SOC) monitoring and advanced threat detection systems for improved security posture and compliance</w:t>
        </w:r>
        <w:r w:rsidR="00950E6F" w:rsidRPr="3EF192A7">
          <w:rPr>
            <w:rFonts w:cs="Arial"/>
            <w:b/>
            <w:bCs/>
            <w:color w:val="FF0000"/>
            <w:rPrChange w:id="159" w:author="Craig Parker" w:date="2025-08-22T12:42:00Z">
              <w:rPr>
                <w:rFonts w:ascii="Arial" w:hAnsi="Arial" w:cs="Arial"/>
                <w:b/>
                <w:bCs/>
                <w:color w:val="FF0000"/>
                <w:sz w:val="27"/>
                <w:szCs w:val="27"/>
              </w:rPr>
            </w:rPrChange>
          </w:rPr>
          <w:t> and during the transition period from WHC-managed cloud security architecture with 24/7 Security Operations Centre (SOC) monitoring and advanced threat detection systems for improved security posture and compliance.</w:t>
        </w:r>
        <w:r w:rsidR="00950E6F">
          <w:t xml:space="preserve"> </w:t>
        </w:r>
      </w:ins>
      <w:r>
        <w:t xml:space="preserve"> Key measures include:</w:t>
      </w:r>
    </w:p>
    <w:p w14:paraId="7581C1B0" w14:textId="727B6CEA" w:rsidR="000D58E2" w:rsidRDefault="00A767F4">
      <w:pPr>
        <w:pStyle w:val="BodyText"/>
      </w:pPr>
      <w:r>
        <w:t xml:space="preserve">• </w:t>
      </w:r>
      <w:r>
        <w:rPr>
          <w:b/>
          <w:bCs/>
        </w:rPr>
        <w:t>Firewall Protection</w:t>
      </w:r>
      <w:r>
        <w:t xml:space="preserve">: UCT’s Cisco firewall </w:t>
      </w:r>
      <w:ins w:id="160" w:author="Craig Parker" w:date="2025-08-22T12:42:00Z" w16du:dateUtc="2025-08-22T10:42:00Z">
        <w:r w:rsidR="00B836FD">
          <w:rPr>
            <w:b/>
            <w:bCs/>
          </w:rPr>
          <w:t>and cloud-native firewall services</w:t>
        </w:r>
        <w:r w:rsidR="00B836FD">
          <w:t xml:space="preserve"> </w:t>
        </w:r>
      </w:ins>
      <w:r>
        <w:t xml:space="preserve">safeguard against external threats, ensuring only </w:t>
      </w:r>
      <w:proofErr w:type="spellStart"/>
      <w:r>
        <w:t>authorised</w:t>
      </w:r>
      <w:proofErr w:type="spellEnd"/>
      <w:r>
        <w:t xml:space="preserve"> access is permitted.</w:t>
      </w:r>
    </w:p>
    <w:p w14:paraId="0DF07859" w14:textId="77777777" w:rsidR="000D58E2" w:rsidRDefault="00A767F4">
      <w:pPr>
        <w:pStyle w:val="BodyText"/>
      </w:pPr>
      <w:r>
        <w:t xml:space="preserve">• </w:t>
      </w:r>
      <w:r>
        <w:rPr>
          <w:b/>
          <w:bCs/>
        </w:rPr>
        <w:t>VPN Access</w:t>
      </w:r>
      <w:r>
        <w:t>: A Cisco VPN service encrypts all traffic, enabling secure remote access to the UCT intranet and maintaining confidentiality.</w:t>
      </w:r>
    </w:p>
    <w:p w14:paraId="5D45A81A" w14:textId="77777777" w:rsidR="000D58E2" w:rsidRDefault="00A767F4">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14:paraId="544EC902" w14:textId="77777777" w:rsidR="000D58E2" w:rsidRDefault="00A767F4">
      <w:pPr>
        <w:pStyle w:val="Heading3"/>
      </w:pPr>
      <w:bookmarkStart w:id="161" w:name="_Toc206760705"/>
      <w:bookmarkStart w:id="162" w:name="local-authentication-and-authorisation"/>
      <w:bookmarkEnd w:id="153"/>
      <w:r>
        <w:t xml:space="preserve">14.3. Local authentication and </w:t>
      </w:r>
      <w:proofErr w:type="spellStart"/>
      <w:r>
        <w:t>authorisation</w:t>
      </w:r>
      <w:bookmarkEnd w:id="161"/>
      <w:proofErr w:type="spellEnd"/>
    </w:p>
    <w:p w14:paraId="6D822A37" w14:textId="4212CAC4" w:rsidR="000D58E2" w:rsidRDefault="00A767F4">
      <w:pPr>
        <w:pStyle w:val="FirstParagraph"/>
      </w:pPr>
      <w:r>
        <w:t xml:space="preserve">Beyond UCT’s broader security measures, the CSAG/UCT platform employs additional authentication and </w:t>
      </w:r>
      <w:proofErr w:type="spellStart"/>
      <w:r>
        <w:t>authorisation</w:t>
      </w:r>
      <w:proofErr w:type="spellEnd"/>
      <w:r>
        <w:t xml:space="preserve"> protocols </w:t>
      </w:r>
      <w:ins w:id="163" w:author="Craig Parker" w:date="2025-08-22T12:43:00Z" w16du:dateUtc="2025-08-22T10:43:00Z">
        <w:r w:rsidR="00B836FD" w:rsidRPr="00B836FD">
          <w:rPr>
            <w:b/>
            <w:bCs/>
          </w:rPr>
          <w:t>alongside cloud-specific access controls and automated compliance reporting for streamlined governance oversight during the transition period</w:t>
        </w:r>
        <w:r w:rsidR="00B836FD">
          <w:rPr>
            <w:b/>
            <w:bCs/>
          </w:rPr>
          <w:t>.</w:t>
        </w:r>
        <w:r w:rsidR="00B836FD" w:rsidRPr="00B836FD">
          <w:rPr>
            <w:b/>
            <w:bCs/>
          </w:rPr>
          <w:t xml:space="preserve"> </w:t>
        </w:r>
      </w:ins>
      <w:r>
        <w:t xml:space="preserve">User identities are verified through a Linux filesystem and Lightweight Directory Access Protocol (LDAP), with access to restricted datasets managed through UCT’s authentication protocols and internal CSAG Data Management Plan mechanisms. </w:t>
      </w:r>
      <w:r>
        <w:lastRenderedPageBreak/>
        <w:t>All activities comply with UCT’s information security policies, ensuring adherence to institutional standards.</w:t>
      </w:r>
    </w:p>
    <w:p w14:paraId="359A6DAD" w14:textId="77777777" w:rsidR="000D58E2" w:rsidRDefault="00A767F4">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006E5CB2" w14:textId="0CFEA0A8" w:rsidR="000D58E2" w:rsidRDefault="000D58E2"/>
    <w:p w14:paraId="1C2302A3" w14:textId="76653945" w:rsidR="005E59E2" w:rsidRPr="00FA212B" w:rsidRDefault="005E59E2" w:rsidP="009D61A9">
      <w:pPr>
        <w:rPr>
          <w:ins w:id="164" w:author="Craig Parker [2]" w:date="2025-09-11T15:07:00Z" w16du:dateUtc="2025-09-11T13:07:00Z"/>
        </w:rPr>
      </w:pPr>
      <w:bookmarkStart w:id="165" w:name="roles-and-responsibilities"/>
      <w:bookmarkEnd w:id="146"/>
      <w:bookmarkEnd w:id="162"/>
      <w:ins w:id="166" w:author="Craig Parker [2]" w:date="2025-09-11T15:07:00Z" w16du:dateUtc="2025-09-11T13:07:00Z">
        <w:r>
          <w:t>From the start of Year 5,</w:t>
        </w:r>
        <w:r w:rsidRPr="3EF192A7">
          <w:rPr>
            <w:rPrChange w:id="167" w:author="Craig Parker" w:date="2025-08-22T12:44:00Z">
              <w:rPr>
                <w:rFonts w:asciiTheme="majorHAnsi" w:eastAsiaTheme="majorEastAsia" w:hAnsiTheme="majorHAnsi" w:cstheme="majorBidi"/>
                <w:b/>
                <w:bCs/>
                <w:color w:val="0F4761" w:themeColor="accent1" w:themeShade="BF"/>
                <w:sz w:val="32"/>
                <w:szCs w:val="32"/>
              </w:rPr>
            </w:rPrChange>
          </w:rPr>
          <w:t xml:space="preserve"> enhanced cloud security measures include:</w:t>
        </w:r>
      </w:ins>
    </w:p>
    <w:p w14:paraId="0628D9F2" w14:textId="77777777" w:rsidR="005E59E2" w:rsidRPr="00FA212B" w:rsidRDefault="005E59E2">
      <w:pPr>
        <w:pStyle w:val="ListParagraph"/>
        <w:numPr>
          <w:ilvl w:val="0"/>
          <w:numId w:val="27"/>
        </w:numPr>
        <w:rPr>
          <w:ins w:id="168" w:author="Craig Parker [2]" w:date="2025-09-11T15:07:00Z" w16du:dateUtc="2025-09-11T13:07:00Z"/>
        </w:rPr>
        <w:pPrChange w:id="169" w:author="Craig Parker" w:date="2025-08-22T12:44:00Z" w16du:dateUtc="2025-08-22T10:44:00Z">
          <w:pPr>
            <w:pStyle w:val="Heading2"/>
            <w:numPr>
              <w:numId w:val="26"/>
            </w:numPr>
            <w:tabs>
              <w:tab w:val="num" w:pos="720"/>
            </w:tabs>
            <w:ind w:left="720" w:hanging="360"/>
          </w:pPr>
        </w:pPrChange>
      </w:pPr>
      <w:ins w:id="170" w:author="Craig Parker [2]" w:date="2025-09-11T15:07:00Z" w16du:dateUtc="2025-09-11T13:07:00Z">
        <w:r w:rsidRPr="00FA212B">
          <w:rPr>
            <w:rPrChange w:id="171" w:author="Craig Parker" w:date="2025-08-22T12:44:00Z" w16du:dateUtc="2025-08-22T10:44:00Z">
              <w:rPr>
                <w:b/>
                <w:bCs/>
              </w:rPr>
            </w:rPrChange>
          </w:rPr>
          <w:t>AES-256 Encryption: All data at rest and in transit</w:t>
        </w:r>
      </w:ins>
    </w:p>
    <w:p w14:paraId="683DCB44" w14:textId="77777777" w:rsidR="005E59E2" w:rsidRPr="00FA212B" w:rsidRDefault="005E59E2">
      <w:pPr>
        <w:pStyle w:val="ListParagraph"/>
        <w:numPr>
          <w:ilvl w:val="0"/>
          <w:numId w:val="27"/>
        </w:numPr>
        <w:rPr>
          <w:ins w:id="172" w:author="Craig Parker [2]" w:date="2025-09-11T15:07:00Z" w16du:dateUtc="2025-09-11T13:07:00Z"/>
        </w:rPr>
        <w:pPrChange w:id="173" w:author="Craig Parker" w:date="2025-08-22T12:44:00Z" w16du:dateUtc="2025-08-22T10:44:00Z">
          <w:pPr>
            <w:pStyle w:val="Heading2"/>
            <w:numPr>
              <w:numId w:val="26"/>
            </w:numPr>
            <w:tabs>
              <w:tab w:val="num" w:pos="720"/>
            </w:tabs>
            <w:ind w:left="720" w:hanging="360"/>
          </w:pPr>
        </w:pPrChange>
      </w:pPr>
      <w:ins w:id="174" w:author="Craig Parker [2]" w:date="2025-09-11T15:07:00Z" w16du:dateUtc="2025-09-11T13:07:00Z">
        <w:r w:rsidRPr="00FA212B">
          <w:rPr>
            <w:rPrChange w:id="175" w:author="Craig Parker" w:date="2025-08-22T12:44:00Z" w16du:dateUtc="2025-08-22T10:44:00Z">
              <w:rPr>
                <w:b/>
                <w:bCs/>
              </w:rPr>
            </w:rPrChange>
          </w:rPr>
          <w:t>24/7 SOC Monitoring: Continuous security monitoring and threat detection</w:t>
        </w:r>
      </w:ins>
    </w:p>
    <w:p w14:paraId="25ABCBF1" w14:textId="77777777" w:rsidR="005E59E2" w:rsidRPr="00FA212B" w:rsidRDefault="005E59E2">
      <w:pPr>
        <w:pStyle w:val="ListParagraph"/>
        <w:numPr>
          <w:ilvl w:val="0"/>
          <w:numId w:val="27"/>
        </w:numPr>
        <w:rPr>
          <w:ins w:id="176" w:author="Craig Parker [2]" w:date="2025-09-11T15:07:00Z" w16du:dateUtc="2025-09-11T13:07:00Z"/>
        </w:rPr>
        <w:pPrChange w:id="177" w:author="Craig Parker" w:date="2025-08-22T12:44:00Z" w16du:dateUtc="2025-08-22T10:44:00Z">
          <w:pPr>
            <w:pStyle w:val="Heading2"/>
            <w:numPr>
              <w:numId w:val="26"/>
            </w:numPr>
            <w:tabs>
              <w:tab w:val="num" w:pos="720"/>
            </w:tabs>
            <w:ind w:left="720" w:hanging="360"/>
          </w:pPr>
        </w:pPrChange>
      </w:pPr>
      <w:ins w:id="178" w:author="Craig Parker [2]" w:date="2025-09-11T15:07:00Z" w16du:dateUtc="2025-09-11T13:07:00Z">
        <w:r w:rsidRPr="00FA212B">
          <w:rPr>
            <w:rPrChange w:id="179" w:author="Craig Parker" w:date="2025-08-22T12:44:00Z" w16du:dateUtc="2025-08-22T10:44:00Z">
              <w:rPr>
                <w:b/>
                <w:bCs/>
              </w:rPr>
            </w:rPrChange>
          </w:rPr>
          <w:t>Role-based Access Controls: Multi-factor authentication and granular permissions</w:t>
        </w:r>
      </w:ins>
    </w:p>
    <w:p w14:paraId="4ABBA707" w14:textId="77777777" w:rsidR="005E59E2" w:rsidRPr="00FA212B" w:rsidRDefault="005E59E2">
      <w:pPr>
        <w:pStyle w:val="ListParagraph"/>
        <w:numPr>
          <w:ilvl w:val="0"/>
          <w:numId w:val="27"/>
        </w:numPr>
        <w:rPr>
          <w:ins w:id="180" w:author="Craig Parker [2]" w:date="2025-09-11T15:07:00Z" w16du:dateUtc="2025-09-11T13:07:00Z"/>
        </w:rPr>
        <w:pPrChange w:id="181" w:author="Craig Parker" w:date="2025-08-22T12:44:00Z" w16du:dateUtc="2025-08-22T10:44:00Z">
          <w:pPr>
            <w:pStyle w:val="Heading2"/>
            <w:numPr>
              <w:numId w:val="26"/>
            </w:numPr>
            <w:tabs>
              <w:tab w:val="num" w:pos="720"/>
            </w:tabs>
            <w:ind w:left="720" w:hanging="360"/>
          </w:pPr>
        </w:pPrChange>
      </w:pPr>
      <w:ins w:id="182" w:author="Craig Parker [2]" w:date="2025-09-11T15:07:00Z" w16du:dateUtc="2025-09-11T13:07:00Z">
        <w:r w:rsidRPr="00FA212B">
          <w:rPr>
            <w:rPrChange w:id="183" w:author="Craig Parker" w:date="2025-08-22T12:44:00Z" w16du:dateUtc="2025-08-22T10:44:00Z">
              <w:rPr>
                <w:b/>
                <w:bCs/>
              </w:rPr>
            </w:rPrChange>
          </w:rPr>
          <w:t>Automated Backup Systems: Enhanced disaster recovery capabilities</w:t>
        </w:r>
      </w:ins>
    </w:p>
    <w:p w14:paraId="1C03A684" w14:textId="77777777" w:rsidR="005E59E2" w:rsidRPr="00FA212B" w:rsidRDefault="005E59E2">
      <w:pPr>
        <w:pStyle w:val="ListParagraph"/>
        <w:numPr>
          <w:ilvl w:val="0"/>
          <w:numId w:val="27"/>
        </w:numPr>
        <w:rPr>
          <w:ins w:id="184" w:author="Craig Parker [2]" w:date="2025-09-11T15:07:00Z" w16du:dateUtc="2025-09-11T13:07:00Z"/>
        </w:rPr>
        <w:pPrChange w:id="185" w:author="Craig Parker" w:date="2025-08-22T12:44:00Z" w16du:dateUtc="2025-08-22T10:44:00Z">
          <w:pPr>
            <w:pStyle w:val="Heading2"/>
            <w:numPr>
              <w:numId w:val="26"/>
            </w:numPr>
            <w:tabs>
              <w:tab w:val="num" w:pos="720"/>
            </w:tabs>
            <w:ind w:left="720" w:hanging="360"/>
          </w:pPr>
        </w:pPrChange>
      </w:pPr>
      <w:ins w:id="186" w:author="Craig Parker [2]" w:date="2025-09-11T15:07:00Z" w16du:dateUtc="2025-09-11T13:07:00Z">
        <w:r w:rsidRPr="00FA212B">
          <w:rPr>
            <w:rPrChange w:id="187" w:author="Craig Parker" w:date="2025-08-22T12:44:00Z" w16du:dateUtc="2025-08-22T10:44:00Z">
              <w:rPr>
                <w:b/>
                <w:bCs/>
              </w:rPr>
            </w:rPrChange>
          </w:rPr>
          <w:t>Compliance Monitoring: Automated reporting for regulatory compliance</w:t>
        </w:r>
      </w:ins>
    </w:p>
    <w:p w14:paraId="3BE8650B"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p>
    <w:p w14:paraId="24E6B9C9" w14:textId="466126D4" w:rsidR="000D58E2" w:rsidRDefault="00A767F4">
      <w:pPr>
        <w:pStyle w:val="Heading2"/>
      </w:pPr>
      <w:bookmarkStart w:id="188" w:name="_Toc206760706"/>
      <w:r>
        <w:lastRenderedPageBreak/>
        <w:t>15. Roles and responsibilitie</w:t>
      </w:r>
      <w:r w:rsidR="00681B6F">
        <w:t>s</w:t>
      </w:r>
      <w:bookmarkEnd w:id="188"/>
    </w:p>
    <w:p w14:paraId="42721270" w14:textId="4439082A" w:rsidR="000D58E2" w:rsidRDefault="00FA212B" w:rsidP="00FA212B">
      <w:r w:rsidRPr="00FA212B">
        <w:t>The table below details the various roles and responsibilities associated with the data management plan. Contact details are maintained separately to facilitate updates and reduce document complexity for ethics review processes.</w:t>
      </w:r>
    </w:p>
    <w:p w14:paraId="20A01F07" w14:textId="184F4E71" w:rsidR="000D58E2" w:rsidRDefault="000D58E2"/>
    <w:tbl>
      <w:tblPr>
        <w:tblW w:w="5000" w:type="pct"/>
        <w:tblCellMar>
          <w:top w:w="15" w:type="dxa"/>
          <w:left w:w="15" w:type="dxa"/>
          <w:bottom w:w="15" w:type="dxa"/>
          <w:right w:w="15" w:type="dxa"/>
        </w:tblCellMar>
        <w:tblLook w:val="04A0" w:firstRow="1" w:lastRow="0" w:firstColumn="1" w:lastColumn="0" w:noHBand="0" w:noVBand="1"/>
      </w:tblPr>
      <w:tblGrid>
        <w:gridCol w:w="2383"/>
        <w:gridCol w:w="1468"/>
        <w:gridCol w:w="5493"/>
      </w:tblGrid>
      <w:tr w:rsidR="009D61A9" w:rsidRPr="009D61A9" w14:paraId="527C897F" w14:textId="77777777" w:rsidTr="698C924E">
        <w:tc>
          <w:tcPr>
            <w:tcW w:w="1323"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BD06B66" w14:textId="77777777" w:rsidR="00FA212B" w:rsidRPr="009D61A9" w:rsidRDefault="00FA212B" w:rsidP="00FA212B">
            <w:pPr>
              <w:spacing w:before="300" w:after="300"/>
              <w:rPr>
                <w:rFonts w:ascii="Arial" w:eastAsia="Times New Roman" w:hAnsi="Arial" w:cs="Arial"/>
                <w:b/>
                <w:bCs/>
                <w:color w:val="EE0000"/>
                <w:u w:val="single"/>
              </w:rPr>
            </w:pPr>
            <w:bookmarkStart w:id="189" w:name="X2878d8c0a61e4de906e8d0ce3fe7a9adc3709f9"/>
            <w:bookmarkEnd w:id="165"/>
            <w:r w:rsidRPr="009D61A9">
              <w:rPr>
                <w:rFonts w:ascii="Arial" w:eastAsia="Times New Roman" w:hAnsi="Arial" w:cs="Arial"/>
                <w:b/>
                <w:bCs/>
                <w:color w:val="EE0000"/>
                <w:u w:val="single"/>
              </w:rPr>
              <w:t>Role and responsibilities</w:t>
            </w:r>
          </w:p>
        </w:tc>
        <w:tc>
          <w:tcPr>
            <w:tcW w:w="690"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5B53440" w14:textId="77777777" w:rsidR="00FA212B" w:rsidRPr="009D61A9" w:rsidRDefault="00FA212B" w:rsidP="00FA212B">
            <w:pPr>
              <w:spacing w:before="300" w:after="300"/>
              <w:rPr>
                <w:rFonts w:ascii="Arial" w:eastAsia="Times New Roman" w:hAnsi="Arial" w:cs="Arial"/>
                <w:b/>
                <w:bCs/>
                <w:color w:val="EE0000"/>
                <w:u w:val="single"/>
              </w:rPr>
            </w:pPr>
            <w:r w:rsidRPr="009D61A9">
              <w:rPr>
                <w:rFonts w:ascii="Arial" w:eastAsia="Times New Roman" w:hAnsi="Arial" w:cs="Arial"/>
                <w:b/>
                <w:bCs/>
                <w:color w:val="EE0000"/>
                <w:u w:val="single"/>
              </w:rPr>
              <w:t>Institution</w:t>
            </w:r>
          </w:p>
        </w:tc>
        <w:tc>
          <w:tcPr>
            <w:tcW w:w="2987"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3A23FF6" w14:textId="77777777" w:rsidR="00FA212B" w:rsidRPr="009D61A9" w:rsidRDefault="00FA212B" w:rsidP="00FA212B">
            <w:pPr>
              <w:spacing w:before="300" w:after="300"/>
              <w:rPr>
                <w:rFonts w:ascii="Arial" w:eastAsia="Times New Roman" w:hAnsi="Arial" w:cs="Arial"/>
                <w:b/>
                <w:bCs/>
                <w:color w:val="EE0000"/>
                <w:u w:val="single"/>
              </w:rPr>
            </w:pPr>
            <w:r w:rsidRPr="009D61A9">
              <w:rPr>
                <w:rFonts w:ascii="Arial" w:eastAsia="Times New Roman" w:hAnsi="Arial" w:cs="Arial"/>
                <w:b/>
                <w:bCs/>
                <w:color w:val="EE0000"/>
                <w:u w:val="single"/>
              </w:rPr>
              <w:t>Key Functions</w:t>
            </w:r>
          </w:p>
        </w:tc>
      </w:tr>
      <w:tr w:rsidR="009D61A9" w:rsidRPr="009D61A9" w14:paraId="2D1DEBAF"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3B1C5"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b/>
                <w:bCs/>
                <w:color w:val="EE0000"/>
                <w:u w:val="single"/>
              </w:rPr>
              <w:t>DMAC PIs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783DF" w14:textId="632408A8" w:rsidR="00FA212B" w:rsidRPr="009D61A9" w:rsidRDefault="698C924E"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UCT, IBM, WHC</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AC96C"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Responsible for ongoing (quarterly) assessment of data management and changes to the data management plan (annual).</w:t>
            </w:r>
          </w:p>
        </w:tc>
      </w:tr>
      <w:tr w:rsidR="009D61A9" w:rsidRPr="009D61A9" w14:paraId="5E3F38FE"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75BEF"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b/>
                <w:bCs/>
                <w:color w:val="EE0000"/>
                <w:u w:val="single"/>
              </w:rPr>
              <w:t>Health Data Acquisition</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ED07B"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 xml:space="preserve">Wits PHR, </w:t>
            </w:r>
            <w:proofErr w:type="spellStart"/>
            <w:r w:rsidRPr="009D61A9">
              <w:rPr>
                <w:rFonts w:ascii="Arial" w:eastAsia="Times New Roman" w:hAnsi="Arial" w:cs="Arial"/>
                <w:color w:val="EE0000"/>
                <w:u w:val="single"/>
              </w:rPr>
              <w:t>CeSHHAR</w:t>
            </w:r>
            <w:proofErr w:type="spellEnd"/>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0C916"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Identification of relevant health datasets, coordination, and development of the DTA.</w:t>
            </w:r>
          </w:p>
        </w:tc>
      </w:tr>
      <w:tr w:rsidR="009D61A9" w:rsidRPr="009D61A9" w14:paraId="1E00FA69"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A469C"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b/>
                <w:bCs/>
                <w:color w:val="EE0000"/>
                <w:u w:val="single"/>
              </w:rPr>
              <w:t xml:space="preserve">Data Processing and </w:t>
            </w:r>
            <w:proofErr w:type="spellStart"/>
            <w:r w:rsidRPr="009D61A9">
              <w:rPr>
                <w:rFonts w:ascii="Arial" w:eastAsia="Times New Roman" w:hAnsi="Arial" w:cs="Arial"/>
                <w:b/>
                <w:bCs/>
                <w:color w:val="EE0000"/>
                <w:u w:val="single"/>
              </w:rPr>
              <w:t>Harmonisation</w:t>
            </w:r>
            <w:proofErr w:type="spellEnd"/>
            <w:r w:rsidRPr="009D61A9">
              <w:rPr>
                <w:rFonts w:ascii="Arial" w:eastAsia="Times New Roman" w:hAnsi="Arial" w:cs="Arial"/>
                <w:b/>
                <w:bCs/>
                <w:color w:val="EE0000"/>
                <w:u w:val="single"/>
              </w:rPr>
              <w:t>: Core Data Team</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39C72"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UCT, Wits PHR</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5B015"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 xml:space="preserve">De-identification, quality control, remapping, </w:t>
            </w:r>
            <w:proofErr w:type="spellStart"/>
            <w:r w:rsidRPr="009D61A9">
              <w:rPr>
                <w:rFonts w:ascii="Arial" w:eastAsia="Times New Roman" w:hAnsi="Arial" w:cs="Arial"/>
                <w:color w:val="EE0000"/>
                <w:u w:val="single"/>
              </w:rPr>
              <w:t>harmonisation</w:t>
            </w:r>
            <w:proofErr w:type="spellEnd"/>
            <w:r w:rsidRPr="009D61A9">
              <w:rPr>
                <w:rFonts w:ascii="Arial" w:eastAsia="Times New Roman" w:hAnsi="Arial" w:cs="Arial"/>
                <w:color w:val="EE0000"/>
                <w:u w:val="single"/>
              </w:rPr>
              <w:t>, and integration of all datasets. Note: Only these individuals have access to encryption keys for original sensitive data.</w:t>
            </w:r>
          </w:p>
        </w:tc>
      </w:tr>
      <w:tr w:rsidR="009D61A9" w:rsidRPr="009D61A9" w14:paraId="322BEB8B"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34D63" w14:textId="77777777" w:rsidR="00FA212B" w:rsidRPr="009D61A9" w:rsidRDefault="00FA212B" w:rsidP="00FA212B">
            <w:pPr>
              <w:spacing w:before="300" w:after="300"/>
              <w:rPr>
                <w:rFonts w:ascii="Arial" w:eastAsia="Times New Roman" w:hAnsi="Arial" w:cs="Arial"/>
                <w:color w:val="EE0000"/>
                <w:u w:val="single"/>
              </w:rPr>
            </w:pPr>
            <w:proofErr w:type="spellStart"/>
            <w:r w:rsidRPr="009D61A9">
              <w:rPr>
                <w:rFonts w:ascii="Arial" w:eastAsia="Times New Roman" w:hAnsi="Arial" w:cs="Arial"/>
                <w:b/>
                <w:bCs/>
                <w:color w:val="EE0000"/>
                <w:u w:val="single"/>
              </w:rPr>
              <w:t>Harmonisation</w:t>
            </w:r>
            <w:proofErr w:type="spellEnd"/>
            <w:r w:rsidRPr="009D61A9">
              <w:rPr>
                <w:rFonts w:ascii="Arial" w:eastAsia="Times New Roman" w:hAnsi="Arial" w:cs="Arial"/>
                <w:b/>
                <w:bCs/>
                <w:color w:val="EE0000"/>
                <w:u w:val="single"/>
              </w:rPr>
              <w:t xml:space="preserve"> Team Members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C8E20"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Consortium Partners</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5668D"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 xml:space="preserve">Access to metadata and synthetic health datasets for mapping on </w:t>
            </w:r>
            <w:proofErr w:type="spellStart"/>
            <w:r w:rsidRPr="009D61A9">
              <w:rPr>
                <w:rFonts w:ascii="Arial" w:eastAsia="Times New Roman" w:hAnsi="Arial" w:cs="Arial"/>
                <w:color w:val="EE0000"/>
                <w:u w:val="single"/>
              </w:rPr>
              <w:t>JupyterHub</w:t>
            </w:r>
            <w:proofErr w:type="spellEnd"/>
            <w:r w:rsidRPr="009D61A9">
              <w:rPr>
                <w:rFonts w:ascii="Arial" w:eastAsia="Times New Roman" w:hAnsi="Arial" w:cs="Arial"/>
                <w:color w:val="EE0000"/>
                <w:u w:val="single"/>
              </w:rPr>
              <w:t xml:space="preserve"> only.</w:t>
            </w:r>
          </w:p>
        </w:tc>
      </w:tr>
      <w:tr w:rsidR="009D61A9" w:rsidRPr="009D61A9" w14:paraId="4461AD60"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7EF70" w14:textId="77777777" w:rsidR="00FA212B" w:rsidRPr="009D61A9" w:rsidRDefault="00FA212B" w:rsidP="00FA212B">
            <w:pPr>
              <w:spacing w:before="300" w:after="300"/>
              <w:rPr>
                <w:rFonts w:ascii="Arial" w:eastAsia="Times New Roman" w:hAnsi="Arial" w:cs="Arial"/>
                <w:color w:val="EE0000"/>
                <w:u w:val="single"/>
              </w:rPr>
            </w:pPr>
            <w:r w:rsidRPr="009D61A9">
              <w:rPr>
                <w:rFonts w:ascii="Arial" w:eastAsia="Times New Roman" w:hAnsi="Arial" w:cs="Arial"/>
                <w:b/>
                <w:bCs/>
                <w:color w:val="EE0000"/>
                <w:u w:val="single"/>
              </w:rPr>
              <w:t>Managing Access to Platforms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98185" w14:textId="48CBE237" w:rsidR="00FA212B" w:rsidRPr="009D61A9" w:rsidRDefault="7E0AD16A"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UCT, IBM, WHC</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A7905" w14:textId="5EBF8A3E" w:rsidR="00FA212B" w:rsidRPr="009D61A9" w:rsidRDefault="7E0AD16A" w:rsidP="00FA212B">
            <w:pPr>
              <w:spacing w:before="300" w:after="300"/>
              <w:rPr>
                <w:rFonts w:ascii="Arial" w:eastAsia="Times New Roman" w:hAnsi="Arial" w:cs="Arial"/>
                <w:color w:val="EE0000"/>
                <w:u w:val="single"/>
              </w:rPr>
            </w:pPr>
            <w:r w:rsidRPr="009D61A9">
              <w:rPr>
                <w:rFonts w:ascii="Arial" w:eastAsia="Times New Roman" w:hAnsi="Arial" w:cs="Arial"/>
                <w:color w:val="EE0000"/>
                <w:u w:val="single"/>
              </w:rPr>
              <w:t>Platform access management during Year 5</w:t>
            </w:r>
          </w:p>
        </w:tc>
      </w:tr>
    </w:tbl>
    <w:p w14:paraId="44ED3332" w14:textId="77777777" w:rsidR="00165929" w:rsidRPr="00FA212B" w:rsidRDefault="00165929">
      <w:pPr>
        <w:pStyle w:val="Heading2"/>
        <w:rPr>
          <w:sz w:val="24"/>
          <w:szCs w:val="24"/>
        </w:rPr>
        <w:sectPr w:rsidR="00165929" w:rsidRPr="00FA212B">
          <w:footnotePr>
            <w:numRestart w:val="eachSect"/>
          </w:footnotePr>
          <w:pgSz w:w="12240" w:h="15840"/>
          <w:pgMar w:top="1440" w:right="1440" w:bottom="1440" w:left="1440" w:header="720" w:footer="720" w:gutter="0"/>
          <w:cols w:space="720"/>
        </w:sectPr>
      </w:pPr>
    </w:p>
    <w:p w14:paraId="39D3014C" w14:textId="77777777" w:rsidR="000D58E2" w:rsidRDefault="00A767F4">
      <w:pPr>
        <w:pStyle w:val="Heading2"/>
      </w:pPr>
      <w:bookmarkStart w:id="190" w:name="_Toc206760707"/>
      <w:r>
        <w:lastRenderedPageBreak/>
        <w:t>16. Assessment and revision of the Data Management Plan</w:t>
      </w:r>
      <w:bookmarkEnd w:id="190"/>
    </w:p>
    <w:p w14:paraId="6EE58B76" w14:textId="77777777" w:rsidR="000D58E2" w:rsidRDefault="00A767F4">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14:paraId="77241950" w14:textId="77777777" w:rsidR="000D58E2" w:rsidRDefault="00A767F4">
      <w:pPr>
        <w:pStyle w:val="Heading3"/>
      </w:pPr>
      <w:bookmarkStart w:id="191" w:name="_Toc206760708"/>
      <w:bookmarkStart w:id="192" w:name="assessment-scope"/>
      <w:r>
        <w:t>16.1. Assessment scope</w:t>
      </w:r>
      <w:bookmarkEnd w:id="191"/>
    </w:p>
    <w:p w14:paraId="3EEBFE09" w14:textId="77777777" w:rsidR="000D58E2" w:rsidRDefault="00A767F4">
      <w:pPr>
        <w:pStyle w:val="FirstParagraph"/>
      </w:pPr>
      <w:r>
        <w:t>The reassessment will focus on three key aspects of the data management plan:</w:t>
      </w:r>
    </w:p>
    <w:p w14:paraId="7E7D6F5D" w14:textId="77777777" w:rsidR="000D58E2" w:rsidRDefault="00A767F4">
      <w:pPr>
        <w:pStyle w:val="Compact"/>
        <w:numPr>
          <w:ilvl w:val="0"/>
          <w:numId w:val="10"/>
        </w:numPr>
      </w:pPr>
      <w:r>
        <w:rPr>
          <w:b/>
          <w:bCs/>
        </w:rPr>
        <w:t>Data Process Efficiency</w:t>
      </w:r>
      <w:r>
        <w:t>:</w:t>
      </w:r>
    </w:p>
    <w:p w14:paraId="2D2649A8" w14:textId="77777777" w:rsidR="000D58E2" w:rsidRDefault="00A767F4">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14:paraId="30E48A13" w14:textId="77777777" w:rsidR="000D58E2" w:rsidRDefault="00A767F4">
      <w:pPr>
        <w:pStyle w:val="Compact"/>
        <w:numPr>
          <w:ilvl w:val="1"/>
          <w:numId w:val="11"/>
        </w:numPr>
      </w:pPr>
      <w:r>
        <w:t>Error Identification and Resolution: Identify any issues or bottlenecks in the current workflow and propose solutions to enhance efficiency and data quality.</w:t>
      </w:r>
    </w:p>
    <w:p w14:paraId="4A91BEC9" w14:textId="77777777" w:rsidR="000D58E2" w:rsidRDefault="00A767F4">
      <w:pPr>
        <w:pStyle w:val="Compact"/>
        <w:numPr>
          <w:ilvl w:val="0"/>
          <w:numId w:val="10"/>
        </w:numPr>
      </w:pPr>
      <w:r>
        <w:rPr>
          <w:b/>
          <w:bCs/>
        </w:rPr>
        <w:t>Compliance and Security</w:t>
      </w:r>
      <w:r>
        <w:t>:</w:t>
      </w:r>
    </w:p>
    <w:p w14:paraId="54511496" w14:textId="77777777" w:rsidR="000D58E2" w:rsidRDefault="00A767F4">
      <w:pPr>
        <w:pStyle w:val="Compact"/>
        <w:numPr>
          <w:ilvl w:val="1"/>
          <w:numId w:val="12"/>
        </w:numPr>
      </w:pPr>
      <w:r>
        <w:t>Compliance Check: Ensure that all data management activities comply with relevant legal and ethical standards, including POPIA and the DSI-Africa Data Sharing Guideline guidelines.</w:t>
      </w:r>
    </w:p>
    <w:p w14:paraId="458FAA17" w14:textId="77777777" w:rsidR="000D58E2" w:rsidRDefault="00A767F4">
      <w:pPr>
        <w:pStyle w:val="Compact"/>
        <w:numPr>
          <w:ilvl w:val="1"/>
          <w:numId w:val="12"/>
        </w:numPr>
      </w:pPr>
      <w:r>
        <w:t>Security Measures: Review and update data security measures to protect personally identifiable information and ensure the integrity and confidentiality of the data.</w:t>
      </w:r>
    </w:p>
    <w:p w14:paraId="337D07E7" w14:textId="77777777" w:rsidR="000D58E2" w:rsidRDefault="00A767F4">
      <w:pPr>
        <w:pStyle w:val="Compact"/>
        <w:numPr>
          <w:ilvl w:val="0"/>
          <w:numId w:val="10"/>
        </w:numPr>
      </w:pPr>
      <w:r>
        <w:rPr>
          <w:b/>
          <w:bCs/>
        </w:rPr>
        <w:t>Usability and Accessibility</w:t>
      </w:r>
      <w:r>
        <w:t>:</w:t>
      </w:r>
    </w:p>
    <w:p w14:paraId="5EA4F0B3" w14:textId="77777777" w:rsidR="000D58E2" w:rsidRDefault="00A767F4">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14:paraId="78B2DD50" w14:textId="77777777" w:rsidR="000D58E2" w:rsidRDefault="00A767F4">
      <w:pPr>
        <w:pStyle w:val="Compact"/>
        <w:numPr>
          <w:ilvl w:val="1"/>
          <w:numId w:val="13"/>
        </w:numPr>
      </w:pPr>
      <w:r>
        <w:t>Usability for Analysis: Ensure that the data is in a usable format for analysis, with appropriate metadata and documentation to support effective use by researchers.</w:t>
      </w:r>
    </w:p>
    <w:p w14:paraId="00E1418C" w14:textId="77777777" w:rsidR="000D58E2" w:rsidRDefault="00A767F4">
      <w:pPr>
        <w:pStyle w:val="Heading3"/>
      </w:pPr>
      <w:bookmarkStart w:id="193" w:name="_Toc206760709"/>
      <w:bookmarkStart w:id="194" w:name="revision-process"/>
      <w:bookmarkEnd w:id="192"/>
      <w:r>
        <w:t>16.2. Revision process</w:t>
      </w:r>
      <w:bookmarkEnd w:id="193"/>
    </w:p>
    <w:p w14:paraId="5C9C5885" w14:textId="77777777" w:rsidR="000D58E2" w:rsidRDefault="00A767F4">
      <w:pPr>
        <w:pStyle w:val="FirstParagraph"/>
      </w:pPr>
      <w:r>
        <w:t>Based on the findings from the assessment, the DMAC co-PIs will propose revisions to the Data Management Plan. The proposed revisions will undergo the following process:</w:t>
      </w:r>
    </w:p>
    <w:p w14:paraId="74FCDD27" w14:textId="77777777" w:rsidR="000D58E2" w:rsidRDefault="00A767F4">
      <w:pPr>
        <w:pStyle w:val="Compact"/>
        <w:numPr>
          <w:ilvl w:val="0"/>
          <w:numId w:val="14"/>
        </w:numPr>
      </w:pPr>
      <w:r>
        <w:rPr>
          <w:b/>
          <w:bCs/>
        </w:rPr>
        <w:t>Proposal Development</w:t>
      </w:r>
      <w:r>
        <w:t>:</w:t>
      </w:r>
    </w:p>
    <w:p w14:paraId="23BD099F" w14:textId="77777777" w:rsidR="000D58E2" w:rsidRDefault="00A767F4">
      <w:pPr>
        <w:pStyle w:val="Compact"/>
        <w:numPr>
          <w:ilvl w:val="1"/>
          <w:numId w:val="15"/>
        </w:numPr>
      </w:pPr>
      <w:r>
        <w:lastRenderedPageBreak/>
        <w:t>The DMAC co-PIs will draft detailed proposals for necessary updates and changes to the DMP, addressing any identified issues and incorporating feedback from the assessment.</w:t>
      </w:r>
    </w:p>
    <w:p w14:paraId="2626D42F" w14:textId="77777777" w:rsidR="000D58E2" w:rsidRDefault="00A767F4">
      <w:pPr>
        <w:pStyle w:val="Compact"/>
        <w:numPr>
          <w:ilvl w:val="0"/>
          <w:numId w:val="14"/>
        </w:numPr>
      </w:pPr>
      <w:r>
        <w:rPr>
          <w:b/>
          <w:bCs/>
        </w:rPr>
        <w:t>Review and Approval</w:t>
      </w:r>
      <w:r>
        <w:t>:</w:t>
      </w:r>
    </w:p>
    <w:p w14:paraId="3AA6C420" w14:textId="77777777" w:rsidR="000D58E2" w:rsidRDefault="00A767F4">
      <w:pPr>
        <w:pStyle w:val="Compact"/>
        <w:numPr>
          <w:ilvl w:val="1"/>
          <w:numId w:val="16"/>
        </w:numPr>
      </w:pPr>
      <w:r>
        <w:t>The proposed revisions will be presented to the HE²AT Center Steering Committee (SC).</w:t>
      </w:r>
    </w:p>
    <w:p w14:paraId="2ABECA2E" w14:textId="77777777" w:rsidR="000D58E2" w:rsidRDefault="6D19C536">
      <w:pPr>
        <w:pStyle w:val="Compact"/>
        <w:numPr>
          <w:ilvl w:val="1"/>
          <w:numId w:val="16"/>
        </w:numPr>
        <w:rPr>
          <w:ins w:id="195" w:author="Craig Parker" w:date="2025-08-15T08:16:00Z" w16du:dateUtc="2025-08-15T08:16:34Z"/>
        </w:rPr>
      </w:pPr>
      <w:r>
        <w:t>The SC, including the RP1 and RP2 leads, will evaluate the proposed changes and provide their approval or request further modifications as needed.</w:t>
      </w:r>
    </w:p>
    <w:p w14:paraId="4823C1E0" w14:textId="77777777" w:rsidR="008E430C" w:rsidRDefault="008E430C" w:rsidP="008E430C">
      <w:pPr>
        <w:pStyle w:val="Compact"/>
        <w:numPr>
          <w:ilvl w:val="1"/>
          <w:numId w:val="16"/>
        </w:numPr>
        <w:rPr>
          <w:ins w:id="196" w:author="Craig Parker [2]" w:date="2025-09-11T15:08:00Z" w16du:dateUtc="2025-09-11T13:08:00Z"/>
          <w:rFonts w:ascii="Aptos" w:eastAsia="Aptos" w:hAnsi="Aptos"/>
        </w:rPr>
      </w:pPr>
      <w:ins w:id="197" w:author="Craig Parker [2]" w:date="2025-09-11T15:08:00Z" w16du:dateUtc="2025-09-11T13:08:00Z">
        <w:r w:rsidRPr="6D19C536">
          <w:rPr>
            <w:rFonts w:ascii="Aptos" w:eastAsia="Aptos" w:hAnsi="Aptos"/>
          </w:rPr>
          <w:t>Additional legal and compliance review will be conducted by UCT legal counsel or WHC legal representative to ensure all changes maintain legal compliance and align with institutional obligations before final approval.</w:t>
        </w:r>
      </w:ins>
    </w:p>
    <w:p w14:paraId="230B8EA5" w14:textId="71A02ADE" w:rsidR="6D19C536" w:rsidRDefault="6D19C536" w:rsidP="009D61A9">
      <w:pPr>
        <w:pStyle w:val="Compact"/>
        <w:ind w:left="720"/>
      </w:pPr>
    </w:p>
    <w:p w14:paraId="745F1648" w14:textId="77777777" w:rsidR="000D58E2" w:rsidRDefault="00A767F4">
      <w:pPr>
        <w:pStyle w:val="Compact"/>
        <w:numPr>
          <w:ilvl w:val="0"/>
          <w:numId w:val="14"/>
        </w:numPr>
      </w:pPr>
      <w:r>
        <w:rPr>
          <w:b/>
          <w:bCs/>
        </w:rPr>
        <w:t>Implementation</w:t>
      </w:r>
      <w:r>
        <w:t>:</w:t>
      </w:r>
    </w:p>
    <w:p w14:paraId="7EE6C49C" w14:textId="77777777" w:rsidR="000D58E2" w:rsidRDefault="00A767F4">
      <w:pPr>
        <w:pStyle w:val="Compact"/>
        <w:numPr>
          <w:ilvl w:val="1"/>
          <w:numId w:val="17"/>
        </w:numPr>
      </w:pPr>
      <w:r>
        <w:t>Upon approval, the DMAC team will implement the revised Data Management Plan.</w:t>
      </w:r>
    </w:p>
    <w:p w14:paraId="761189A2" w14:textId="7486C217" w:rsidR="000D58E2" w:rsidRDefault="7904A0C6">
      <w:pPr>
        <w:pStyle w:val="Compact"/>
        <w:numPr>
          <w:ilvl w:val="1"/>
          <w:numId w:val="17"/>
        </w:numPr>
      </w:pPr>
      <w:r>
        <w:t xml:space="preserve">All relevant </w:t>
      </w:r>
      <w:r w:rsidR="00A55532" w:rsidRPr="00A55532">
        <w:t xml:space="preserve">data providers, HEAT Center members and </w:t>
      </w:r>
      <w:r>
        <w:t>stakeholders will be informed of the changes, and any necessary training or guidance will be provided to ensure smooth implementation.</w:t>
      </w:r>
    </w:p>
    <w:p w14:paraId="19D9FA86" w14:textId="77777777" w:rsidR="000D58E2" w:rsidRDefault="00A767F4">
      <w:pPr>
        <w:pStyle w:val="FirstParagraph"/>
      </w:pPr>
      <w:r>
        <w:t>By conducting regular assessments and making necessary revisions, the HE²AT Center ensures that the Data Management Plan remains robust, effective, and aligned with best data management and analysis practices.</w:t>
      </w:r>
    </w:p>
    <w:p w14:paraId="5A6CA518" w14:textId="3BCE6940" w:rsidR="000D58E2" w:rsidRDefault="000D58E2"/>
    <w:p w14:paraId="7D7BD615"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98" w:name="cloud-migration-implementation"/>
      <w:bookmarkEnd w:id="189"/>
      <w:bookmarkEnd w:id="194"/>
    </w:p>
    <w:p w14:paraId="3FDB474E" w14:textId="19E965BC" w:rsidR="000D58E2" w:rsidRDefault="000D58E2">
      <w:bookmarkStart w:id="199" w:name="migration-strategy"/>
      <w:bookmarkStart w:id="200" w:name="technical-implementation"/>
      <w:bookmarkStart w:id="201" w:name="risk-mitigation-and-quality-assurance"/>
      <w:bookmarkEnd w:id="199"/>
      <w:bookmarkEnd w:id="200"/>
    </w:p>
    <w:p w14:paraId="5D3E3141"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02" w:name="annexes"/>
      <w:bookmarkEnd w:id="198"/>
      <w:bookmarkEnd w:id="201"/>
    </w:p>
    <w:p w14:paraId="5A4B4D9B" w14:textId="77777777" w:rsidR="000D58E2" w:rsidRDefault="00A767F4">
      <w:pPr>
        <w:pStyle w:val="Heading2"/>
      </w:pPr>
      <w:bookmarkStart w:id="203" w:name="_Toc206760710"/>
      <w:r>
        <w:lastRenderedPageBreak/>
        <w:t>Annexes</w:t>
      </w:r>
      <w:bookmarkEnd w:id="203"/>
    </w:p>
    <w:p w14:paraId="4641FD0A" w14:textId="77777777" w:rsidR="0066523B" w:rsidRDefault="0066523B" w:rsidP="0066523B">
      <w:pPr>
        <w:pStyle w:val="Heading3"/>
        <w:rPr>
          <w:ins w:id="204" w:author="Craig Parker [2]" w:date="2025-09-11T15:11:00Z" w16du:dateUtc="2025-09-11T13:11:00Z"/>
        </w:rPr>
      </w:pPr>
      <w:bookmarkStart w:id="205" w:name="_Toc206760711"/>
      <w:bookmarkStart w:id="206" w:name="annex-1-key-data-sources"/>
      <w:ins w:id="207" w:author="Craig Parker [2]" w:date="2025-09-11T15:11:00Z" w16du:dateUtc="2025-09-11T13:11:00Z">
        <w:r>
          <w:t>Annex 1: Transition Implementation Details</w:t>
        </w:r>
        <w:bookmarkEnd w:id="205"/>
      </w:ins>
    </w:p>
    <w:p w14:paraId="6C9541A5" w14:textId="77777777" w:rsidR="0066523B" w:rsidRDefault="0066523B" w:rsidP="0066523B">
      <w:pPr>
        <w:pStyle w:val="BodyText"/>
        <w:rPr>
          <w:ins w:id="208" w:author="Craig Parker [2]" w:date="2025-09-11T15:11:00Z" w16du:dateUtc="2025-09-11T13:11:00Z"/>
        </w:rPr>
      </w:pPr>
    </w:p>
    <w:p w14:paraId="35044F0D" w14:textId="77777777" w:rsidR="0066523B" w:rsidRPr="00FA212B" w:rsidRDefault="0066523B" w:rsidP="0066523B">
      <w:pPr>
        <w:spacing w:before="100" w:beforeAutospacing="1" w:after="100" w:afterAutospacing="1"/>
        <w:rPr>
          <w:ins w:id="209" w:author="Craig Parker [2]" w:date="2025-09-11T15:11:00Z" w16du:dateUtc="2025-09-11T13:11:00Z"/>
          <w:rFonts w:ascii="Arial" w:eastAsia="Times New Roman" w:hAnsi="Arial" w:cs="Arial"/>
          <w:color w:val="000000"/>
          <w:sz w:val="27"/>
          <w:szCs w:val="27"/>
        </w:rPr>
      </w:pPr>
      <w:ins w:id="210" w:author="Craig Parker [2]" w:date="2025-09-11T15:11:00Z" w16du:dateUtc="2025-09-11T13:11:00Z">
        <w:r w:rsidRPr="00FA212B">
          <w:rPr>
            <w:rFonts w:ascii="Arial" w:eastAsia="Times New Roman" w:hAnsi="Arial" w:cs="Arial"/>
            <w:b/>
            <w:bCs/>
            <w:color w:val="FF0000"/>
            <w:sz w:val="27"/>
            <w:szCs w:val="27"/>
          </w:rPr>
          <w:t xml:space="preserve">The HE²AT Center is implementing a structured transition from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WHC-managed cloud infrastructure during Year 5 of the project. This annex outlines the detailed implementation approach and communication strategy for data providers.</w:t>
        </w:r>
      </w:ins>
    </w:p>
    <w:p w14:paraId="01598629" w14:textId="77777777" w:rsidR="0066523B" w:rsidRPr="00FA212B" w:rsidRDefault="0066523B" w:rsidP="0066523B">
      <w:pPr>
        <w:spacing w:before="100" w:beforeAutospacing="1" w:after="100" w:afterAutospacing="1"/>
        <w:outlineLvl w:val="3"/>
        <w:rPr>
          <w:ins w:id="211" w:author="Craig Parker [2]" w:date="2025-09-11T15:11:00Z" w16du:dateUtc="2025-09-11T13:11:00Z"/>
          <w:rFonts w:ascii="Arial" w:eastAsia="Times New Roman" w:hAnsi="Arial" w:cs="Arial"/>
          <w:b/>
          <w:bCs/>
          <w:color w:val="2C3E50"/>
          <w:sz w:val="27"/>
          <w:szCs w:val="27"/>
        </w:rPr>
      </w:pPr>
      <w:ins w:id="212" w:author="Craig Parker [2]" w:date="2025-09-11T15:11:00Z" w16du:dateUtc="2025-09-11T13:11:00Z">
        <w:r w:rsidRPr="00FA212B">
          <w:rPr>
            <w:rFonts w:ascii="Arial" w:eastAsia="Times New Roman" w:hAnsi="Arial" w:cs="Arial"/>
            <w:b/>
            <w:bCs/>
            <w:color w:val="FF0000"/>
            <w:sz w:val="27"/>
            <w:szCs w:val="27"/>
          </w:rPr>
          <w:t>A1.1. Transition Strategy</w:t>
        </w:r>
      </w:ins>
    </w:p>
    <w:p w14:paraId="627C7D9A" w14:textId="77777777" w:rsidR="0066523B" w:rsidRPr="00FA212B" w:rsidRDefault="0066523B" w:rsidP="0066523B">
      <w:pPr>
        <w:spacing w:before="100" w:beforeAutospacing="1" w:after="100" w:afterAutospacing="1"/>
        <w:rPr>
          <w:ins w:id="213" w:author="Craig Parker [2]" w:date="2025-09-11T15:11:00Z" w16du:dateUtc="2025-09-11T13:11:00Z"/>
          <w:rFonts w:ascii="Arial" w:eastAsia="Times New Roman" w:hAnsi="Arial" w:cs="Arial"/>
          <w:color w:val="000000"/>
          <w:sz w:val="27"/>
          <w:szCs w:val="27"/>
        </w:rPr>
      </w:pPr>
      <w:ins w:id="214" w:author="Craig Parker [2]" w:date="2025-09-11T15:11:00Z" w16du:dateUtc="2025-09-11T13:11:00Z">
        <w:r w:rsidRPr="00FA212B">
          <w:rPr>
            <w:rFonts w:ascii="Arial" w:eastAsia="Times New Roman" w:hAnsi="Arial" w:cs="Arial"/>
            <w:b/>
            <w:bCs/>
            <w:color w:val="FF0000"/>
            <w:sz w:val="27"/>
            <w:szCs w:val="27"/>
          </w:rPr>
          <w:t>A comprehensive 5-phase approach ensures minimal disruption to research activities:</w:t>
        </w:r>
      </w:ins>
    </w:p>
    <w:p w14:paraId="5CEB6B50" w14:textId="77777777" w:rsidR="0066523B" w:rsidRPr="00FA212B" w:rsidRDefault="0066523B" w:rsidP="0066523B">
      <w:pPr>
        <w:spacing w:before="100" w:beforeAutospacing="1" w:after="100" w:afterAutospacing="1"/>
        <w:rPr>
          <w:ins w:id="215" w:author="Craig Parker [2]" w:date="2025-09-11T15:11:00Z" w16du:dateUtc="2025-09-11T13:11:00Z"/>
          <w:rFonts w:ascii="Arial" w:eastAsia="Times New Roman" w:hAnsi="Arial" w:cs="Arial"/>
          <w:color w:val="000000"/>
          <w:sz w:val="27"/>
          <w:szCs w:val="27"/>
        </w:rPr>
      </w:pPr>
      <w:ins w:id="216" w:author="Craig Parker [2]" w:date="2025-09-11T15:11:00Z" w16du:dateUtc="2025-09-11T13:11:00Z">
        <w:r w:rsidRPr="00FA212B">
          <w:rPr>
            <w:rFonts w:ascii="Arial" w:eastAsia="Times New Roman" w:hAnsi="Arial" w:cs="Arial"/>
            <w:b/>
            <w:bCs/>
            <w:color w:val="FF0000"/>
            <w:sz w:val="27"/>
            <w:szCs w:val="27"/>
          </w:rPr>
          <w:t>Phase 1: Planning and Assessment</w:t>
        </w:r>
      </w:ins>
    </w:p>
    <w:p w14:paraId="4E80D6B8" w14:textId="77777777" w:rsidR="0066523B" w:rsidRPr="00FA212B" w:rsidRDefault="0066523B" w:rsidP="0066523B">
      <w:pPr>
        <w:numPr>
          <w:ilvl w:val="0"/>
          <w:numId w:val="33"/>
        </w:numPr>
        <w:spacing w:before="100" w:beforeAutospacing="1" w:after="100" w:afterAutospacing="1"/>
        <w:rPr>
          <w:ins w:id="217" w:author="Craig Parker [2]" w:date="2025-09-11T15:11:00Z" w16du:dateUtc="2025-09-11T13:11:00Z"/>
          <w:rFonts w:ascii="Arial" w:eastAsia="Times New Roman" w:hAnsi="Arial" w:cs="Arial"/>
          <w:color w:val="000000"/>
          <w:sz w:val="27"/>
          <w:szCs w:val="27"/>
        </w:rPr>
      </w:pPr>
      <w:ins w:id="218" w:author="Craig Parker [2]" w:date="2025-09-11T15:11:00Z" w16du:dateUtc="2025-09-11T13:11:00Z">
        <w:r w:rsidRPr="00FA212B">
          <w:rPr>
            <w:rFonts w:ascii="Arial" w:eastAsia="Times New Roman" w:hAnsi="Arial" w:cs="Arial"/>
            <w:b/>
            <w:bCs/>
            <w:color w:val="FF0000"/>
            <w:sz w:val="27"/>
            <w:szCs w:val="27"/>
          </w:rPr>
          <w:t>Infrastructure assessment and capacity planning</w:t>
        </w:r>
      </w:ins>
    </w:p>
    <w:p w14:paraId="3FBA37F2" w14:textId="77777777" w:rsidR="0066523B" w:rsidRPr="00FA212B" w:rsidRDefault="0066523B" w:rsidP="0066523B">
      <w:pPr>
        <w:numPr>
          <w:ilvl w:val="0"/>
          <w:numId w:val="33"/>
        </w:numPr>
        <w:spacing w:before="100" w:beforeAutospacing="1" w:after="100" w:afterAutospacing="1"/>
        <w:rPr>
          <w:ins w:id="219" w:author="Craig Parker [2]" w:date="2025-09-11T15:11:00Z" w16du:dateUtc="2025-09-11T13:11:00Z"/>
          <w:rFonts w:ascii="Arial" w:eastAsia="Times New Roman" w:hAnsi="Arial" w:cs="Arial"/>
          <w:color w:val="000000"/>
          <w:sz w:val="27"/>
          <w:szCs w:val="27"/>
        </w:rPr>
      </w:pPr>
      <w:ins w:id="220" w:author="Craig Parker [2]" w:date="2025-09-11T15:11:00Z" w16du:dateUtc="2025-09-11T13:11:00Z">
        <w:r w:rsidRPr="00FA212B">
          <w:rPr>
            <w:rFonts w:ascii="Arial" w:eastAsia="Times New Roman" w:hAnsi="Arial" w:cs="Arial"/>
            <w:b/>
            <w:bCs/>
            <w:color w:val="FF0000"/>
            <w:sz w:val="27"/>
            <w:szCs w:val="27"/>
          </w:rPr>
          <w:t>Risk analysis and mitigation strategies</w:t>
        </w:r>
      </w:ins>
    </w:p>
    <w:p w14:paraId="6601165A" w14:textId="77777777" w:rsidR="0066523B" w:rsidRPr="00FA212B" w:rsidRDefault="0066523B" w:rsidP="0066523B">
      <w:pPr>
        <w:numPr>
          <w:ilvl w:val="0"/>
          <w:numId w:val="33"/>
        </w:numPr>
        <w:spacing w:before="100" w:beforeAutospacing="1" w:after="100" w:afterAutospacing="1"/>
        <w:rPr>
          <w:ins w:id="221" w:author="Craig Parker [2]" w:date="2025-09-11T15:11:00Z" w16du:dateUtc="2025-09-11T13:11:00Z"/>
          <w:rFonts w:ascii="Arial" w:eastAsia="Times New Roman" w:hAnsi="Arial" w:cs="Arial"/>
          <w:color w:val="000000"/>
          <w:sz w:val="27"/>
          <w:szCs w:val="27"/>
        </w:rPr>
      </w:pPr>
      <w:ins w:id="222" w:author="Craig Parker [2]" w:date="2025-09-11T15:11:00Z" w16du:dateUtc="2025-09-11T13:11:00Z">
        <w:r w:rsidRPr="00FA212B">
          <w:rPr>
            <w:rFonts w:ascii="Arial" w:eastAsia="Times New Roman" w:hAnsi="Arial" w:cs="Arial"/>
            <w:b/>
            <w:bCs/>
            <w:color w:val="FF0000"/>
            <w:sz w:val="27"/>
            <w:szCs w:val="27"/>
          </w:rPr>
          <w:t>Staff training and change management</w:t>
        </w:r>
      </w:ins>
    </w:p>
    <w:p w14:paraId="52C379EC" w14:textId="77777777" w:rsidR="0066523B" w:rsidRPr="00FA212B" w:rsidRDefault="0066523B" w:rsidP="0066523B">
      <w:pPr>
        <w:numPr>
          <w:ilvl w:val="0"/>
          <w:numId w:val="33"/>
        </w:numPr>
        <w:spacing w:before="100" w:beforeAutospacing="1" w:after="100" w:afterAutospacing="1"/>
        <w:rPr>
          <w:ins w:id="223" w:author="Craig Parker [2]" w:date="2025-09-11T15:11:00Z" w16du:dateUtc="2025-09-11T13:11:00Z"/>
          <w:rFonts w:ascii="Arial" w:eastAsia="Times New Roman" w:hAnsi="Arial" w:cs="Arial"/>
          <w:color w:val="000000"/>
          <w:sz w:val="27"/>
          <w:szCs w:val="27"/>
        </w:rPr>
      </w:pPr>
      <w:ins w:id="224" w:author="Craig Parker [2]" w:date="2025-09-11T15:11:00Z" w16du:dateUtc="2025-09-11T13:11:00Z">
        <w:r w:rsidRPr="00FA212B">
          <w:rPr>
            <w:rFonts w:ascii="Arial" w:eastAsia="Times New Roman" w:hAnsi="Arial" w:cs="Arial"/>
            <w:b/>
            <w:bCs/>
            <w:color w:val="FF0000"/>
            <w:sz w:val="27"/>
            <w:szCs w:val="27"/>
          </w:rPr>
          <w:t>Establishment of cloud security frameworks</w:t>
        </w:r>
      </w:ins>
    </w:p>
    <w:p w14:paraId="30293CE9" w14:textId="77777777" w:rsidR="0066523B" w:rsidRPr="00FA212B" w:rsidRDefault="0066523B" w:rsidP="0066523B">
      <w:pPr>
        <w:spacing w:before="100" w:beforeAutospacing="1" w:after="100" w:afterAutospacing="1"/>
        <w:rPr>
          <w:ins w:id="225" w:author="Craig Parker [2]" w:date="2025-09-11T15:11:00Z" w16du:dateUtc="2025-09-11T13:11:00Z"/>
          <w:rFonts w:ascii="Arial" w:eastAsia="Times New Roman" w:hAnsi="Arial" w:cs="Arial"/>
          <w:color w:val="000000"/>
          <w:sz w:val="27"/>
          <w:szCs w:val="27"/>
        </w:rPr>
      </w:pPr>
      <w:ins w:id="226" w:author="Craig Parker [2]" w:date="2025-09-11T15:11:00Z" w16du:dateUtc="2025-09-11T13:11:00Z">
        <w:r w:rsidRPr="00FA212B">
          <w:rPr>
            <w:rFonts w:ascii="Arial" w:eastAsia="Times New Roman" w:hAnsi="Arial" w:cs="Arial"/>
            <w:b/>
            <w:bCs/>
            <w:color w:val="FF0000"/>
            <w:sz w:val="27"/>
            <w:szCs w:val="27"/>
          </w:rPr>
          <w:t>Phase 2: Pilot Implementation</w:t>
        </w:r>
      </w:ins>
    </w:p>
    <w:p w14:paraId="391278E2" w14:textId="77777777" w:rsidR="0066523B" w:rsidRPr="00FA212B" w:rsidRDefault="0066523B" w:rsidP="0066523B">
      <w:pPr>
        <w:numPr>
          <w:ilvl w:val="0"/>
          <w:numId w:val="34"/>
        </w:numPr>
        <w:spacing w:before="100" w:beforeAutospacing="1" w:after="100" w:afterAutospacing="1"/>
        <w:rPr>
          <w:ins w:id="227" w:author="Craig Parker [2]" w:date="2025-09-11T15:11:00Z" w16du:dateUtc="2025-09-11T13:11:00Z"/>
          <w:rFonts w:ascii="Arial" w:eastAsia="Times New Roman" w:hAnsi="Arial" w:cs="Arial"/>
          <w:color w:val="000000"/>
          <w:sz w:val="27"/>
          <w:szCs w:val="27"/>
        </w:rPr>
      </w:pPr>
      <w:ins w:id="228" w:author="Craig Parker [2]" w:date="2025-09-11T15:11:00Z" w16du:dateUtc="2025-09-11T13:11:00Z">
        <w:r w:rsidRPr="00FA212B">
          <w:rPr>
            <w:rFonts w:ascii="Arial" w:eastAsia="Times New Roman" w:hAnsi="Arial" w:cs="Arial"/>
            <w:b/>
            <w:bCs/>
            <w:color w:val="FF0000"/>
            <w:sz w:val="27"/>
            <w:szCs w:val="27"/>
          </w:rPr>
          <w:t>Limited data migration for testing and validation</w:t>
        </w:r>
      </w:ins>
    </w:p>
    <w:p w14:paraId="14B43F76" w14:textId="77777777" w:rsidR="0066523B" w:rsidRPr="00FA212B" w:rsidRDefault="0066523B" w:rsidP="0066523B">
      <w:pPr>
        <w:numPr>
          <w:ilvl w:val="0"/>
          <w:numId w:val="34"/>
        </w:numPr>
        <w:spacing w:before="100" w:beforeAutospacing="1" w:after="100" w:afterAutospacing="1"/>
        <w:rPr>
          <w:ins w:id="229" w:author="Craig Parker [2]" w:date="2025-09-11T15:11:00Z" w16du:dateUtc="2025-09-11T13:11:00Z"/>
          <w:rFonts w:ascii="Arial" w:eastAsia="Times New Roman" w:hAnsi="Arial" w:cs="Arial"/>
          <w:color w:val="000000"/>
          <w:sz w:val="27"/>
          <w:szCs w:val="27"/>
        </w:rPr>
      </w:pPr>
      <w:ins w:id="230" w:author="Craig Parker [2]" w:date="2025-09-11T15:11:00Z" w16du:dateUtc="2025-09-11T13:11:00Z">
        <w:r w:rsidRPr="00FA212B">
          <w:rPr>
            <w:rFonts w:ascii="Arial" w:eastAsia="Times New Roman" w:hAnsi="Arial" w:cs="Arial"/>
            <w:b/>
            <w:bCs/>
            <w:color w:val="FF0000"/>
            <w:sz w:val="27"/>
            <w:szCs w:val="27"/>
          </w:rPr>
          <w:t xml:space="preserve">Performance benchmarking and </w:t>
        </w:r>
        <w:proofErr w:type="spellStart"/>
        <w:r w:rsidRPr="00FA212B">
          <w:rPr>
            <w:rFonts w:ascii="Arial" w:eastAsia="Times New Roman" w:hAnsi="Arial" w:cs="Arial"/>
            <w:b/>
            <w:bCs/>
            <w:color w:val="FF0000"/>
            <w:sz w:val="27"/>
            <w:szCs w:val="27"/>
          </w:rPr>
          <w:t>optimisation</w:t>
        </w:r>
        <w:proofErr w:type="spellEnd"/>
      </w:ins>
    </w:p>
    <w:p w14:paraId="61F33EAC" w14:textId="77777777" w:rsidR="0066523B" w:rsidRPr="00FA212B" w:rsidRDefault="0066523B" w:rsidP="0066523B">
      <w:pPr>
        <w:numPr>
          <w:ilvl w:val="0"/>
          <w:numId w:val="34"/>
        </w:numPr>
        <w:spacing w:before="100" w:beforeAutospacing="1" w:after="100" w:afterAutospacing="1"/>
        <w:rPr>
          <w:ins w:id="231" w:author="Craig Parker [2]" w:date="2025-09-11T15:11:00Z" w16du:dateUtc="2025-09-11T13:11:00Z"/>
          <w:rFonts w:ascii="Arial" w:eastAsia="Times New Roman" w:hAnsi="Arial" w:cs="Arial"/>
          <w:color w:val="000000"/>
          <w:sz w:val="27"/>
          <w:szCs w:val="27"/>
        </w:rPr>
      </w:pPr>
      <w:ins w:id="232" w:author="Craig Parker [2]" w:date="2025-09-11T15:11:00Z" w16du:dateUtc="2025-09-11T13:11:00Z">
        <w:r w:rsidRPr="00FA212B">
          <w:rPr>
            <w:rFonts w:ascii="Arial" w:eastAsia="Times New Roman" w:hAnsi="Arial" w:cs="Arial"/>
            <w:b/>
            <w:bCs/>
            <w:color w:val="FF0000"/>
            <w:sz w:val="27"/>
            <w:szCs w:val="27"/>
          </w:rPr>
          <w:t>Security testing and compliance verification</w:t>
        </w:r>
      </w:ins>
    </w:p>
    <w:p w14:paraId="4BB83E26" w14:textId="77777777" w:rsidR="0066523B" w:rsidRPr="00FA212B" w:rsidRDefault="0066523B" w:rsidP="0066523B">
      <w:pPr>
        <w:numPr>
          <w:ilvl w:val="0"/>
          <w:numId w:val="34"/>
        </w:numPr>
        <w:spacing w:before="100" w:beforeAutospacing="1" w:after="100" w:afterAutospacing="1"/>
        <w:rPr>
          <w:ins w:id="233" w:author="Craig Parker [2]" w:date="2025-09-11T15:11:00Z" w16du:dateUtc="2025-09-11T13:11:00Z"/>
          <w:rFonts w:ascii="Arial" w:eastAsia="Times New Roman" w:hAnsi="Arial" w:cs="Arial"/>
          <w:color w:val="000000"/>
          <w:sz w:val="27"/>
          <w:szCs w:val="27"/>
        </w:rPr>
      </w:pPr>
      <w:ins w:id="234" w:author="Craig Parker [2]" w:date="2025-09-11T15:11:00Z" w16du:dateUtc="2025-09-11T13:11:00Z">
        <w:r w:rsidRPr="00FA212B">
          <w:rPr>
            <w:rFonts w:ascii="Arial" w:eastAsia="Times New Roman" w:hAnsi="Arial" w:cs="Arial"/>
            <w:b/>
            <w:bCs/>
            <w:color w:val="FF0000"/>
            <w:sz w:val="27"/>
            <w:szCs w:val="27"/>
          </w:rPr>
          <w:t>User acceptance testing with core team members</w:t>
        </w:r>
      </w:ins>
    </w:p>
    <w:p w14:paraId="763526B2" w14:textId="77777777" w:rsidR="0066523B" w:rsidRPr="00FA212B" w:rsidRDefault="0066523B" w:rsidP="0066523B">
      <w:pPr>
        <w:spacing w:before="100" w:beforeAutospacing="1" w:after="100" w:afterAutospacing="1"/>
        <w:rPr>
          <w:ins w:id="235" w:author="Craig Parker [2]" w:date="2025-09-11T15:11:00Z" w16du:dateUtc="2025-09-11T13:11:00Z"/>
          <w:rFonts w:ascii="Arial" w:eastAsia="Times New Roman" w:hAnsi="Arial" w:cs="Arial"/>
          <w:color w:val="000000"/>
          <w:sz w:val="27"/>
          <w:szCs w:val="27"/>
        </w:rPr>
      </w:pPr>
      <w:ins w:id="236" w:author="Craig Parker [2]" w:date="2025-09-11T15:11:00Z" w16du:dateUtc="2025-09-11T13:11:00Z">
        <w:r w:rsidRPr="00FA212B">
          <w:rPr>
            <w:rFonts w:ascii="Arial" w:eastAsia="Times New Roman" w:hAnsi="Arial" w:cs="Arial"/>
            <w:b/>
            <w:bCs/>
            <w:color w:val="FF0000"/>
            <w:sz w:val="27"/>
            <w:szCs w:val="27"/>
          </w:rPr>
          <w:t>Phase 3: Gradual Migration</w:t>
        </w:r>
      </w:ins>
    </w:p>
    <w:p w14:paraId="701A7445" w14:textId="77777777" w:rsidR="0066523B" w:rsidRPr="00FA212B" w:rsidRDefault="0066523B" w:rsidP="0066523B">
      <w:pPr>
        <w:numPr>
          <w:ilvl w:val="0"/>
          <w:numId w:val="35"/>
        </w:numPr>
        <w:spacing w:before="100" w:beforeAutospacing="1" w:after="100" w:afterAutospacing="1"/>
        <w:rPr>
          <w:ins w:id="237" w:author="Craig Parker [2]" w:date="2025-09-11T15:11:00Z" w16du:dateUtc="2025-09-11T13:11:00Z"/>
          <w:rFonts w:ascii="Arial" w:eastAsia="Times New Roman" w:hAnsi="Arial" w:cs="Arial"/>
          <w:color w:val="000000"/>
          <w:sz w:val="27"/>
          <w:szCs w:val="27"/>
        </w:rPr>
      </w:pPr>
      <w:ins w:id="238" w:author="Craig Parker [2]" w:date="2025-09-11T15:11:00Z" w16du:dateUtc="2025-09-11T13:11:00Z">
        <w:r w:rsidRPr="3055FD5B">
          <w:rPr>
            <w:rFonts w:ascii="Arial" w:eastAsia="Times New Roman" w:hAnsi="Arial" w:cs="Arial"/>
            <w:b/>
            <w:bCs/>
            <w:color w:val="FF0000"/>
            <w:sz w:val="27"/>
            <w:szCs w:val="27"/>
          </w:rPr>
          <w:lastRenderedPageBreak/>
          <w:t xml:space="preserve">Phased transfer of data categories starting with </w:t>
        </w:r>
        <w:r>
          <w:rPr>
            <w:rFonts w:ascii="Arial" w:eastAsia="Times New Roman" w:hAnsi="Arial" w:cs="Arial"/>
            <w:b/>
            <w:bCs/>
            <w:color w:val="FF0000"/>
            <w:sz w:val="27"/>
            <w:szCs w:val="27"/>
          </w:rPr>
          <w:t>socio-economic data, climate data and then health data subsets as they are approved by each provider</w:t>
        </w:r>
      </w:ins>
    </w:p>
    <w:p w14:paraId="41EB73C7" w14:textId="77777777" w:rsidR="0066523B" w:rsidRPr="00FA212B" w:rsidRDefault="0066523B" w:rsidP="0066523B">
      <w:pPr>
        <w:numPr>
          <w:ilvl w:val="0"/>
          <w:numId w:val="35"/>
        </w:numPr>
        <w:spacing w:before="100" w:beforeAutospacing="1" w:after="100" w:afterAutospacing="1"/>
        <w:rPr>
          <w:ins w:id="239" w:author="Craig Parker [2]" w:date="2025-09-11T15:11:00Z" w16du:dateUtc="2025-09-11T13:11:00Z"/>
          <w:rFonts w:ascii="Arial" w:eastAsia="Times New Roman" w:hAnsi="Arial" w:cs="Arial"/>
          <w:color w:val="000000"/>
          <w:sz w:val="27"/>
          <w:szCs w:val="27"/>
        </w:rPr>
      </w:pPr>
      <w:ins w:id="240" w:author="Craig Parker [2]" w:date="2025-09-11T15:11:00Z" w16du:dateUtc="2025-09-11T13:11:00Z">
        <w:r w:rsidRPr="00FA212B">
          <w:rPr>
            <w:rFonts w:ascii="Arial" w:eastAsia="Times New Roman" w:hAnsi="Arial" w:cs="Arial"/>
            <w:b/>
            <w:bCs/>
            <w:color w:val="FF0000"/>
            <w:sz w:val="27"/>
            <w:szCs w:val="27"/>
          </w:rPr>
          <w:t>Dual-system operation for continuity</w:t>
        </w:r>
      </w:ins>
    </w:p>
    <w:p w14:paraId="00C564C0" w14:textId="77777777" w:rsidR="0066523B" w:rsidRPr="00FA212B" w:rsidRDefault="0066523B" w:rsidP="0066523B">
      <w:pPr>
        <w:numPr>
          <w:ilvl w:val="0"/>
          <w:numId w:val="35"/>
        </w:numPr>
        <w:spacing w:before="100" w:beforeAutospacing="1" w:after="100" w:afterAutospacing="1"/>
        <w:rPr>
          <w:ins w:id="241" w:author="Craig Parker [2]" w:date="2025-09-11T15:11:00Z" w16du:dateUtc="2025-09-11T13:11:00Z"/>
          <w:rFonts w:ascii="Arial" w:eastAsia="Times New Roman" w:hAnsi="Arial" w:cs="Arial"/>
          <w:color w:val="000000"/>
          <w:sz w:val="27"/>
          <w:szCs w:val="27"/>
        </w:rPr>
      </w:pPr>
      <w:ins w:id="242" w:author="Craig Parker [2]" w:date="2025-09-11T15:11:00Z" w16du:dateUtc="2025-09-11T13:11:00Z">
        <w:r w:rsidRPr="00FA212B">
          <w:rPr>
            <w:rFonts w:ascii="Arial" w:eastAsia="Times New Roman" w:hAnsi="Arial" w:cs="Arial"/>
            <w:b/>
            <w:bCs/>
            <w:color w:val="FF0000"/>
            <w:sz w:val="27"/>
            <w:szCs w:val="27"/>
          </w:rPr>
          <w:t>Continuous monitoring and adjustment</w:t>
        </w:r>
      </w:ins>
    </w:p>
    <w:p w14:paraId="2FB6C9DB" w14:textId="77777777" w:rsidR="0066523B" w:rsidRPr="00FA212B" w:rsidRDefault="0066523B" w:rsidP="0066523B">
      <w:pPr>
        <w:numPr>
          <w:ilvl w:val="0"/>
          <w:numId w:val="35"/>
        </w:numPr>
        <w:spacing w:before="100" w:beforeAutospacing="1" w:after="100" w:afterAutospacing="1"/>
        <w:rPr>
          <w:ins w:id="243" w:author="Craig Parker [2]" w:date="2025-09-11T15:11:00Z" w16du:dateUtc="2025-09-11T13:11:00Z"/>
          <w:rFonts w:ascii="Arial" w:eastAsia="Times New Roman" w:hAnsi="Arial" w:cs="Arial"/>
          <w:color w:val="000000"/>
          <w:sz w:val="27"/>
          <w:szCs w:val="27"/>
        </w:rPr>
      </w:pPr>
      <w:ins w:id="244" w:author="Craig Parker [2]" w:date="2025-09-11T15:11:00Z" w16du:dateUtc="2025-09-11T13:11:00Z">
        <w:r w:rsidRPr="00FA212B">
          <w:rPr>
            <w:rFonts w:ascii="Arial" w:eastAsia="Times New Roman" w:hAnsi="Arial" w:cs="Arial"/>
            <w:b/>
            <w:bCs/>
            <w:color w:val="FF0000"/>
            <w:sz w:val="27"/>
            <w:szCs w:val="27"/>
          </w:rPr>
          <w:t>Progressive migration of health data with enhanced security protocols</w:t>
        </w:r>
      </w:ins>
    </w:p>
    <w:p w14:paraId="126AA191" w14:textId="77777777" w:rsidR="0066523B" w:rsidRPr="00FA212B" w:rsidRDefault="0066523B" w:rsidP="0066523B">
      <w:pPr>
        <w:spacing w:before="100" w:beforeAutospacing="1" w:after="100" w:afterAutospacing="1"/>
        <w:rPr>
          <w:ins w:id="245" w:author="Craig Parker [2]" w:date="2025-09-11T15:11:00Z" w16du:dateUtc="2025-09-11T13:11:00Z"/>
          <w:rFonts w:ascii="Arial" w:eastAsia="Times New Roman" w:hAnsi="Arial" w:cs="Arial"/>
          <w:color w:val="000000"/>
          <w:sz w:val="27"/>
          <w:szCs w:val="27"/>
        </w:rPr>
      </w:pPr>
      <w:ins w:id="246" w:author="Craig Parker [2]" w:date="2025-09-11T15:11:00Z" w16du:dateUtc="2025-09-11T13:11:00Z">
        <w:r w:rsidRPr="00FA212B">
          <w:rPr>
            <w:rFonts w:ascii="Arial" w:eastAsia="Times New Roman" w:hAnsi="Arial" w:cs="Arial"/>
            <w:b/>
            <w:bCs/>
            <w:color w:val="FF0000"/>
            <w:sz w:val="27"/>
            <w:szCs w:val="27"/>
          </w:rPr>
          <w:t>Phase 4: Full Migration</w:t>
        </w:r>
      </w:ins>
    </w:p>
    <w:p w14:paraId="1FC4EFD6" w14:textId="77777777" w:rsidR="0066523B" w:rsidRPr="00FA212B" w:rsidRDefault="0066523B" w:rsidP="0066523B">
      <w:pPr>
        <w:numPr>
          <w:ilvl w:val="0"/>
          <w:numId w:val="36"/>
        </w:numPr>
        <w:spacing w:before="100" w:beforeAutospacing="1" w:after="100" w:afterAutospacing="1"/>
        <w:rPr>
          <w:ins w:id="247" w:author="Craig Parker [2]" w:date="2025-09-11T15:11:00Z" w16du:dateUtc="2025-09-11T13:11:00Z"/>
          <w:rFonts w:ascii="Arial" w:eastAsia="Times New Roman" w:hAnsi="Arial" w:cs="Arial"/>
          <w:color w:val="000000"/>
          <w:sz w:val="27"/>
          <w:szCs w:val="27"/>
        </w:rPr>
      </w:pPr>
      <w:ins w:id="248" w:author="Craig Parker [2]" w:date="2025-09-11T15:11:00Z" w16du:dateUtc="2025-09-11T13:11:00Z">
        <w:r w:rsidRPr="00FA212B">
          <w:rPr>
            <w:rFonts w:ascii="Arial" w:eastAsia="Times New Roman" w:hAnsi="Arial" w:cs="Arial"/>
            <w:b/>
            <w:bCs/>
            <w:color w:val="FF0000"/>
            <w:sz w:val="27"/>
            <w:szCs w:val="27"/>
          </w:rPr>
          <w:t>Complete transition to cloud infrastructure for new data</w:t>
        </w:r>
      </w:ins>
    </w:p>
    <w:p w14:paraId="6131B0C1" w14:textId="77777777" w:rsidR="0066523B" w:rsidRPr="00FA212B" w:rsidRDefault="0066523B" w:rsidP="0066523B">
      <w:pPr>
        <w:numPr>
          <w:ilvl w:val="0"/>
          <w:numId w:val="36"/>
        </w:numPr>
        <w:spacing w:before="100" w:beforeAutospacing="1" w:after="100" w:afterAutospacing="1"/>
        <w:rPr>
          <w:ins w:id="249" w:author="Craig Parker [2]" w:date="2025-09-11T15:11:00Z" w16du:dateUtc="2025-09-11T13:11:00Z"/>
          <w:rFonts w:ascii="Arial" w:eastAsia="Times New Roman" w:hAnsi="Arial" w:cs="Arial"/>
          <w:color w:val="000000"/>
          <w:sz w:val="27"/>
          <w:szCs w:val="27"/>
        </w:rPr>
      </w:pPr>
      <w:ins w:id="250" w:author="Craig Parker [2]" w:date="2025-09-11T15:11:00Z" w16du:dateUtc="2025-09-11T13:11:00Z">
        <w:r w:rsidRPr="00FA212B">
          <w:rPr>
            <w:rFonts w:ascii="Arial" w:eastAsia="Times New Roman" w:hAnsi="Arial" w:cs="Arial"/>
            <w:b/>
            <w:bCs/>
            <w:color w:val="FF0000"/>
            <w:sz w:val="27"/>
            <w:szCs w:val="27"/>
          </w:rPr>
          <w:t>Legacy system integration maintained during transition period</w:t>
        </w:r>
      </w:ins>
    </w:p>
    <w:p w14:paraId="4A56D3A9" w14:textId="77777777" w:rsidR="0066523B" w:rsidRPr="00FA212B" w:rsidRDefault="0066523B" w:rsidP="0066523B">
      <w:pPr>
        <w:numPr>
          <w:ilvl w:val="0"/>
          <w:numId w:val="36"/>
        </w:numPr>
        <w:spacing w:before="100" w:beforeAutospacing="1" w:after="100" w:afterAutospacing="1"/>
        <w:rPr>
          <w:ins w:id="251" w:author="Craig Parker [2]" w:date="2025-09-11T15:11:00Z" w16du:dateUtc="2025-09-11T13:11:00Z"/>
          <w:rFonts w:ascii="Arial" w:eastAsia="Times New Roman" w:hAnsi="Arial" w:cs="Arial"/>
          <w:color w:val="000000"/>
          <w:sz w:val="27"/>
          <w:szCs w:val="27"/>
        </w:rPr>
      </w:pPr>
      <w:ins w:id="252" w:author="Craig Parker [2]" w:date="2025-09-11T15:11:00Z" w16du:dateUtc="2025-09-11T13:11:00Z">
        <w:r w:rsidRPr="00FA212B">
          <w:rPr>
            <w:rFonts w:ascii="Arial" w:eastAsia="Times New Roman" w:hAnsi="Arial" w:cs="Arial"/>
            <w:b/>
            <w:bCs/>
            <w:color w:val="FF0000"/>
            <w:sz w:val="27"/>
            <w:szCs w:val="27"/>
          </w:rPr>
          <w:t>Final security and compliance validation</w:t>
        </w:r>
      </w:ins>
    </w:p>
    <w:p w14:paraId="0002E014" w14:textId="77777777" w:rsidR="0066523B" w:rsidRPr="00FA212B" w:rsidRDefault="0066523B" w:rsidP="0066523B">
      <w:pPr>
        <w:numPr>
          <w:ilvl w:val="0"/>
          <w:numId w:val="36"/>
        </w:numPr>
        <w:spacing w:before="100" w:beforeAutospacing="1" w:after="100" w:afterAutospacing="1"/>
        <w:rPr>
          <w:ins w:id="253" w:author="Craig Parker [2]" w:date="2025-09-11T15:11:00Z" w16du:dateUtc="2025-09-11T13:11:00Z"/>
          <w:rFonts w:ascii="Arial" w:eastAsia="Times New Roman" w:hAnsi="Arial" w:cs="Arial"/>
          <w:color w:val="000000"/>
          <w:sz w:val="27"/>
          <w:szCs w:val="27"/>
        </w:rPr>
      </w:pPr>
      <w:ins w:id="254" w:author="Craig Parker [2]" w:date="2025-09-11T15:11:00Z" w16du:dateUtc="2025-09-11T13:11:00Z">
        <w:r w:rsidRPr="00FA212B">
          <w:rPr>
            <w:rFonts w:ascii="Arial" w:eastAsia="Times New Roman" w:hAnsi="Arial" w:cs="Arial"/>
            <w:b/>
            <w:bCs/>
            <w:color w:val="FF0000"/>
            <w:sz w:val="27"/>
            <w:szCs w:val="27"/>
          </w:rPr>
          <w:t>Full operational capability on cloud platform</w:t>
        </w:r>
      </w:ins>
    </w:p>
    <w:p w14:paraId="095AFF0A" w14:textId="77777777" w:rsidR="0066523B" w:rsidRPr="00FA212B" w:rsidRDefault="0066523B" w:rsidP="0066523B">
      <w:pPr>
        <w:spacing w:before="100" w:beforeAutospacing="1" w:after="100" w:afterAutospacing="1"/>
        <w:outlineLvl w:val="3"/>
        <w:rPr>
          <w:ins w:id="255" w:author="Craig Parker [2]" w:date="2025-09-11T15:11:00Z" w16du:dateUtc="2025-09-11T13:11:00Z"/>
          <w:rFonts w:ascii="Arial" w:eastAsia="Times New Roman" w:hAnsi="Arial" w:cs="Arial"/>
          <w:b/>
          <w:bCs/>
          <w:color w:val="2C3E50"/>
          <w:sz w:val="27"/>
          <w:szCs w:val="27"/>
        </w:rPr>
      </w:pPr>
      <w:ins w:id="256" w:author="Craig Parker [2]" w:date="2025-09-11T15:11:00Z" w16du:dateUtc="2025-09-11T13:11:00Z">
        <w:r w:rsidRPr="00FA212B">
          <w:rPr>
            <w:rFonts w:ascii="Arial" w:eastAsia="Times New Roman" w:hAnsi="Arial" w:cs="Arial"/>
            <w:b/>
            <w:bCs/>
            <w:color w:val="FF0000"/>
            <w:sz w:val="27"/>
            <w:szCs w:val="27"/>
          </w:rPr>
          <w:t>A1.2. Data Provider Communication Framework</w:t>
        </w:r>
      </w:ins>
    </w:p>
    <w:p w14:paraId="02F6D6B7" w14:textId="77777777" w:rsidR="0066523B" w:rsidRPr="00FA212B" w:rsidRDefault="0066523B" w:rsidP="0066523B">
      <w:pPr>
        <w:spacing w:before="100" w:beforeAutospacing="1" w:after="100" w:afterAutospacing="1"/>
        <w:rPr>
          <w:ins w:id="257" w:author="Craig Parker [2]" w:date="2025-09-11T15:11:00Z" w16du:dateUtc="2025-09-11T13:11:00Z"/>
          <w:rFonts w:ascii="Arial" w:eastAsia="Times New Roman" w:hAnsi="Arial" w:cs="Arial"/>
          <w:color w:val="000000"/>
          <w:sz w:val="27"/>
          <w:szCs w:val="27"/>
        </w:rPr>
      </w:pPr>
      <w:ins w:id="258" w:author="Craig Parker [2]" w:date="2025-09-11T15:11:00Z" w16du:dateUtc="2025-09-11T13:11:00Z">
        <w:r w:rsidRPr="00FA212B">
          <w:rPr>
            <w:rFonts w:ascii="Arial" w:eastAsia="Times New Roman" w:hAnsi="Arial" w:cs="Arial"/>
            <w:b/>
            <w:bCs/>
            <w:color w:val="FF0000"/>
            <w:sz w:val="27"/>
            <w:szCs w:val="27"/>
          </w:rPr>
          <w:t>Generic Email Template for Data Providers:</w:t>
        </w:r>
      </w:ins>
    </w:p>
    <w:p w14:paraId="5297CEA4" w14:textId="77777777" w:rsidR="0066523B" w:rsidRPr="00FA212B" w:rsidRDefault="0066523B" w:rsidP="0066523B">
      <w:pPr>
        <w:spacing w:before="100" w:beforeAutospacing="1" w:after="100" w:afterAutospacing="1"/>
        <w:rPr>
          <w:ins w:id="259" w:author="Craig Parker [2]" w:date="2025-09-11T15:11:00Z" w16du:dateUtc="2025-09-11T13:11:00Z"/>
          <w:rFonts w:ascii="Arial" w:eastAsia="Times New Roman" w:hAnsi="Arial" w:cs="Arial"/>
          <w:color w:val="000000"/>
          <w:sz w:val="27"/>
          <w:szCs w:val="27"/>
        </w:rPr>
      </w:pPr>
      <w:ins w:id="260" w:author="Craig Parker [2]" w:date="2025-09-11T15:11:00Z" w16du:dateUtc="2025-09-11T13:11:00Z">
        <w:r w:rsidRPr="00FA212B">
          <w:rPr>
            <w:rFonts w:ascii="Arial" w:eastAsia="Times New Roman" w:hAnsi="Arial" w:cs="Arial"/>
            <w:b/>
            <w:bCs/>
            <w:color w:val="FF0000"/>
            <w:sz w:val="27"/>
            <w:szCs w:val="27"/>
          </w:rPr>
          <w:t>Subject: HE²AT Center Infrastructure Transition Update</w:t>
        </w:r>
      </w:ins>
    </w:p>
    <w:p w14:paraId="24DF581C" w14:textId="77777777" w:rsidR="0066523B" w:rsidRPr="00FA212B" w:rsidRDefault="0066523B" w:rsidP="0066523B">
      <w:pPr>
        <w:spacing w:before="100" w:beforeAutospacing="1" w:after="100" w:afterAutospacing="1"/>
        <w:rPr>
          <w:ins w:id="261" w:author="Craig Parker [2]" w:date="2025-09-11T15:11:00Z" w16du:dateUtc="2025-09-11T13:11:00Z"/>
          <w:rFonts w:ascii="Arial" w:eastAsia="Times New Roman" w:hAnsi="Arial" w:cs="Arial"/>
          <w:color w:val="000000"/>
          <w:sz w:val="27"/>
          <w:szCs w:val="27"/>
        </w:rPr>
      </w:pPr>
      <w:ins w:id="262" w:author="Craig Parker [2]" w:date="2025-09-11T15:11:00Z" w16du:dateUtc="2025-09-11T13:11:00Z">
        <w:r w:rsidRPr="00FA212B">
          <w:rPr>
            <w:rFonts w:ascii="Arial" w:eastAsia="Times New Roman" w:hAnsi="Arial" w:cs="Arial"/>
            <w:b/>
            <w:bCs/>
            <w:color w:val="FF0000"/>
            <w:sz w:val="27"/>
            <w:szCs w:val="27"/>
          </w:rPr>
          <w:t>Dear [Data Provider Name],</w:t>
        </w:r>
      </w:ins>
    </w:p>
    <w:p w14:paraId="274400DE" w14:textId="77777777" w:rsidR="0066523B" w:rsidRPr="00FA212B" w:rsidRDefault="0066523B" w:rsidP="0066523B">
      <w:pPr>
        <w:spacing w:before="100" w:beforeAutospacing="1" w:after="100" w:afterAutospacing="1"/>
        <w:rPr>
          <w:ins w:id="263" w:author="Craig Parker [2]" w:date="2025-09-11T15:11:00Z" w16du:dateUtc="2025-09-11T13:11:00Z"/>
          <w:rFonts w:ascii="Arial" w:eastAsia="Times New Roman" w:hAnsi="Arial" w:cs="Arial"/>
          <w:color w:val="000000"/>
          <w:sz w:val="27"/>
          <w:szCs w:val="27"/>
        </w:rPr>
      </w:pPr>
      <w:ins w:id="264" w:author="Craig Parker [2]" w:date="2025-09-11T15:11:00Z" w16du:dateUtc="2025-09-11T13:11:00Z">
        <w:r w:rsidRPr="00FA212B">
          <w:rPr>
            <w:rFonts w:ascii="Arial" w:eastAsia="Times New Roman" w:hAnsi="Arial" w:cs="Arial"/>
            <w:b/>
            <w:bCs/>
            <w:color w:val="FF0000"/>
            <w:sz w:val="27"/>
            <w:szCs w:val="27"/>
          </w:rPr>
          <w:t xml:space="preserve">We are writing to inform you about an important infrastructure transition taking place within the HE²AT Center during Year 5 of our project. We are implementing a migration from our current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a WHC-managed cloud environment.</w:t>
        </w:r>
      </w:ins>
    </w:p>
    <w:p w14:paraId="76E1FE31" w14:textId="77777777" w:rsidR="0066523B" w:rsidRPr="00FA212B" w:rsidRDefault="0066523B" w:rsidP="0066523B">
      <w:pPr>
        <w:spacing w:before="100" w:beforeAutospacing="1" w:after="100" w:afterAutospacing="1"/>
        <w:rPr>
          <w:ins w:id="265" w:author="Craig Parker [2]" w:date="2025-09-11T15:11:00Z" w16du:dateUtc="2025-09-11T13:11:00Z"/>
          <w:rFonts w:ascii="Arial" w:eastAsia="Times New Roman" w:hAnsi="Arial" w:cs="Arial"/>
          <w:color w:val="000000"/>
          <w:sz w:val="27"/>
          <w:szCs w:val="27"/>
        </w:rPr>
      </w:pPr>
      <w:ins w:id="266" w:author="Craig Parker [2]" w:date="2025-09-11T15:11:00Z" w16du:dateUtc="2025-09-11T13:11:00Z">
        <w:r w:rsidRPr="00FA212B">
          <w:rPr>
            <w:rFonts w:ascii="Arial" w:eastAsia="Times New Roman" w:hAnsi="Arial" w:cs="Arial"/>
            <w:b/>
            <w:bCs/>
            <w:color w:val="FF0000"/>
            <w:sz w:val="27"/>
            <w:szCs w:val="27"/>
          </w:rPr>
          <w:t>Key Points:</w:t>
        </w:r>
      </w:ins>
    </w:p>
    <w:p w14:paraId="56E18AD2" w14:textId="77777777" w:rsidR="0066523B" w:rsidRPr="00FA212B" w:rsidRDefault="0066523B" w:rsidP="0066523B">
      <w:pPr>
        <w:numPr>
          <w:ilvl w:val="0"/>
          <w:numId w:val="37"/>
        </w:numPr>
        <w:spacing w:before="100" w:beforeAutospacing="1" w:after="100" w:afterAutospacing="1"/>
        <w:rPr>
          <w:ins w:id="267" w:author="Craig Parker [2]" w:date="2025-09-11T15:11:00Z" w16du:dateUtc="2025-09-11T13:11:00Z"/>
          <w:rFonts w:ascii="Arial" w:eastAsia="Times New Roman" w:hAnsi="Arial" w:cs="Arial"/>
          <w:color w:val="000000"/>
          <w:sz w:val="27"/>
          <w:szCs w:val="27"/>
        </w:rPr>
      </w:pPr>
      <w:ins w:id="268" w:author="Craig Parker [2]" w:date="2025-09-11T15:11:00Z" w16du:dateUtc="2025-09-11T13:11:00Z">
        <w:r w:rsidRPr="00FA212B">
          <w:rPr>
            <w:rFonts w:ascii="Arial" w:eastAsia="Times New Roman" w:hAnsi="Arial" w:cs="Arial"/>
            <w:b/>
            <w:bCs/>
            <w:color w:val="FF0000"/>
            <w:sz w:val="27"/>
            <w:szCs w:val="27"/>
          </w:rPr>
          <w:t>This transition enhances data security with AES-256 encryption and 24/7 monitoring</w:t>
        </w:r>
      </w:ins>
    </w:p>
    <w:p w14:paraId="25977F38" w14:textId="77777777" w:rsidR="0066523B" w:rsidRPr="00FA212B" w:rsidRDefault="0066523B" w:rsidP="0066523B">
      <w:pPr>
        <w:numPr>
          <w:ilvl w:val="0"/>
          <w:numId w:val="37"/>
        </w:numPr>
        <w:spacing w:before="100" w:beforeAutospacing="1" w:after="100" w:afterAutospacing="1"/>
        <w:rPr>
          <w:ins w:id="269" w:author="Craig Parker [2]" w:date="2025-09-11T15:11:00Z" w16du:dateUtc="2025-09-11T13:11:00Z"/>
          <w:rFonts w:ascii="Arial" w:eastAsia="Times New Roman" w:hAnsi="Arial" w:cs="Arial"/>
          <w:color w:val="000000"/>
          <w:sz w:val="27"/>
          <w:szCs w:val="27"/>
        </w:rPr>
      </w:pPr>
      <w:ins w:id="270" w:author="Craig Parker [2]" w:date="2025-09-11T15:11:00Z" w16du:dateUtc="2025-09-11T13:11:00Z">
        <w:r w:rsidRPr="00FA212B">
          <w:rPr>
            <w:rFonts w:ascii="Arial" w:eastAsia="Times New Roman" w:hAnsi="Arial" w:cs="Arial"/>
            <w:b/>
            <w:bCs/>
            <w:color w:val="FF0000"/>
            <w:sz w:val="27"/>
            <w:szCs w:val="27"/>
          </w:rPr>
          <w:t>All POPIA compliance measures remain fully in effect</w:t>
        </w:r>
      </w:ins>
    </w:p>
    <w:p w14:paraId="3FF85485" w14:textId="77777777" w:rsidR="0066523B" w:rsidRPr="00FA212B" w:rsidRDefault="0066523B" w:rsidP="0066523B">
      <w:pPr>
        <w:numPr>
          <w:ilvl w:val="0"/>
          <w:numId w:val="37"/>
        </w:numPr>
        <w:spacing w:before="100" w:beforeAutospacing="1" w:after="100" w:afterAutospacing="1"/>
        <w:rPr>
          <w:ins w:id="271" w:author="Craig Parker [2]" w:date="2025-09-11T15:11:00Z" w16du:dateUtc="2025-09-11T13:11:00Z"/>
          <w:rFonts w:ascii="Arial" w:eastAsia="Times New Roman" w:hAnsi="Arial" w:cs="Arial"/>
          <w:color w:val="000000"/>
          <w:sz w:val="27"/>
          <w:szCs w:val="27"/>
        </w:rPr>
      </w:pPr>
      <w:ins w:id="272" w:author="Craig Parker [2]" w:date="2025-09-11T15:11:00Z" w16du:dateUtc="2025-09-11T13:11:00Z">
        <w:r w:rsidRPr="00FA212B">
          <w:rPr>
            <w:rFonts w:ascii="Arial" w:eastAsia="Times New Roman" w:hAnsi="Arial" w:cs="Arial"/>
            <w:b/>
            <w:bCs/>
            <w:color w:val="FF0000"/>
            <w:sz w:val="27"/>
            <w:szCs w:val="27"/>
          </w:rPr>
          <w:t>Your data remains protected under the same ethical and legal frameworks</w:t>
        </w:r>
      </w:ins>
    </w:p>
    <w:p w14:paraId="34CF4F9A" w14:textId="77777777" w:rsidR="0066523B" w:rsidRPr="00FA212B" w:rsidRDefault="0066523B" w:rsidP="0066523B">
      <w:pPr>
        <w:numPr>
          <w:ilvl w:val="0"/>
          <w:numId w:val="37"/>
        </w:numPr>
        <w:spacing w:before="100" w:beforeAutospacing="1" w:after="100" w:afterAutospacing="1"/>
        <w:rPr>
          <w:ins w:id="273" w:author="Craig Parker [2]" w:date="2025-09-11T15:11:00Z" w16du:dateUtc="2025-09-11T13:11:00Z"/>
          <w:rFonts w:ascii="Arial" w:eastAsia="Times New Roman" w:hAnsi="Arial" w:cs="Arial"/>
          <w:color w:val="000000"/>
          <w:sz w:val="27"/>
          <w:szCs w:val="27"/>
        </w:rPr>
      </w:pPr>
      <w:ins w:id="274" w:author="Craig Parker [2]" w:date="2025-09-11T15:11:00Z" w16du:dateUtc="2025-09-11T13:11:00Z">
        <w:r w:rsidRPr="00FA212B">
          <w:rPr>
            <w:rFonts w:ascii="Arial" w:eastAsia="Times New Roman" w:hAnsi="Arial" w:cs="Arial"/>
            <w:b/>
            <w:bCs/>
            <w:color w:val="FF0000"/>
            <w:sz w:val="27"/>
            <w:szCs w:val="27"/>
          </w:rPr>
          <w:t>The transition will be completed by the end of Year 5</w:t>
        </w:r>
      </w:ins>
    </w:p>
    <w:p w14:paraId="102DA642" w14:textId="77777777" w:rsidR="0066523B" w:rsidRPr="00FA212B" w:rsidRDefault="0066523B" w:rsidP="0066523B">
      <w:pPr>
        <w:spacing w:before="100" w:beforeAutospacing="1" w:after="100" w:afterAutospacing="1"/>
        <w:rPr>
          <w:ins w:id="275" w:author="Craig Parker [2]" w:date="2025-09-11T15:11:00Z" w16du:dateUtc="2025-09-11T13:11:00Z"/>
          <w:rFonts w:ascii="Arial" w:eastAsia="Times New Roman" w:hAnsi="Arial" w:cs="Arial"/>
          <w:color w:val="000000"/>
          <w:sz w:val="27"/>
          <w:szCs w:val="27"/>
        </w:rPr>
      </w:pPr>
      <w:ins w:id="276" w:author="Craig Parker [2]" w:date="2025-09-11T15:11:00Z" w16du:dateUtc="2025-09-11T13:11:00Z">
        <w:r w:rsidRPr="00FA212B">
          <w:rPr>
            <w:rFonts w:ascii="Arial" w:eastAsia="Times New Roman" w:hAnsi="Arial" w:cs="Arial"/>
            <w:b/>
            <w:bCs/>
            <w:color w:val="FF0000"/>
            <w:sz w:val="27"/>
            <w:szCs w:val="27"/>
          </w:rPr>
          <w:lastRenderedPageBreak/>
          <w:t>During this transition period, we maintain dual infrastructure capabilities to ensure continuity and security. We are committed to transparency throughout this process and welcome any questions or concerns.</w:t>
        </w:r>
      </w:ins>
    </w:p>
    <w:p w14:paraId="424FE740" w14:textId="77777777" w:rsidR="0066523B" w:rsidRPr="00FA212B" w:rsidRDefault="0066523B" w:rsidP="0066523B">
      <w:pPr>
        <w:spacing w:before="100" w:beforeAutospacing="1" w:after="100" w:afterAutospacing="1"/>
        <w:rPr>
          <w:ins w:id="277" w:author="Craig Parker [2]" w:date="2025-09-11T15:11:00Z" w16du:dateUtc="2025-09-11T13:11:00Z"/>
          <w:rFonts w:ascii="Arial" w:eastAsia="Times New Roman" w:hAnsi="Arial" w:cs="Arial"/>
          <w:color w:val="000000"/>
          <w:sz w:val="27"/>
          <w:szCs w:val="27"/>
        </w:rPr>
      </w:pPr>
      <w:ins w:id="278" w:author="Craig Parker [2]" w:date="2025-09-11T15:11:00Z" w16du:dateUtc="2025-09-11T13:11:00Z">
        <w:r w:rsidRPr="00FA212B">
          <w:rPr>
            <w:rFonts w:ascii="Arial" w:eastAsia="Times New Roman" w:hAnsi="Arial" w:cs="Arial"/>
            <w:b/>
            <w:bCs/>
            <w:color w:val="FF0000"/>
            <w:sz w:val="27"/>
            <w:szCs w:val="27"/>
          </w:rPr>
          <w:t>For any inquiries, please contact our Data Management team.</w:t>
        </w:r>
      </w:ins>
    </w:p>
    <w:p w14:paraId="0E6761B6" w14:textId="77777777" w:rsidR="0066523B" w:rsidRPr="00FA212B" w:rsidRDefault="0066523B" w:rsidP="0066523B">
      <w:pPr>
        <w:spacing w:before="100" w:beforeAutospacing="1" w:after="100" w:afterAutospacing="1"/>
        <w:rPr>
          <w:ins w:id="279" w:author="Craig Parker [2]" w:date="2025-09-11T15:11:00Z" w16du:dateUtc="2025-09-11T13:11:00Z"/>
          <w:rFonts w:ascii="Arial" w:eastAsia="Times New Roman" w:hAnsi="Arial" w:cs="Arial"/>
          <w:color w:val="000000"/>
          <w:sz w:val="27"/>
          <w:szCs w:val="27"/>
        </w:rPr>
      </w:pPr>
      <w:ins w:id="280" w:author="Craig Parker [2]" w:date="2025-09-11T15:11:00Z" w16du:dateUtc="2025-09-11T13:11:00Z">
        <w:r w:rsidRPr="00FA212B">
          <w:rPr>
            <w:rFonts w:ascii="Arial" w:eastAsia="Times New Roman" w:hAnsi="Arial" w:cs="Arial"/>
            <w:b/>
            <w:bCs/>
            <w:color w:val="FF0000"/>
            <w:sz w:val="27"/>
            <w:szCs w:val="27"/>
          </w:rPr>
          <w:t>Thank you for your continued partnership.</w:t>
        </w:r>
      </w:ins>
    </w:p>
    <w:p w14:paraId="2F1C4654" w14:textId="77777777" w:rsidR="0066523B" w:rsidRPr="00FA212B" w:rsidRDefault="0066523B">
      <w:pPr>
        <w:spacing w:before="100" w:beforeAutospacing="1" w:after="100" w:afterAutospacing="1"/>
        <w:rPr>
          <w:ins w:id="281" w:author="Craig Parker [2]" w:date="2025-09-11T15:11:00Z" w16du:dateUtc="2025-09-11T13:11:00Z"/>
          <w:rFonts w:ascii="Arial" w:eastAsia="Times New Roman" w:hAnsi="Arial" w:cs="Arial"/>
          <w:color w:val="000000"/>
          <w:sz w:val="27"/>
          <w:szCs w:val="27"/>
          <w:rPrChange w:id="282" w:author="Craig Parker" w:date="2025-08-22T12:51:00Z" w16du:dateUtc="2025-08-22T10:51:00Z">
            <w:rPr>
              <w:ins w:id="283" w:author="Craig Parker [2]" w:date="2025-09-11T15:11:00Z" w16du:dateUtc="2025-09-11T13:11:00Z"/>
            </w:rPr>
          </w:rPrChange>
        </w:rPr>
        <w:pPrChange w:id="284" w:author="Craig Parker" w:date="2025-08-22T12:51:00Z" w16du:dateUtc="2025-08-22T10:51:00Z">
          <w:pPr>
            <w:pStyle w:val="Heading3"/>
          </w:pPr>
        </w:pPrChange>
      </w:pPr>
      <w:ins w:id="285" w:author="Craig Parker [2]" w:date="2025-09-11T15:11:00Z" w16du:dateUtc="2025-09-11T13:11:00Z">
        <w:r w:rsidRPr="00FA212B">
          <w:rPr>
            <w:rFonts w:ascii="Arial" w:eastAsia="Times New Roman" w:hAnsi="Arial" w:cs="Arial"/>
            <w:b/>
            <w:bCs/>
            <w:color w:val="FF0000"/>
            <w:sz w:val="27"/>
            <w:szCs w:val="27"/>
          </w:rPr>
          <w:t>Sincerely,</w:t>
        </w:r>
        <w:r w:rsidRPr="00FA212B">
          <w:rPr>
            <w:rFonts w:ascii="Arial" w:eastAsia="Times New Roman" w:hAnsi="Arial" w:cs="Arial"/>
            <w:b/>
            <w:bCs/>
            <w:color w:val="FF0000"/>
            <w:sz w:val="27"/>
            <w:szCs w:val="27"/>
          </w:rPr>
          <w:br/>
          <w:t>HE²AT Center Data Management Team</w:t>
        </w:r>
      </w:ins>
    </w:p>
    <w:p w14:paraId="5BAEC403" w14:textId="77777777" w:rsidR="00FA212B" w:rsidRPr="00FA212B" w:rsidRDefault="00FA212B">
      <w:pPr>
        <w:pStyle w:val="BodyText"/>
        <w:pPrChange w:id="286" w:author="Craig Parker" w:date="2025-08-22T12:49:00Z" w16du:dateUtc="2025-08-22T10:49:00Z">
          <w:pPr>
            <w:pStyle w:val="Heading3"/>
          </w:pPr>
        </w:pPrChange>
      </w:pPr>
    </w:p>
    <w:p w14:paraId="15ED1E16" w14:textId="0704750B" w:rsidR="000D58E2" w:rsidRDefault="00A767F4">
      <w:pPr>
        <w:pStyle w:val="Heading3"/>
      </w:pPr>
      <w:bookmarkStart w:id="287" w:name="_Toc206760712"/>
      <w:r>
        <w:t>Annex</w:t>
      </w:r>
      <w:r w:rsidR="009D61A9">
        <w:t xml:space="preserve"> 2</w:t>
      </w:r>
      <w:r>
        <w:t>: Key data sources</w:t>
      </w:r>
      <w:bookmarkEnd w:id="287"/>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14:paraId="6CBD47D5" w14:textId="77777777" w:rsidTr="007D14FE">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14:paraId="44A7DF40" w14:textId="77777777" w:rsidR="000D58E2" w:rsidRDefault="00A767F4">
            <w:pPr>
              <w:pStyle w:val="Compact"/>
            </w:pPr>
            <w:r>
              <w:rPr>
                <w:b/>
                <w:bCs/>
              </w:rPr>
              <w:t>Data type</w:t>
            </w:r>
          </w:p>
        </w:tc>
        <w:tc>
          <w:tcPr>
            <w:tcW w:w="1800" w:type="dxa"/>
          </w:tcPr>
          <w:p w14:paraId="772C68FF" w14:textId="77777777" w:rsidR="000D58E2" w:rsidRDefault="00A767F4">
            <w:pPr>
              <w:pStyle w:val="Compact"/>
            </w:pPr>
            <w:r>
              <w:rPr>
                <w:b/>
                <w:bCs/>
              </w:rPr>
              <w:t>Dataset</w:t>
            </w:r>
          </w:p>
        </w:tc>
        <w:tc>
          <w:tcPr>
            <w:tcW w:w="3236" w:type="dxa"/>
          </w:tcPr>
          <w:p w14:paraId="7DC4FB2A" w14:textId="77777777" w:rsidR="000D58E2" w:rsidRDefault="00A767F4">
            <w:pPr>
              <w:pStyle w:val="Compact"/>
            </w:pPr>
            <w:r>
              <w:rPr>
                <w:b/>
                <w:bCs/>
              </w:rPr>
              <w:t>Data owner/provider</w:t>
            </w:r>
          </w:p>
        </w:tc>
        <w:tc>
          <w:tcPr>
            <w:tcW w:w="2524" w:type="dxa"/>
          </w:tcPr>
          <w:p w14:paraId="08E4761E" w14:textId="77777777" w:rsidR="000D58E2" w:rsidRDefault="00A767F4">
            <w:pPr>
              <w:pStyle w:val="Compact"/>
            </w:pPr>
            <w:r>
              <w:rPr>
                <w:b/>
                <w:bCs/>
              </w:rPr>
              <w:t>Variables</w:t>
            </w:r>
          </w:p>
        </w:tc>
        <w:tc>
          <w:tcPr>
            <w:tcW w:w="1260" w:type="dxa"/>
          </w:tcPr>
          <w:p w14:paraId="3F941A1D" w14:textId="77777777" w:rsidR="000D58E2" w:rsidRDefault="00A767F4">
            <w:pPr>
              <w:pStyle w:val="Compact"/>
            </w:pPr>
            <w:r>
              <w:rPr>
                <w:b/>
                <w:bCs/>
              </w:rPr>
              <w:t>Spatial coverage</w:t>
            </w:r>
          </w:p>
        </w:tc>
        <w:tc>
          <w:tcPr>
            <w:tcW w:w="1350" w:type="dxa"/>
          </w:tcPr>
          <w:p w14:paraId="2FBAB3BC" w14:textId="77777777" w:rsidR="000D58E2" w:rsidRDefault="00A767F4">
            <w:pPr>
              <w:pStyle w:val="Compact"/>
            </w:pPr>
            <w:r>
              <w:rPr>
                <w:b/>
                <w:bCs/>
              </w:rPr>
              <w:t>Temporal coverage</w:t>
            </w:r>
          </w:p>
        </w:tc>
        <w:tc>
          <w:tcPr>
            <w:tcW w:w="1458" w:type="dxa"/>
          </w:tcPr>
          <w:p w14:paraId="288E0E09" w14:textId="77777777" w:rsidR="000D58E2" w:rsidRDefault="00A767F4">
            <w:pPr>
              <w:pStyle w:val="Compact"/>
            </w:pPr>
            <w:r>
              <w:rPr>
                <w:b/>
                <w:bCs/>
              </w:rPr>
              <w:t>Intended use</w:t>
            </w:r>
          </w:p>
        </w:tc>
      </w:tr>
      <w:tr w:rsidR="007D14FE" w14:paraId="326ADCA0" w14:textId="77777777" w:rsidTr="007D14FE">
        <w:trPr>
          <w:trHeight w:val="300"/>
        </w:trPr>
        <w:tc>
          <w:tcPr>
            <w:tcW w:w="1548" w:type="dxa"/>
          </w:tcPr>
          <w:p w14:paraId="3479AB0B" w14:textId="77777777" w:rsidR="000D58E2" w:rsidRDefault="00A767F4">
            <w:pPr>
              <w:pStyle w:val="Compact"/>
            </w:pPr>
            <w:r>
              <w:rPr>
                <w:b/>
                <w:bCs/>
              </w:rPr>
              <w:t>Climate data</w:t>
            </w:r>
          </w:p>
        </w:tc>
        <w:tc>
          <w:tcPr>
            <w:tcW w:w="1800" w:type="dxa"/>
          </w:tcPr>
          <w:p w14:paraId="3AA397CB" w14:textId="77777777" w:rsidR="000D58E2" w:rsidRDefault="00A767F4">
            <w:pPr>
              <w:pStyle w:val="Compact"/>
            </w:pPr>
            <w:r>
              <w:t>ERA5 Reanalysis</w:t>
            </w:r>
          </w:p>
        </w:tc>
        <w:tc>
          <w:tcPr>
            <w:tcW w:w="3236" w:type="dxa"/>
          </w:tcPr>
          <w:p w14:paraId="31031592" w14:textId="77777777" w:rsidR="000D58E2" w:rsidRDefault="00A767F4">
            <w:pPr>
              <w:pStyle w:val="Compact"/>
            </w:pPr>
            <w:r>
              <w:t>ECMWF/Copernicus Climate Data Store</w:t>
            </w:r>
          </w:p>
        </w:tc>
        <w:tc>
          <w:tcPr>
            <w:tcW w:w="2524" w:type="dxa"/>
          </w:tcPr>
          <w:p w14:paraId="5E5F5F2C" w14:textId="77777777" w:rsidR="000D58E2" w:rsidRDefault="00A767F4">
            <w:pPr>
              <w:pStyle w:val="Compact"/>
            </w:pPr>
            <w:r>
              <w:t>Temperature, precipitation, humidity, wind, pressure</w:t>
            </w:r>
          </w:p>
        </w:tc>
        <w:tc>
          <w:tcPr>
            <w:tcW w:w="1260" w:type="dxa"/>
          </w:tcPr>
          <w:p w14:paraId="0BD312B9" w14:textId="77777777" w:rsidR="000D58E2" w:rsidRDefault="00A767F4">
            <w:pPr>
              <w:pStyle w:val="Compact"/>
            </w:pPr>
            <w:r>
              <w:t>Global, 0.25° resolution</w:t>
            </w:r>
          </w:p>
        </w:tc>
        <w:tc>
          <w:tcPr>
            <w:tcW w:w="1350" w:type="dxa"/>
          </w:tcPr>
          <w:p w14:paraId="3B8200B9" w14:textId="77777777" w:rsidR="000D58E2" w:rsidRDefault="00A767F4">
            <w:pPr>
              <w:pStyle w:val="Compact"/>
            </w:pPr>
            <w:r>
              <w:t>1940-present</w:t>
            </w:r>
          </w:p>
        </w:tc>
        <w:tc>
          <w:tcPr>
            <w:tcW w:w="1458" w:type="dxa"/>
          </w:tcPr>
          <w:p w14:paraId="056297EC" w14:textId="77777777" w:rsidR="000D58E2" w:rsidRDefault="00A767F4">
            <w:pPr>
              <w:pStyle w:val="Compact"/>
            </w:pPr>
            <w:r>
              <w:t>Historical climate analysis, exposure assessment</w:t>
            </w:r>
          </w:p>
        </w:tc>
      </w:tr>
      <w:tr w:rsidR="007D14FE" w14:paraId="37E50C4F" w14:textId="77777777" w:rsidTr="007D14FE">
        <w:trPr>
          <w:trHeight w:val="300"/>
        </w:trPr>
        <w:tc>
          <w:tcPr>
            <w:tcW w:w="1548" w:type="dxa"/>
          </w:tcPr>
          <w:p w14:paraId="489EC030" w14:textId="77777777" w:rsidR="000D58E2" w:rsidRDefault="000D58E2">
            <w:pPr>
              <w:pStyle w:val="Compact"/>
            </w:pPr>
          </w:p>
        </w:tc>
        <w:tc>
          <w:tcPr>
            <w:tcW w:w="1800" w:type="dxa"/>
          </w:tcPr>
          <w:p w14:paraId="0D3FD805" w14:textId="77777777" w:rsidR="000D58E2" w:rsidRDefault="00A767F4">
            <w:pPr>
              <w:pStyle w:val="Compact"/>
            </w:pPr>
            <w:r>
              <w:t>CORDEX Africa Simulations</w:t>
            </w:r>
          </w:p>
        </w:tc>
        <w:tc>
          <w:tcPr>
            <w:tcW w:w="3236" w:type="dxa"/>
          </w:tcPr>
          <w:p w14:paraId="654EDE7A" w14:textId="77777777" w:rsidR="000D58E2" w:rsidRDefault="00A767F4">
            <w:pPr>
              <w:pStyle w:val="Compact"/>
            </w:pPr>
            <w:r>
              <w:t>CORDEX/WCRP</w:t>
            </w:r>
          </w:p>
        </w:tc>
        <w:tc>
          <w:tcPr>
            <w:tcW w:w="2524" w:type="dxa"/>
          </w:tcPr>
          <w:p w14:paraId="1DB9E409" w14:textId="77777777" w:rsidR="000D58E2" w:rsidRDefault="00A767F4">
            <w:pPr>
              <w:pStyle w:val="Compact"/>
            </w:pPr>
            <w:r>
              <w:t>Temperature, precipitation projections</w:t>
            </w:r>
          </w:p>
        </w:tc>
        <w:tc>
          <w:tcPr>
            <w:tcW w:w="1260" w:type="dxa"/>
          </w:tcPr>
          <w:p w14:paraId="7F6DEE74" w14:textId="77777777" w:rsidR="000D58E2" w:rsidRDefault="00A767F4">
            <w:pPr>
              <w:pStyle w:val="Compact"/>
            </w:pPr>
            <w:r>
              <w:t>Africa, 0.44° resolution</w:t>
            </w:r>
          </w:p>
        </w:tc>
        <w:tc>
          <w:tcPr>
            <w:tcW w:w="1350" w:type="dxa"/>
          </w:tcPr>
          <w:p w14:paraId="3761D965" w14:textId="77777777" w:rsidR="000D58E2" w:rsidRDefault="00A767F4">
            <w:pPr>
              <w:pStyle w:val="Compact"/>
            </w:pPr>
            <w:r>
              <w:t>Historical + future scenarios</w:t>
            </w:r>
          </w:p>
        </w:tc>
        <w:tc>
          <w:tcPr>
            <w:tcW w:w="1458" w:type="dxa"/>
          </w:tcPr>
          <w:p w14:paraId="3FDDB7E8" w14:textId="77777777" w:rsidR="000D58E2" w:rsidRDefault="00A767F4">
            <w:pPr>
              <w:pStyle w:val="Compact"/>
            </w:pPr>
            <w:r>
              <w:t>Climate change projections</w:t>
            </w:r>
          </w:p>
        </w:tc>
      </w:tr>
      <w:tr w:rsidR="007D14FE" w14:paraId="190B397F" w14:textId="77777777" w:rsidTr="007D14FE">
        <w:trPr>
          <w:trHeight w:val="300"/>
        </w:trPr>
        <w:tc>
          <w:tcPr>
            <w:tcW w:w="1548" w:type="dxa"/>
          </w:tcPr>
          <w:p w14:paraId="6916020C" w14:textId="77777777" w:rsidR="000D58E2" w:rsidRDefault="000D58E2">
            <w:pPr>
              <w:pStyle w:val="Compact"/>
            </w:pPr>
          </w:p>
        </w:tc>
        <w:tc>
          <w:tcPr>
            <w:tcW w:w="1800" w:type="dxa"/>
          </w:tcPr>
          <w:p w14:paraId="0C596DEA" w14:textId="77777777" w:rsidR="000D58E2" w:rsidRDefault="00A767F4">
            <w:pPr>
              <w:pStyle w:val="Compact"/>
            </w:pPr>
            <w:r>
              <w:t>MODIS Land Surface Temperature</w:t>
            </w:r>
          </w:p>
        </w:tc>
        <w:tc>
          <w:tcPr>
            <w:tcW w:w="3236" w:type="dxa"/>
          </w:tcPr>
          <w:p w14:paraId="5DDA5E88" w14:textId="77777777" w:rsidR="000D58E2" w:rsidRDefault="00A767F4">
            <w:pPr>
              <w:pStyle w:val="Compact"/>
            </w:pPr>
            <w:r>
              <w:t>NASA/USGS</w:t>
            </w:r>
          </w:p>
        </w:tc>
        <w:tc>
          <w:tcPr>
            <w:tcW w:w="2524" w:type="dxa"/>
          </w:tcPr>
          <w:p w14:paraId="1D696DE9" w14:textId="77777777" w:rsidR="000D58E2" w:rsidRDefault="00A767F4">
            <w:pPr>
              <w:pStyle w:val="Compact"/>
            </w:pPr>
            <w:r>
              <w:t>Day/night land surface temperature</w:t>
            </w:r>
          </w:p>
        </w:tc>
        <w:tc>
          <w:tcPr>
            <w:tcW w:w="1260" w:type="dxa"/>
          </w:tcPr>
          <w:p w14:paraId="70AA49B3" w14:textId="77777777" w:rsidR="000D58E2" w:rsidRDefault="00A767F4">
            <w:pPr>
              <w:pStyle w:val="Compact"/>
            </w:pPr>
            <w:r>
              <w:t>Global, 1km resolution</w:t>
            </w:r>
          </w:p>
        </w:tc>
        <w:tc>
          <w:tcPr>
            <w:tcW w:w="1350" w:type="dxa"/>
          </w:tcPr>
          <w:p w14:paraId="4FDA51DC" w14:textId="77777777" w:rsidR="000D58E2" w:rsidRDefault="00A767F4">
            <w:pPr>
              <w:pStyle w:val="Compact"/>
            </w:pPr>
            <w:r>
              <w:t>2000-present</w:t>
            </w:r>
          </w:p>
        </w:tc>
        <w:tc>
          <w:tcPr>
            <w:tcW w:w="1458" w:type="dxa"/>
          </w:tcPr>
          <w:p w14:paraId="05834C1A" w14:textId="77777777" w:rsidR="000D58E2" w:rsidRDefault="00A767F4">
            <w:pPr>
              <w:pStyle w:val="Compact"/>
            </w:pPr>
            <w:r>
              <w:t>Urban heat island analysis</w:t>
            </w:r>
          </w:p>
        </w:tc>
      </w:tr>
      <w:tr w:rsidR="007D14FE" w14:paraId="6AECEE83" w14:textId="77777777" w:rsidTr="007D14FE">
        <w:trPr>
          <w:trHeight w:val="300"/>
        </w:trPr>
        <w:tc>
          <w:tcPr>
            <w:tcW w:w="1548" w:type="dxa"/>
          </w:tcPr>
          <w:p w14:paraId="5EA96B84" w14:textId="77777777" w:rsidR="000D58E2" w:rsidRDefault="000D58E2">
            <w:pPr>
              <w:pStyle w:val="Compact"/>
            </w:pPr>
          </w:p>
        </w:tc>
        <w:tc>
          <w:tcPr>
            <w:tcW w:w="1800" w:type="dxa"/>
          </w:tcPr>
          <w:p w14:paraId="248E9181" w14:textId="77777777" w:rsidR="000D58E2" w:rsidRDefault="00A767F4">
            <w:pPr>
              <w:pStyle w:val="Compact"/>
            </w:pPr>
            <w:r>
              <w:t>Sentinel 2 Imagery</w:t>
            </w:r>
          </w:p>
        </w:tc>
        <w:tc>
          <w:tcPr>
            <w:tcW w:w="3236" w:type="dxa"/>
          </w:tcPr>
          <w:p w14:paraId="0C70C095" w14:textId="77777777" w:rsidR="000D58E2" w:rsidRDefault="00A767F4">
            <w:pPr>
              <w:pStyle w:val="Compact"/>
            </w:pPr>
            <w:r>
              <w:t>ESA/Copernicus</w:t>
            </w:r>
          </w:p>
        </w:tc>
        <w:tc>
          <w:tcPr>
            <w:tcW w:w="2524" w:type="dxa"/>
          </w:tcPr>
          <w:p w14:paraId="5C98C8E1" w14:textId="77777777" w:rsidR="000D58E2" w:rsidRDefault="00A767F4">
            <w:pPr>
              <w:pStyle w:val="Compact"/>
            </w:pPr>
            <w:r>
              <w:t>Multispectral imagery, NDVI</w:t>
            </w:r>
          </w:p>
        </w:tc>
        <w:tc>
          <w:tcPr>
            <w:tcW w:w="1260" w:type="dxa"/>
          </w:tcPr>
          <w:p w14:paraId="6C5F34C8" w14:textId="77777777" w:rsidR="000D58E2" w:rsidRDefault="00A767F4">
            <w:pPr>
              <w:pStyle w:val="Compact"/>
            </w:pPr>
            <w:r>
              <w:t>Global, 10-60m resolution</w:t>
            </w:r>
          </w:p>
        </w:tc>
        <w:tc>
          <w:tcPr>
            <w:tcW w:w="1350" w:type="dxa"/>
          </w:tcPr>
          <w:p w14:paraId="1B78BCB8" w14:textId="77777777" w:rsidR="000D58E2" w:rsidRDefault="00A767F4">
            <w:pPr>
              <w:pStyle w:val="Compact"/>
            </w:pPr>
            <w:r>
              <w:t>2015-present</w:t>
            </w:r>
          </w:p>
        </w:tc>
        <w:tc>
          <w:tcPr>
            <w:tcW w:w="1458" w:type="dxa"/>
          </w:tcPr>
          <w:p w14:paraId="01EC8D14" w14:textId="77777777" w:rsidR="000D58E2" w:rsidRDefault="00A767F4">
            <w:pPr>
              <w:pStyle w:val="Compact"/>
            </w:pPr>
            <w:r>
              <w:t>Land use/land cover analysis</w:t>
            </w:r>
          </w:p>
        </w:tc>
      </w:tr>
      <w:tr w:rsidR="007D14FE" w14:paraId="2A50FCDB" w14:textId="77777777" w:rsidTr="007D14FE">
        <w:trPr>
          <w:trHeight w:val="300"/>
        </w:trPr>
        <w:tc>
          <w:tcPr>
            <w:tcW w:w="1548" w:type="dxa"/>
          </w:tcPr>
          <w:p w14:paraId="1E8704EA" w14:textId="77777777" w:rsidR="000D58E2" w:rsidRDefault="000D58E2">
            <w:pPr>
              <w:pStyle w:val="Compact"/>
            </w:pPr>
          </w:p>
        </w:tc>
        <w:tc>
          <w:tcPr>
            <w:tcW w:w="1800" w:type="dxa"/>
          </w:tcPr>
          <w:p w14:paraId="3CD45003" w14:textId="77777777" w:rsidR="000D58E2" w:rsidRDefault="00A767F4">
            <w:pPr>
              <w:pStyle w:val="Compact"/>
            </w:pPr>
            <w:r>
              <w:t>Weather Station Data</w:t>
            </w:r>
          </w:p>
        </w:tc>
        <w:tc>
          <w:tcPr>
            <w:tcW w:w="3236" w:type="dxa"/>
          </w:tcPr>
          <w:p w14:paraId="380E561C" w14:textId="77777777" w:rsidR="000D58E2" w:rsidRDefault="00A767F4">
            <w:pPr>
              <w:pStyle w:val="Compact"/>
            </w:pPr>
            <w:r>
              <w:t>National meteorological services</w:t>
            </w:r>
          </w:p>
        </w:tc>
        <w:tc>
          <w:tcPr>
            <w:tcW w:w="2524" w:type="dxa"/>
          </w:tcPr>
          <w:p w14:paraId="190A53E7" w14:textId="77777777" w:rsidR="000D58E2" w:rsidRDefault="00A767F4">
            <w:pPr>
              <w:pStyle w:val="Compact"/>
            </w:pPr>
            <w:r>
              <w:t>Temperature, precipitation, humidity</w:t>
            </w:r>
          </w:p>
        </w:tc>
        <w:tc>
          <w:tcPr>
            <w:tcW w:w="1260" w:type="dxa"/>
          </w:tcPr>
          <w:p w14:paraId="3C4195B1" w14:textId="77777777" w:rsidR="000D58E2" w:rsidRDefault="00A767F4">
            <w:pPr>
              <w:pStyle w:val="Compact"/>
            </w:pPr>
            <w:r>
              <w:t>Point observations</w:t>
            </w:r>
          </w:p>
        </w:tc>
        <w:tc>
          <w:tcPr>
            <w:tcW w:w="1350" w:type="dxa"/>
          </w:tcPr>
          <w:p w14:paraId="3B1879CC" w14:textId="77777777" w:rsidR="000D58E2" w:rsidRDefault="00A767F4">
            <w:pPr>
              <w:pStyle w:val="Compact"/>
            </w:pPr>
            <w:r>
              <w:t>Variable by location</w:t>
            </w:r>
          </w:p>
        </w:tc>
        <w:tc>
          <w:tcPr>
            <w:tcW w:w="1458" w:type="dxa"/>
          </w:tcPr>
          <w:p w14:paraId="3505606D" w14:textId="77777777" w:rsidR="000D58E2" w:rsidRDefault="00A767F4">
            <w:pPr>
              <w:pStyle w:val="Compact"/>
            </w:pPr>
            <w:r>
              <w:t>Ground truth validation</w:t>
            </w:r>
          </w:p>
        </w:tc>
      </w:tr>
      <w:tr w:rsidR="007D14FE" w14:paraId="0E38FF45" w14:textId="77777777" w:rsidTr="007D14FE">
        <w:trPr>
          <w:trHeight w:val="300"/>
        </w:trPr>
        <w:tc>
          <w:tcPr>
            <w:tcW w:w="1548" w:type="dxa"/>
          </w:tcPr>
          <w:p w14:paraId="00012D70" w14:textId="77777777" w:rsidR="000D58E2" w:rsidRDefault="00A767F4">
            <w:pPr>
              <w:pStyle w:val="Compact"/>
            </w:pPr>
            <w:r>
              <w:rPr>
                <w:b/>
                <w:bCs/>
              </w:rPr>
              <w:t>Socio-economic data</w:t>
            </w:r>
          </w:p>
        </w:tc>
        <w:tc>
          <w:tcPr>
            <w:tcW w:w="1800" w:type="dxa"/>
          </w:tcPr>
          <w:p w14:paraId="4838C6ED" w14:textId="77777777" w:rsidR="000D58E2" w:rsidRDefault="00A767F4">
            <w:pPr>
              <w:pStyle w:val="Compact"/>
            </w:pPr>
            <w:r>
              <w:t>GCRO Quality of Life Survey</w:t>
            </w:r>
          </w:p>
        </w:tc>
        <w:tc>
          <w:tcPr>
            <w:tcW w:w="3236" w:type="dxa"/>
          </w:tcPr>
          <w:p w14:paraId="45345681" w14:textId="77777777" w:rsidR="000D58E2" w:rsidRDefault="00A767F4">
            <w:pPr>
              <w:pStyle w:val="Compact"/>
            </w:pPr>
            <w:r>
              <w:t>Gauteng City-Region Observatory</w:t>
            </w:r>
          </w:p>
        </w:tc>
        <w:tc>
          <w:tcPr>
            <w:tcW w:w="2524" w:type="dxa"/>
          </w:tcPr>
          <w:p w14:paraId="03E7637D" w14:textId="77777777" w:rsidR="000D58E2" w:rsidRDefault="00A767F4">
            <w:pPr>
              <w:pStyle w:val="Compact"/>
            </w:pPr>
            <w:r>
              <w:t>Household income, access to services, dwelling type</w:t>
            </w:r>
          </w:p>
        </w:tc>
        <w:tc>
          <w:tcPr>
            <w:tcW w:w="1260" w:type="dxa"/>
          </w:tcPr>
          <w:p w14:paraId="5EE076F8" w14:textId="77777777" w:rsidR="000D58E2" w:rsidRDefault="00A767F4">
            <w:pPr>
              <w:pStyle w:val="Compact"/>
            </w:pPr>
            <w:r>
              <w:t>Gauteng Province, SA</w:t>
            </w:r>
          </w:p>
        </w:tc>
        <w:tc>
          <w:tcPr>
            <w:tcW w:w="1350" w:type="dxa"/>
          </w:tcPr>
          <w:p w14:paraId="6440E9A6" w14:textId="77777777" w:rsidR="000D58E2" w:rsidRDefault="00A767F4">
            <w:pPr>
              <w:pStyle w:val="Compact"/>
            </w:pPr>
            <w:r>
              <w:t>2009, 2011, 2013, 2015, 2017</w:t>
            </w:r>
          </w:p>
        </w:tc>
        <w:tc>
          <w:tcPr>
            <w:tcW w:w="1458" w:type="dxa"/>
          </w:tcPr>
          <w:p w14:paraId="2950722D" w14:textId="77777777" w:rsidR="000D58E2" w:rsidRDefault="00A767F4">
            <w:pPr>
              <w:pStyle w:val="Compact"/>
            </w:pPr>
            <w:r>
              <w:t>Urban vulnerability assessment</w:t>
            </w:r>
          </w:p>
        </w:tc>
      </w:tr>
      <w:tr w:rsidR="007D14FE" w14:paraId="5646A27F" w14:textId="77777777" w:rsidTr="007D14FE">
        <w:trPr>
          <w:trHeight w:val="300"/>
        </w:trPr>
        <w:tc>
          <w:tcPr>
            <w:tcW w:w="1548" w:type="dxa"/>
          </w:tcPr>
          <w:p w14:paraId="3BA5A227" w14:textId="77777777" w:rsidR="000D58E2" w:rsidRDefault="000D58E2">
            <w:pPr>
              <w:pStyle w:val="Compact"/>
            </w:pPr>
          </w:p>
        </w:tc>
        <w:tc>
          <w:tcPr>
            <w:tcW w:w="1800" w:type="dxa"/>
          </w:tcPr>
          <w:p w14:paraId="5C4A92D3" w14:textId="77777777" w:rsidR="000D58E2" w:rsidRDefault="00A767F4">
            <w:pPr>
              <w:pStyle w:val="Compact"/>
            </w:pPr>
            <w:r>
              <w:t>Statistics South Africa Census</w:t>
            </w:r>
          </w:p>
        </w:tc>
        <w:tc>
          <w:tcPr>
            <w:tcW w:w="3236" w:type="dxa"/>
          </w:tcPr>
          <w:p w14:paraId="33EF8EA1" w14:textId="77777777" w:rsidR="000D58E2" w:rsidRDefault="00A767F4">
            <w:pPr>
              <w:pStyle w:val="Compact"/>
            </w:pPr>
            <w:r>
              <w:t>Statistics South Africa</w:t>
            </w:r>
          </w:p>
        </w:tc>
        <w:tc>
          <w:tcPr>
            <w:tcW w:w="2524" w:type="dxa"/>
          </w:tcPr>
          <w:p w14:paraId="083F9880" w14:textId="77777777" w:rsidR="000D58E2" w:rsidRDefault="00A767F4">
            <w:pPr>
              <w:pStyle w:val="Compact"/>
            </w:pPr>
            <w:r>
              <w:t>Demographics, housing, employment</w:t>
            </w:r>
          </w:p>
        </w:tc>
        <w:tc>
          <w:tcPr>
            <w:tcW w:w="1260" w:type="dxa"/>
          </w:tcPr>
          <w:p w14:paraId="0ACA0A18" w14:textId="77777777" w:rsidR="000D58E2" w:rsidRDefault="00A767F4">
            <w:pPr>
              <w:pStyle w:val="Compact"/>
            </w:pPr>
            <w:r>
              <w:t>South Africa, ward level</w:t>
            </w:r>
          </w:p>
        </w:tc>
        <w:tc>
          <w:tcPr>
            <w:tcW w:w="1350" w:type="dxa"/>
          </w:tcPr>
          <w:p w14:paraId="03F1F8EA" w14:textId="77777777" w:rsidR="000D58E2" w:rsidRDefault="00A767F4">
            <w:pPr>
              <w:pStyle w:val="Compact"/>
            </w:pPr>
            <w:r>
              <w:t>2001, 2011, 2016 community survey</w:t>
            </w:r>
          </w:p>
        </w:tc>
        <w:tc>
          <w:tcPr>
            <w:tcW w:w="1458" w:type="dxa"/>
          </w:tcPr>
          <w:p w14:paraId="74E6D357" w14:textId="77777777" w:rsidR="000D58E2" w:rsidRDefault="00A767F4">
            <w:pPr>
              <w:pStyle w:val="Compact"/>
            </w:pPr>
            <w:r>
              <w:t>Population characteristics</w:t>
            </w:r>
          </w:p>
        </w:tc>
      </w:tr>
      <w:tr w:rsidR="007D14FE" w14:paraId="37F70298" w14:textId="77777777" w:rsidTr="007D14FE">
        <w:trPr>
          <w:trHeight w:val="300"/>
        </w:trPr>
        <w:tc>
          <w:tcPr>
            <w:tcW w:w="1548" w:type="dxa"/>
          </w:tcPr>
          <w:p w14:paraId="6ED4BF92" w14:textId="77777777" w:rsidR="000D58E2" w:rsidRDefault="000D58E2">
            <w:pPr>
              <w:pStyle w:val="Compact"/>
            </w:pPr>
          </w:p>
        </w:tc>
        <w:tc>
          <w:tcPr>
            <w:tcW w:w="1800" w:type="dxa"/>
          </w:tcPr>
          <w:p w14:paraId="72C63148" w14:textId="77777777" w:rsidR="000D58E2" w:rsidRDefault="00A767F4">
            <w:pPr>
              <w:pStyle w:val="Compact"/>
            </w:pPr>
            <w:proofErr w:type="spellStart"/>
            <w:r>
              <w:t>WorldPop</w:t>
            </w:r>
            <w:proofErr w:type="spellEnd"/>
            <w:r>
              <w:t xml:space="preserve"> Population Density</w:t>
            </w:r>
          </w:p>
        </w:tc>
        <w:tc>
          <w:tcPr>
            <w:tcW w:w="3236" w:type="dxa"/>
          </w:tcPr>
          <w:p w14:paraId="385D90EA" w14:textId="77777777" w:rsidR="000D58E2" w:rsidRDefault="00A767F4">
            <w:pPr>
              <w:pStyle w:val="Compact"/>
            </w:pPr>
            <w:proofErr w:type="spellStart"/>
            <w:r>
              <w:t>WorldPop</w:t>
            </w:r>
            <w:proofErr w:type="spellEnd"/>
            <w:r>
              <w:t>/University of Southampton</w:t>
            </w:r>
          </w:p>
        </w:tc>
        <w:tc>
          <w:tcPr>
            <w:tcW w:w="2524" w:type="dxa"/>
          </w:tcPr>
          <w:p w14:paraId="788D414A" w14:textId="77777777" w:rsidR="000D58E2" w:rsidRDefault="00A767F4">
            <w:pPr>
              <w:pStyle w:val="Compact"/>
            </w:pPr>
            <w:r>
              <w:t>Population counts and density</w:t>
            </w:r>
          </w:p>
        </w:tc>
        <w:tc>
          <w:tcPr>
            <w:tcW w:w="1260" w:type="dxa"/>
          </w:tcPr>
          <w:p w14:paraId="5E0E9D61" w14:textId="77777777" w:rsidR="000D58E2" w:rsidRDefault="00A767F4">
            <w:pPr>
              <w:pStyle w:val="Compact"/>
            </w:pPr>
            <w:r>
              <w:t>Global, 100m resolution</w:t>
            </w:r>
          </w:p>
        </w:tc>
        <w:tc>
          <w:tcPr>
            <w:tcW w:w="1350" w:type="dxa"/>
          </w:tcPr>
          <w:p w14:paraId="71B888D9" w14:textId="77777777" w:rsidR="000D58E2" w:rsidRDefault="00A767F4">
            <w:pPr>
              <w:pStyle w:val="Compact"/>
            </w:pPr>
            <w:r>
              <w:t>2000-2020</w:t>
            </w:r>
          </w:p>
        </w:tc>
        <w:tc>
          <w:tcPr>
            <w:tcW w:w="1458" w:type="dxa"/>
          </w:tcPr>
          <w:p w14:paraId="4F66DB47" w14:textId="77777777" w:rsidR="000D58E2" w:rsidRDefault="00A767F4">
            <w:pPr>
              <w:pStyle w:val="Compact"/>
            </w:pPr>
            <w:r>
              <w:t>Population exposure analysis</w:t>
            </w:r>
          </w:p>
        </w:tc>
      </w:tr>
      <w:tr w:rsidR="007D14FE" w14:paraId="54C6FD45" w14:textId="77777777" w:rsidTr="007D14FE">
        <w:trPr>
          <w:trHeight w:val="300"/>
        </w:trPr>
        <w:tc>
          <w:tcPr>
            <w:tcW w:w="1548" w:type="dxa"/>
          </w:tcPr>
          <w:p w14:paraId="1A2B45DB" w14:textId="77777777" w:rsidR="000D58E2" w:rsidRDefault="000D58E2">
            <w:pPr>
              <w:pStyle w:val="Compact"/>
            </w:pPr>
          </w:p>
        </w:tc>
        <w:tc>
          <w:tcPr>
            <w:tcW w:w="1800" w:type="dxa"/>
          </w:tcPr>
          <w:p w14:paraId="0923A4B9" w14:textId="77777777" w:rsidR="000D58E2" w:rsidRDefault="00A767F4">
            <w:pPr>
              <w:pStyle w:val="Compact"/>
            </w:pPr>
            <w:r>
              <w:t>OpenStreetMap</w:t>
            </w:r>
          </w:p>
        </w:tc>
        <w:tc>
          <w:tcPr>
            <w:tcW w:w="3236" w:type="dxa"/>
          </w:tcPr>
          <w:p w14:paraId="37730F98" w14:textId="77777777" w:rsidR="000D58E2" w:rsidRDefault="00A767F4">
            <w:pPr>
              <w:pStyle w:val="Compact"/>
            </w:pPr>
            <w:r>
              <w:t>OpenStreetMap Foundation</w:t>
            </w:r>
          </w:p>
        </w:tc>
        <w:tc>
          <w:tcPr>
            <w:tcW w:w="2524" w:type="dxa"/>
          </w:tcPr>
          <w:p w14:paraId="542A1182" w14:textId="77777777" w:rsidR="000D58E2" w:rsidRDefault="00A767F4">
            <w:pPr>
              <w:pStyle w:val="Compact"/>
            </w:pPr>
            <w:r>
              <w:t>Road networks, building footprints</w:t>
            </w:r>
          </w:p>
        </w:tc>
        <w:tc>
          <w:tcPr>
            <w:tcW w:w="1260" w:type="dxa"/>
          </w:tcPr>
          <w:p w14:paraId="6CEE9984" w14:textId="77777777" w:rsidR="000D58E2" w:rsidRDefault="00A767F4">
            <w:pPr>
              <w:pStyle w:val="Compact"/>
            </w:pPr>
            <w:r>
              <w:t>Global, variable resolution</w:t>
            </w:r>
          </w:p>
        </w:tc>
        <w:tc>
          <w:tcPr>
            <w:tcW w:w="1350" w:type="dxa"/>
          </w:tcPr>
          <w:p w14:paraId="18844F5F" w14:textId="77777777" w:rsidR="000D58E2" w:rsidRDefault="00A767F4">
            <w:pPr>
              <w:pStyle w:val="Compact"/>
            </w:pPr>
            <w:r>
              <w:t>Continuously updated</w:t>
            </w:r>
          </w:p>
        </w:tc>
        <w:tc>
          <w:tcPr>
            <w:tcW w:w="1458" w:type="dxa"/>
          </w:tcPr>
          <w:p w14:paraId="26E5B113" w14:textId="77777777" w:rsidR="000D58E2" w:rsidRDefault="00A767F4">
            <w:pPr>
              <w:pStyle w:val="Compact"/>
            </w:pPr>
            <w:r>
              <w:t>Urban infrastructure analysis</w:t>
            </w:r>
          </w:p>
        </w:tc>
      </w:tr>
      <w:tr w:rsidR="007D14FE" w14:paraId="6E0E4B96" w14:textId="77777777" w:rsidTr="007D14FE">
        <w:trPr>
          <w:trHeight w:val="300"/>
        </w:trPr>
        <w:tc>
          <w:tcPr>
            <w:tcW w:w="1548" w:type="dxa"/>
          </w:tcPr>
          <w:p w14:paraId="70EF11F6" w14:textId="77777777" w:rsidR="000D58E2" w:rsidRDefault="00A767F4">
            <w:pPr>
              <w:pStyle w:val="Compact"/>
            </w:pPr>
            <w:r>
              <w:rPr>
                <w:b/>
                <w:bCs/>
              </w:rPr>
              <w:lastRenderedPageBreak/>
              <w:t>Health data</w:t>
            </w:r>
          </w:p>
        </w:tc>
        <w:tc>
          <w:tcPr>
            <w:tcW w:w="1800" w:type="dxa"/>
          </w:tcPr>
          <w:p w14:paraId="1E90F8AA" w14:textId="77777777" w:rsidR="000D58E2" w:rsidRDefault="00A767F4">
            <w:pPr>
              <w:pStyle w:val="Compact"/>
            </w:pPr>
            <w:r>
              <w:t>Study-specific datasets</w:t>
            </w:r>
          </w:p>
        </w:tc>
        <w:tc>
          <w:tcPr>
            <w:tcW w:w="3236" w:type="dxa"/>
          </w:tcPr>
          <w:p w14:paraId="3AA0539F" w14:textId="77777777" w:rsidR="000D58E2" w:rsidRDefault="00A767F4">
            <w:pPr>
              <w:pStyle w:val="Compact"/>
            </w:pPr>
            <w:r>
              <w:t>Various research institutions</w:t>
            </w:r>
          </w:p>
        </w:tc>
        <w:tc>
          <w:tcPr>
            <w:tcW w:w="2524" w:type="dxa"/>
          </w:tcPr>
          <w:p w14:paraId="33B4C7A4" w14:textId="77777777" w:rsidR="000D58E2" w:rsidRDefault="00A767F4">
            <w:pPr>
              <w:pStyle w:val="Compact"/>
            </w:pPr>
            <w:r>
              <w:t>Maternal health, child health, morbidity</w:t>
            </w:r>
          </w:p>
        </w:tc>
        <w:tc>
          <w:tcPr>
            <w:tcW w:w="1260" w:type="dxa"/>
          </w:tcPr>
          <w:p w14:paraId="395B9FFE" w14:textId="77777777" w:rsidR="000D58E2" w:rsidRDefault="00A767F4">
            <w:pPr>
              <w:pStyle w:val="Compact"/>
            </w:pPr>
            <w:r>
              <w:t>Study-specific locations</w:t>
            </w:r>
          </w:p>
        </w:tc>
        <w:tc>
          <w:tcPr>
            <w:tcW w:w="1350" w:type="dxa"/>
          </w:tcPr>
          <w:p w14:paraId="0B159CB5" w14:textId="77777777" w:rsidR="000D58E2" w:rsidRDefault="00A767F4">
            <w:pPr>
              <w:pStyle w:val="Compact"/>
            </w:pPr>
            <w:r>
              <w:t>Variable by study</w:t>
            </w:r>
          </w:p>
        </w:tc>
        <w:tc>
          <w:tcPr>
            <w:tcW w:w="1458" w:type="dxa"/>
          </w:tcPr>
          <w:p w14:paraId="57297F87" w14:textId="77777777" w:rsidR="000D58E2" w:rsidRDefault="00A767F4">
            <w:pPr>
              <w:pStyle w:val="Compact"/>
            </w:pPr>
            <w:r>
              <w:t>Heat-health impact analysis</w:t>
            </w:r>
          </w:p>
        </w:tc>
      </w:tr>
      <w:tr w:rsidR="007D14FE" w14:paraId="723C4E69" w14:textId="77777777" w:rsidTr="007D14FE">
        <w:trPr>
          <w:trHeight w:val="300"/>
        </w:trPr>
        <w:tc>
          <w:tcPr>
            <w:tcW w:w="1548" w:type="dxa"/>
          </w:tcPr>
          <w:p w14:paraId="3576A8C3" w14:textId="77777777" w:rsidR="000D58E2" w:rsidRDefault="000D58E2">
            <w:pPr>
              <w:pStyle w:val="Compact"/>
            </w:pPr>
          </w:p>
        </w:tc>
        <w:tc>
          <w:tcPr>
            <w:tcW w:w="1800" w:type="dxa"/>
          </w:tcPr>
          <w:p w14:paraId="243510A4" w14:textId="77777777" w:rsidR="000D58E2" w:rsidRDefault="00A767F4">
            <w:pPr>
              <w:pStyle w:val="Compact"/>
            </w:pPr>
            <w:r>
              <w:t>Hospital admission records</w:t>
            </w:r>
          </w:p>
        </w:tc>
        <w:tc>
          <w:tcPr>
            <w:tcW w:w="3236" w:type="dxa"/>
          </w:tcPr>
          <w:p w14:paraId="22CC2837" w14:textId="77777777" w:rsidR="000D58E2" w:rsidRDefault="00A767F4">
            <w:pPr>
              <w:pStyle w:val="Compact"/>
            </w:pPr>
            <w:r>
              <w:t>Healthcare facilities</w:t>
            </w:r>
          </w:p>
        </w:tc>
        <w:tc>
          <w:tcPr>
            <w:tcW w:w="2524" w:type="dxa"/>
          </w:tcPr>
          <w:p w14:paraId="0D2F8825" w14:textId="77777777" w:rsidR="000D58E2" w:rsidRDefault="00A767F4">
            <w:pPr>
              <w:pStyle w:val="Compact"/>
            </w:pPr>
            <w:r>
              <w:t>Diagnoses, admission dates, demographics</w:t>
            </w:r>
          </w:p>
        </w:tc>
        <w:tc>
          <w:tcPr>
            <w:tcW w:w="1260" w:type="dxa"/>
          </w:tcPr>
          <w:p w14:paraId="7386B5D3" w14:textId="77777777" w:rsidR="000D58E2" w:rsidRDefault="00A767F4">
            <w:pPr>
              <w:pStyle w:val="Compact"/>
            </w:pPr>
            <w:r>
              <w:t>Urban areas in study cities</w:t>
            </w:r>
          </w:p>
        </w:tc>
        <w:tc>
          <w:tcPr>
            <w:tcW w:w="1350" w:type="dxa"/>
          </w:tcPr>
          <w:p w14:paraId="11FA5D4F" w14:textId="77777777" w:rsidR="000D58E2" w:rsidRDefault="00A767F4">
            <w:pPr>
              <w:pStyle w:val="Compact"/>
            </w:pPr>
            <w:r>
              <w:t>Variable by facility</w:t>
            </w:r>
          </w:p>
        </w:tc>
        <w:tc>
          <w:tcPr>
            <w:tcW w:w="1458" w:type="dxa"/>
          </w:tcPr>
          <w:p w14:paraId="4CDA6AB4" w14:textId="77777777" w:rsidR="000D58E2" w:rsidRDefault="00A767F4">
            <w:pPr>
              <w:pStyle w:val="Compact"/>
            </w:pPr>
            <w:r>
              <w:t>Health outcome validation</w:t>
            </w:r>
          </w:p>
        </w:tc>
      </w:tr>
    </w:tbl>
    <w:p w14:paraId="114E7BF7" w14:textId="77777777" w:rsidR="00BA38D7" w:rsidRDefault="00BA38D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id="288" w:name="Xa849b79b1dd2b5d94d7497064e6cba4d629a369"/>
      <w:bookmarkEnd w:id="206"/>
    </w:p>
    <w:p w14:paraId="7BCE1F72" w14:textId="08B8096E" w:rsidR="00BA38D7" w:rsidRPr="00BA38D7" w:rsidRDefault="00A767F4" w:rsidP="00BA38D7">
      <w:pPr>
        <w:pStyle w:val="Heading3"/>
        <w:rPr>
          <w:b/>
          <w:bCs/>
        </w:rPr>
      </w:pPr>
      <w:bookmarkStart w:id="289" w:name="_Toc206760713"/>
      <w:r>
        <w:lastRenderedPageBreak/>
        <w:t xml:space="preserve">Annex </w:t>
      </w:r>
      <w:bookmarkStart w:id="290" w:name="Xd3aeb4927b3c85f518871109bed5817377321d2"/>
      <w:bookmarkEnd w:id="288"/>
      <w:r w:rsidR="009D61A9">
        <w:t>3</w:t>
      </w:r>
      <w:r w:rsidR="00825827">
        <w:t xml:space="preserve">: </w:t>
      </w:r>
      <w:r w:rsidR="00BA38D7" w:rsidRPr="007852A6">
        <w:rPr>
          <w:lang w:val="en-ZA"/>
        </w:rPr>
        <w:t>Personal information processing agreement</w:t>
      </w:r>
      <w:bookmarkEnd w:id="289"/>
      <w:r w:rsidR="00BA38D7" w:rsidRPr="00BA38D7">
        <w:rPr>
          <w:b/>
          <w:bCs/>
        </w:rPr>
        <w:t> </w:t>
      </w:r>
    </w:p>
    <w:p w14:paraId="2D99418A" w14:textId="77777777" w:rsidR="00BA38D7" w:rsidRPr="00BA38D7" w:rsidRDefault="00BA38D7" w:rsidP="00BA38D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14:paraId="6B741EFA" w14:textId="77777777" w:rsidR="00BA38D7" w:rsidRPr="00BA38D7" w:rsidRDefault="00BA38D7" w:rsidP="00BA38D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14:paraId="60D54079" w14:textId="77777777" w:rsidR="00BA38D7" w:rsidRPr="00BA38D7" w:rsidRDefault="00BA38D7" w:rsidP="00BA38D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14:paraId="7017521F" w14:textId="77777777" w:rsidR="00BA38D7" w:rsidRPr="00BA38D7" w:rsidRDefault="00BA38D7" w:rsidP="00BA38D7">
      <w:pPr>
        <w:pStyle w:val="BodyText"/>
      </w:pPr>
      <w:r w:rsidRPr="00BA38D7">
        <w:rPr>
          <w:lang w:val="en-ZA"/>
        </w:rPr>
        <w:t>Only processing personal information that is required for these purposes;</w:t>
      </w:r>
      <w:r w:rsidRPr="00BA38D7">
        <w:t> </w:t>
      </w:r>
    </w:p>
    <w:p w14:paraId="49B66C3E" w14:textId="77777777" w:rsidR="00BA38D7" w:rsidRPr="00BA38D7" w:rsidRDefault="00BA38D7" w:rsidP="00BA38D7">
      <w:pPr>
        <w:pStyle w:val="BodyText"/>
      </w:pPr>
      <w:r w:rsidRPr="00BA38D7">
        <w:rPr>
          <w:lang w:val="en-ZA"/>
        </w:rPr>
        <w:t>Not enabling or allowing access to personal information to anyone who does not have authorization for such access;</w:t>
      </w:r>
      <w:r w:rsidRPr="00BA38D7">
        <w:t> </w:t>
      </w:r>
    </w:p>
    <w:p w14:paraId="76635F76" w14:textId="77777777" w:rsidR="00BA38D7" w:rsidRPr="00BA38D7" w:rsidRDefault="00BA38D7" w:rsidP="00BA38D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14:paraId="5D522302" w14:textId="77777777" w:rsidR="00BA38D7" w:rsidRPr="00BA38D7" w:rsidRDefault="00BA38D7" w:rsidP="00BA38D7">
      <w:pPr>
        <w:pStyle w:val="BodyText"/>
      </w:pPr>
      <w:r w:rsidRPr="00BA38D7">
        <w:t> </w:t>
      </w:r>
    </w:p>
    <w:p w14:paraId="3315E835" w14:textId="77777777" w:rsidR="00BA38D7" w:rsidRPr="00BA38D7" w:rsidRDefault="00BA38D7" w:rsidP="00BA38D7">
      <w:pPr>
        <w:pStyle w:val="BodyText"/>
      </w:pPr>
      <w:r w:rsidRPr="00BA38D7">
        <w:rPr>
          <w:lang w:val="en-ZA"/>
        </w:rPr>
        <w:t>I further note that I have received appropriate training on my responsibilities and I am subject to professional obligations of confidentiality. </w:t>
      </w:r>
      <w:r w:rsidRPr="00BA38D7">
        <w:t> </w:t>
      </w:r>
    </w:p>
    <w:p w14:paraId="6A7A02FB" w14:textId="77777777" w:rsidR="00BA38D7" w:rsidRPr="00BA38D7" w:rsidRDefault="00BA38D7" w:rsidP="00BA38D7">
      <w:pPr>
        <w:pStyle w:val="BodyText"/>
      </w:pPr>
      <w:r w:rsidRPr="00BA38D7">
        <w:t> </w:t>
      </w:r>
    </w:p>
    <w:p w14:paraId="298B543A" w14:textId="0F7EE103" w:rsidR="00BA38D7" w:rsidRPr="009D61A9" w:rsidRDefault="00BA38D7" w:rsidP="003F279A">
      <w:pPr>
        <w:pStyle w:val="BodyText"/>
        <w:rPr>
          <w:sz w:val="22"/>
          <w:szCs w:val="22"/>
        </w:rPr>
      </w:pPr>
      <w:r w:rsidRPr="009D61A9">
        <w:rPr>
          <w:sz w:val="22"/>
          <w:szCs w:val="22"/>
          <w:lang w:val="en-ZA"/>
        </w:rPr>
        <w:t>Signed _______________________ at _________________ on this ___ day of __ in the year _______</w:t>
      </w:r>
      <w:r w:rsidRPr="009D61A9">
        <w:rPr>
          <w:sz w:val="22"/>
          <w:szCs w:val="22"/>
        </w:rPr>
        <w:t> </w:t>
      </w:r>
      <w:r w:rsidRPr="009D61A9">
        <w:rPr>
          <w:rFonts w:eastAsiaTheme="majorEastAsia" w:cstheme="majorBidi"/>
          <w:color w:val="0F4761" w:themeColor="accent1" w:themeShade="BF"/>
          <w:sz w:val="22"/>
          <w:szCs w:val="22"/>
        </w:rPr>
        <w:t> </w:t>
      </w:r>
    </w:p>
    <w:p w14:paraId="4A0915E9" w14:textId="612AFF79" w:rsidR="00BA38D7" w:rsidRDefault="00BA38D7" w:rsidP="00BA38D7">
      <w:pPr>
        <w:pStyle w:val="Heading3"/>
        <w:sectPr w:rsidR="00BA38D7" w:rsidSect="00BA38D7">
          <w:footnotePr>
            <w:numRestart w:val="eachSect"/>
          </w:footnotePr>
          <w:pgSz w:w="12240" w:h="15840"/>
          <w:pgMar w:top="1440" w:right="1440" w:bottom="1440" w:left="1440" w:header="720" w:footer="720" w:gutter="0"/>
          <w:cols w:space="720"/>
          <w:docGrid w:linePitch="326"/>
        </w:sectPr>
      </w:pPr>
    </w:p>
    <w:p w14:paraId="6B090610" w14:textId="773C72C0" w:rsidR="000D58E2" w:rsidRDefault="00A767F4">
      <w:pPr>
        <w:pStyle w:val="Heading3"/>
      </w:pPr>
      <w:bookmarkStart w:id="291" w:name="_Toc206760714"/>
      <w:r>
        <w:lastRenderedPageBreak/>
        <w:t>Annex</w:t>
      </w:r>
      <w:r w:rsidR="009D61A9">
        <w:t xml:space="preserve"> 4</w:t>
      </w:r>
      <w:r>
        <w:t>: Ethics notification letter template</w:t>
      </w:r>
      <w:bookmarkEnd w:id="291"/>
    </w:p>
    <w:p w14:paraId="78C5D264" w14:textId="77777777" w:rsidR="000E486D" w:rsidRPr="000E486D" w:rsidRDefault="000E486D" w:rsidP="000E486D">
      <w:pPr>
        <w:spacing w:after="0"/>
        <w:ind w:left="360"/>
        <w:textAlignment w:val="baseline"/>
        <w:rPr>
          <w:rFonts w:ascii="Segoe UI" w:eastAsia="Times New Roman" w:hAnsi="Segoe UI" w:cs="Segoe UI"/>
          <w:b/>
          <w:bCs/>
          <w:sz w:val="18"/>
          <w:szCs w:val="18"/>
        </w:rPr>
      </w:pPr>
      <w:bookmarkStart w:id="292" w:name="Xf6ffab845a425d734eb08b22a51ddefff17a61a"/>
      <w:bookmarkEnd w:id="290"/>
      <w:r w:rsidRPr="000E486D">
        <w:rPr>
          <w:rFonts w:ascii="Nunito" w:eastAsia="Times New Roman" w:hAnsi="Nunito" w:cs="Segoe UI"/>
          <w:b/>
          <w:bCs/>
          <w:sz w:val="32"/>
          <w:szCs w:val="32"/>
          <w:lang w:val="en-ZA"/>
        </w:rPr>
        <w:t>Ethics notification letter</w:t>
      </w:r>
      <w:r w:rsidRPr="000E486D">
        <w:rPr>
          <w:rFonts w:ascii="Nunito" w:eastAsia="Times New Roman" w:hAnsi="Nunito" w:cs="Segoe UI"/>
          <w:b/>
          <w:bCs/>
          <w:sz w:val="32"/>
          <w:szCs w:val="32"/>
        </w:rPr>
        <w:t> </w:t>
      </w:r>
    </w:p>
    <w:p w14:paraId="582541CF" w14:textId="316CB82A" w:rsidR="000E486D" w:rsidRPr="000E486D" w:rsidRDefault="00E74314" w:rsidP="000E486D">
      <w:pPr>
        <w:spacing w:after="0"/>
        <w:ind w:left="720"/>
        <w:jc w:val="both"/>
        <w:textAlignment w:val="baseline"/>
        <w:rPr>
          <w:rFonts w:ascii="Segoe UI" w:eastAsia="Times New Roman" w:hAnsi="Segoe UI" w:cs="Segoe UI"/>
          <w:sz w:val="18"/>
          <w:szCs w:val="18"/>
        </w:rPr>
      </w:pPr>
      <w:r>
        <w:rPr>
          <w:rFonts w:ascii="Segoe UI" w:eastAsia="Times New Roman" w:hAnsi="Segoe UI"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0E486D" w:rsidRPr="000E486D">
        <w:rPr>
          <w:rFonts w:ascii="Nunito" w:eastAsia="Times New Roman" w:hAnsi="Nunito" w:cs="Segoe UI"/>
          <w:color w:val="000000"/>
          <w:sz w:val="20"/>
          <w:szCs w:val="20"/>
        </w:rPr>
        <w:t> </w:t>
      </w:r>
    </w:p>
    <w:p w14:paraId="285A893A" w14:textId="77777777" w:rsidR="000E486D" w:rsidRPr="000E486D" w:rsidRDefault="000E486D" w:rsidP="000E486D">
      <w:pPr>
        <w:spacing w:after="0"/>
        <w:ind w:left="1575" w:firstLine="390"/>
        <w:jc w:val="center"/>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APPLICATION FOR A NOTIFICATION REGARDING AN APPROVED STUDY in RP2</w:t>
      </w:r>
      <w:r w:rsidRPr="000E486D">
        <w:rPr>
          <w:rFonts w:ascii="Calibri" w:eastAsia="Times New Roman" w:hAnsi="Calibri" w:cs="Calibri"/>
          <w:color w:val="000000"/>
          <w:sz w:val="20"/>
          <w:szCs w:val="20"/>
        </w:rPr>
        <w:tab/>
      </w:r>
      <w:r w:rsidRPr="000E486D">
        <w:rPr>
          <w:rFonts w:ascii="Nunito" w:eastAsia="Times New Roman" w:hAnsi="Nunito" w:cs="Segoe UI"/>
          <w:color w:val="000000"/>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9"/>
        <w:gridCol w:w="6725"/>
      </w:tblGrid>
      <w:tr w:rsidR="000E486D" w:rsidRPr="000E486D" w14:paraId="60521F7B" w14:textId="77777777">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344F468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b/>
                <w:bCs/>
                <w:color w:val="000000"/>
                <w:sz w:val="20"/>
                <w:szCs w:val="20"/>
                <w:lang w:val="en-ZA"/>
              </w:rPr>
              <w:t xml:space="preserve">PART 1: ADMINISTRATIVE </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i/>
                <w:iCs/>
                <w:color w:val="000000"/>
                <w:sz w:val="20"/>
                <w:szCs w:val="20"/>
                <w:lang w:val="en-ZA"/>
              </w:rPr>
              <w:t>(Blocks will expand to contain the information required, no extra references or pages should be added)</w:t>
            </w:r>
            <w:r w:rsidRPr="000E486D">
              <w:rPr>
                <w:rFonts w:ascii="Nunito" w:eastAsia="Times New Roman" w:hAnsi="Nunito" w:cs="Times New Roman"/>
                <w:color w:val="000000"/>
                <w:sz w:val="20"/>
                <w:szCs w:val="20"/>
              </w:rPr>
              <w:t> </w:t>
            </w:r>
          </w:p>
        </w:tc>
      </w:tr>
      <w:tr w:rsidR="000E486D" w:rsidRPr="000E486D" w14:paraId="4B5221C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498E9B7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Ethics Reference Number: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EEFA9C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CF3332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E760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Study Title: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F6A52B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74AC6A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8FD693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Phase of trial:</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CBADA0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840582A"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AB3265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Protocol/Project/Study Number: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5D3C52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616D88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783370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Approved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FE2AD1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BF18626"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57E25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Amended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36384F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55C6C31"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BB4280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Health product being studied:</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970BF0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C66ADC8" w14:textId="77777777">
        <w:trPr>
          <w:trHeight w:val="300"/>
        </w:trPr>
        <w:tc>
          <w:tcPr>
            <w:tcW w:w="2805" w:type="dxa"/>
            <w:tcBorders>
              <w:top w:val="nil"/>
              <w:left w:val="single" w:sz="6" w:space="0" w:color="auto"/>
              <w:bottom w:val="single" w:sz="6" w:space="0" w:color="auto"/>
              <w:right w:val="single" w:sz="6" w:space="0" w:color="auto"/>
            </w:tcBorders>
            <w:hideMark/>
          </w:tcPr>
          <w:p w14:paraId="75AF841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Sponsor/Funder/Donor: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96C57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0847557" w14:textId="77777777">
        <w:trPr>
          <w:trHeight w:val="300"/>
        </w:trPr>
        <w:tc>
          <w:tcPr>
            <w:tcW w:w="2805" w:type="dxa"/>
            <w:tcBorders>
              <w:top w:val="nil"/>
              <w:left w:val="single" w:sz="6" w:space="0" w:color="auto"/>
              <w:bottom w:val="single" w:sz="6" w:space="0" w:color="auto"/>
              <w:right w:val="single" w:sz="6" w:space="0" w:color="auto"/>
            </w:tcBorders>
            <w:hideMark/>
          </w:tcPr>
          <w:p w14:paraId="0A25C66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Applicant:</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638EA6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2E6D0F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49645D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Contact Person:</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4036FD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122729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BEC6F2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71CF17"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35A2583"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1193889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Cell No.:</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3EAD78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6E5FA2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745DEE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E-mail 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94860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DE3F039"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FBB8F6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Date of Application: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97A24D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bl>
    <w:p w14:paraId="4C83835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6C516E4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0067F2"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PART 2: DETAILS OF NOTIFICATION</w:t>
      </w:r>
      <w:r w:rsidRPr="000E486D">
        <w:rPr>
          <w:rFonts w:ascii="Nunito" w:eastAsia="Times New Roman" w:hAnsi="Nunito" w:cs="Segoe UI"/>
          <w:color w:val="000000"/>
          <w:sz w:val="20"/>
          <w:szCs w:val="20"/>
        </w:rPr>
        <w:t> </w:t>
      </w:r>
    </w:p>
    <w:p w14:paraId="29A073C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864A0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Briefly provide:</w:t>
      </w:r>
      <w:r w:rsidRPr="000E486D">
        <w:rPr>
          <w:rFonts w:ascii="Nunito" w:eastAsia="Times New Roman" w:hAnsi="Nunito" w:cs="Segoe UI"/>
          <w:color w:val="000000"/>
          <w:sz w:val="20"/>
          <w:szCs w:val="20"/>
        </w:rPr>
        <w:t> </w:t>
      </w:r>
    </w:p>
    <w:p w14:paraId="39D1980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lang w:val="en-ZA"/>
        </w:rPr>
        <w:t>1. Motivation / Background:</w:t>
      </w:r>
      <w:r w:rsidRPr="000E486D">
        <w:rPr>
          <w:rFonts w:ascii="Nunito" w:eastAsia="Times New Roman" w:hAnsi="Nunito" w:cs="Segoe UI"/>
          <w:color w:val="000000"/>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4"/>
        <w:gridCol w:w="4505"/>
      </w:tblGrid>
      <w:tr w:rsidR="000E486D" w:rsidRPr="000E486D" w14:paraId="041E0BF3" w14:textId="77777777">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38C1F69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2. Study Plan:</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sz w:val="20"/>
                <w:szCs w:val="20"/>
              </w:rPr>
              <w:t> </w:t>
            </w:r>
            <w:r w:rsidRPr="000E486D">
              <w:rPr>
                <w:rFonts w:ascii="Nunito" w:eastAsia="Times New Roman" w:hAnsi="Nunito" w:cs="Times New Roman"/>
                <w:sz w:val="20"/>
                <w:szCs w:val="20"/>
              </w:rPr>
              <w:br/>
            </w:r>
            <w:r w:rsidRPr="000E486D">
              <w:rPr>
                <w:rFonts w:ascii="Nunito" w:eastAsia="Times New Roman" w:hAnsi="Nunito" w:cs="Times New Roman"/>
                <w:color w:val="000000"/>
                <w:sz w:val="20"/>
                <w:szCs w:val="20"/>
                <w:lang w:val="en-ZA"/>
              </w:rPr>
              <w:t>I, the undersigned, agree to conduct/manage the above-mentioned study under the conditions as stated in this application</w:t>
            </w:r>
            <w:r w:rsidRPr="000E486D">
              <w:rPr>
                <w:rFonts w:ascii="Nunito" w:eastAsia="Times New Roman" w:hAnsi="Nunito" w:cs="Times New Roman"/>
                <w:color w:val="000000"/>
                <w:sz w:val="20"/>
                <w:szCs w:val="20"/>
              </w:rPr>
              <w:t> </w:t>
            </w:r>
          </w:p>
        </w:tc>
      </w:tr>
      <w:tr w:rsidR="000E486D" w:rsidRPr="000E486D" w14:paraId="0AA3633A" w14:textId="77777777">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0FBD1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653007D8"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Applicant/Principal Investigator:</w:t>
            </w:r>
            <w:r w:rsidRPr="000E486D">
              <w:rPr>
                <w:rFonts w:ascii="Nunito" w:eastAsia="Times New Roman" w:hAnsi="Nunito" w:cs="Times New Roman"/>
                <w:color w:val="000000"/>
                <w:sz w:val="20"/>
                <w:szCs w:val="20"/>
              </w:rPr>
              <w:t> </w:t>
            </w:r>
          </w:p>
          <w:p w14:paraId="7EA9D1C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53E146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04570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Signature: </w:t>
            </w:r>
            <w:r w:rsidRPr="000E486D">
              <w:rPr>
                <w:rFonts w:ascii="Nunito" w:eastAsia="Times New Roman" w:hAnsi="Nunito" w:cs="Times New Roman"/>
                <w:color w:val="000000"/>
                <w:sz w:val="20"/>
                <w:szCs w:val="20"/>
              </w:rPr>
              <w:t> </w:t>
            </w:r>
          </w:p>
          <w:p w14:paraId="1ABC1B2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D6A534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lastRenderedPageBreak/>
              <w:t> </w:t>
            </w:r>
          </w:p>
          <w:p w14:paraId="330A8A4A"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Date</w:t>
            </w:r>
            <w:r w:rsidRPr="000E486D">
              <w:rPr>
                <w:rFonts w:ascii="Nunito" w:eastAsia="Times New Roman" w:hAnsi="Nunito" w:cs="Times New Roman"/>
                <w:color w:val="000000"/>
                <w:sz w:val="20"/>
                <w:szCs w:val="20"/>
              </w:rPr>
              <w:t> </w:t>
            </w:r>
          </w:p>
          <w:p w14:paraId="366800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4EDA34F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242E403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1D636EE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r>
    </w:tbl>
    <w:p w14:paraId="3922557A" w14:textId="77777777" w:rsidR="000E486D" w:rsidRPr="000E486D" w:rsidRDefault="000E486D" w:rsidP="000E486D">
      <w:pPr>
        <w:spacing w:after="0"/>
        <w:ind w:left="390"/>
        <w:jc w:val="both"/>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lastRenderedPageBreak/>
        <w:t> </w:t>
      </w:r>
    </w:p>
    <w:p w14:paraId="75360601"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3F264558"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610EB9F1" w14:textId="7D473E8E" w:rsidR="000D58E2" w:rsidRDefault="00A767F4">
      <w:pPr>
        <w:pStyle w:val="Heading3"/>
      </w:pPr>
      <w:bookmarkStart w:id="293" w:name="_Toc206760715"/>
      <w:r>
        <w:lastRenderedPageBreak/>
        <w:t>Annex</w:t>
      </w:r>
      <w:r w:rsidR="009D61A9">
        <w:t xml:space="preserve"> 5</w:t>
      </w:r>
      <w:r>
        <w:t>: Data Access Committee Terms of Reference</w:t>
      </w:r>
      <w:bookmarkEnd w:id="293"/>
    </w:p>
    <w:p w14:paraId="125DE5F6" w14:textId="77777777" w:rsidR="00825827" w:rsidRDefault="00825827" w:rsidP="00825827">
      <w:pPr>
        <w:pStyle w:val="paragraph"/>
        <w:spacing w:before="0" w:beforeAutospacing="0" w:after="0" w:afterAutospacing="0"/>
        <w:ind w:left="360"/>
        <w:jc w:val="both"/>
        <w:textAlignment w:val="baseline"/>
        <w:rPr>
          <w:rFonts w:ascii="Nunito" w:hAnsi="Nunito"/>
          <w:b/>
          <w:bCs/>
        </w:rPr>
      </w:pPr>
      <w:bookmarkStart w:id="294" w:name="annex-5-data-request-form"/>
      <w:bookmarkEnd w:id="292"/>
      <w:r>
        <w:rPr>
          <w:rStyle w:val="normaltextrun"/>
          <w:rFonts w:ascii="Nunito" w:hAnsi="Nunito"/>
          <w:b/>
          <w:bCs/>
          <w:sz w:val="32"/>
          <w:szCs w:val="32"/>
          <w:lang w:val="en-ZA"/>
        </w:rPr>
        <w:t>Annex 4: Data Access Committee Terms of Reference</w:t>
      </w:r>
      <w:r>
        <w:rPr>
          <w:rStyle w:val="eop"/>
          <w:rFonts w:ascii="Nunito" w:eastAsiaTheme="majorEastAsia" w:hAnsi="Nunito"/>
          <w:b/>
          <w:bCs/>
          <w:sz w:val="32"/>
          <w:szCs w:val="32"/>
        </w:rPr>
        <w:t> </w:t>
      </w:r>
    </w:p>
    <w:p w14:paraId="374BCFC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p>
    <w:p w14:paraId="726EF515" w14:textId="075F881A" w:rsidR="00825827" w:rsidRDefault="4F56B194" w:rsidP="4F56B194">
      <w:pPr>
        <w:pStyle w:val="paragraph"/>
        <w:shd w:val="clear" w:color="auto" w:fill="FFFFFF" w:themeFill="background1"/>
        <w:spacing w:before="0" w:beforeAutospacing="0" w:after="0" w:afterAutospacing="0"/>
        <w:jc w:val="both"/>
        <w:textAlignment w:val="baseline"/>
        <w:rPr>
          <w:rFonts w:ascii="Nunito" w:hAnsi="Nunito"/>
        </w:rPr>
      </w:pPr>
      <w:r w:rsidRPr="4F56B194">
        <w:rPr>
          <w:rStyle w:val="normaltextrun"/>
          <w:rFonts w:ascii="Nunito" w:hAnsi="Nunito"/>
          <w:color w:val="000000" w:themeColor="text1"/>
          <w:lang w:val="en-ZA"/>
        </w:rPr>
        <w:t xml:space="preserve">The HE²AT </w:t>
      </w:r>
      <w:proofErr w:type="spellStart"/>
      <w:r w:rsidRPr="4F56B194">
        <w:rPr>
          <w:rStyle w:val="normaltextrun"/>
          <w:rFonts w:ascii="Nunito" w:hAnsi="Nunito"/>
          <w:color w:val="000000" w:themeColor="text1"/>
          <w:lang w:val="en-ZA"/>
        </w:rPr>
        <w:t>Center's</w:t>
      </w:r>
      <w:proofErr w:type="spellEnd"/>
      <w:r w:rsidRPr="4F56B194">
        <w:rPr>
          <w:rStyle w:val="normaltextrun"/>
          <w:rFonts w:ascii="Nunito" w:hAnsi="Nunito"/>
          <w:color w:val="000000" w:themeColor="text1"/>
          <w:lang w:val="en-ZA"/>
        </w:rPr>
        <w:t xml:space="preserve"> DAC oversees and governs access to health-related data in Research Project 1 (RP1) and Research Project 2 (RP2) that has been de-identified</w:t>
      </w:r>
      <w:r w:rsidR="00E56254" w:rsidRPr="00E56254">
        <w:rPr>
          <w:rStyle w:val="normaltextrun"/>
          <w:rFonts w:ascii="Nunito" w:hAnsi="Nunito"/>
          <w:color w:val="000000" w:themeColor="text1"/>
          <w:lang w:val="en-ZA"/>
        </w:rPr>
        <w:t xml:space="preserve"> and where the data provider has given legal permission. </w:t>
      </w:r>
      <w:r w:rsidRPr="4F56B194">
        <w:rPr>
          <w:rStyle w:val="normaltextrun"/>
          <w:rFonts w:ascii="Nunito" w:hAnsi="Nunito"/>
          <w:color w:val="000000" w:themeColor="text1"/>
          <w:lang w:val="en-ZA"/>
        </w:rPr>
        <w:t>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sidRPr="4F56B194">
        <w:rPr>
          <w:rStyle w:val="eop"/>
          <w:rFonts w:ascii="Nunito" w:eastAsiaTheme="majorEastAsia" w:hAnsi="Nunito"/>
          <w:color w:val="000000" w:themeColor="text1"/>
        </w:rPr>
        <w:t> </w:t>
      </w:r>
    </w:p>
    <w:p w14:paraId="25BD2722"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eastAsiaTheme="majorEastAsia" w:hAnsi="Nunito"/>
          <w:color w:val="000000"/>
        </w:rPr>
        <w:t> </w:t>
      </w:r>
    </w:p>
    <w:p w14:paraId="64930A9B" w14:textId="77777777" w:rsidR="00825827" w:rsidRDefault="00825827" w:rsidP="0082582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p>
    <w:p w14:paraId="780AD28B" w14:textId="77777777" w:rsidR="00825827" w:rsidRDefault="00825827" w:rsidP="0082582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p>
    <w:p w14:paraId="523C1076" w14:textId="77777777" w:rsidR="00825827" w:rsidRDefault="00825827" w:rsidP="0082582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p>
    <w:p w14:paraId="6550635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eastAsiaTheme="majorEastAsia" w:hAnsi="Nunito"/>
          <w:color w:val="000000"/>
        </w:rPr>
        <w:t> </w:t>
      </w:r>
    </w:p>
    <w:p w14:paraId="5800170F"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p>
    <w:p w14:paraId="16819077"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p>
    <w:p w14:paraId="038FDBEF" w14:textId="77777777" w:rsidR="00825827" w:rsidRDefault="00825827" w:rsidP="0082582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14:paraId="1EEF0BA9"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7989902E" w14:textId="05936545" w:rsidR="000D58E2" w:rsidRDefault="00A767F4">
      <w:pPr>
        <w:pStyle w:val="Heading3"/>
      </w:pPr>
      <w:bookmarkStart w:id="295" w:name="_Toc206760716"/>
      <w:r>
        <w:lastRenderedPageBreak/>
        <w:t>Annex</w:t>
      </w:r>
      <w:r w:rsidR="009D61A9">
        <w:t xml:space="preserve"> 6</w:t>
      </w:r>
      <w:r>
        <w:t>: Data Request Form</w:t>
      </w:r>
      <w:bookmarkEnd w:id="295"/>
    </w:p>
    <w:bookmarkEnd w:id="0"/>
    <w:bookmarkEnd w:id="202"/>
    <w:bookmarkEnd w:id="294"/>
    <w:p w14:paraId="4657FF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p>
    <w:p w14:paraId="38EA1294" w14:textId="6B6B756F"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libri" w:hAnsi="Calibri" w:cs="Calibri"/>
          <w:sz w:val="22"/>
          <w:szCs w:val="22"/>
        </w:rPr>
        <w:t xml:space="preserve">Proposals for new studies that utilize data collected in the HE²AT Center may be submitted by </w:t>
      </w:r>
      <w:ins w:id="296" w:author="Lisa van Aardenne" w:date="2025-08-25T14:02:00Z">
        <w:r w:rsidRPr="488679E8">
          <w:rPr>
            <w:rStyle w:val="normaltextrun"/>
            <w:rFonts w:ascii="Calibri" w:hAnsi="Calibri" w:cs="Calibri"/>
            <w:sz w:val="22"/>
            <w:szCs w:val="22"/>
          </w:rPr>
          <w:t xml:space="preserve">internal or </w:t>
        </w:r>
      </w:ins>
      <w:r w:rsidRPr="488679E8">
        <w:rPr>
          <w:rStyle w:val="normaltextrun"/>
          <w:rFonts w:ascii="Calibri" w:hAnsi="Calibri" w:cs="Calibri"/>
          <w:sz w:val="22"/>
          <w:szCs w:val="22"/>
        </w:rPr>
        <w:t>external investigators in the form of a study proposal. The proposal will be reviewed by the HE²AT Center Steering Committee and the Data Access Committee (DAC) using the following criteria: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1. Scientific Merit: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Research question is scientifically sound and can be tested with the proposed study design and methodologies.</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Appropriate skills and expertise available in the proposed investigators.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2. Potential Public Health Impact: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relevant to one or more HE²AT Center study populations (pregnant women, postpartum women, children in RP1, and adolescents or adults in RP2).</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will answer important public health questions or is in the critical pathway of research toward such answers.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3. Feasibility:</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population and variables required are available in the HE²AT Center data.</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feasible within proposed timelines.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4. Data Management: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The study proposal has outlined how data will be managed to ensure the data security and protection of individual’s health data.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Please contact Elizabeth Frederick (</w:t>
      </w:r>
      <w:r w:rsidR="00E2565C" w:rsidRPr="00E2565C">
        <w:rPr>
          <w:rStyle w:val="normaltextrun"/>
          <w:rFonts w:ascii="Calibri" w:hAnsi="Calibri" w:cs="Calibri"/>
          <w:sz w:val="22"/>
          <w:szCs w:val="22"/>
        </w:rPr>
        <w:t>reneilwe.satekge@witsphr.org</w:t>
      </w:r>
      <w:r w:rsidRPr="488679E8">
        <w:rPr>
          <w:rStyle w:val="normaltextrun"/>
          <w:rFonts w:ascii="Calibri" w:hAnsi="Calibri" w:cs="Calibri"/>
          <w:sz w:val="22"/>
          <w:szCs w:val="22"/>
        </w:rPr>
        <w:t>) with any queries.</w:t>
      </w:r>
      <w:r w:rsidRPr="488679E8">
        <w:rPr>
          <w:rStyle w:val="eop"/>
          <w:rFonts w:ascii="Calibri" w:eastAsiaTheme="majorEastAsia" w:hAnsi="Calibri" w:cs="Calibri"/>
          <w:sz w:val="22"/>
          <w:szCs w:val="22"/>
        </w:rPr>
        <w:t> </w:t>
      </w:r>
    </w:p>
    <w:p w14:paraId="12FA6706" w14:textId="06BEC315" w:rsidR="00825827" w:rsidRPr="00EC49A8" w:rsidRDefault="00825827" w:rsidP="00825827">
      <w:pPr>
        <w:pStyle w:val="paragraph"/>
        <w:spacing w:before="0" w:beforeAutospacing="0" w:after="0" w:afterAutospacing="0"/>
        <w:textAlignment w:val="baseline"/>
        <w:rPr>
          <w:rFonts w:ascii="Calibri" w:eastAsiaTheme="majorEastAsia" w:hAnsi="Calibri" w:cs="Calibri"/>
          <w:b/>
          <w:bCs/>
          <w:sz w:val="32"/>
          <w:szCs w:val="32"/>
        </w:rPr>
      </w:pPr>
      <w:r>
        <w:rPr>
          <w:rStyle w:val="eop"/>
          <w:rFonts w:ascii="Calibri" w:eastAsiaTheme="majorEastAsia" w:hAnsi="Calibri" w:cs="Calibri"/>
          <w:b/>
          <w:bCs/>
          <w:sz w:val="32"/>
          <w:szCs w:val="32"/>
        </w:rPr>
        <w:t> </w:t>
      </w:r>
    </w:p>
    <w:p w14:paraId="2B4F0D8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22"/>
          <w:szCs w:val="22"/>
        </w:rPr>
        <w:t> </w:t>
      </w:r>
    </w:p>
    <w:p w14:paraId="12C5A3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p>
    <w:p w14:paraId="431C0BE1" w14:textId="55619006"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mbria" w:hAnsi="Cambria" w:cs="Segoe UI"/>
          <w:sz w:val="22"/>
          <w:szCs w:val="22"/>
        </w:rPr>
        <w:t xml:space="preserve">Submit the completed form to the HE²AT Center for consideration to </w:t>
      </w:r>
      <w:r w:rsidR="00BA365B">
        <w:rPr>
          <w:rStyle w:val="normaltextrun"/>
          <w:rFonts w:ascii="Cambria" w:hAnsi="Cambria" w:cs="Segoe UI"/>
          <w:sz w:val="22"/>
          <w:szCs w:val="22"/>
        </w:rPr>
        <w:t xml:space="preserve">Reneilwe </w:t>
      </w:r>
      <w:proofErr w:type="spellStart"/>
      <w:r w:rsidR="00BA365B">
        <w:rPr>
          <w:rStyle w:val="normaltextrun"/>
          <w:rFonts w:ascii="Cambria" w:hAnsi="Cambria" w:cs="Segoe UI"/>
          <w:sz w:val="22"/>
          <w:szCs w:val="22"/>
        </w:rPr>
        <w:t>Satekge</w:t>
      </w:r>
      <w:proofErr w:type="spellEnd"/>
      <w:r w:rsidR="00BA365B">
        <w:rPr>
          <w:rStyle w:val="normaltextrun"/>
          <w:rFonts w:ascii="Cambria" w:hAnsi="Cambria" w:cs="Segoe UI"/>
          <w:sz w:val="22"/>
          <w:szCs w:val="22"/>
        </w:rPr>
        <w:t xml:space="preserve"> (</w:t>
      </w:r>
      <w:r w:rsidR="00E2565C" w:rsidRPr="00E2565C">
        <w:rPr>
          <w:rStyle w:val="normaltextrun"/>
          <w:rFonts w:ascii="Cambria" w:hAnsi="Cambria" w:cs="Segoe UI"/>
          <w:sz w:val="22"/>
          <w:szCs w:val="22"/>
        </w:rPr>
        <w:t>reneilwe.satekge@witsphr.org</w:t>
      </w:r>
      <w:r w:rsidR="00BA365B">
        <w:rPr>
          <w:rStyle w:val="normaltextrun"/>
          <w:rFonts w:ascii="Cambria" w:hAnsi="Cambria" w:cs="Segoe UI"/>
          <w:sz w:val="22"/>
          <w:szCs w:val="22"/>
        </w:rPr>
        <w:t>)</w:t>
      </w:r>
    </w:p>
    <w:p w14:paraId="26008AC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32"/>
          <w:szCs w:val="32"/>
        </w:rPr>
        <w:t> </w:t>
      </w:r>
    </w:p>
    <w:p w14:paraId="7DD9F96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p>
    <w:p w14:paraId="2E417B7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eastAsiaTheme="majorEastAsia" w:hAnsi="Cambria" w:cs="Segoe UI"/>
          <w:sz w:val="22"/>
          <w:szCs w:val="22"/>
        </w:rPr>
        <w:t> </w:t>
      </w:r>
    </w:p>
    <w:p w14:paraId="212B8E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1F151C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7E45E3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5EFF9AC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p>
    <w:p w14:paraId="0EE2B2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p>
    <w:p w14:paraId="29E573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eastAsiaTheme="majorEastAsia" w:hAnsi="Cambria" w:cs="Segoe UI"/>
          <w:sz w:val="22"/>
          <w:szCs w:val="22"/>
        </w:rPr>
        <w:t> </w:t>
      </w:r>
    </w:p>
    <w:p w14:paraId="627C4C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55894E1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F84B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72AC316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p>
    <w:p w14:paraId="52F153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F11D0A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97F4E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3E2DE7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p>
    <w:p w14:paraId="117DF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2B65B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EA24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19867B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p>
    <w:p w14:paraId="3ECF2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D17F73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B72CA8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DD13C1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p>
    <w:p w14:paraId="6EFB396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6D56E8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4FEB3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2A436E4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p>
    <w:p w14:paraId="77EA47D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1D42B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38460E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887176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19A746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0D70A26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51252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1B05542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67B0DA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29C7883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66C0DF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05581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p>
    <w:p w14:paraId="3B4A6C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p>
    <w:p w14:paraId="3129999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p>
    <w:p w14:paraId="23F62AF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p>
    <w:p w14:paraId="35DB424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p>
    <w:p w14:paraId="3789D9D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p>
    <w:p w14:paraId="3E76A3E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p>
    <w:p w14:paraId="6879F7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p>
    <w:p w14:paraId="2A1256B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1C9668D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5141450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eastAsiaTheme="majorEastAsia" w:hAnsi="Cambria" w:cs="Segoe UI"/>
          <w:sz w:val="22"/>
          <w:szCs w:val="22"/>
        </w:rPr>
        <w:t> </w:t>
      </w:r>
    </w:p>
    <w:p w14:paraId="500191C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67426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7A283F1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eastAsiaTheme="majorEastAsia" w:hAnsi="Nunito" w:cs="Segoe UI"/>
          <w:sz w:val="32"/>
          <w:szCs w:val="32"/>
        </w:rPr>
        <w:t> </w:t>
      </w:r>
    </w:p>
    <w:p w14:paraId="7508CD8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p>
    <w:p w14:paraId="6DC2EB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69CB8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4106D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FB20C7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C958D4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5A62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67F6D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1AB035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8ACCC1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381E8F3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p>
    <w:p w14:paraId="0769CB7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AF3F7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E228AA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E2DFB0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5039F4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702EE2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677AD1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837C0B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p>
    <w:p w14:paraId="7DE90E4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70D4FBC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CAE5A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3D9A0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EF982A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51524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673526D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p>
    <w:p w14:paraId="7D1F715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A4C57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DC4854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3940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A5AC4A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7363E2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6FAA2E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p>
    <w:p w14:paraId="684837C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8FD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B45702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1EBA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802F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p>
    <w:p w14:paraId="359C4CF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840987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126AC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3A93A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E478A6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p>
    <w:p w14:paraId="5995F46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8CCE7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EC719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CF36F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C7BFAD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B52FF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7A2FBC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p>
    <w:p w14:paraId="1459791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7879A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85091E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5FA302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A15E47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EB829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4CC55D43" w14:textId="6F03F99E" w:rsidR="000D58E2" w:rsidRDefault="000D58E2" w:rsidP="00825827">
      <w:pPr>
        <w:pStyle w:val="FirstParagraph"/>
      </w:pPr>
    </w:p>
    <w:sectPr w:rsidR="000D58E2" w:rsidSect="00BA38D7">
      <w:footnotePr>
        <w:numRestart w:val="eachSect"/>
      </w:footnotePr>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90B2" w14:textId="77777777" w:rsidR="00EB7A55" w:rsidRDefault="00EB7A55" w:rsidP="00BA38D7">
      <w:pPr>
        <w:spacing w:after="0"/>
      </w:pPr>
      <w:r>
        <w:separator/>
      </w:r>
    </w:p>
  </w:endnote>
  <w:endnote w:type="continuationSeparator" w:id="0">
    <w:p w14:paraId="3EEE76B3" w14:textId="77777777" w:rsidR="00EB7A55" w:rsidRDefault="00EB7A55" w:rsidP="00BA3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Content>
      <w:p w14:paraId="78772E59" w14:textId="423BE74A"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C14D0" w14:textId="77777777" w:rsidR="00FA212B" w:rsidRDefault="00FA212B" w:rsidP="00FA21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Content>
      <w:p w14:paraId="73CC8456" w14:textId="0AA5DDF2"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36D48A63" w14:textId="45B100B5" w:rsidR="00BA38D7" w:rsidRDefault="00BA38D7" w:rsidP="00FA212B">
    <w:pPr>
      <w:pStyle w:val="Footer"/>
      <w:ind w:right="360"/>
    </w:pPr>
    <w:r>
      <w:rPr>
        <w:rStyle w:val="normaltextrun"/>
        <w:rFonts w:ascii="Nunito" w:hAnsi="Nunito"/>
        <w:color w:val="000000"/>
        <w:sz w:val="22"/>
        <w:szCs w:val="22"/>
        <w:shd w:val="clear" w:color="auto" w:fill="FFFFFF"/>
      </w:rPr>
      <w:t>Document version 2.2 | 0</w:t>
    </w:r>
    <w:r w:rsidR="008A0B7C">
      <w:rPr>
        <w:rStyle w:val="normaltextrun"/>
        <w:rFonts w:ascii="Nunito" w:hAnsi="Nunito"/>
        <w:color w:val="000000"/>
        <w:sz w:val="22"/>
        <w:szCs w:val="22"/>
        <w:shd w:val="clear" w:color="auto" w:fill="FFFFFF"/>
      </w:rPr>
      <w:t>9</w:t>
    </w:r>
    <w:r>
      <w:rPr>
        <w:rStyle w:val="normaltextrun"/>
        <w:rFonts w:ascii="Nunito" w:hAnsi="Nunito"/>
        <w:color w:val="000000"/>
        <w:sz w:val="22"/>
        <w:szCs w:val="22"/>
        <w:shd w:val="clear" w:color="auto" w:fill="FFFFFF"/>
      </w:rPr>
      <w:t>-09-2025</w:t>
    </w:r>
  </w:p>
  <w:p w14:paraId="4499084B" w14:textId="77777777" w:rsidR="00BA38D7" w:rsidRDefault="00B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442D" w14:textId="77777777" w:rsidR="00EB7A55" w:rsidRDefault="00EB7A55" w:rsidP="00BA38D7">
      <w:pPr>
        <w:spacing w:after="0"/>
      </w:pPr>
      <w:r>
        <w:separator/>
      </w:r>
    </w:p>
  </w:footnote>
  <w:footnote w:type="continuationSeparator" w:id="0">
    <w:p w14:paraId="3D042D44" w14:textId="77777777" w:rsidR="00EB7A55" w:rsidRDefault="00EB7A55" w:rsidP="00BA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Parker">
    <w15:presenceInfo w15:providerId="AD" w15:userId="S::Craig.Parker@witsphr.org::1f24533f-9e9d-4773-9f22-1071246bfe86"/>
  </w15:person>
  <w15:person w15:author="Craig Parker [2]">
    <w15:presenceInfo w15:providerId="Windows Live" w15:userId="20201307339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05AE6"/>
    <w:rsid w:val="00012A84"/>
    <w:rsid w:val="00024B35"/>
    <w:rsid w:val="000604BA"/>
    <w:rsid w:val="000809C2"/>
    <w:rsid w:val="000A4F7D"/>
    <w:rsid w:val="000B12E4"/>
    <w:rsid w:val="000D58E2"/>
    <w:rsid w:val="000E486D"/>
    <w:rsid w:val="00134374"/>
    <w:rsid w:val="0016044D"/>
    <w:rsid w:val="001613C6"/>
    <w:rsid w:val="00165929"/>
    <w:rsid w:val="0019427F"/>
    <w:rsid w:val="00194CF4"/>
    <w:rsid w:val="001B3A66"/>
    <w:rsid w:val="001C288B"/>
    <w:rsid w:val="001E0F7C"/>
    <w:rsid w:val="001E3FAC"/>
    <w:rsid w:val="002170D1"/>
    <w:rsid w:val="00222660"/>
    <w:rsid w:val="002359D0"/>
    <w:rsid w:val="00254FB1"/>
    <w:rsid w:val="00265CB3"/>
    <w:rsid w:val="002938E7"/>
    <w:rsid w:val="002A166E"/>
    <w:rsid w:val="002E2247"/>
    <w:rsid w:val="0038042E"/>
    <w:rsid w:val="00391E89"/>
    <w:rsid w:val="003A7A83"/>
    <w:rsid w:val="003F279A"/>
    <w:rsid w:val="00401C46"/>
    <w:rsid w:val="00412703"/>
    <w:rsid w:val="00412F00"/>
    <w:rsid w:val="00461AA1"/>
    <w:rsid w:val="004A02EA"/>
    <w:rsid w:val="00505F79"/>
    <w:rsid w:val="00511AD7"/>
    <w:rsid w:val="0054619B"/>
    <w:rsid w:val="00593B10"/>
    <w:rsid w:val="005B6F9B"/>
    <w:rsid w:val="005E4D3C"/>
    <w:rsid w:val="005E59E2"/>
    <w:rsid w:val="00640FC4"/>
    <w:rsid w:val="00643AA2"/>
    <w:rsid w:val="006623D7"/>
    <w:rsid w:val="0066523B"/>
    <w:rsid w:val="00681B6F"/>
    <w:rsid w:val="006D2EFC"/>
    <w:rsid w:val="006D450C"/>
    <w:rsid w:val="00700ECC"/>
    <w:rsid w:val="00721A87"/>
    <w:rsid w:val="00725462"/>
    <w:rsid w:val="0074144F"/>
    <w:rsid w:val="00761996"/>
    <w:rsid w:val="00782C0D"/>
    <w:rsid w:val="007845FF"/>
    <w:rsid w:val="007852A6"/>
    <w:rsid w:val="007D14FE"/>
    <w:rsid w:val="00820C52"/>
    <w:rsid w:val="00825827"/>
    <w:rsid w:val="00842C0E"/>
    <w:rsid w:val="008701FC"/>
    <w:rsid w:val="008804EB"/>
    <w:rsid w:val="008819C0"/>
    <w:rsid w:val="00887A4A"/>
    <w:rsid w:val="008A0B7C"/>
    <w:rsid w:val="008C23FE"/>
    <w:rsid w:val="008E3565"/>
    <w:rsid w:val="008E430C"/>
    <w:rsid w:val="00906D83"/>
    <w:rsid w:val="00907A7C"/>
    <w:rsid w:val="00922DB3"/>
    <w:rsid w:val="00947030"/>
    <w:rsid w:val="00950E6F"/>
    <w:rsid w:val="009843E0"/>
    <w:rsid w:val="00984FF1"/>
    <w:rsid w:val="00997223"/>
    <w:rsid w:val="009D07A4"/>
    <w:rsid w:val="009D2BEE"/>
    <w:rsid w:val="009D61A9"/>
    <w:rsid w:val="009E2938"/>
    <w:rsid w:val="00A250C7"/>
    <w:rsid w:val="00A55532"/>
    <w:rsid w:val="00A767F4"/>
    <w:rsid w:val="00A82418"/>
    <w:rsid w:val="00AA3732"/>
    <w:rsid w:val="00AF7DAB"/>
    <w:rsid w:val="00B03950"/>
    <w:rsid w:val="00B21EC8"/>
    <w:rsid w:val="00B5681C"/>
    <w:rsid w:val="00B80377"/>
    <w:rsid w:val="00B836FD"/>
    <w:rsid w:val="00BA365B"/>
    <w:rsid w:val="00BA38D7"/>
    <w:rsid w:val="00BB56A2"/>
    <w:rsid w:val="00BD5302"/>
    <w:rsid w:val="00BE218A"/>
    <w:rsid w:val="00C242AD"/>
    <w:rsid w:val="00C25901"/>
    <w:rsid w:val="00C41EAD"/>
    <w:rsid w:val="00C53B62"/>
    <w:rsid w:val="00C57719"/>
    <w:rsid w:val="00CC2B5B"/>
    <w:rsid w:val="00CE6AB9"/>
    <w:rsid w:val="00D2521C"/>
    <w:rsid w:val="00D32F4C"/>
    <w:rsid w:val="00DC37A3"/>
    <w:rsid w:val="00DD0D9D"/>
    <w:rsid w:val="00E046A9"/>
    <w:rsid w:val="00E20559"/>
    <w:rsid w:val="00E238CE"/>
    <w:rsid w:val="00E243DA"/>
    <w:rsid w:val="00E2565C"/>
    <w:rsid w:val="00E40C4E"/>
    <w:rsid w:val="00E44BE4"/>
    <w:rsid w:val="00E5436C"/>
    <w:rsid w:val="00E56254"/>
    <w:rsid w:val="00E74314"/>
    <w:rsid w:val="00E917BC"/>
    <w:rsid w:val="00EB7A55"/>
    <w:rsid w:val="00EB7ADC"/>
    <w:rsid w:val="00EC49A8"/>
    <w:rsid w:val="00EF4D25"/>
    <w:rsid w:val="00F13326"/>
    <w:rsid w:val="00F77A79"/>
    <w:rsid w:val="00F80031"/>
    <w:rsid w:val="00F80BC6"/>
    <w:rsid w:val="00FA212B"/>
    <w:rsid w:val="00FA3E4C"/>
    <w:rsid w:val="00FD37BE"/>
    <w:rsid w:val="00FE4032"/>
    <w:rsid w:val="06152371"/>
    <w:rsid w:val="0A2C9E9C"/>
    <w:rsid w:val="0FB11D86"/>
    <w:rsid w:val="109AB8BE"/>
    <w:rsid w:val="15575EE8"/>
    <w:rsid w:val="17796B2D"/>
    <w:rsid w:val="178158FE"/>
    <w:rsid w:val="193D7DC8"/>
    <w:rsid w:val="1A8D1C27"/>
    <w:rsid w:val="1B0939ED"/>
    <w:rsid w:val="1BFE4607"/>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B0CF24"/>
    <w:rsid w:val="56672932"/>
    <w:rsid w:val="5967DC70"/>
    <w:rsid w:val="698C924E"/>
    <w:rsid w:val="6D19C536"/>
    <w:rsid w:val="6D699E7F"/>
    <w:rsid w:val="7626A88D"/>
    <w:rsid w:val="7904A0C6"/>
    <w:rsid w:val="7E0AD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agraph">
    <w:name w:val="paragraph"/>
    <w:basedOn w:val="Normal"/>
    <w:rsid w:val="00BB56A2"/>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BB56A2"/>
  </w:style>
  <w:style w:type="character" w:customStyle="1" w:styleId="contentcontrolboundarysink">
    <w:name w:val="contentcontrolboundarysink"/>
    <w:basedOn w:val="DefaultParagraphFont"/>
    <w:rsid w:val="00BB56A2"/>
  </w:style>
  <w:style w:type="character" w:customStyle="1" w:styleId="normaltextrun">
    <w:name w:val="normaltextrun"/>
    <w:basedOn w:val="DefaultParagraphFont"/>
    <w:rsid w:val="00BB56A2"/>
  </w:style>
  <w:style w:type="character" w:customStyle="1" w:styleId="tabchar">
    <w:name w:val="tabchar"/>
    <w:basedOn w:val="DefaultParagraphFont"/>
    <w:rsid w:val="00BB56A2"/>
  </w:style>
  <w:style w:type="character" w:customStyle="1" w:styleId="wacimagecontainer">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customStyle="1" w:styleId="HeaderChar">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customStyle="1" w:styleId="FooterChar">
    <w:name w:val="Footer Char"/>
    <w:basedOn w:val="DefaultParagraphFont"/>
    <w:link w:val="Footer"/>
    <w:uiPriority w:val="99"/>
    <w:rsid w:val="00BA38D7"/>
  </w:style>
  <w:style w:type="character" w:customStyle="1" w:styleId="scxw189490040">
    <w:name w:val="scxw189490040"/>
    <w:basedOn w:val="DefaultParagraphFont"/>
    <w:rsid w:val="000E486D"/>
  </w:style>
  <w:style w:type="character" w:customStyle="1" w:styleId="scxw206003939">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customStyle="1" w:styleId="CommentTextChar">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customStyle="1" w:styleId="CommentSubjectChar">
    <w:name w:val="Comment Subject Char"/>
    <w:basedOn w:val="CommentTextChar"/>
    <w:link w:val="CommentSubject"/>
    <w:rsid w:val="008C23FE"/>
    <w:rPr>
      <w:b/>
      <w:bCs/>
      <w:sz w:val="20"/>
      <w:szCs w:val="20"/>
    </w:rPr>
  </w:style>
  <w:style w:type="character" w:customStyle="1" w:styleId="addition">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15623</Words>
  <Characters>89053</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Parker</dc:creator>
  <cp:keywords/>
  <cp:lastModifiedBy>Craig Parker</cp:lastModifiedBy>
  <cp:revision>2</cp:revision>
  <cp:lastPrinted>2025-09-05T06:59:00Z</cp:lastPrinted>
  <dcterms:created xsi:type="dcterms:W3CDTF">2025-09-29T10:16:00Z</dcterms:created>
  <dcterms:modified xsi:type="dcterms:W3CDTF">2025-09-29T10:16:00Z</dcterms:modified>
</cp:coreProperties>
</file>