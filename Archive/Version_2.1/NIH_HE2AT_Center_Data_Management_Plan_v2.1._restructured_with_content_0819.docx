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Nunito" w:hAnsi="Nunito"/>
        </w:rPr>
        <w:id w:val="240994674"/>
        <w:docPartObj>
          <w:docPartGallery w:val="Cover Pages"/>
          <w:docPartUnique/>
        </w:docPartObj>
      </w:sdtPr>
      <w:sdtEndPr/>
      <w:sdtContent>
        <w:p w14:paraId="0D0D336A" w14:textId="75BA4D26" w:rsidR="002C66B1" w:rsidRPr="00A91EE1" w:rsidRDefault="002C66B1">
          <w:pPr>
            <w:rPr>
              <w:rFonts w:ascii="Nunito" w:hAnsi="Nunito"/>
            </w:rPr>
          </w:pP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2C66B1" w:rsidRPr="00A91EE1" w14:paraId="3E605997" w14:textId="77777777">
            <w:tc>
              <w:tcPr>
                <w:tcW w:w="7672" w:type="dxa"/>
                <w:tcMar>
                  <w:top w:w="216" w:type="dxa"/>
                  <w:left w:w="115" w:type="dxa"/>
                  <w:bottom w:w="216" w:type="dxa"/>
                  <w:right w:w="115" w:type="dxa"/>
                </w:tcMar>
              </w:tcPr>
              <w:p w14:paraId="4E7A2167" w14:textId="4E338BA5" w:rsidR="002C66B1" w:rsidRPr="00A91EE1" w:rsidRDefault="002C66B1">
                <w:pPr>
                  <w:pStyle w:val="NoSpacing"/>
                  <w:rPr>
                    <w:rFonts w:ascii="Nunito" w:hAnsi="Nunito"/>
                    <w:color w:val="365F91" w:themeColor="accent1" w:themeShade="BF"/>
                    <w:sz w:val="24"/>
                  </w:rPr>
                </w:pPr>
              </w:p>
            </w:tc>
          </w:tr>
          <w:tr w:rsidR="002C66B1" w:rsidRPr="00A91EE1" w14:paraId="3B7F287C" w14:textId="77777777">
            <w:tc>
              <w:tcPr>
                <w:tcW w:w="7672" w:type="dxa"/>
              </w:tcPr>
              <w:sdt>
                <w:sdtPr>
                  <w:rPr>
                    <w:rFonts w:ascii="Nunito" w:eastAsiaTheme="majorEastAsia" w:hAnsi="Nunito" w:cstheme="majorBidi"/>
                    <w:color w:val="4F81BD" w:themeColor="accent1"/>
                    <w:sz w:val="88"/>
                    <w:szCs w:val="88"/>
                  </w:rPr>
                  <w:alias w:val="Title"/>
                  <w:id w:val="13406919"/>
                  <w:placeholder>
                    <w:docPart w:val="839B2893CA5E44F7BF6CFBFCC28999A1"/>
                  </w:placeholder>
                  <w:dataBinding w:prefixMappings="xmlns:ns0='http://schemas.openxmlformats.org/package/2006/metadata/core-properties' xmlns:ns1='http://purl.org/dc/elements/1.1/'" w:xpath="/ns0:coreProperties[1]/ns1:title[1]" w:storeItemID="{6C3C8BC8-F283-45AE-878A-BAB7291924A1}"/>
                  <w:text/>
                </w:sdtPr>
                <w:sdtEndPr/>
                <w:sdtContent>
                  <w:p w14:paraId="1159C249" w14:textId="6F8EC085" w:rsidR="002C66B1" w:rsidRPr="00A91EE1" w:rsidRDefault="00057BEF">
                    <w:pPr>
                      <w:pStyle w:val="NoSpacing"/>
                      <w:spacing w:line="216" w:lineRule="auto"/>
                      <w:rPr>
                        <w:rFonts w:ascii="Nunito" w:eastAsiaTheme="majorEastAsia" w:hAnsi="Nunito" w:cstheme="majorBidi"/>
                        <w:color w:val="4F81BD" w:themeColor="accent1"/>
                        <w:sz w:val="88"/>
                        <w:szCs w:val="88"/>
                      </w:rPr>
                    </w:pPr>
                    <w:del w:id="0" w:author="Craig Parker" w:date="2024-08-15T18:29:00Z" w16du:dateUtc="2024-08-15T16:29:00Z">
                      <w:r w:rsidRPr="00A91EE1" w:rsidDel="00E26EAB">
                        <w:rPr>
                          <w:rFonts w:ascii="Nunito" w:eastAsiaTheme="majorEastAsia" w:hAnsi="Nunito" w:cstheme="majorBidi"/>
                          <w:color w:val="4F81BD" w:themeColor="accent1"/>
                          <w:sz w:val="88"/>
                          <w:szCs w:val="88"/>
                        </w:rPr>
                        <w:delText xml:space="preserve"> HE²AT Center Data Management Plan </w:delText>
                      </w:r>
                    </w:del>
                    <w:ins w:id="1" w:author="Craig Parker" w:date="2024-08-15T18:29:00Z" w16du:dateUtc="2024-08-15T16:29:00Z">
                      <w:r w:rsidR="00E26EAB">
                        <w:rPr>
                          <w:rFonts w:ascii="Nunito" w:eastAsiaTheme="majorEastAsia" w:hAnsi="Nunito" w:cstheme="majorBidi"/>
                          <w:color w:val="4F81BD" w:themeColor="accent1"/>
                          <w:sz w:val="88"/>
                          <w:szCs w:val="88"/>
                        </w:rPr>
                        <w:t>HE²AT Center Data Management Plan</w:t>
                      </w:r>
                    </w:ins>
                  </w:p>
                </w:sdtContent>
              </w:sdt>
            </w:tc>
          </w:tr>
          <w:tr w:rsidR="002C66B1" w:rsidRPr="00A91EE1" w14:paraId="108B45C9" w14:textId="77777777">
            <w:sdt>
              <w:sdtPr>
                <w:rPr>
                  <w:rFonts w:ascii="Nunito" w:eastAsia="Nunito" w:hAnsi="Nunito" w:cs="Nunito"/>
                  <w:color w:val="000000" w:themeColor="text1"/>
                  <w:sz w:val="20"/>
                </w:rPr>
                <w:alias w:val="Subtitle"/>
                <w:id w:val="13406923"/>
                <w:placeholder>
                  <w:docPart w:val="F19E9E4C11E74AD89CD32DF0F6E4DF34"/>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840FF35" w14:textId="0DB42D7B" w:rsidR="002C66B1" w:rsidRPr="00A91EE1" w:rsidRDefault="0098485D">
                    <w:pPr>
                      <w:pStyle w:val="NoSpacing"/>
                      <w:rPr>
                        <w:rFonts w:ascii="Nunito" w:hAnsi="Nunito"/>
                        <w:color w:val="365F91" w:themeColor="accent1" w:themeShade="BF"/>
                        <w:sz w:val="24"/>
                      </w:rPr>
                    </w:pPr>
                    <w:del w:id="2" w:author="Craig Parker" w:date="2024-08-15T18:29:00Z" w16du:dateUtc="2024-08-15T16:29:00Z">
                      <w:r w:rsidRPr="00A91EE1" w:rsidDel="00E26EAB">
                        <w:rPr>
                          <w:rFonts w:ascii="Nunito" w:eastAsia="Nunito" w:hAnsi="Nunito" w:cs="Nunito"/>
                          <w:color w:val="000000" w:themeColor="text1"/>
                          <w:sz w:val="20"/>
                        </w:rPr>
                        <w:delText xml:space="preserve"> Document version number 2.1</w:delText>
                      </w:r>
                    </w:del>
                    <w:ins w:id="3" w:author="Craig Parker" w:date="2024-08-15T18:29:00Z" w16du:dateUtc="2024-08-15T16:29:00Z">
                      <w:r w:rsidR="00E26EAB">
                        <w:rPr>
                          <w:rFonts w:ascii="Nunito" w:eastAsia="Nunito" w:hAnsi="Nunito" w:cs="Nunito"/>
                          <w:color w:val="000000" w:themeColor="text1"/>
                          <w:sz w:val="20"/>
                        </w:rPr>
                        <w:t>Document version number 2.1</w:t>
                      </w:r>
                    </w:ins>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2C66B1" w:rsidRPr="00A91EE1" w14:paraId="5C703BC5" w14:textId="77777777">
            <w:tc>
              <w:tcPr>
                <w:tcW w:w="7221" w:type="dxa"/>
                <w:tcMar>
                  <w:top w:w="216" w:type="dxa"/>
                  <w:left w:w="115" w:type="dxa"/>
                  <w:bottom w:w="216" w:type="dxa"/>
                  <w:right w:w="115" w:type="dxa"/>
                </w:tcMar>
              </w:tcPr>
              <w:sdt>
                <w:sdtPr>
                  <w:rPr>
                    <w:rFonts w:ascii="Nunito" w:hAnsi="Nunito"/>
                    <w:color w:val="4F81BD" w:themeColor="accent1"/>
                    <w:sz w:val="28"/>
                    <w:szCs w:val="28"/>
                  </w:rPr>
                  <w:alias w:val="Author"/>
                  <w:id w:val="13406928"/>
                  <w:placeholder>
                    <w:docPart w:val="A8A2BFA6605F499EA1D6685DD8EB519D"/>
                  </w:placeholder>
                  <w:dataBinding w:prefixMappings="xmlns:ns0='http://schemas.openxmlformats.org/package/2006/metadata/core-properties' xmlns:ns1='http://purl.org/dc/elements/1.1/'" w:xpath="/ns0:coreProperties[1]/ns1:creator[1]" w:storeItemID="{6C3C8BC8-F283-45AE-878A-BAB7291924A1}"/>
                  <w:text/>
                </w:sdtPr>
                <w:sdtEndPr/>
                <w:sdtContent>
                  <w:p w14:paraId="4A00E5F8" w14:textId="7AEC565B" w:rsidR="002C66B1" w:rsidRPr="00A91EE1" w:rsidRDefault="00674792">
                    <w:pPr>
                      <w:pStyle w:val="NoSpacing"/>
                      <w:rPr>
                        <w:rFonts w:ascii="Nunito" w:hAnsi="Nunito"/>
                        <w:color w:val="4F81BD" w:themeColor="accent1"/>
                        <w:sz w:val="28"/>
                        <w:szCs w:val="28"/>
                      </w:rPr>
                    </w:pPr>
                    <w:r w:rsidRPr="00A91EE1">
                      <w:rPr>
                        <w:rFonts w:ascii="Nunito" w:hAnsi="Nunito"/>
                        <w:color w:val="4F81BD" w:themeColor="accent1"/>
                        <w:sz w:val="28"/>
                        <w:szCs w:val="28"/>
                      </w:rPr>
                      <w:t>Developed by C Jack, C Parker</w:t>
                    </w:r>
                  </w:p>
                </w:sdtContent>
              </w:sdt>
              <w:sdt>
                <w:sdtPr>
                  <w:rPr>
                    <w:rFonts w:ascii="Nunito" w:hAnsi="Nunito"/>
                    <w:color w:val="4F81BD" w:themeColor="accent1"/>
                    <w:sz w:val="28"/>
                    <w:szCs w:val="28"/>
                  </w:rPr>
                  <w:alias w:val="Date"/>
                  <w:tag w:val="Date"/>
                  <w:id w:val="13406932"/>
                  <w:placeholder>
                    <w:docPart w:val="14706916CFB74F0083B3865FACF22E66"/>
                  </w:placeholder>
                  <w:dataBinding w:prefixMappings="xmlns:ns0='http://schemas.microsoft.com/office/2006/coverPageProps'" w:xpath="/ns0:CoverPageProperties[1]/ns0:PublishDate[1]" w:storeItemID="{55AF091B-3C7A-41E3-B477-F2FDAA23CFDA}"/>
                  <w:date w:fullDate="2024-08-15T00:00:00Z">
                    <w:dateFormat w:val="M-d-yyyy"/>
                    <w:lid w:val="en-US"/>
                    <w:storeMappedDataAs w:val="dateTime"/>
                    <w:calendar w:val="gregorian"/>
                  </w:date>
                </w:sdtPr>
                <w:sdtEndPr/>
                <w:sdtContent>
                  <w:p w14:paraId="1F832C8B" w14:textId="07B92D03" w:rsidR="002C66B1" w:rsidRPr="00A91EE1" w:rsidRDefault="00F71B06">
                    <w:pPr>
                      <w:pStyle w:val="NoSpacing"/>
                      <w:rPr>
                        <w:rFonts w:ascii="Nunito" w:hAnsi="Nunito"/>
                        <w:color w:val="4F81BD" w:themeColor="accent1"/>
                        <w:sz w:val="28"/>
                        <w:szCs w:val="28"/>
                      </w:rPr>
                    </w:pPr>
                    <w:r w:rsidRPr="00A91EE1">
                      <w:rPr>
                        <w:rFonts w:ascii="Nunito" w:hAnsi="Nunito"/>
                        <w:color w:val="4F81BD" w:themeColor="accent1"/>
                        <w:sz w:val="28"/>
                        <w:szCs w:val="28"/>
                      </w:rPr>
                      <w:t>8-15-2024</w:t>
                    </w:r>
                  </w:p>
                </w:sdtContent>
              </w:sdt>
              <w:p w14:paraId="065094FC" w14:textId="77777777" w:rsidR="002C66B1" w:rsidRPr="00A91EE1" w:rsidRDefault="002C66B1">
                <w:pPr>
                  <w:pStyle w:val="NoSpacing"/>
                  <w:rPr>
                    <w:rFonts w:ascii="Nunito" w:hAnsi="Nunito"/>
                    <w:color w:val="4F81BD" w:themeColor="accent1"/>
                  </w:rPr>
                </w:pPr>
              </w:p>
            </w:tc>
          </w:tr>
        </w:tbl>
        <w:p w14:paraId="55B309E9" w14:textId="65A13D52" w:rsidR="002C66B1" w:rsidRPr="00A91EE1" w:rsidRDefault="002C66B1">
          <w:pPr>
            <w:rPr>
              <w:rFonts w:ascii="Nunito" w:hAnsi="Nunito"/>
            </w:rPr>
          </w:pPr>
          <w:r w:rsidRPr="00A91EE1">
            <w:rPr>
              <w:rFonts w:ascii="Nunito" w:hAnsi="Nunito"/>
            </w:rPr>
            <w:br w:type="page"/>
          </w:r>
        </w:p>
      </w:sdtContent>
    </w:sdt>
    <w:p w14:paraId="0A2EC145"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lastRenderedPageBreak/>
        <w:t>Developed by Christopher Jack_____ _____________ ____________________</w:t>
      </w:r>
    </w:p>
    <w:p w14:paraId="3EB92DD6"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                    </w:t>
      </w:r>
      <w:r w:rsidRPr="00A91EE1">
        <w:rPr>
          <w:rFonts w:ascii="Nunito" w:eastAsia="Nunito" w:hAnsi="Nunito" w:cs="Nunito"/>
          <w:color w:val="000000" w:themeColor="text1"/>
          <w:sz w:val="20"/>
        </w:rPr>
        <w:tab/>
        <w:t xml:space="preserve">Name                      </w:t>
      </w:r>
      <w:r w:rsidRPr="00A91EE1">
        <w:rPr>
          <w:rFonts w:ascii="Nunito" w:eastAsia="Nunito" w:hAnsi="Nunito" w:cs="Nunito"/>
          <w:color w:val="000000" w:themeColor="text1"/>
          <w:sz w:val="20"/>
        </w:rPr>
        <w:tab/>
        <w:t xml:space="preserve">     </w:t>
      </w:r>
      <w:r w:rsidRPr="00A91EE1">
        <w:rPr>
          <w:rFonts w:ascii="Nunito" w:eastAsia="Nunito" w:hAnsi="Nunito" w:cs="Nunito"/>
          <w:color w:val="000000" w:themeColor="text1"/>
          <w:sz w:val="20"/>
        </w:rPr>
        <w:tab/>
        <w:t xml:space="preserve">Date                           </w:t>
      </w:r>
      <w:r w:rsidRPr="00A91EE1">
        <w:rPr>
          <w:rFonts w:ascii="Nunito" w:eastAsia="Nunito" w:hAnsi="Nunito" w:cs="Nunito"/>
          <w:color w:val="000000" w:themeColor="text1"/>
          <w:sz w:val="20"/>
        </w:rPr>
        <w:tab/>
        <w:t xml:space="preserve">   </w:t>
      </w:r>
      <w:r w:rsidRPr="00A91EE1">
        <w:rPr>
          <w:rFonts w:ascii="Nunito" w:eastAsia="Nunito" w:hAnsi="Nunito" w:cs="Nunito"/>
          <w:color w:val="000000" w:themeColor="text1"/>
          <w:sz w:val="20"/>
        </w:rPr>
        <w:tab/>
        <w:t>Signature</w:t>
      </w:r>
    </w:p>
    <w:p w14:paraId="6120464E"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 </w:t>
      </w:r>
    </w:p>
    <w:p w14:paraId="2E35F6D4"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 </w:t>
      </w:r>
    </w:p>
    <w:p w14:paraId="674AEA58"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 </w:t>
      </w:r>
    </w:p>
    <w:p w14:paraId="400D2F2D"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Reviewed by NIH Science officer </w:t>
      </w:r>
      <w:proofErr w:type="spellStart"/>
      <w:r w:rsidRPr="00A91EE1">
        <w:rPr>
          <w:rFonts w:ascii="Nunito" w:eastAsia="Nunito" w:hAnsi="Nunito" w:cs="Nunito"/>
          <w:color w:val="000000" w:themeColor="text1"/>
          <w:sz w:val="20"/>
        </w:rPr>
        <w:t>tbd</w:t>
      </w:r>
      <w:proofErr w:type="spellEnd"/>
      <w:r w:rsidRPr="00A91EE1">
        <w:rPr>
          <w:rFonts w:ascii="Nunito" w:eastAsia="Nunito" w:hAnsi="Nunito" w:cs="Nunito"/>
          <w:color w:val="000000" w:themeColor="text1"/>
          <w:sz w:val="20"/>
        </w:rPr>
        <w:t>___________________ ____________ ______________________</w:t>
      </w:r>
    </w:p>
    <w:p w14:paraId="54D798D4"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                    </w:t>
      </w:r>
      <w:r w:rsidRPr="00A91EE1">
        <w:rPr>
          <w:rFonts w:ascii="Nunito" w:eastAsia="Nunito" w:hAnsi="Nunito" w:cs="Nunito"/>
          <w:color w:val="000000" w:themeColor="text1"/>
          <w:sz w:val="20"/>
        </w:rPr>
        <w:tab/>
        <w:t xml:space="preserve">Name                      </w:t>
      </w:r>
      <w:r w:rsidRPr="00A91EE1">
        <w:rPr>
          <w:rFonts w:ascii="Nunito" w:eastAsia="Nunito" w:hAnsi="Nunito" w:cs="Nunito"/>
          <w:color w:val="000000" w:themeColor="text1"/>
          <w:sz w:val="20"/>
        </w:rPr>
        <w:tab/>
        <w:t xml:space="preserve">   </w:t>
      </w:r>
      <w:r w:rsidRPr="00A91EE1">
        <w:rPr>
          <w:rFonts w:ascii="Nunito" w:eastAsia="Nunito" w:hAnsi="Nunito" w:cs="Nunito"/>
          <w:color w:val="000000" w:themeColor="text1"/>
          <w:sz w:val="20"/>
        </w:rPr>
        <w:tab/>
        <w:t xml:space="preserve">Date                             </w:t>
      </w:r>
      <w:proofErr w:type="gramStart"/>
      <w:r w:rsidRPr="00A91EE1">
        <w:rPr>
          <w:rFonts w:ascii="Nunito" w:eastAsia="Nunito" w:hAnsi="Nunito" w:cs="Nunito"/>
          <w:color w:val="000000" w:themeColor="text1"/>
          <w:sz w:val="20"/>
        </w:rPr>
        <w:tab/>
        <w:t xml:space="preserve">  </w:t>
      </w:r>
      <w:r w:rsidRPr="00A91EE1">
        <w:rPr>
          <w:rFonts w:ascii="Nunito" w:eastAsia="Nunito" w:hAnsi="Nunito" w:cs="Nunito"/>
          <w:color w:val="000000" w:themeColor="text1"/>
          <w:sz w:val="20"/>
        </w:rPr>
        <w:tab/>
      </w:r>
      <w:proofErr w:type="gramEnd"/>
      <w:r w:rsidRPr="00A91EE1">
        <w:rPr>
          <w:rFonts w:ascii="Nunito" w:eastAsia="Nunito" w:hAnsi="Nunito" w:cs="Nunito"/>
          <w:color w:val="000000" w:themeColor="text1"/>
          <w:sz w:val="20"/>
        </w:rPr>
        <w:t>Signature</w:t>
      </w:r>
    </w:p>
    <w:p w14:paraId="6E0EE1CB"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 </w:t>
      </w:r>
    </w:p>
    <w:p w14:paraId="4BF90E59"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 </w:t>
      </w:r>
    </w:p>
    <w:p w14:paraId="2CA851DD"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 </w:t>
      </w:r>
    </w:p>
    <w:p w14:paraId="5059437B" w14:textId="77777777" w:rsidR="00A2286D" w:rsidRPr="00A91EE1" w:rsidRDefault="00A2286D" w:rsidP="00A2286D">
      <w:pPr>
        <w:spacing w:line="360" w:lineRule="auto"/>
        <w:rPr>
          <w:rFonts w:ascii="Nunito" w:eastAsia="Nunito" w:hAnsi="Nunito" w:cs="Nunito"/>
          <w:color w:val="000000" w:themeColor="text1"/>
          <w:sz w:val="20"/>
        </w:rPr>
      </w:pPr>
      <w:r w:rsidRPr="00A91EE1">
        <w:rPr>
          <w:rFonts w:ascii="Nunito" w:eastAsia="Nunito" w:hAnsi="Nunito" w:cs="Nunito"/>
          <w:color w:val="000000" w:themeColor="text1"/>
          <w:sz w:val="20"/>
        </w:rPr>
        <w:t>Approved by Matthew Chersich____ ____________ ______________________</w:t>
      </w:r>
    </w:p>
    <w:p w14:paraId="0B7EA85E" w14:textId="77777777" w:rsidR="00A2286D" w:rsidRPr="00A91EE1" w:rsidRDefault="00A2286D" w:rsidP="00A2286D">
      <w:pPr>
        <w:spacing w:line="360" w:lineRule="auto"/>
        <w:rPr>
          <w:rFonts w:ascii="Nunito" w:eastAsia="Nunito" w:hAnsi="Nunito"/>
          <w:color w:val="000000" w:themeColor="text1"/>
          <w:sz w:val="20"/>
        </w:rPr>
      </w:pPr>
      <w:r w:rsidRPr="00A91EE1">
        <w:rPr>
          <w:rFonts w:ascii="Nunito" w:eastAsia="Nunito" w:hAnsi="Nunito" w:cs="Nunito"/>
          <w:color w:val="000000" w:themeColor="text1"/>
          <w:sz w:val="20"/>
        </w:rPr>
        <w:t xml:space="preserve">                    </w:t>
      </w:r>
      <w:r w:rsidRPr="00A91EE1">
        <w:rPr>
          <w:rFonts w:ascii="Nunito" w:hAnsi="Nunito"/>
          <w:color w:val="000000" w:themeColor="text1"/>
          <w:sz w:val="20"/>
        </w:rPr>
        <w:tab/>
      </w:r>
      <w:r w:rsidRPr="00A91EE1">
        <w:rPr>
          <w:rFonts w:ascii="Nunito" w:eastAsia="Nunito" w:hAnsi="Nunito" w:cs="Nunito"/>
          <w:color w:val="000000" w:themeColor="text1"/>
          <w:sz w:val="20"/>
        </w:rPr>
        <w:t xml:space="preserve">Name                      </w:t>
      </w:r>
      <w:r w:rsidRPr="00A91EE1">
        <w:rPr>
          <w:rFonts w:ascii="Nunito" w:hAnsi="Nunito"/>
          <w:color w:val="000000" w:themeColor="text1"/>
          <w:sz w:val="20"/>
        </w:rPr>
        <w:tab/>
      </w:r>
      <w:r w:rsidRPr="00A91EE1">
        <w:rPr>
          <w:rFonts w:ascii="Nunito" w:eastAsia="Nunito" w:hAnsi="Nunito" w:cs="Nunito"/>
          <w:color w:val="000000" w:themeColor="text1"/>
          <w:sz w:val="20"/>
        </w:rPr>
        <w:t xml:space="preserve">   </w:t>
      </w:r>
      <w:r w:rsidRPr="00A91EE1">
        <w:rPr>
          <w:rFonts w:ascii="Nunito" w:hAnsi="Nunito"/>
          <w:color w:val="000000" w:themeColor="text1"/>
          <w:sz w:val="20"/>
        </w:rPr>
        <w:tab/>
      </w:r>
      <w:r w:rsidRPr="00A91EE1">
        <w:rPr>
          <w:rFonts w:ascii="Nunito" w:eastAsia="Nunito" w:hAnsi="Nunito" w:cs="Nunito"/>
          <w:color w:val="000000" w:themeColor="text1"/>
          <w:sz w:val="20"/>
        </w:rPr>
        <w:t xml:space="preserve">Date                             </w:t>
      </w:r>
      <w:r w:rsidRPr="00A91EE1">
        <w:rPr>
          <w:rFonts w:ascii="Nunito" w:hAnsi="Nunito"/>
          <w:color w:val="000000" w:themeColor="text1"/>
          <w:sz w:val="20"/>
        </w:rPr>
        <w:tab/>
      </w:r>
      <w:r w:rsidRPr="00A91EE1">
        <w:rPr>
          <w:rFonts w:ascii="Nunito" w:eastAsia="Nunito" w:hAnsi="Nunito" w:cs="Nunito"/>
          <w:color w:val="000000" w:themeColor="text1"/>
          <w:sz w:val="20"/>
        </w:rPr>
        <w:t xml:space="preserve"> </w:t>
      </w:r>
      <w:r w:rsidRPr="00A91EE1">
        <w:rPr>
          <w:rFonts w:ascii="Nunito" w:hAnsi="Nunito"/>
          <w:color w:val="000000" w:themeColor="text1"/>
          <w:sz w:val="20"/>
        </w:rPr>
        <w:tab/>
      </w:r>
      <w:r w:rsidRPr="00A91EE1">
        <w:rPr>
          <w:rFonts w:ascii="Nunito" w:eastAsia="Nunito" w:hAnsi="Nunito" w:cs="Nunito"/>
          <w:color w:val="000000" w:themeColor="text1"/>
          <w:sz w:val="20"/>
        </w:rPr>
        <w:t>Signature</w:t>
      </w:r>
      <w:r w:rsidRPr="00A91EE1">
        <w:rPr>
          <w:rFonts w:ascii="Nunito" w:eastAsia="Nunito" w:hAnsi="Nunito"/>
          <w:color w:val="000000" w:themeColor="text1"/>
          <w:sz w:val="20"/>
        </w:rPr>
        <w:t xml:space="preserve"> </w:t>
      </w:r>
    </w:p>
    <w:p w14:paraId="150DDA18" w14:textId="77777777" w:rsidR="00A2286D" w:rsidRPr="00007315" w:rsidRDefault="00A2286D" w:rsidP="00A2286D">
      <w:pPr>
        <w:pStyle w:val="Heading1"/>
        <w:spacing w:line="360" w:lineRule="auto"/>
        <w:rPr>
          <w:rFonts w:ascii="Nunito" w:eastAsia="Nunito" w:hAnsi="Nunito" w:cs="Nunito"/>
          <w:color w:val="auto"/>
          <w:sz w:val="32"/>
          <w:szCs w:val="32"/>
          <w:rPrChange w:id="4" w:author="Craig Parker" w:date="2024-08-16T13:26:00Z" w16du:dateUtc="2024-08-16T11:26:00Z">
            <w:rPr>
              <w:rFonts w:ascii="Nunito" w:eastAsia="Nunito" w:hAnsi="Nunito" w:cs="Nunito"/>
              <w:color w:val="000000" w:themeColor="text1"/>
              <w:sz w:val="20"/>
              <w:szCs w:val="20"/>
            </w:rPr>
          </w:rPrChange>
        </w:rPr>
      </w:pPr>
      <w:bookmarkStart w:id="5" w:name="_heading=h.yl2quu4cq0j" w:colFirst="0" w:colLast="0"/>
      <w:bookmarkEnd w:id="5"/>
      <w:r w:rsidRPr="00007315">
        <w:rPr>
          <w:rFonts w:ascii="Nunito" w:hAnsi="Nunito"/>
          <w:color w:val="auto"/>
          <w:sz w:val="32"/>
          <w:szCs w:val="32"/>
          <w:rPrChange w:id="6" w:author="Craig Parker" w:date="2024-08-16T13:26:00Z" w16du:dateUtc="2024-08-16T11:26:00Z">
            <w:rPr>
              <w:rFonts w:ascii="Nunito" w:hAnsi="Nunito"/>
              <w:color w:val="000000" w:themeColor="text1"/>
              <w:sz w:val="20"/>
              <w:szCs w:val="20"/>
            </w:rPr>
          </w:rPrChange>
        </w:rPr>
        <w:br w:type="page"/>
      </w:r>
    </w:p>
    <w:sdt>
      <w:sdtPr>
        <w:rPr>
          <w:rFonts w:ascii="Nunito" w:eastAsiaTheme="minorEastAsia" w:hAnsi="Nunito" w:cstheme="minorBidi"/>
          <w:b w:val="0"/>
          <w:bCs w:val="0"/>
          <w:color w:val="auto"/>
          <w:sz w:val="22"/>
          <w:szCs w:val="22"/>
        </w:rPr>
        <w:id w:val="1315533506"/>
        <w:docPartObj>
          <w:docPartGallery w:val="Table of Contents"/>
          <w:docPartUnique/>
        </w:docPartObj>
      </w:sdtPr>
      <w:sdtEndPr>
        <w:rPr>
          <w:noProof/>
        </w:rPr>
      </w:sdtEndPr>
      <w:sdtContent>
        <w:p w14:paraId="3428F867" w14:textId="003909AE" w:rsidR="00D61BA0" w:rsidRPr="00A91EE1" w:rsidRDefault="00D61BA0">
          <w:pPr>
            <w:pStyle w:val="TOCHeading"/>
            <w:rPr>
              <w:rFonts w:ascii="Nunito" w:hAnsi="Nunito"/>
            </w:rPr>
          </w:pPr>
          <w:r w:rsidRPr="00A91EE1">
            <w:rPr>
              <w:rFonts w:ascii="Nunito" w:hAnsi="Nunito"/>
            </w:rPr>
            <w:t>Contents</w:t>
          </w:r>
        </w:p>
        <w:p w14:paraId="094B459E" w14:textId="1BB8D9AB" w:rsidR="00456CCB" w:rsidRDefault="00D61BA0">
          <w:pPr>
            <w:pStyle w:val="TOC1"/>
            <w:tabs>
              <w:tab w:val="right" w:leader="dot" w:pos="9350"/>
            </w:tabs>
            <w:rPr>
              <w:ins w:id="7" w:author="Craig Parker" w:date="2024-08-16T15:40:00Z" w16du:dateUtc="2024-08-16T13:40:00Z"/>
              <w:noProof/>
              <w:kern w:val="2"/>
              <w:sz w:val="24"/>
              <w:szCs w:val="24"/>
              <w:lang w:val="en-ZA" w:eastAsia="en-ZA"/>
              <w14:ligatures w14:val="standardContextual"/>
            </w:rPr>
          </w:pPr>
          <w:r w:rsidRPr="00A91EE1">
            <w:rPr>
              <w:rFonts w:ascii="Nunito" w:hAnsi="Nunito"/>
            </w:rPr>
            <w:fldChar w:fldCharType="begin"/>
          </w:r>
          <w:r w:rsidRPr="00A91EE1">
            <w:rPr>
              <w:rFonts w:ascii="Nunito" w:hAnsi="Nunito"/>
            </w:rPr>
            <w:instrText xml:space="preserve"> TOC \o "1-3" \h \z \u </w:instrText>
          </w:r>
          <w:r w:rsidRPr="00A91EE1">
            <w:rPr>
              <w:rFonts w:ascii="Nunito" w:hAnsi="Nunito"/>
            </w:rPr>
            <w:fldChar w:fldCharType="separate"/>
          </w:r>
          <w:ins w:id="8" w:author="Craig Parker" w:date="2024-08-16T15:40:00Z" w16du:dateUtc="2024-08-16T13:40:00Z">
            <w:r w:rsidR="00456CCB" w:rsidRPr="005B2B45">
              <w:rPr>
                <w:rStyle w:val="Hyperlink"/>
                <w:noProof/>
              </w:rPr>
              <w:fldChar w:fldCharType="begin"/>
            </w:r>
            <w:r w:rsidR="00456CCB" w:rsidRPr="005B2B45">
              <w:rPr>
                <w:rStyle w:val="Hyperlink"/>
                <w:noProof/>
              </w:rPr>
              <w:instrText xml:space="preserve"> </w:instrText>
            </w:r>
            <w:r w:rsidR="00456CCB">
              <w:rPr>
                <w:noProof/>
              </w:rPr>
              <w:instrText>HYPERLINK \l "_Toc174715342"</w:instrText>
            </w:r>
            <w:r w:rsidR="00456CCB" w:rsidRPr="005B2B45">
              <w:rPr>
                <w:rStyle w:val="Hyperlink"/>
                <w:noProof/>
              </w:rPr>
              <w:instrText xml:space="preserve"> </w:instrText>
            </w:r>
            <w:r w:rsidR="00456CCB" w:rsidRPr="005B2B45">
              <w:rPr>
                <w:rStyle w:val="Hyperlink"/>
                <w:noProof/>
              </w:rPr>
            </w:r>
            <w:r w:rsidR="00456CCB" w:rsidRPr="005B2B45">
              <w:rPr>
                <w:rStyle w:val="Hyperlink"/>
                <w:noProof/>
              </w:rPr>
              <w:fldChar w:fldCharType="separate"/>
            </w:r>
            <w:r w:rsidR="00456CCB" w:rsidRPr="005B2B45">
              <w:rPr>
                <w:rStyle w:val="Hyperlink"/>
                <w:rFonts w:ascii="Nunito" w:hAnsi="Nunito"/>
                <w:noProof/>
              </w:rPr>
              <w:t>Acronyms</w:t>
            </w:r>
            <w:r w:rsidR="00456CCB">
              <w:rPr>
                <w:noProof/>
                <w:webHidden/>
              </w:rPr>
              <w:tab/>
            </w:r>
            <w:r w:rsidR="00456CCB">
              <w:rPr>
                <w:noProof/>
                <w:webHidden/>
              </w:rPr>
              <w:fldChar w:fldCharType="begin"/>
            </w:r>
            <w:r w:rsidR="00456CCB">
              <w:rPr>
                <w:noProof/>
                <w:webHidden/>
              </w:rPr>
              <w:instrText xml:space="preserve"> PAGEREF _Toc174715342 \h </w:instrText>
            </w:r>
          </w:ins>
          <w:r w:rsidR="00456CCB">
            <w:rPr>
              <w:noProof/>
              <w:webHidden/>
            </w:rPr>
          </w:r>
          <w:r w:rsidR="00456CCB">
            <w:rPr>
              <w:noProof/>
              <w:webHidden/>
            </w:rPr>
            <w:fldChar w:fldCharType="separate"/>
          </w:r>
          <w:ins w:id="9" w:author="Craig Parker" w:date="2024-08-16T15:40:00Z" w16du:dateUtc="2024-08-16T13:40:00Z">
            <w:r w:rsidR="00456CCB">
              <w:rPr>
                <w:noProof/>
                <w:webHidden/>
              </w:rPr>
              <w:t>5</w:t>
            </w:r>
            <w:r w:rsidR="00456CCB">
              <w:rPr>
                <w:noProof/>
                <w:webHidden/>
              </w:rPr>
              <w:fldChar w:fldCharType="end"/>
            </w:r>
            <w:r w:rsidR="00456CCB" w:rsidRPr="005B2B45">
              <w:rPr>
                <w:rStyle w:val="Hyperlink"/>
                <w:noProof/>
              </w:rPr>
              <w:fldChar w:fldCharType="end"/>
            </w:r>
          </w:ins>
        </w:p>
        <w:p w14:paraId="27BA6763" w14:textId="47173A6A" w:rsidR="00456CCB" w:rsidRDefault="00456CCB">
          <w:pPr>
            <w:pStyle w:val="TOC1"/>
            <w:tabs>
              <w:tab w:val="right" w:leader="dot" w:pos="9350"/>
            </w:tabs>
            <w:rPr>
              <w:ins w:id="10" w:author="Craig Parker" w:date="2024-08-16T15:40:00Z" w16du:dateUtc="2024-08-16T13:40:00Z"/>
              <w:noProof/>
              <w:kern w:val="2"/>
              <w:sz w:val="24"/>
              <w:szCs w:val="24"/>
              <w:lang w:val="en-ZA" w:eastAsia="en-ZA"/>
              <w14:ligatures w14:val="standardContextual"/>
            </w:rPr>
          </w:pPr>
          <w:ins w:id="11"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"_Toc174715343"</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Definitions</w:t>
            </w:r>
            <w:r>
              <w:rPr>
                <w:noProof/>
                <w:webHidden/>
              </w:rPr>
              <w:tab/>
            </w:r>
            <w:r>
              <w:rPr>
                <w:noProof/>
                <w:webHidden/>
              </w:rPr>
              <w:fldChar w:fldCharType="begin"/>
            </w:r>
            <w:r>
              <w:rPr>
                <w:noProof/>
                <w:webHidden/>
              </w:rPr>
              <w:instrText xml:space="preserve"> PAGEREF _Toc174715343 \h </w:instrText>
            </w:r>
          </w:ins>
          <w:r>
            <w:rPr>
              <w:noProof/>
              <w:webHidden/>
            </w:rPr>
          </w:r>
          <w:r>
            <w:rPr>
              <w:noProof/>
              <w:webHidden/>
            </w:rPr>
            <w:fldChar w:fldCharType="separate"/>
          </w:r>
          <w:ins w:id="12" w:author="Craig Parker" w:date="2024-08-16T15:40:00Z" w16du:dateUtc="2024-08-16T13:40:00Z">
            <w:r>
              <w:rPr>
                <w:noProof/>
                <w:webHidden/>
              </w:rPr>
              <w:t>7</w:t>
            </w:r>
            <w:r>
              <w:rPr>
                <w:noProof/>
                <w:webHidden/>
              </w:rPr>
              <w:fldChar w:fldCharType="end"/>
            </w:r>
            <w:r w:rsidRPr="005B2B45">
              <w:rPr>
                <w:rStyle w:val="Hyperlink"/>
                <w:noProof/>
              </w:rPr>
              <w:fldChar w:fldCharType="end"/>
            </w:r>
          </w:ins>
        </w:p>
        <w:p w14:paraId="351D0227" w14:textId="6CEE9ABB" w:rsidR="00456CCB" w:rsidRDefault="00456CCB">
          <w:pPr>
            <w:pStyle w:val="TOC1"/>
            <w:tabs>
              <w:tab w:val="right" w:leader="dot" w:pos="9350"/>
            </w:tabs>
            <w:rPr>
              <w:ins w:id="13" w:author="Craig Parker" w:date="2024-08-16T15:40:00Z" w16du:dateUtc="2024-08-16T13:40:00Z"/>
              <w:noProof/>
              <w:kern w:val="2"/>
              <w:sz w:val="24"/>
              <w:szCs w:val="24"/>
              <w:lang w:val="en-ZA" w:eastAsia="en-ZA"/>
              <w14:ligatures w14:val="standardContextual"/>
            </w:rPr>
          </w:pPr>
          <w:ins w:id="14"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"_Toc174715344"</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Stakeholders</w:t>
            </w:r>
            <w:r>
              <w:rPr>
                <w:noProof/>
                <w:webHidden/>
              </w:rPr>
              <w:tab/>
            </w:r>
            <w:r>
              <w:rPr>
                <w:noProof/>
                <w:webHidden/>
              </w:rPr>
              <w:fldChar w:fldCharType="begin"/>
            </w:r>
            <w:r>
              <w:rPr>
                <w:noProof/>
                <w:webHidden/>
              </w:rPr>
              <w:instrText xml:space="preserve"> PAGEREF _Toc174715344 \h </w:instrText>
            </w:r>
          </w:ins>
          <w:r>
            <w:rPr>
              <w:noProof/>
              <w:webHidden/>
            </w:rPr>
          </w:r>
          <w:r>
            <w:rPr>
              <w:noProof/>
              <w:webHidden/>
            </w:rPr>
            <w:fldChar w:fldCharType="separate"/>
          </w:r>
          <w:ins w:id="15" w:author="Craig Parker" w:date="2024-08-16T15:40:00Z" w16du:dateUtc="2024-08-16T13:40:00Z">
            <w:r>
              <w:rPr>
                <w:noProof/>
                <w:webHidden/>
              </w:rPr>
              <w:t>12</w:t>
            </w:r>
            <w:r>
              <w:rPr>
                <w:noProof/>
                <w:webHidden/>
              </w:rPr>
              <w:fldChar w:fldCharType="end"/>
            </w:r>
            <w:r w:rsidRPr="005B2B45">
              <w:rPr>
                <w:rStyle w:val="Hyperlink"/>
                <w:noProof/>
              </w:rPr>
              <w:fldChar w:fldCharType="end"/>
            </w:r>
          </w:ins>
        </w:p>
        <w:p w14:paraId="34E86D0F" w14:textId="62736B16" w:rsidR="00456CCB" w:rsidRDefault="00456CCB">
          <w:pPr>
            <w:pStyle w:val="TOC1"/>
            <w:tabs>
              <w:tab w:val="left" w:pos="440"/>
              <w:tab w:val="right" w:leader="dot" w:pos="9350"/>
            </w:tabs>
            <w:rPr>
              <w:ins w:id="16" w:author="Craig Parker" w:date="2024-08-16T15:40:00Z" w16du:dateUtc="2024-08-16T13:40:00Z"/>
              <w:noProof/>
              <w:kern w:val="2"/>
              <w:sz w:val="24"/>
              <w:szCs w:val="24"/>
              <w:lang w:val="en-ZA" w:eastAsia="en-ZA"/>
              <w14:ligatures w14:val="standardContextual"/>
            </w:rPr>
          </w:pPr>
          <w:ins w:id="17"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"_Toc174715345"</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w:t>
            </w:r>
            <w:r>
              <w:rPr>
                <w:noProof/>
                <w:kern w:val="2"/>
                <w:sz w:val="24"/>
                <w:szCs w:val="24"/>
                <w:lang w:val="en-ZA" w:eastAsia="en-ZA"/>
                <w14:ligatures w14:val="standardContextual"/>
              </w:rPr>
              <w:tab/>
            </w:r>
            <w:r w:rsidRPr="005B2B45">
              <w:rPr>
                <w:rStyle w:val="Hyperlink"/>
                <w:rFonts w:ascii="Nunito" w:hAnsi="Nunito"/>
                <w:noProof/>
              </w:rPr>
              <w:t>Introduction and background</w:t>
            </w:r>
            <w:r>
              <w:rPr>
                <w:noProof/>
                <w:webHidden/>
              </w:rPr>
              <w:tab/>
            </w:r>
            <w:r>
              <w:rPr>
                <w:noProof/>
                <w:webHidden/>
              </w:rPr>
              <w:fldChar w:fldCharType="begin"/>
            </w:r>
            <w:r>
              <w:rPr>
                <w:noProof/>
                <w:webHidden/>
              </w:rPr>
              <w:instrText xml:space="preserve"> PAGEREF _Toc174715345 \h </w:instrText>
            </w:r>
          </w:ins>
          <w:r>
            <w:rPr>
              <w:noProof/>
              <w:webHidden/>
            </w:rPr>
          </w:r>
          <w:r>
            <w:rPr>
              <w:noProof/>
              <w:webHidden/>
            </w:rPr>
            <w:fldChar w:fldCharType="separate"/>
          </w:r>
          <w:ins w:id="18" w:author="Craig Parker" w:date="2024-08-16T15:40:00Z" w16du:dateUtc="2024-08-16T13:40:00Z">
            <w:r>
              <w:rPr>
                <w:noProof/>
                <w:webHidden/>
              </w:rPr>
              <w:t>14</w:t>
            </w:r>
            <w:r>
              <w:rPr>
                <w:noProof/>
                <w:webHidden/>
              </w:rPr>
              <w:fldChar w:fldCharType="end"/>
            </w:r>
            <w:r w:rsidRPr="005B2B45">
              <w:rPr>
                <w:rStyle w:val="Hyperlink"/>
                <w:noProof/>
              </w:rPr>
              <w:fldChar w:fldCharType="end"/>
            </w:r>
          </w:ins>
        </w:p>
        <w:p w14:paraId="53AC9896" w14:textId="77AA7F76" w:rsidR="00456CCB" w:rsidRDefault="00456CCB">
          <w:pPr>
            <w:pStyle w:val="TOC2"/>
            <w:tabs>
              <w:tab w:val="left" w:pos="960"/>
              <w:tab w:val="right" w:leader="dot" w:pos="9350"/>
            </w:tabs>
            <w:rPr>
              <w:ins w:id="19" w:author="Craig Parker" w:date="2024-08-16T15:40:00Z" w16du:dateUtc="2024-08-16T13:40:00Z"/>
              <w:noProof/>
              <w:kern w:val="2"/>
              <w:sz w:val="24"/>
              <w:szCs w:val="24"/>
              <w:lang w:val="en-ZA" w:eastAsia="en-ZA"/>
              <w14:ligatures w14:val="standardContextual"/>
            </w:rPr>
          </w:pPr>
          <w:ins w:id="20"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"_Toc174715346"</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cs="Times New Roman"/>
                <w:noProof/>
              </w:rPr>
              <w:t>1.1.</w:t>
            </w:r>
            <w:r>
              <w:rPr>
                <w:noProof/>
                <w:kern w:val="2"/>
                <w:sz w:val="24"/>
                <w:szCs w:val="24"/>
                <w:lang w:val="en-ZA" w:eastAsia="en-ZA"/>
                <w14:ligatures w14:val="standardContextual"/>
              </w:rPr>
              <w:tab/>
            </w:r>
            <w:r w:rsidRPr="005B2B45">
              <w:rPr>
                <w:rStyle w:val="Hyperlink"/>
                <w:rFonts w:ascii="Nunito" w:hAnsi="Nunito"/>
                <w:noProof/>
              </w:rPr>
              <w:t>Scope</w:t>
            </w:r>
            <w:r>
              <w:rPr>
                <w:noProof/>
                <w:webHidden/>
              </w:rPr>
              <w:tab/>
            </w:r>
            <w:r>
              <w:rPr>
                <w:noProof/>
                <w:webHidden/>
              </w:rPr>
              <w:fldChar w:fldCharType="begin"/>
            </w:r>
            <w:r>
              <w:rPr>
                <w:noProof/>
                <w:webHidden/>
              </w:rPr>
              <w:instrText xml:space="preserve"> PAGEREF _Toc174715346 \h </w:instrText>
            </w:r>
          </w:ins>
          <w:r>
            <w:rPr>
              <w:noProof/>
              <w:webHidden/>
            </w:rPr>
          </w:r>
          <w:r>
            <w:rPr>
              <w:noProof/>
              <w:webHidden/>
            </w:rPr>
            <w:fldChar w:fldCharType="separate"/>
          </w:r>
          <w:ins w:id="21" w:author="Craig Parker" w:date="2024-08-16T15:40:00Z" w16du:dateUtc="2024-08-16T13:40:00Z">
            <w:r>
              <w:rPr>
                <w:noProof/>
                <w:webHidden/>
              </w:rPr>
              <w:t>14</w:t>
            </w:r>
            <w:r>
              <w:rPr>
                <w:noProof/>
                <w:webHidden/>
              </w:rPr>
              <w:fldChar w:fldCharType="end"/>
            </w:r>
            <w:r w:rsidRPr="005B2B45">
              <w:rPr>
                <w:rStyle w:val="Hyperlink"/>
                <w:noProof/>
              </w:rPr>
              <w:fldChar w:fldCharType="end"/>
            </w:r>
          </w:ins>
        </w:p>
        <w:p w14:paraId="1F669EEA" w14:textId="2C6487D3" w:rsidR="00456CCB" w:rsidRDefault="00456CCB">
          <w:pPr>
            <w:pStyle w:val="TOC2"/>
            <w:tabs>
              <w:tab w:val="left" w:pos="960"/>
              <w:tab w:val="right" w:leader="dot" w:pos="9350"/>
            </w:tabs>
            <w:rPr>
              <w:ins w:id="22" w:author="Craig Parker" w:date="2024-08-16T15:40:00Z" w16du:dateUtc="2024-08-16T13:40:00Z"/>
              <w:noProof/>
              <w:kern w:val="2"/>
              <w:sz w:val="24"/>
              <w:szCs w:val="24"/>
              <w:lang w:val="en-ZA" w:eastAsia="en-ZA"/>
              <w14:ligatures w14:val="standardContextual"/>
            </w:rPr>
          </w:pPr>
          <w:ins w:id="23"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"_Toc174715347"</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1.2.</w:t>
            </w:r>
            <w:r>
              <w:rPr>
                <w:noProof/>
                <w:kern w:val="2"/>
                <w:sz w:val="24"/>
                <w:szCs w:val="24"/>
                <w:lang w:val="en-ZA" w:eastAsia="en-ZA"/>
                <w14:ligatures w14:val="standardContextual"/>
              </w:rPr>
              <w:tab/>
            </w:r>
            <w:r w:rsidRPr="005B2B45">
              <w:rPr>
                <w:rStyle w:val="Hyperlink"/>
                <w:rFonts w:ascii="Nunito" w:hAnsi="Nunito"/>
                <w:noProof/>
              </w:rPr>
              <w:t>Target audience</w:t>
            </w:r>
            <w:r>
              <w:rPr>
                <w:noProof/>
                <w:webHidden/>
              </w:rPr>
              <w:tab/>
            </w:r>
            <w:r>
              <w:rPr>
                <w:noProof/>
                <w:webHidden/>
              </w:rPr>
              <w:fldChar w:fldCharType="begin"/>
            </w:r>
            <w:r>
              <w:rPr>
                <w:noProof/>
                <w:webHidden/>
              </w:rPr>
              <w:instrText xml:space="preserve"> PAGEREF _Toc174715347 \h </w:instrText>
            </w:r>
          </w:ins>
          <w:r>
            <w:rPr>
              <w:noProof/>
              <w:webHidden/>
            </w:rPr>
          </w:r>
          <w:r>
            <w:rPr>
              <w:noProof/>
              <w:webHidden/>
            </w:rPr>
            <w:fldChar w:fldCharType="separate"/>
          </w:r>
          <w:ins w:id="24" w:author="Craig Parker" w:date="2024-08-16T15:40:00Z" w16du:dateUtc="2024-08-16T13:40:00Z">
            <w:r>
              <w:rPr>
                <w:noProof/>
                <w:webHidden/>
              </w:rPr>
              <w:t>14</w:t>
            </w:r>
            <w:r>
              <w:rPr>
                <w:noProof/>
                <w:webHidden/>
              </w:rPr>
              <w:fldChar w:fldCharType="end"/>
            </w:r>
            <w:r w:rsidRPr="005B2B45">
              <w:rPr>
                <w:rStyle w:val="Hyperlink"/>
                <w:noProof/>
              </w:rPr>
              <w:fldChar w:fldCharType="end"/>
            </w:r>
          </w:ins>
        </w:p>
        <w:p w14:paraId="3EEB4A7A" w14:textId="3C89CC2D" w:rsidR="00456CCB" w:rsidRDefault="00456CCB">
          <w:pPr>
            <w:pStyle w:val="TOC2"/>
            <w:tabs>
              <w:tab w:val="left" w:pos="960"/>
              <w:tab w:val="right" w:leader="dot" w:pos="9350"/>
            </w:tabs>
            <w:rPr>
              <w:ins w:id="25" w:author="Craig Parker" w:date="2024-08-16T15:40:00Z" w16du:dateUtc="2024-08-16T13:40:00Z"/>
              <w:noProof/>
              <w:kern w:val="2"/>
              <w:sz w:val="24"/>
              <w:szCs w:val="24"/>
              <w:lang w:val="en-ZA" w:eastAsia="en-ZA"/>
              <w14:ligatures w14:val="standardContextual"/>
            </w:rPr>
          </w:pPr>
          <w:ins w:id="26"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"_Toc174715348"</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cs="Times New Roman"/>
                <w:noProof/>
              </w:rPr>
              <w:t>1.3.</w:t>
            </w:r>
            <w:r>
              <w:rPr>
                <w:noProof/>
                <w:kern w:val="2"/>
                <w:sz w:val="24"/>
                <w:szCs w:val="24"/>
                <w:lang w:val="en-ZA" w:eastAsia="en-ZA"/>
                <w14:ligatures w14:val="standardContextual"/>
              </w:rPr>
              <w:tab/>
            </w:r>
            <w:r w:rsidRPr="005B2B45">
              <w:rPr>
                <w:rStyle w:val="Hyperlink"/>
                <w:rFonts w:ascii="Nunito" w:hAnsi="Nunito"/>
                <w:noProof/>
              </w:rPr>
              <w:t>Purpose</w:t>
            </w:r>
            <w:r>
              <w:rPr>
                <w:noProof/>
                <w:webHidden/>
              </w:rPr>
              <w:tab/>
            </w:r>
            <w:r>
              <w:rPr>
                <w:noProof/>
                <w:webHidden/>
              </w:rPr>
              <w:fldChar w:fldCharType="begin"/>
            </w:r>
            <w:r>
              <w:rPr>
                <w:noProof/>
                <w:webHidden/>
              </w:rPr>
              <w:instrText xml:space="preserve"> PAGEREF _Toc174715348 \h </w:instrText>
            </w:r>
          </w:ins>
          <w:r>
            <w:rPr>
              <w:noProof/>
              <w:webHidden/>
            </w:rPr>
          </w:r>
          <w:r>
            <w:rPr>
              <w:noProof/>
              <w:webHidden/>
            </w:rPr>
            <w:fldChar w:fldCharType="separate"/>
          </w:r>
          <w:ins w:id="27" w:author="Craig Parker" w:date="2024-08-16T15:40:00Z" w16du:dateUtc="2024-08-16T13:40:00Z">
            <w:r>
              <w:rPr>
                <w:noProof/>
                <w:webHidden/>
              </w:rPr>
              <w:t>14</w:t>
            </w:r>
            <w:r>
              <w:rPr>
                <w:noProof/>
                <w:webHidden/>
              </w:rPr>
              <w:fldChar w:fldCharType="end"/>
            </w:r>
            <w:r w:rsidRPr="005B2B45">
              <w:rPr>
                <w:rStyle w:val="Hyperlink"/>
                <w:noProof/>
              </w:rPr>
              <w:fldChar w:fldCharType="end"/>
            </w:r>
          </w:ins>
        </w:p>
        <w:p w14:paraId="6395117F" w14:textId="4E9E0A62" w:rsidR="00456CCB" w:rsidRDefault="00456CCB">
          <w:pPr>
            <w:pStyle w:val="TOC2"/>
            <w:tabs>
              <w:tab w:val="left" w:pos="960"/>
              <w:tab w:val="right" w:leader="dot" w:pos="9350"/>
            </w:tabs>
            <w:rPr>
              <w:ins w:id="28" w:author="Craig Parker" w:date="2024-08-16T15:40:00Z" w16du:dateUtc="2024-08-16T13:40:00Z"/>
              <w:noProof/>
              <w:kern w:val="2"/>
              <w:sz w:val="24"/>
              <w:szCs w:val="24"/>
              <w:lang w:val="en-ZA" w:eastAsia="en-ZA"/>
              <w14:ligatures w14:val="standardContextual"/>
            </w:rPr>
          </w:pPr>
          <w:ins w:id="29"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"_Toc174715349"</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1.4.</w:t>
            </w:r>
            <w:r>
              <w:rPr>
                <w:noProof/>
                <w:kern w:val="2"/>
                <w:sz w:val="24"/>
                <w:szCs w:val="24"/>
                <w:lang w:val="en-ZA" w:eastAsia="en-ZA"/>
                <w14:ligatures w14:val="standardContextual"/>
              </w:rPr>
              <w:tab/>
            </w:r>
            <w:r w:rsidRPr="005B2B45">
              <w:rPr>
                <w:rStyle w:val="Hyperlink"/>
                <w:rFonts w:ascii="Nunito" w:hAnsi="Nunito"/>
                <w:noProof/>
              </w:rPr>
              <w:t>Background</w:t>
            </w:r>
            <w:r>
              <w:rPr>
                <w:noProof/>
                <w:webHidden/>
              </w:rPr>
              <w:tab/>
            </w:r>
            <w:r>
              <w:rPr>
                <w:noProof/>
                <w:webHidden/>
              </w:rPr>
              <w:fldChar w:fldCharType="begin"/>
            </w:r>
            <w:r>
              <w:rPr>
                <w:noProof/>
                <w:webHidden/>
              </w:rPr>
              <w:instrText xml:space="preserve"> PAGEREF _Toc174715349 \h </w:instrText>
            </w:r>
          </w:ins>
          <w:r>
            <w:rPr>
              <w:noProof/>
              <w:webHidden/>
            </w:rPr>
          </w:r>
          <w:r>
            <w:rPr>
              <w:noProof/>
              <w:webHidden/>
            </w:rPr>
            <w:fldChar w:fldCharType="separate"/>
          </w:r>
          <w:ins w:id="30" w:author="Craig Parker" w:date="2024-08-16T15:40:00Z" w16du:dateUtc="2024-08-16T13:40:00Z">
            <w:r>
              <w:rPr>
                <w:noProof/>
                <w:webHidden/>
              </w:rPr>
              <w:t>15</w:t>
            </w:r>
            <w:r>
              <w:rPr>
                <w:noProof/>
                <w:webHidden/>
              </w:rPr>
              <w:fldChar w:fldCharType="end"/>
            </w:r>
            <w:r w:rsidRPr="005B2B45">
              <w:rPr>
                <w:rStyle w:val="Hyperlink"/>
                <w:noProof/>
              </w:rPr>
              <w:fldChar w:fldCharType="end"/>
            </w:r>
          </w:ins>
        </w:p>
        <w:p w14:paraId="68CD138B" w14:textId="34FB6BB1" w:rsidR="00456CCB" w:rsidRDefault="00456CCB">
          <w:pPr>
            <w:pStyle w:val="TOC2"/>
            <w:tabs>
              <w:tab w:val="left" w:pos="960"/>
              <w:tab w:val="right" w:leader="dot" w:pos="9350"/>
            </w:tabs>
            <w:rPr>
              <w:ins w:id="31" w:author="Craig Parker" w:date="2024-08-16T15:40:00Z" w16du:dateUtc="2024-08-16T13:40:00Z"/>
              <w:noProof/>
              <w:kern w:val="2"/>
              <w:sz w:val="24"/>
              <w:szCs w:val="24"/>
              <w:lang w:val="en-ZA" w:eastAsia="en-ZA"/>
              <w14:ligatures w14:val="standardContextual"/>
            </w:rPr>
          </w:pPr>
          <w:ins w:id="32"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"_Toc174715350"</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1.5.</w:t>
            </w:r>
            <w:r>
              <w:rPr>
                <w:noProof/>
                <w:kern w:val="2"/>
                <w:sz w:val="24"/>
                <w:szCs w:val="24"/>
                <w:lang w:val="en-ZA" w:eastAsia="en-ZA"/>
                <w14:ligatures w14:val="standardContextual"/>
              </w:rPr>
              <w:tab/>
            </w:r>
            <w:r w:rsidRPr="005B2B45">
              <w:rPr>
                <w:rStyle w:val="Hyperlink"/>
                <w:rFonts w:ascii="Nunito" w:hAnsi="Nunito"/>
                <w:noProof/>
                <w:lang w:val="en-ZA" w:eastAsia="en-ZA"/>
              </w:rPr>
              <w:t>Overview of the Data Management Workflow</w:t>
            </w:r>
            <w:r>
              <w:rPr>
                <w:noProof/>
                <w:webHidden/>
              </w:rPr>
              <w:tab/>
            </w:r>
            <w:r>
              <w:rPr>
                <w:noProof/>
                <w:webHidden/>
              </w:rPr>
              <w:fldChar w:fldCharType="begin"/>
            </w:r>
            <w:r>
              <w:rPr>
                <w:noProof/>
                <w:webHidden/>
              </w:rPr>
              <w:instrText xml:space="preserve"> PAGEREF _Toc174715350 \h </w:instrText>
            </w:r>
          </w:ins>
          <w:r>
            <w:rPr>
              <w:noProof/>
              <w:webHidden/>
            </w:rPr>
          </w:r>
          <w:r>
            <w:rPr>
              <w:noProof/>
              <w:webHidden/>
            </w:rPr>
            <w:fldChar w:fldCharType="separate"/>
          </w:r>
          <w:ins w:id="33" w:author="Craig Parker" w:date="2024-08-16T15:40:00Z" w16du:dateUtc="2024-08-16T13:40:00Z">
            <w:r>
              <w:rPr>
                <w:noProof/>
                <w:webHidden/>
              </w:rPr>
              <w:t>17</w:t>
            </w:r>
            <w:r>
              <w:rPr>
                <w:noProof/>
                <w:webHidden/>
              </w:rPr>
              <w:fldChar w:fldCharType="end"/>
            </w:r>
            <w:r w:rsidRPr="005B2B45">
              <w:rPr>
                <w:rStyle w:val="Hyperlink"/>
                <w:noProof/>
              </w:rPr>
              <w:fldChar w:fldCharType="end"/>
            </w:r>
          </w:ins>
        </w:p>
        <w:p w14:paraId="1E73B69B" w14:textId="57B84591" w:rsidR="00456CCB" w:rsidRDefault="00456CCB">
          <w:pPr>
            <w:pStyle w:val="TOC1"/>
            <w:tabs>
              <w:tab w:val="left" w:pos="440"/>
              <w:tab w:val="right" w:leader="dot" w:pos="9350"/>
            </w:tabs>
            <w:rPr>
              <w:ins w:id="34" w:author="Craig Parker" w:date="2024-08-16T15:40:00Z" w16du:dateUtc="2024-08-16T13:40:00Z"/>
              <w:noProof/>
              <w:kern w:val="2"/>
              <w:sz w:val="24"/>
              <w:szCs w:val="24"/>
              <w:lang w:val="en-ZA" w:eastAsia="en-ZA"/>
              <w14:ligatures w14:val="standardContextual"/>
            </w:rPr>
          </w:pPr>
          <w:ins w:id="35"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"_Toc174715351"</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2.</w:t>
            </w:r>
            <w:r>
              <w:rPr>
                <w:noProof/>
                <w:kern w:val="2"/>
                <w:sz w:val="24"/>
                <w:szCs w:val="24"/>
                <w:lang w:val="en-ZA" w:eastAsia="en-ZA"/>
                <w14:ligatures w14:val="standardContextual"/>
              </w:rPr>
              <w:tab/>
            </w:r>
            <w:r w:rsidRPr="005B2B45">
              <w:rPr>
                <w:rStyle w:val="Hyperlink"/>
                <w:rFonts w:ascii="Nunito" w:hAnsi="Nunito"/>
                <w:noProof/>
              </w:rPr>
              <w:t>Data acquisition</w:t>
            </w:r>
            <w:r>
              <w:rPr>
                <w:noProof/>
                <w:webHidden/>
              </w:rPr>
              <w:tab/>
            </w:r>
            <w:r>
              <w:rPr>
                <w:noProof/>
                <w:webHidden/>
              </w:rPr>
              <w:fldChar w:fldCharType="begin"/>
            </w:r>
            <w:r>
              <w:rPr>
                <w:noProof/>
                <w:webHidden/>
              </w:rPr>
              <w:instrText xml:space="preserve"> PAGEREF _Toc174715351 \h </w:instrText>
            </w:r>
          </w:ins>
          <w:r>
            <w:rPr>
              <w:noProof/>
              <w:webHidden/>
            </w:rPr>
          </w:r>
          <w:r>
            <w:rPr>
              <w:noProof/>
              <w:webHidden/>
            </w:rPr>
            <w:fldChar w:fldCharType="separate"/>
          </w:r>
          <w:ins w:id="36" w:author="Craig Parker" w:date="2024-08-16T15:40:00Z" w16du:dateUtc="2024-08-16T13:40:00Z">
            <w:r>
              <w:rPr>
                <w:noProof/>
                <w:webHidden/>
              </w:rPr>
              <w:t>19</w:t>
            </w:r>
            <w:r>
              <w:rPr>
                <w:noProof/>
                <w:webHidden/>
              </w:rPr>
              <w:fldChar w:fldCharType="end"/>
            </w:r>
            <w:r w:rsidRPr="005B2B45">
              <w:rPr>
                <w:rStyle w:val="Hyperlink"/>
                <w:noProof/>
              </w:rPr>
              <w:fldChar w:fldCharType="end"/>
            </w:r>
          </w:ins>
        </w:p>
        <w:p w14:paraId="58311C7E" w14:textId="784FE792" w:rsidR="00456CCB" w:rsidRDefault="00456CCB">
          <w:pPr>
            <w:pStyle w:val="TOC2"/>
            <w:tabs>
              <w:tab w:val="left" w:pos="960"/>
              <w:tab w:val="right" w:leader="dot" w:pos="9350"/>
            </w:tabs>
            <w:rPr>
              <w:ins w:id="37" w:author="Craig Parker" w:date="2024-08-16T15:40:00Z" w16du:dateUtc="2024-08-16T13:40:00Z"/>
              <w:noProof/>
              <w:kern w:val="2"/>
              <w:sz w:val="24"/>
              <w:szCs w:val="24"/>
              <w:lang w:val="en-ZA" w:eastAsia="en-ZA"/>
              <w14:ligatures w14:val="standardContextual"/>
            </w:rPr>
          </w:pPr>
          <w:ins w:id="38"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"_Toc174715352"</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2.1.</w:t>
            </w:r>
            <w:r>
              <w:rPr>
                <w:noProof/>
                <w:kern w:val="2"/>
                <w:sz w:val="24"/>
                <w:szCs w:val="24"/>
                <w:lang w:val="en-ZA" w:eastAsia="en-ZA"/>
                <w14:ligatures w14:val="standardContextual"/>
              </w:rPr>
              <w:tab/>
            </w:r>
            <w:r w:rsidRPr="005B2B45">
              <w:rPr>
                <w:rStyle w:val="Hyperlink"/>
                <w:rFonts w:ascii="Nunito" w:hAnsi="Nunito"/>
                <w:noProof/>
              </w:rPr>
              <w:t>Health-related data</w:t>
            </w:r>
            <w:r>
              <w:rPr>
                <w:noProof/>
                <w:webHidden/>
              </w:rPr>
              <w:tab/>
            </w:r>
            <w:r>
              <w:rPr>
                <w:noProof/>
                <w:webHidden/>
              </w:rPr>
              <w:fldChar w:fldCharType="begin"/>
            </w:r>
            <w:r>
              <w:rPr>
                <w:noProof/>
                <w:webHidden/>
              </w:rPr>
              <w:instrText xml:space="preserve"> PAGEREF _Toc174715352 \h </w:instrText>
            </w:r>
          </w:ins>
          <w:r>
            <w:rPr>
              <w:noProof/>
              <w:webHidden/>
            </w:rPr>
          </w:r>
          <w:r>
            <w:rPr>
              <w:noProof/>
              <w:webHidden/>
            </w:rPr>
            <w:fldChar w:fldCharType="separate"/>
          </w:r>
          <w:ins w:id="39" w:author="Craig Parker" w:date="2024-08-16T15:40:00Z" w16du:dateUtc="2024-08-16T13:40:00Z">
            <w:r>
              <w:rPr>
                <w:noProof/>
                <w:webHidden/>
              </w:rPr>
              <w:t>19</w:t>
            </w:r>
            <w:r>
              <w:rPr>
                <w:noProof/>
                <w:webHidden/>
              </w:rPr>
              <w:fldChar w:fldCharType="end"/>
            </w:r>
            <w:r w:rsidRPr="005B2B45">
              <w:rPr>
                <w:rStyle w:val="Hyperlink"/>
                <w:noProof/>
              </w:rPr>
              <w:fldChar w:fldCharType="end"/>
            </w:r>
          </w:ins>
        </w:p>
        <w:p w14:paraId="6F1EF2D9" w14:textId="62C05E93" w:rsidR="00456CCB" w:rsidRDefault="00456CCB">
          <w:pPr>
            <w:pStyle w:val="TOC3"/>
            <w:tabs>
              <w:tab w:val="left" w:pos="1440"/>
              <w:tab w:val="right" w:leader="dot" w:pos="9350"/>
            </w:tabs>
            <w:rPr>
              <w:ins w:id="40" w:author="Craig Parker" w:date="2024-08-16T15:40:00Z" w16du:dateUtc="2024-08-16T13:40:00Z"/>
              <w:noProof/>
              <w:kern w:val="2"/>
              <w:sz w:val="24"/>
              <w:szCs w:val="24"/>
              <w:lang w:val="en-ZA" w:eastAsia="en-ZA"/>
              <w14:ligatures w14:val="standardContextual"/>
            </w:rPr>
          </w:pPr>
          <w:ins w:id="41"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"_Toc174715357"</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2.1.1.</w:t>
            </w:r>
            <w:r>
              <w:rPr>
                <w:noProof/>
                <w:kern w:val="2"/>
                <w:sz w:val="24"/>
                <w:szCs w:val="24"/>
                <w:lang w:val="en-ZA" w:eastAsia="en-ZA"/>
                <w14:ligatures w14:val="standardContextual"/>
              </w:rPr>
              <w:tab/>
            </w:r>
            <w:r w:rsidRPr="005B2B45">
              <w:rPr>
                <w:rStyle w:val="Hyperlink"/>
                <w:rFonts w:ascii="Nunito" w:hAnsi="Nunito"/>
                <w:noProof/>
              </w:rPr>
              <w:t>Categories of data, by harmonisation and deidentification status</w:t>
            </w:r>
            <w:r>
              <w:rPr>
                <w:noProof/>
                <w:webHidden/>
              </w:rPr>
              <w:tab/>
            </w:r>
            <w:r>
              <w:rPr>
                <w:noProof/>
                <w:webHidden/>
              </w:rPr>
              <w:fldChar w:fldCharType="begin"/>
            </w:r>
            <w:r>
              <w:rPr>
                <w:noProof/>
                <w:webHidden/>
              </w:rPr>
              <w:instrText xml:space="preserve"> PAGEREF _Toc174715357 \h </w:instrText>
            </w:r>
          </w:ins>
          <w:r>
            <w:rPr>
              <w:noProof/>
              <w:webHidden/>
            </w:rPr>
          </w:r>
          <w:r>
            <w:rPr>
              <w:noProof/>
              <w:webHidden/>
            </w:rPr>
            <w:fldChar w:fldCharType="separate"/>
          </w:r>
          <w:ins w:id="42" w:author="Craig Parker" w:date="2024-08-16T15:40:00Z" w16du:dateUtc="2024-08-16T13:40:00Z">
            <w:r>
              <w:rPr>
                <w:noProof/>
                <w:webHidden/>
              </w:rPr>
              <w:t>19</w:t>
            </w:r>
            <w:r>
              <w:rPr>
                <w:noProof/>
                <w:webHidden/>
              </w:rPr>
              <w:fldChar w:fldCharType="end"/>
            </w:r>
            <w:r w:rsidRPr="005B2B45">
              <w:rPr>
                <w:rStyle w:val="Hyperlink"/>
                <w:noProof/>
              </w:rPr>
              <w:fldChar w:fldCharType="end"/>
            </w:r>
          </w:ins>
        </w:p>
        <w:p w14:paraId="11577050" w14:textId="4C93C151" w:rsidR="00456CCB" w:rsidRDefault="00456CCB">
          <w:pPr>
            <w:pStyle w:val="TOC3"/>
            <w:tabs>
              <w:tab w:val="left" w:pos="1440"/>
              <w:tab w:val="right" w:leader="dot" w:pos="9350"/>
            </w:tabs>
            <w:rPr>
              <w:ins w:id="43" w:author="Craig Parker" w:date="2024-08-16T15:40:00Z" w16du:dateUtc="2024-08-16T13:40:00Z"/>
              <w:noProof/>
              <w:kern w:val="2"/>
              <w:sz w:val="24"/>
              <w:szCs w:val="24"/>
              <w:lang w:val="en-ZA" w:eastAsia="en-ZA"/>
              <w14:ligatures w14:val="standardContextual"/>
            </w:rPr>
          </w:pPr>
          <w:ins w:id="44"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"_Toc174715358"</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2.1.2.</w:t>
            </w:r>
            <w:r>
              <w:rPr>
                <w:noProof/>
                <w:kern w:val="2"/>
                <w:sz w:val="24"/>
                <w:szCs w:val="24"/>
                <w:lang w:val="en-ZA" w:eastAsia="en-ZA"/>
                <w14:ligatures w14:val="standardContextual"/>
              </w:rPr>
              <w:tab/>
            </w:r>
            <w:r w:rsidRPr="005B2B45">
              <w:rPr>
                <w:rStyle w:val="Hyperlink"/>
                <w:rFonts w:ascii="Nunito" w:hAnsi="Nunito"/>
                <w:noProof/>
              </w:rPr>
              <w:t>Original study data</w:t>
            </w:r>
            <w:r>
              <w:rPr>
                <w:noProof/>
                <w:webHidden/>
              </w:rPr>
              <w:tab/>
            </w:r>
            <w:r>
              <w:rPr>
                <w:noProof/>
                <w:webHidden/>
              </w:rPr>
              <w:fldChar w:fldCharType="begin"/>
            </w:r>
            <w:r>
              <w:rPr>
                <w:noProof/>
                <w:webHidden/>
              </w:rPr>
              <w:instrText xml:space="preserve"> PAGEREF _Toc174715358 \h </w:instrText>
            </w:r>
          </w:ins>
          <w:r>
            <w:rPr>
              <w:noProof/>
              <w:webHidden/>
            </w:rPr>
          </w:r>
          <w:r>
            <w:rPr>
              <w:noProof/>
              <w:webHidden/>
            </w:rPr>
            <w:fldChar w:fldCharType="separate"/>
          </w:r>
          <w:ins w:id="45" w:author="Craig Parker" w:date="2024-08-16T15:40:00Z" w16du:dateUtc="2024-08-16T13:40:00Z">
            <w:r>
              <w:rPr>
                <w:noProof/>
                <w:webHidden/>
              </w:rPr>
              <w:t>19</w:t>
            </w:r>
            <w:r>
              <w:rPr>
                <w:noProof/>
                <w:webHidden/>
              </w:rPr>
              <w:fldChar w:fldCharType="end"/>
            </w:r>
            <w:r w:rsidRPr="005B2B45">
              <w:rPr>
                <w:rStyle w:val="Hyperlink"/>
                <w:noProof/>
              </w:rPr>
              <w:fldChar w:fldCharType="end"/>
            </w:r>
          </w:ins>
        </w:p>
        <w:p w14:paraId="627C5BBE" w14:textId="30CCA4F6" w:rsidR="00456CCB" w:rsidRDefault="00456CCB">
          <w:pPr>
            <w:pStyle w:val="TOC3"/>
            <w:tabs>
              <w:tab w:val="left" w:pos="1440"/>
              <w:tab w:val="right" w:leader="dot" w:pos="9350"/>
            </w:tabs>
            <w:rPr>
              <w:ins w:id="46" w:author="Craig Parker" w:date="2024-08-16T15:40:00Z" w16du:dateUtc="2024-08-16T13:40:00Z"/>
              <w:noProof/>
              <w:kern w:val="2"/>
              <w:sz w:val="24"/>
              <w:szCs w:val="24"/>
              <w:lang w:val="en-ZA" w:eastAsia="en-ZA"/>
              <w14:ligatures w14:val="standardContextual"/>
            </w:rPr>
          </w:pPr>
          <w:ins w:id="47"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"_Toc174715359"</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2.1.3.</w:t>
            </w:r>
            <w:r>
              <w:rPr>
                <w:noProof/>
                <w:kern w:val="2"/>
                <w:sz w:val="24"/>
                <w:szCs w:val="24"/>
                <w:lang w:val="en-ZA" w:eastAsia="en-ZA"/>
                <w14:ligatures w14:val="standardContextual"/>
              </w:rPr>
              <w:tab/>
            </w:r>
            <w:r w:rsidRPr="005B2B45">
              <w:rPr>
                <w:rStyle w:val="Hyperlink"/>
                <w:rFonts w:ascii="Nunito" w:hAnsi="Nunito"/>
                <w:noProof/>
              </w:rPr>
              <w:t>Consortium shared data</w:t>
            </w:r>
            <w:r>
              <w:rPr>
                <w:noProof/>
                <w:webHidden/>
              </w:rPr>
              <w:tab/>
            </w:r>
            <w:r>
              <w:rPr>
                <w:noProof/>
                <w:webHidden/>
              </w:rPr>
              <w:fldChar w:fldCharType="begin"/>
            </w:r>
            <w:r>
              <w:rPr>
                <w:noProof/>
                <w:webHidden/>
              </w:rPr>
              <w:instrText xml:space="preserve"> PAGEREF _Toc174715359 \h </w:instrText>
            </w:r>
          </w:ins>
          <w:r>
            <w:rPr>
              <w:noProof/>
              <w:webHidden/>
            </w:rPr>
          </w:r>
          <w:r>
            <w:rPr>
              <w:noProof/>
              <w:webHidden/>
            </w:rPr>
            <w:fldChar w:fldCharType="separate"/>
          </w:r>
          <w:ins w:id="48" w:author="Craig Parker" w:date="2024-08-16T15:40:00Z" w16du:dateUtc="2024-08-16T13:40:00Z">
            <w:r>
              <w:rPr>
                <w:noProof/>
                <w:webHidden/>
              </w:rPr>
              <w:t>19</w:t>
            </w:r>
            <w:r>
              <w:rPr>
                <w:noProof/>
                <w:webHidden/>
              </w:rPr>
              <w:fldChar w:fldCharType="end"/>
            </w:r>
            <w:r w:rsidRPr="005B2B45">
              <w:rPr>
                <w:rStyle w:val="Hyperlink"/>
                <w:noProof/>
              </w:rPr>
              <w:fldChar w:fldCharType="end"/>
            </w:r>
          </w:ins>
        </w:p>
        <w:p w14:paraId="57D86815" w14:textId="25A384F5" w:rsidR="00456CCB" w:rsidRDefault="00456CCB">
          <w:pPr>
            <w:pStyle w:val="TOC3"/>
            <w:tabs>
              <w:tab w:val="left" w:pos="1440"/>
              <w:tab w:val="right" w:leader="dot" w:pos="9350"/>
            </w:tabs>
            <w:rPr>
              <w:ins w:id="49" w:author="Craig Parker" w:date="2024-08-16T15:40:00Z" w16du:dateUtc="2024-08-16T13:40:00Z"/>
              <w:noProof/>
              <w:kern w:val="2"/>
              <w:sz w:val="24"/>
              <w:szCs w:val="24"/>
              <w:lang w:val="en-ZA" w:eastAsia="en-ZA"/>
              <w14:ligatures w14:val="standardContextual"/>
            </w:rPr>
          </w:pPr>
          <w:ins w:id="50"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"_Toc174715360"</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2.1.4.</w:t>
            </w:r>
            <w:r>
              <w:rPr>
                <w:noProof/>
                <w:kern w:val="2"/>
                <w:sz w:val="24"/>
                <w:szCs w:val="24"/>
                <w:lang w:val="en-ZA" w:eastAsia="en-ZA"/>
                <w14:ligatures w14:val="standardContextual"/>
              </w:rPr>
              <w:tab/>
            </w:r>
            <w:r w:rsidRPr="005B2B45">
              <w:rPr>
                <w:rStyle w:val="Hyperlink"/>
                <w:rFonts w:ascii="Nunito" w:hAnsi="Nunito"/>
                <w:noProof/>
              </w:rPr>
              <w:t>RP1/RP2 De-identified data</w:t>
            </w:r>
            <w:r>
              <w:rPr>
                <w:noProof/>
                <w:webHidden/>
              </w:rPr>
              <w:tab/>
            </w:r>
            <w:r>
              <w:rPr>
                <w:noProof/>
                <w:webHidden/>
              </w:rPr>
              <w:fldChar w:fldCharType="begin"/>
            </w:r>
            <w:r>
              <w:rPr>
                <w:noProof/>
                <w:webHidden/>
              </w:rPr>
              <w:instrText xml:space="preserve"> PAGEREF _Toc174715360 \h </w:instrText>
            </w:r>
          </w:ins>
          <w:r>
            <w:rPr>
              <w:noProof/>
              <w:webHidden/>
            </w:rPr>
          </w:r>
          <w:r>
            <w:rPr>
              <w:noProof/>
              <w:webHidden/>
            </w:rPr>
            <w:fldChar w:fldCharType="separate"/>
          </w:r>
          <w:ins w:id="51" w:author="Craig Parker" w:date="2024-08-16T15:40:00Z" w16du:dateUtc="2024-08-16T13:40:00Z">
            <w:r>
              <w:rPr>
                <w:noProof/>
                <w:webHidden/>
              </w:rPr>
              <w:t>20</w:t>
            </w:r>
            <w:r>
              <w:rPr>
                <w:noProof/>
                <w:webHidden/>
              </w:rPr>
              <w:fldChar w:fldCharType="end"/>
            </w:r>
            <w:r w:rsidRPr="005B2B45">
              <w:rPr>
                <w:rStyle w:val="Hyperlink"/>
                <w:noProof/>
              </w:rPr>
              <w:fldChar w:fldCharType="end"/>
            </w:r>
          </w:ins>
        </w:p>
        <w:p w14:paraId="241DC23A" w14:textId="3AC729C3" w:rsidR="00456CCB" w:rsidRDefault="00456CCB">
          <w:pPr>
            <w:pStyle w:val="TOC3"/>
            <w:tabs>
              <w:tab w:val="left" w:pos="1440"/>
              <w:tab w:val="right" w:leader="dot" w:pos="9350"/>
            </w:tabs>
            <w:rPr>
              <w:ins w:id="52" w:author="Craig Parker" w:date="2024-08-16T15:40:00Z" w16du:dateUtc="2024-08-16T13:40:00Z"/>
              <w:noProof/>
              <w:kern w:val="2"/>
              <w:sz w:val="24"/>
              <w:szCs w:val="24"/>
              <w:lang w:val="en-ZA" w:eastAsia="en-ZA"/>
              <w14:ligatures w14:val="standardContextual"/>
            </w:rPr>
          </w:pPr>
          <w:ins w:id="53"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"_Toc174715361"</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2.1.5.</w:t>
            </w:r>
            <w:r>
              <w:rPr>
                <w:noProof/>
                <w:kern w:val="2"/>
                <w:sz w:val="24"/>
                <w:szCs w:val="24"/>
                <w:lang w:val="en-ZA" w:eastAsia="en-ZA"/>
                <w14:ligatures w14:val="standardContextual"/>
              </w:rPr>
              <w:tab/>
            </w:r>
            <w:r w:rsidRPr="005B2B45">
              <w:rPr>
                <w:rStyle w:val="Hyperlink"/>
                <w:rFonts w:ascii="Nunito" w:hAnsi="Nunito"/>
                <w:noProof/>
              </w:rPr>
              <w:t>Inferential data</w:t>
            </w:r>
            <w:r>
              <w:rPr>
                <w:noProof/>
                <w:webHidden/>
              </w:rPr>
              <w:tab/>
            </w:r>
            <w:r>
              <w:rPr>
                <w:noProof/>
                <w:webHidden/>
              </w:rPr>
              <w:fldChar w:fldCharType="begin"/>
            </w:r>
            <w:r>
              <w:rPr>
                <w:noProof/>
                <w:webHidden/>
              </w:rPr>
              <w:instrText xml:space="preserve"> PAGEREF _Toc174715361 \h </w:instrText>
            </w:r>
          </w:ins>
          <w:r>
            <w:rPr>
              <w:noProof/>
              <w:webHidden/>
            </w:rPr>
          </w:r>
          <w:r>
            <w:rPr>
              <w:noProof/>
              <w:webHidden/>
            </w:rPr>
            <w:fldChar w:fldCharType="separate"/>
          </w:r>
          <w:ins w:id="54" w:author="Craig Parker" w:date="2024-08-16T15:40:00Z" w16du:dateUtc="2024-08-16T13:40:00Z">
            <w:r>
              <w:rPr>
                <w:noProof/>
                <w:webHidden/>
              </w:rPr>
              <w:t>20</w:t>
            </w:r>
            <w:r>
              <w:rPr>
                <w:noProof/>
                <w:webHidden/>
              </w:rPr>
              <w:fldChar w:fldCharType="end"/>
            </w:r>
            <w:r w:rsidRPr="005B2B45">
              <w:rPr>
                <w:rStyle w:val="Hyperlink"/>
                <w:noProof/>
              </w:rPr>
              <w:fldChar w:fldCharType="end"/>
            </w:r>
          </w:ins>
        </w:p>
        <w:p w14:paraId="24B0E152" w14:textId="4DB159ED" w:rsidR="00456CCB" w:rsidRDefault="00456CCB">
          <w:pPr>
            <w:pStyle w:val="TOC2"/>
            <w:tabs>
              <w:tab w:val="left" w:pos="960"/>
              <w:tab w:val="right" w:leader="dot" w:pos="9350"/>
            </w:tabs>
            <w:rPr>
              <w:ins w:id="55" w:author="Craig Parker" w:date="2024-08-16T15:40:00Z" w16du:dateUtc="2024-08-16T13:40:00Z"/>
              <w:noProof/>
              <w:kern w:val="2"/>
              <w:sz w:val="24"/>
              <w:szCs w:val="24"/>
              <w:lang w:val="en-ZA" w:eastAsia="en-ZA"/>
              <w14:ligatures w14:val="standardContextual"/>
            </w:rPr>
          </w:pPr>
          <w:ins w:id="56"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"_Toc174715362"</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2.2.</w:t>
            </w:r>
            <w:r>
              <w:rPr>
                <w:noProof/>
                <w:kern w:val="2"/>
                <w:sz w:val="24"/>
                <w:szCs w:val="24"/>
                <w:lang w:val="en-ZA" w:eastAsia="en-ZA"/>
                <w14:ligatures w14:val="standardContextual"/>
              </w:rPr>
              <w:tab/>
            </w:r>
            <w:r w:rsidRPr="005B2B45">
              <w:rPr>
                <w:rStyle w:val="Hyperlink"/>
                <w:rFonts w:ascii="Nunito" w:hAnsi="Nunito"/>
                <w:noProof/>
              </w:rPr>
              <w:t>Climate/weather data</w:t>
            </w:r>
            <w:r>
              <w:rPr>
                <w:noProof/>
                <w:webHidden/>
              </w:rPr>
              <w:tab/>
            </w:r>
            <w:r>
              <w:rPr>
                <w:noProof/>
                <w:webHidden/>
              </w:rPr>
              <w:fldChar w:fldCharType="begin"/>
            </w:r>
            <w:r>
              <w:rPr>
                <w:noProof/>
                <w:webHidden/>
              </w:rPr>
              <w:instrText xml:space="preserve"> PAGEREF _Toc174715362 \h </w:instrText>
            </w:r>
          </w:ins>
          <w:r>
            <w:rPr>
              <w:noProof/>
              <w:webHidden/>
            </w:rPr>
          </w:r>
          <w:r>
            <w:rPr>
              <w:noProof/>
              <w:webHidden/>
            </w:rPr>
            <w:fldChar w:fldCharType="separate"/>
          </w:r>
          <w:ins w:id="57" w:author="Craig Parker" w:date="2024-08-16T15:40:00Z" w16du:dateUtc="2024-08-16T13:40:00Z">
            <w:r>
              <w:rPr>
                <w:noProof/>
                <w:webHidden/>
              </w:rPr>
              <w:t>21</w:t>
            </w:r>
            <w:r>
              <w:rPr>
                <w:noProof/>
                <w:webHidden/>
              </w:rPr>
              <w:fldChar w:fldCharType="end"/>
            </w:r>
            <w:r w:rsidRPr="005B2B45">
              <w:rPr>
                <w:rStyle w:val="Hyperlink"/>
                <w:noProof/>
              </w:rPr>
              <w:fldChar w:fldCharType="end"/>
            </w:r>
          </w:ins>
        </w:p>
        <w:p w14:paraId="30C0CDBF" w14:textId="582AAD58" w:rsidR="00456CCB" w:rsidRDefault="00456CCB">
          <w:pPr>
            <w:pStyle w:val="TOC3"/>
            <w:tabs>
              <w:tab w:val="left" w:pos="1440"/>
              <w:tab w:val="right" w:leader="dot" w:pos="9350"/>
            </w:tabs>
            <w:rPr>
              <w:ins w:id="58" w:author="Craig Parker" w:date="2024-08-16T15:40:00Z" w16du:dateUtc="2024-08-16T13:40:00Z"/>
              <w:noProof/>
              <w:kern w:val="2"/>
              <w:sz w:val="24"/>
              <w:szCs w:val="24"/>
              <w:lang w:val="en-ZA" w:eastAsia="en-ZA"/>
              <w14:ligatures w14:val="standardContextual"/>
            </w:rPr>
          </w:pPr>
          <w:ins w:id="59"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"_Toc174715363"</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rPr>
              <w:t>2.2.1.</w:t>
            </w:r>
            <w:r>
              <w:rPr>
                <w:noProof/>
                <w:kern w:val="2"/>
                <w:sz w:val="24"/>
                <w:szCs w:val="24"/>
                <w:lang w:val="en-ZA" w:eastAsia="en-ZA"/>
                <w14:ligatures w14:val="standardContextual"/>
              </w:rPr>
              <w:tab/>
            </w:r>
            <w:r w:rsidRPr="005B2B45">
              <w:rPr>
                <w:rStyle w:val="Hyperlink"/>
                <w:rFonts w:ascii="Nunito" w:hAnsi="Nunito"/>
                <w:noProof/>
                <w:lang w:val="en-ZA"/>
              </w:rPr>
              <w:t>Remote Sensing Data (Subsection of Climate/Weather Data)</w:t>
            </w:r>
            <w:r>
              <w:rPr>
                <w:noProof/>
                <w:webHidden/>
              </w:rPr>
              <w:tab/>
            </w:r>
            <w:r>
              <w:rPr>
                <w:noProof/>
                <w:webHidden/>
              </w:rPr>
              <w:fldChar w:fldCharType="begin"/>
            </w:r>
            <w:r>
              <w:rPr>
                <w:noProof/>
                <w:webHidden/>
              </w:rPr>
              <w:instrText xml:space="preserve"> PAGEREF _Toc174715363 \h </w:instrText>
            </w:r>
          </w:ins>
          <w:r>
            <w:rPr>
              <w:noProof/>
              <w:webHidden/>
            </w:rPr>
          </w:r>
          <w:r>
            <w:rPr>
              <w:noProof/>
              <w:webHidden/>
            </w:rPr>
            <w:fldChar w:fldCharType="separate"/>
          </w:r>
          <w:ins w:id="60" w:author="Craig Parker" w:date="2024-08-16T15:40:00Z" w16du:dateUtc="2024-08-16T13:40:00Z">
            <w:r>
              <w:rPr>
                <w:noProof/>
                <w:webHidden/>
              </w:rPr>
              <w:t>21</w:t>
            </w:r>
            <w:r>
              <w:rPr>
                <w:noProof/>
                <w:webHidden/>
              </w:rPr>
              <w:fldChar w:fldCharType="end"/>
            </w:r>
            <w:r w:rsidRPr="005B2B45">
              <w:rPr>
                <w:rStyle w:val="Hyperlink"/>
                <w:noProof/>
              </w:rPr>
              <w:fldChar w:fldCharType="end"/>
            </w:r>
          </w:ins>
        </w:p>
        <w:p w14:paraId="6FA1F2BF" w14:textId="4857FB8C" w:rsidR="00456CCB" w:rsidRDefault="00456CCB">
          <w:pPr>
            <w:pStyle w:val="TOC2"/>
            <w:tabs>
              <w:tab w:val="left" w:pos="960"/>
              <w:tab w:val="right" w:leader="dot" w:pos="9350"/>
            </w:tabs>
            <w:rPr>
              <w:ins w:id="61" w:author="Craig Parker" w:date="2024-08-16T15:40:00Z" w16du:dateUtc="2024-08-16T13:40:00Z"/>
              <w:noProof/>
              <w:kern w:val="2"/>
              <w:sz w:val="24"/>
              <w:szCs w:val="24"/>
              <w:lang w:val="en-ZA" w:eastAsia="en-ZA"/>
              <w14:ligatures w14:val="standardContextual"/>
            </w:rPr>
          </w:pPr>
          <w:ins w:id="62"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"_Toc174715364"</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caps/>
                <w:noProof/>
              </w:rPr>
              <w:t>2.3.</w:t>
            </w:r>
            <w:r>
              <w:rPr>
                <w:noProof/>
                <w:kern w:val="2"/>
                <w:sz w:val="24"/>
                <w:szCs w:val="24"/>
                <w:lang w:val="en-ZA" w:eastAsia="en-ZA"/>
                <w14:ligatures w14:val="standardContextual"/>
              </w:rPr>
              <w:tab/>
            </w:r>
            <w:r w:rsidRPr="005B2B45">
              <w:rPr>
                <w:rStyle w:val="Hyperlink"/>
                <w:rFonts w:ascii="Nunito" w:hAnsi="Nunito"/>
                <w:noProof/>
              </w:rPr>
              <w:t>Areal/geospatial socio-economic data</w:t>
            </w:r>
            <w:r>
              <w:rPr>
                <w:noProof/>
                <w:webHidden/>
              </w:rPr>
              <w:tab/>
            </w:r>
            <w:r>
              <w:rPr>
                <w:noProof/>
                <w:webHidden/>
              </w:rPr>
              <w:fldChar w:fldCharType="begin"/>
            </w:r>
            <w:r>
              <w:rPr>
                <w:noProof/>
                <w:webHidden/>
              </w:rPr>
              <w:instrText xml:space="preserve"> PAGEREF _Toc174715364 \h </w:instrText>
            </w:r>
          </w:ins>
          <w:r>
            <w:rPr>
              <w:noProof/>
              <w:webHidden/>
            </w:rPr>
          </w:r>
          <w:r>
            <w:rPr>
              <w:noProof/>
              <w:webHidden/>
            </w:rPr>
            <w:fldChar w:fldCharType="separate"/>
          </w:r>
          <w:ins w:id="63" w:author="Craig Parker" w:date="2024-08-16T15:40:00Z" w16du:dateUtc="2024-08-16T13:40:00Z">
            <w:r>
              <w:rPr>
                <w:noProof/>
                <w:webHidden/>
              </w:rPr>
              <w:t>22</w:t>
            </w:r>
            <w:r>
              <w:rPr>
                <w:noProof/>
                <w:webHidden/>
              </w:rPr>
              <w:fldChar w:fldCharType="end"/>
            </w:r>
            <w:r w:rsidRPr="005B2B45">
              <w:rPr>
                <w:rStyle w:val="Hyperlink"/>
                <w:noProof/>
              </w:rPr>
              <w:fldChar w:fldCharType="end"/>
            </w:r>
          </w:ins>
        </w:p>
        <w:p w14:paraId="32EA8BD7" w14:textId="641FD91C" w:rsidR="00456CCB" w:rsidRDefault="00456CCB">
          <w:pPr>
            <w:pStyle w:val="TOC1"/>
            <w:tabs>
              <w:tab w:val="left" w:pos="440"/>
              <w:tab w:val="right" w:leader="dot" w:pos="9350"/>
            </w:tabs>
            <w:rPr>
              <w:ins w:id="64" w:author="Craig Parker" w:date="2024-08-16T15:40:00Z" w16du:dateUtc="2024-08-16T13:40:00Z"/>
              <w:noProof/>
              <w:kern w:val="2"/>
              <w:sz w:val="24"/>
              <w:szCs w:val="24"/>
              <w:lang w:val="en-ZA" w:eastAsia="en-ZA"/>
              <w14:ligatures w14:val="standardContextual"/>
            </w:rPr>
          </w:pPr>
          <w:ins w:id="65"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"_Toc174715365"</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3.</w:t>
            </w:r>
            <w:r>
              <w:rPr>
                <w:noProof/>
                <w:kern w:val="2"/>
                <w:sz w:val="24"/>
                <w:szCs w:val="24"/>
                <w:lang w:val="en-ZA" w:eastAsia="en-ZA"/>
                <w14:ligatures w14:val="standardContextual"/>
              </w:rPr>
              <w:tab/>
            </w:r>
            <w:r w:rsidRPr="005B2B45">
              <w:rPr>
                <w:rStyle w:val="Hyperlink"/>
                <w:rFonts w:ascii="Nunito" w:hAnsi="Nunito"/>
                <w:noProof/>
              </w:rPr>
              <w:t>Ethics Approval Process and Data Transfer Agreement</w:t>
            </w:r>
            <w:r>
              <w:rPr>
                <w:noProof/>
                <w:webHidden/>
              </w:rPr>
              <w:tab/>
            </w:r>
            <w:r>
              <w:rPr>
                <w:noProof/>
                <w:webHidden/>
              </w:rPr>
              <w:fldChar w:fldCharType="begin"/>
            </w:r>
            <w:r>
              <w:rPr>
                <w:noProof/>
                <w:webHidden/>
              </w:rPr>
              <w:instrText xml:space="preserve"> PAGEREF _Toc174715365 \h </w:instrText>
            </w:r>
          </w:ins>
          <w:r>
            <w:rPr>
              <w:noProof/>
              <w:webHidden/>
            </w:rPr>
          </w:r>
          <w:r>
            <w:rPr>
              <w:noProof/>
              <w:webHidden/>
            </w:rPr>
            <w:fldChar w:fldCharType="separate"/>
          </w:r>
          <w:ins w:id="66" w:author="Craig Parker" w:date="2024-08-16T15:40:00Z" w16du:dateUtc="2024-08-16T13:40:00Z">
            <w:r>
              <w:rPr>
                <w:noProof/>
                <w:webHidden/>
              </w:rPr>
              <w:t>23</w:t>
            </w:r>
            <w:r>
              <w:rPr>
                <w:noProof/>
                <w:webHidden/>
              </w:rPr>
              <w:fldChar w:fldCharType="end"/>
            </w:r>
            <w:r w:rsidRPr="005B2B45">
              <w:rPr>
                <w:rStyle w:val="Hyperlink"/>
                <w:noProof/>
              </w:rPr>
              <w:fldChar w:fldCharType="end"/>
            </w:r>
          </w:ins>
        </w:p>
        <w:p w14:paraId="6B0373B8" w14:textId="60736E0F" w:rsidR="00456CCB" w:rsidRDefault="00456CCB">
          <w:pPr>
            <w:pStyle w:val="TOC2"/>
            <w:tabs>
              <w:tab w:val="left" w:pos="960"/>
              <w:tab w:val="right" w:leader="dot" w:pos="9350"/>
            </w:tabs>
            <w:rPr>
              <w:ins w:id="67" w:author="Craig Parker" w:date="2024-08-16T15:40:00Z" w16du:dateUtc="2024-08-16T13:40:00Z"/>
              <w:noProof/>
              <w:kern w:val="2"/>
              <w:sz w:val="24"/>
              <w:szCs w:val="24"/>
              <w:lang w:val="en-ZA" w:eastAsia="en-ZA"/>
              <w14:ligatures w14:val="standardContextual"/>
            </w:rPr>
          </w:pPr>
          <w:ins w:id="68"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"_Toc174715366"</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3.1.</w:t>
            </w:r>
            <w:r>
              <w:rPr>
                <w:noProof/>
                <w:kern w:val="2"/>
                <w:sz w:val="24"/>
                <w:szCs w:val="24"/>
                <w:lang w:val="en-ZA" w:eastAsia="en-ZA"/>
                <w14:ligatures w14:val="standardContextual"/>
              </w:rPr>
              <w:tab/>
            </w:r>
            <w:r w:rsidRPr="005B2B45">
              <w:rPr>
                <w:rStyle w:val="Hyperlink"/>
                <w:rFonts w:ascii="Nunito" w:hAnsi="Nunito"/>
                <w:noProof/>
              </w:rPr>
              <w:t>Notification of New Studies</w:t>
            </w:r>
            <w:r>
              <w:rPr>
                <w:noProof/>
                <w:webHidden/>
              </w:rPr>
              <w:tab/>
            </w:r>
            <w:r>
              <w:rPr>
                <w:noProof/>
                <w:webHidden/>
              </w:rPr>
              <w:fldChar w:fldCharType="begin"/>
            </w:r>
            <w:r>
              <w:rPr>
                <w:noProof/>
                <w:webHidden/>
              </w:rPr>
              <w:instrText xml:space="preserve"> PAGEREF _Toc174715366 \h </w:instrText>
            </w:r>
          </w:ins>
          <w:r>
            <w:rPr>
              <w:noProof/>
              <w:webHidden/>
            </w:rPr>
          </w:r>
          <w:r>
            <w:rPr>
              <w:noProof/>
              <w:webHidden/>
            </w:rPr>
            <w:fldChar w:fldCharType="separate"/>
          </w:r>
          <w:ins w:id="69" w:author="Craig Parker" w:date="2024-08-16T15:40:00Z" w16du:dateUtc="2024-08-16T13:40:00Z">
            <w:r>
              <w:rPr>
                <w:noProof/>
                <w:webHidden/>
              </w:rPr>
              <w:t>23</w:t>
            </w:r>
            <w:r>
              <w:rPr>
                <w:noProof/>
                <w:webHidden/>
              </w:rPr>
              <w:fldChar w:fldCharType="end"/>
            </w:r>
            <w:r w:rsidRPr="005B2B45">
              <w:rPr>
                <w:rStyle w:val="Hyperlink"/>
                <w:noProof/>
              </w:rPr>
              <w:fldChar w:fldCharType="end"/>
            </w:r>
          </w:ins>
        </w:p>
        <w:p w14:paraId="7E7B5805" w14:textId="528EE0D9" w:rsidR="00456CCB" w:rsidRDefault="00456CCB">
          <w:pPr>
            <w:pStyle w:val="TOC2"/>
            <w:tabs>
              <w:tab w:val="left" w:pos="960"/>
              <w:tab w:val="right" w:leader="dot" w:pos="9350"/>
            </w:tabs>
            <w:rPr>
              <w:ins w:id="70" w:author="Craig Parker" w:date="2024-08-16T15:40:00Z" w16du:dateUtc="2024-08-16T13:40:00Z"/>
              <w:noProof/>
              <w:kern w:val="2"/>
              <w:sz w:val="24"/>
              <w:szCs w:val="24"/>
              <w:lang w:val="en-ZA" w:eastAsia="en-ZA"/>
              <w14:ligatures w14:val="standardContextual"/>
            </w:rPr>
          </w:pPr>
          <w:ins w:id="71"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"_Toc174715367"</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3.2.</w:t>
            </w:r>
            <w:r>
              <w:rPr>
                <w:noProof/>
                <w:kern w:val="2"/>
                <w:sz w:val="24"/>
                <w:szCs w:val="24"/>
                <w:lang w:val="en-ZA" w:eastAsia="en-ZA"/>
                <w14:ligatures w14:val="standardContextual"/>
              </w:rPr>
              <w:tab/>
            </w:r>
            <w:r w:rsidRPr="005B2B45">
              <w:rPr>
                <w:rStyle w:val="Hyperlink"/>
                <w:noProof/>
              </w:rPr>
              <w:t>Notification for Research Project 2 (RP2):</w:t>
            </w:r>
            <w:r>
              <w:rPr>
                <w:noProof/>
                <w:webHidden/>
              </w:rPr>
              <w:tab/>
            </w:r>
            <w:r>
              <w:rPr>
                <w:noProof/>
                <w:webHidden/>
              </w:rPr>
              <w:fldChar w:fldCharType="begin"/>
            </w:r>
            <w:r>
              <w:rPr>
                <w:noProof/>
                <w:webHidden/>
              </w:rPr>
              <w:instrText xml:space="preserve"> PAGEREF _Toc174715367 \h </w:instrText>
            </w:r>
          </w:ins>
          <w:r>
            <w:rPr>
              <w:noProof/>
              <w:webHidden/>
            </w:rPr>
          </w:r>
          <w:r>
            <w:rPr>
              <w:noProof/>
              <w:webHidden/>
            </w:rPr>
            <w:fldChar w:fldCharType="separate"/>
          </w:r>
          <w:ins w:id="72" w:author="Craig Parker" w:date="2024-08-16T15:40:00Z" w16du:dateUtc="2024-08-16T13:40:00Z">
            <w:r>
              <w:rPr>
                <w:noProof/>
                <w:webHidden/>
              </w:rPr>
              <w:t>23</w:t>
            </w:r>
            <w:r>
              <w:rPr>
                <w:noProof/>
                <w:webHidden/>
              </w:rPr>
              <w:fldChar w:fldCharType="end"/>
            </w:r>
            <w:r w:rsidRPr="005B2B45">
              <w:rPr>
                <w:rStyle w:val="Hyperlink"/>
                <w:noProof/>
              </w:rPr>
              <w:fldChar w:fldCharType="end"/>
            </w:r>
          </w:ins>
        </w:p>
        <w:p w14:paraId="5CECB386" w14:textId="12A85D44" w:rsidR="00456CCB" w:rsidRDefault="00456CCB">
          <w:pPr>
            <w:pStyle w:val="TOC2"/>
            <w:tabs>
              <w:tab w:val="left" w:pos="960"/>
              <w:tab w:val="right" w:leader="dot" w:pos="9350"/>
            </w:tabs>
            <w:rPr>
              <w:ins w:id="73" w:author="Craig Parker" w:date="2024-08-16T15:40:00Z" w16du:dateUtc="2024-08-16T13:40:00Z"/>
              <w:noProof/>
              <w:kern w:val="2"/>
              <w:sz w:val="24"/>
              <w:szCs w:val="24"/>
              <w:lang w:val="en-ZA" w:eastAsia="en-ZA"/>
              <w14:ligatures w14:val="standardContextual"/>
            </w:rPr>
          </w:pPr>
          <w:ins w:id="74"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"_Toc174715368"</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3.3.</w:t>
            </w:r>
            <w:r>
              <w:rPr>
                <w:noProof/>
                <w:kern w:val="2"/>
                <w:sz w:val="24"/>
                <w:szCs w:val="24"/>
                <w:lang w:val="en-ZA" w:eastAsia="en-ZA"/>
                <w14:ligatures w14:val="standardContextual"/>
              </w:rPr>
              <w:tab/>
            </w:r>
            <w:r w:rsidRPr="005B2B45">
              <w:rPr>
                <w:rStyle w:val="Hyperlink"/>
                <w:noProof/>
              </w:rPr>
              <w:t>Data Transfer Agreement (DTA):</w:t>
            </w:r>
            <w:r>
              <w:rPr>
                <w:noProof/>
                <w:webHidden/>
              </w:rPr>
              <w:tab/>
            </w:r>
            <w:r>
              <w:rPr>
                <w:noProof/>
                <w:webHidden/>
              </w:rPr>
              <w:fldChar w:fldCharType="begin"/>
            </w:r>
            <w:r>
              <w:rPr>
                <w:noProof/>
                <w:webHidden/>
              </w:rPr>
              <w:instrText xml:space="preserve"> PAGEREF _Toc174715368 \h </w:instrText>
            </w:r>
          </w:ins>
          <w:r>
            <w:rPr>
              <w:noProof/>
              <w:webHidden/>
            </w:rPr>
          </w:r>
          <w:r>
            <w:rPr>
              <w:noProof/>
              <w:webHidden/>
            </w:rPr>
            <w:fldChar w:fldCharType="separate"/>
          </w:r>
          <w:ins w:id="75" w:author="Craig Parker" w:date="2024-08-16T15:40:00Z" w16du:dateUtc="2024-08-16T13:40:00Z">
            <w:r>
              <w:rPr>
                <w:noProof/>
                <w:webHidden/>
              </w:rPr>
              <w:t>23</w:t>
            </w:r>
            <w:r>
              <w:rPr>
                <w:noProof/>
                <w:webHidden/>
              </w:rPr>
              <w:fldChar w:fldCharType="end"/>
            </w:r>
            <w:r w:rsidRPr="005B2B45">
              <w:rPr>
                <w:rStyle w:val="Hyperlink"/>
                <w:noProof/>
              </w:rPr>
              <w:fldChar w:fldCharType="end"/>
            </w:r>
          </w:ins>
        </w:p>
        <w:p w14:paraId="7FAFF152" w14:textId="095FA396" w:rsidR="00456CCB" w:rsidRDefault="00456CCB">
          <w:pPr>
            <w:pStyle w:val="TOC2"/>
            <w:tabs>
              <w:tab w:val="left" w:pos="960"/>
              <w:tab w:val="right" w:leader="dot" w:pos="9350"/>
            </w:tabs>
            <w:rPr>
              <w:ins w:id="76" w:author="Craig Parker" w:date="2024-08-16T15:40:00Z" w16du:dateUtc="2024-08-16T13:40:00Z"/>
              <w:noProof/>
              <w:kern w:val="2"/>
              <w:sz w:val="24"/>
              <w:szCs w:val="24"/>
              <w:lang w:val="en-ZA" w:eastAsia="en-ZA"/>
              <w14:ligatures w14:val="standardContextual"/>
            </w:rPr>
          </w:pPr>
          <w:ins w:id="77"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"_Toc174715370"</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3.4.</w:t>
            </w:r>
            <w:r>
              <w:rPr>
                <w:noProof/>
                <w:kern w:val="2"/>
                <w:sz w:val="24"/>
                <w:szCs w:val="24"/>
                <w:lang w:val="en-ZA" w:eastAsia="en-ZA"/>
                <w14:ligatures w14:val="standardContextual"/>
              </w:rPr>
              <w:tab/>
            </w:r>
            <w:r w:rsidRPr="005B2B45">
              <w:rPr>
                <w:rStyle w:val="Hyperlink"/>
                <w:noProof/>
              </w:rPr>
              <w:t>Ongoing Ethics Monitoring:</w:t>
            </w:r>
            <w:r>
              <w:rPr>
                <w:noProof/>
                <w:webHidden/>
              </w:rPr>
              <w:tab/>
            </w:r>
            <w:r>
              <w:rPr>
                <w:noProof/>
                <w:webHidden/>
              </w:rPr>
              <w:fldChar w:fldCharType="begin"/>
            </w:r>
            <w:r>
              <w:rPr>
                <w:noProof/>
                <w:webHidden/>
              </w:rPr>
              <w:instrText xml:space="preserve"> PAGEREF _Toc174715370 \h </w:instrText>
            </w:r>
          </w:ins>
          <w:r>
            <w:rPr>
              <w:noProof/>
              <w:webHidden/>
            </w:rPr>
          </w:r>
          <w:r>
            <w:rPr>
              <w:noProof/>
              <w:webHidden/>
            </w:rPr>
            <w:fldChar w:fldCharType="separate"/>
          </w:r>
          <w:ins w:id="78" w:author="Craig Parker" w:date="2024-08-16T15:40:00Z" w16du:dateUtc="2024-08-16T13:40:00Z">
            <w:r>
              <w:rPr>
                <w:noProof/>
                <w:webHidden/>
              </w:rPr>
              <w:t>23</w:t>
            </w:r>
            <w:r>
              <w:rPr>
                <w:noProof/>
                <w:webHidden/>
              </w:rPr>
              <w:fldChar w:fldCharType="end"/>
            </w:r>
            <w:r w:rsidRPr="005B2B45">
              <w:rPr>
                <w:rStyle w:val="Hyperlink"/>
                <w:noProof/>
              </w:rPr>
              <w:fldChar w:fldCharType="end"/>
            </w:r>
          </w:ins>
        </w:p>
        <w:p w14:paraId="1BC9C83C" w14:textId="7B0C5C81" w:rsidR="00456CCB" w:rsidRDefault="00456CCB">
          <w:pPr>
            <w:pStyle w:val="TOC1"/>
            <w:tabs>
              <w:tab w:val="left" w:pos="440"/>
              <w:tab w:val="right" w:leader="dot" w:pos="9350"/>
            </w:tabs>
            <w:rPr>
              <w:ins w:id="79" w:author="Craig Parker" w:date="2024-08-16T15:40:00Z" w16du:dateUtc="2024-08-16T13:40:00Z"/>
              <w:noProof/>
              <w:kern w:val="2"/>
              <w:sz w:val="24"/>
              <w:szCs w:val="24"/>
              <w:lang w:val="en-ZA" w:eastAsia="en-ZA"/>
              <w14:ligatures w14:val="standardContextual"/>
            </w:rPr>
          </w:pPr>
          <w:ins w:id="80"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"_Toc174715371"</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eastAsia="Times New Roman" w:hAnsi="Nunito" w:cs="Times New Roman"/>
                <w:noProof/>
                <w:lang w:val="en-ZA" w:eastAsia="en-ZA"/>
              </w:rPr>
              <w:t>4.</w:t>
            </w:r>
            <w:r>
              <w:rPr>
                <w:noProof/>
                <w:kern w:val="2"/>
                <w:sz w:val="24"/>
                <w:szCs w:val="24"/>
                <w:lang w:val="en-ZA" w:eastAsia="en-ZA"/>
                <w14:ligatures w14:val="standardContextual"/>
              </w:rPr>
              <w:tab/>
            </w:r>
            <w:r w:rsidRPr="005B2B45">
              <w:rPr>
                <w:rStyle w:val="Hyperlink"/>
                <w:rFonts w:ascii="Nunito" w:hAnsi="Nunito"/>
                <w:noProof/>
              </w:rPr>
              <w:t>Pre-processing and harmonisation</w:t>
            </w:r>
            <w:r>
              <w:rPr>
                <w:noProof/>
                <w:webHidden/>
              </w:rPr>
              <w:tab/>
            </w:r>
            <w:r>
              <w:rPr>
                <w:noProof/>
                <w:webHidden/>
              </w:rPr>
              <w:fldChar w:fldCharType="begin"/>
            </w:r>
            <w:r>
              <w:rPr>
                <w:noProof/>
                <w:webHidden/>
              </w:rPr>
              <w:instrText xml:space="preserve"> PAGEREF _Toc174715371 \h </w:instrText>
            </w:r>
          </w:ins>
          <w:r>
            <w:rPr>
              <w:noProof/>
              <w:webHidden/>
            </w:rPr>
          </w:r>
          <w:r>
            <w:rPr>
              <w:noProof/>
              <w:webHidden/>
            </w:rPr>
            <w:fldChar w:fldCharType="separate"/>
          </w:r>
          <w:ins w:id="81" w:author="Craig Parker" w:date="2024-08-16T15:40:00Z" w16du:dateUtc="2024-08-16T13:40:00Z">
            <w:r>
              <w:rPr>
                <w:noProof/>
                <w:webHidden/>
              </w:rPr>
              <w:t>25</w:t>
            </w:r>
            <w:r>
              <w:rPr>
                <w:noProof/>
                <w:webHidden/>
              </w:rPr>
              <w:fldChar w:fldCharType="end"/>
            </w:r>
            <w:r w:rsidRPr="005B2B45">
              <w:rPr>
                <w:rStyle w:val="Hyperlink"/>
                <w:noProof/>
              </w:rPr>
              <w:fldChar w:fldCharType="end"/>
            </w:r>
          </w:ins>
        </w:p>
        <w:p w14:paraId="27135993" w14:textId="69EE37A7" w:rsidR="00456CCB" w:rsidRDefault="00456CCB">
          <w:pPr>
            <w:pStyle w:val="TOC2"/>
            <w:tabs>
              <w:tab w:val="left" w:pos="960"/>
              <w:tab w:val="right" w:leader="dot" w:pos="9350"/>
            </w:tabs>
            <w:rPr>
              <w:ins w:id="82" w:author="Craig Parker" w:date="2024-08-16T15:40:00Z" w16du:dateUtc="2024-08-16T13:40:00Z"/>
              <w:noProof/>
              <w:kern w:val="2"/>
              <w:sz w:val="24"/>
              <w:szCs w:val="24"/>
              <w:lang w:val="en-ZA" w:eastAsia="en-ZA"/>
              <w14:ligatures w14:val="standardContextual"/>
            </w:rPr>
          </w:pPr>
          <w:ins w:id="83" w:author="Craig Parker" w:date="2024-08-16T15:40:00Z" w16du:dateUtc="2024-08-16T13:40:00Z">
            <w:r w:rsidRPr="005B2B45">
              <w:rPr>
                <w:rStyle w:val="Hyperlink"/>
                <w:noProof/>
              </w:rPr>
              <w:lastRenderedPageBreak/>
              <w:fldChar w:fldCharType="begin"/>
            </w:r>
            <w:r w:rsidRPr="005B2B45">
              <w:rPr>
                <w:rStyle w:val="Hyperlink"/>
                <w:noProof/>
              </w:rPr>
              <w:instrText xml:space="preserve"> </w:instrText>
            </w:r>
            <w:r>
              <w:rPr>
                <w:noProof/>
              </w:rPr>
              <w:instrText>HYPERLINK \l "_Toc174715372"</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4.1.</w:t>
            </w:r>
            <w:r>
              <w:rPr>
                <w:noProof/>
                <w:kern w:val="2"/>
                <w:sz w:val="24"/>
                <w:szCs w:val="24"/>
                <w:lang w:val="en-ZA" w:eastAsia="en-ZA"/>
                <w14:ligatures w14:val="standardContextual"/>
              </w:rPr>
              <w:tab/>
            </w:r>
            <w:r w:rsidRPr="005B2B45">
              <w:rPr>
                <w:rStyle w:val="Hyperlink"/>
                <w:rFonts w:ascii="Nunito" w:hAnsi="Nunito"/>
                <w:noProof/>
                <w:lang w:val="en-ZA" w:eastAsia="en-ZA"/>
              </w:rPr>
              <w:t>Pre-processing</w:t>
            </w:r>
            <w:r>
              <w:rPr>
                <w:noProof/>
                <w:webHidden/>
              </w:rPr>
              <w:tab/>
            </w:r>
            <w:r>
              <w:rPr>
                <w:noProof/>
                <w:webHidden/>
              </w:rPr>
              <w:fldChar w:fldCharType="begin"/>
            </w:r>
            <w:r>
              <w:rPr>
                <w:noProof/>
                <w:webHidden/>
              </w:rPr>
              <w:instrText xml:space="preserve"> PAGEREF _Toc174715372 \h </w:instrText>
            </w:r>
          </w:ins>
          <w:r>
            <w:rPr>
              <w:noProof/>
              <w:webHidden/>
            </w:rPr>
          </w:r>
          <w:r>
            <w:rPr>
              <w:noProof/>
              <w:webHidden/>
            </w:rPr>
            <w:fldChar w:fldCharType="separate"/>
          </w:r>
          <w:ins w:id="84" w:author="Craig Parker" w:date="2024-08-16T15:40:00Z" w16du:dateUtc="2024-08-16T13:40:00Z">
            <w:r>
              <w:rPr>
                <w:noProof/>
                <w:webHidden/>
              </w:rPr>
              <w:t>25</w:t>
            </w:r>
            <w:r>
              <w:rPr>
                <w:noProof/>
                <w:webHidden/>
              </w:rPr>
              <w:fldChar w:fldCharType="end"/>
            </w:r>
            <w:r w:rsidRPr="005B2B45">
              <w:rPr>
                <w:rStyle w:val="Hyperlink"/>
                <w:noProof/>
              </w:rPr>
              <w:fldChar w:fldCharType="end"/>
            </w:r>
          </w:ins>
        </w:p>
        <w:p w14:paraId="2C602396" w14:textId="5E8010BC" w:rsidR="00456CCB" w:rsidRDefault="00456CCB">
          <w:pPr>
            <w:pStyle w:val="TOC2"/>
            <w:tabs>
              <w:tab w:val="left" w:pos="960"/>
              <w:tab w:val="right" w:leader="dot" w:pos="9350"/>
            </w:tabs>
            <w:rPr>
              <w:ins w:id="85" w:author="Craig Parker" w:date="2024-08-16T15:40:00Z" w16du:dateUtc="2024-08-16T13:40:00Z"/>
              <w:noProof/>
              <w:kern w:val="2"/>
              <w:sz w:val="24"/>
              <w:szCs w:val="24"/>
              <w:lang w:val="en-ZA" w:eastAsia="en-ZA"/>
              <w14:ligatures w14:val="standardContextual"/>
            </w:rPr>
          </w:pPr>
          <w:ins w:id="86"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"_Toc174715383"</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rPr>
              <w:t>4.2.</w:t>
            </w:r>
            <w:r>
              <w:rPr>
                <w:noProof/>
                <w:kern w:val="2"/>
                <w:sz w:val="24"/>
                <w:szCs w:val="24"/>
                <w:lang w:val="en-ZA" w:eastAsia="en-ZA"/>
                <w14:ligatures w14:val="standardContextual"/>
              </w:rPr>
              <w:tab/>
            </w:r>
            <w:r w:rsidRPr="005B2B45">
              <w:rPr>
                <w:rStyle w:val="Hyperlink"/>
                <w:rFonts w:ascii="Nunito" w:hAnsi="Nunito"/>
                <w:noProof/>
                <w:lang w:val="en-ZA"/>
              </w:rPr>
              <w:t>Variable mapping</w:t>
            </w:r>
            <w:r>
              <w:rPr>
                <w:noProof/>
                <w:webHidden/>
              </w:rPr>
              <w:tab/>
            </w:r>
            <w:r>
              <w:rPr>
                <w:noProof/>
                <w:webHidden/>
              </w:rPr>
              <w:fldChar w:fldCharType="begin"/>
            </w:r>
            <w:r>
              <w:rPr>
                <w:noProof/>
                <w:webHidden/>
              </w:rPr>
              <w:instrText xml:space="preserve"> PAGEREF _Toc174715383 \h </w:instrText>
            </w:r>
          </w:ins>
          <w:r>
            <w:rPr>
              <w:noProof/>
              <w:webHidden/>
            </w:rPr>
          </w:r>
          <w:r>
            <w:rPr>
              <w:noProof/>
              <w:webHidden/>
            </w:rPr>
            <w:fldChar w:fldCharType="separate"/>
          </w:r>
          <w:ins w:id="87" w:author="Craig Parker" w:date="2024-08-16T15:40:00Z" w16du:dateUtc="2024-08-16T13:40:00Z">
            <w:r>
              <w:rPr>
                <w:noProof/>
                <w:webHidden/>
              </w:rPr>
              <w:t>26</w:t>
            </w:r>
            <w:r>
              <w:rPr>
                <w:noProof/>
                <w:webHidden/>
              </w:rPr>
              <w:fldChar w:fldCharType="end"/>
            </w:r>
            <w:r w:rsidRPr="005B2B45">
              <w:rPr>
                <w:rStyle w:val="Hyperlink"/>
                <w:noProof/>
              </w:rPr>
              <w:fldChar w:fldCharType="end"/>
            </w:r>
          </w:ins>
        </w:p>
        <w:p w14:paraId="7F41FA65" w14:textId="733BCC4D" w:rsidR="00456CCB" w:rsidRDefault="00456CCB">
          <w:pPr>
            <w:pStyle w:val="TOC2"/>
            <w:tabs>
              <w:tab w:val="left" w:pos="960"/>
              <w:tab w:val="right" w:leader="dot" w:pos="9350"/>
            </w:tabs>
            <w:rPr>
              <w:ins w:id="88" w:author="Craig Parker" w:date="2024-08-16T15:40:00Z" w16du:dateUtc="2024-08-16T13:40:00Z"/>
              <w:noProof/>
              <w:kern w:val="2"/>
              <w:sz w:val="24"/>
              <w:szCs w:val="24"/>
              <w:lang w:val="en-ZA" w:eastAsia="en-ZA"/>
              <w14:ligatures w14:val="standardContextual"/>
            </w:rPr>
          </w:pPr>
          <w:ins w:id="89"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"_Toc174715385"</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rPr>
              <w:t>4.3.</w:t>
            </w:r>
            <w:r>
              <w:rPr>
                <w:noProof/>
                <w:kern w:val="2"/>
                <w:sz w:val="24"/>
                <w:szCs w:val="24"/>
                <w:lang w:val="en-ZA" w:eastAsia="en-ZA"/>
                <w14:ligatures w14:val="standardContextual"/>
              </w:rPr>
              <w:tab/>
            </w:r>
            <w:r w:rsidRPr="005B2B45">
              <w:rPr>
                <w:rStyle w:val="Hyperlink"/>
                <w:rFonts w:ascii="Nunito" w:hAnsi="Nunito"/>
                <w:noProof/>
                <w:lang w:val="en-ZA"/>
              </w:rPr>
              <w:t>Mapping validation</w:t>
            </w:r>
            <w:r>
              <w:rPr>
                <w:noProof/>
                <w:webHidden/>
              </w:rPr>
              <w:tab/>
            </w:r>
            <w:r>
              <w:rPr>
                <w:noProof/>
                <w:webHidden/>
              </w:rPr>
              <w:fldChar w:fldCharType="begin"/>
            </w:r>
            <w:r>
              <w:rPr>
                <w:noProof/>
                <w:webHidden/>
              </w:rPr>
              <w:instrText xml:space="preserve"> PAGEREF _Toc174715385 \h </w:instrText>
            </w:r>
          </w:ins>
          <w:r>
            <w:rPr>
              <w:noProof/>
              <w:webHidden/>
            </w:rPr>
          </w:r>
          <w:r>
            <w:rPr>
              <w:noProof/>
              <w:webHidden/>
            </w:rPr>
            <w:fldChar w:fldCharType="separate"/>
          </w:r>
          <w:ins w:id="90" w:author="Craig Parker" w:date="2024-08-16T15:40:00Z" w16du:dateUtc="2024-08-16T13:40:00Z">
            <w:r>
              <w:rPr>
                <w:noProof/>
                <w:webHidden/>
              </w:rPr>
              <w:t>27</w:t>
            </w:r>
            <w:r>
              <w:rPr>
                <w:noProof/>
                <w:webHidden/>
              </w:rPr>
              <w:fldChar w:fldCharType="end"/>
            </w:r>
            <w:r w:rsidRPr="005B2B45">
              <w:rPr>
                <w:rStyle w:val="Hyperlink"/>
                <w:noProof/>
              </w:rPr>
              <w:fldChar w:fldCharType="end"/>
            </w:r>
          </w:ins>
        </w:p>
        <w:p w14:paraId="212FEAC8" w14:textId="309ADC49" w:rsidR="00456CCB" w:rsidRDefault="00456CCB">
          <w:pPr>
            <w:pStyle w:val="TOC2"/>
            <w:tabs>
              <w:tab w:val="left" w:pos="960"/>
              <w:tab w:val="right" w:leader="dot" w:pos="9350"/>
            </w:tabs>
            <w:rPr>
              <w:ins w:id="91" w:author="Craig Parker" w:date="2024-08-16T15:40:00Z" w16du:dateUtc="2024-08-16T13:40:00Z"/>
              <w:noProof/>
              <w:kern w:val="2"/>
              <w:sz w:val="24"/>
              <w:szCs w:val="24"/>
              <w:lang w:val="en-ZA" w:eastAsia="en-ZA"/>
              <w14:ligatures w14:val="standardContextual"/>
            </w:rPr>
          </w:pPr>
          <w:ins w:id="92"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"_Toc174715386"</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rPr>
              <w:t>4.4.</w:t>
            </w:r>
            <w:r>
              <w:rPr>
                <w:noProof/>
                <w:kern w:val="2"/>
                <w:sz w:val="24"/>
                <w:szCs w:val="24"/>
                <w:lang w:val="en-ZA" w:eastAsia="en-ZA"/>
                <w14:ligatures w14:val="standardContextual"/>
              </w:rPr>
              <w:tab/>
            </w:r>
            <w:r w:rsidRPr="005B2B45">
              <w:rPr>
                <w:rStyle w:val="Hyperlink"/>
                <w:rFonts w:ascii="Nunito" w:hAnsi="Nunito"/>
                <w:noProof/>
                <w:lang w:val="en-ZA"/>
              </w:rPr>
              <w:t>Database population</w:t>
            </w:r>
            <w:r>
              <w:rPr>
                <w:noProof/>
                <w:webHidden/>
              </w:rPr>
              <w:tab/>
            </w:r>
            <w:r>
              <w:rPr>
                <w:noProof/>
                <w:webHidden/>
              </w:rPr>
              <w:fldChar w:fldCharType="begin"/>
            </w:r>
            <w:r>
              <w:rPr>
                <w:noProof/>
                <w:webHidden/>
              </w:rPr>
              <w:instrText xml:space="preserve"> PAGEREF _Toc174715386 \h </w:instrText>
            </w:r>
          </w:ins>
          <w:r>
            <w:rPr>
              <w:noProof/>
              <w:webHidden/>
            </w:rPr>
          </w:r>
          <w:r>
            <w:rPr>
              <w:noProof/>
              <w:webHidden/>
            </w:rPr>
            <w:fldChar w:fldCharType="separate"/>
          </w:r>
          <w:ins w:id="93" w:author="Craig Parker" w:date="2024-08-16T15:40:00Z" w16du:dateUtc="2024-08-16T13:40:00Z">
            <w:r>
              <w:rPr>
                <w:noProof/>
                <w:webHidden/>
              </w:rPr>
              <w:t>27</w:t>
            </w:r>
            <w:r>
              <w:rPr>
                <w:noProof/>
                <w:webHidden/>
              </w:rPr>
              <w:fldChar w:fldCharType="end"/>
            </w:r>
            <w:r w:rsidRPr="005B2B45">
              <w:rPr>
                <w:rStyle w:val="Hyperlink"/>
                <w:noProof/>
              </w:rPr>
              <w:fldChar w:fldCharType="end"/>
            </w:r>
          </w:ins>
        </w:p>
        <w:p w14:paraId="464EB852" w14:textId="39406F3D" w:rsidR="00456CCB" w:rsidRDefault="00456CCB">
          <w:pPr>
            <w:pStyle w:val="TOC2"/>
            <w:tabs>
              <w:tab w:val="left" w:pos="960"/>
              <w:tab w:val="right" w:leader="dot" w:pos="9350"/>
            </w:tabs>
            <w:rPr>
              <w:ins w:id="94" w:author="Craig Parker" w:date="2024-08-16T15:40:00Z" w16du:dateUtc="2024-08-16T13:40:00Z"/>
              <w:noProof/>
              <w:kern w:val="2"/>
              <w:sz w:val="24"/>
              <w:szCs w:val="24"/>
              <w:lang w:val="en-ZA" w:eastAsia="en-ZA"/>
              <w14:ligatures w14:val="standardContextual"/>
            </w:rPr>
          </w:pPr>
          <w:ins w:id="95"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"_Toc174715387"</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rPr>
              <w:t>4.5.</w:t>
            </w:r>
            <w:r>
              <w:rPr>
                <w:noProof/>
                <w:kern w:val="2"/>
                <w:sz w:val="24"/>
                <w:szCs w:val="24"/>
                <w:lang w:val="en-ZA" w:eastAsia="en-ZA"/>
                <w14:ligatures w14:val="standardContextual"/>
              </w:rPr>
              <w:tab/>
            </w:r>
            <w:r w:rsidRPr="005B2B45">
              <w:rPr>
                <w:rStyle w:val="Hyperlink"/>
                <w:rFonts w:ascii="Nunito" w:hAnsi="Nunito"/>
                <w:noProof/>
                <w:lang w:val="en-ZA"/>
              </w:rPr>
              <w:t>Final data cleaning and analysis dataset creation</w:t>
            </w:r>
            <w:r>
              <w:rPr>
                <w:noProof/>
                <w:webHidden/>
              </w:rPr>
              <w:tab/>
            </w:r>
            <w:r>
              <w:rPr>
                <w:noProof/>
                <w:webHidden/>
              </w:rPr>
              <w:fldChar w:fldCharType="begin"/>
            </w:r>
            <w:r>
              <w:rPr>
                <w:noProof/>
                <w:webHidden/>
              </w:rPr>
              <w:instrText xml:space="preserve"> PAGEREF _Toc174715387 \h </w:instrText>
            </w:r>
          </w:ins>
          <w:r>
            <w:rPr>
              <w:noProof/>
              <w:webHidden/>
            </w:rPr>
          </w:r>
          <w:r>
            <w:rPr>
              <w:noProof/>
              <w:webHidden/>
            </w:rPr>
            <w:fldChar w:fldCharType="separate"/>
          </w:r>
          <w:ins w:id="96" w:author="Craig Parker" w:date="2024-08-16T15:40:00Z" w16du:dateUtc="2024-08-16T13:40:00Z">
            <w:r>
              <w:rPr>
                <w:noProof/>
                <w:webHidden/>
              </w:rPr>
              <w:t>28</w:t>
            </w:r>
            <w:r>
              <w:rPr>
                <w:noProof/>
                <w:webHidden/>
              </w:rPr>
              <w:fldChar w:fldCharType="end"/>
            </w:r>
            <w:r w:rsidRPr="005B2B45">
              <w:rPr>
                <w:rStyle w:val="Hyperlink"/>
                <w:noProof/>
              </w:rPr>
              <w:fldChar w:fldCharType="end"/>
            </w:r>
          </w:ins>
        </w:p>
        <w:p w14:paraId="55020E6F" w14:textId="0C282985" w:rsidR="00456CCB" w:rsidRDefault="00456CCB">
          <w:pPr>
            <w:pStyle w:val="TOC1"/>
            <w:tabs>
              <w:tab w:val="left" w:pos="440"/>
              <w:tab w:val="right" w:leader="dot" w:pos="9350"/>
            </w:tabs>
            <w:rPr>
              <w:ins w:id="97" w:author="Craig Parker" w:date="2024-08-16T15:40:00Z" w16du:dateUtc="2024-08-16T13:40:00Z"/>
              <w:noProof/>
              <w:kern w:val="2"/>
              <w:sz w:val="24"/>
              <w:szCs w:val="24"/>
              <w:lang w:val="en-ZA" w:eastAsia="en-ZA"/>
              <w14:ligatures w14:val="standardContextual"/>
            </w:rPr>
          </w:pPr>
          <w:ins w:id="98"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"_Toc174715388"</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5.</w:t>
            </w:r>
            <w:r>
              <w:rPr>
                <w:noProof/>
                <w:kern w:val="2"/>
                <w:sz w:val="24"/>
                <w:szCs w:val="24"/>
                <w:lang w:val="en-ZA" w:eastAsia="en-ZA"/>
                <w14:ligatures w14:val="standardContextual"/>
              </w:rPr>
              <w:tab/>
            </w:r>
            <w:r w:rsidRPr="005B2B45">
              <w:rPr>
                <w:rStyle w:val="Hyperlink"/>
                <w:rFonts w:ascii="Nunito" w:hAnsi="Nunito"/>
                <w:noProof/>
              </w:rPr>
              <w:t>Integration and analysis interfaces</w:t>
            </w:r>
            <w:r>
              <w:rPr>
                <w:noProof/>
                <w:webHidden/>
              </w:rPr>
              <w:tab/>
            </w:r>
            <w:r>
              <w:rPr>
                <w:noProof/>
                <w:webHidden/>
              </w:rPr>
              <w:fldChar w:fldCharType="begin"/>
            </w:r>
            <w:r>
              <w:rPr>
                <w:noProof/>
                <w:webHidden/>
              </w:rPr>
              <w:instrText xml:space="preserve"> PAGEREF _Toc174715388 \h </w:instrText>
            </w:r>
          </w:ins>
          <w:r>
            <w:rPr>
              <w:noProof/>
              <w:webHidden/>
            </w:rPr>
          </w:r>
          <w:r>
            <w:rPr>
              <w:noProof/>
              <w:webHidden/>
            </w:rPr>
            <w:fldChar w:fldCharType="separate"/>
          </w:r>
          <w:ins w:id="99" w:author="Craig Parker" w:date="2024-08-16T15:40:00Z" w16du:dateUtc="2024-08-16T13:40:00Z">
            <w:r>
              <w:rPr>
                <w:noProof/>
                <w:webHidden/>
              </w:rPr>
              <w:t>30</w:t>
            </w:r>
            <w:r>
              <w:rPr>
                <w:noProof/>
                <w:webHidden/>
              </w:rPr>
              <w:fldChar w:fldCharType="end"/>
            </w:r>
            <w:r w:rsidRPr="005B2B45">
              <w:rPr>
                <w:rStyle w:val="Hyperlink"/>
                <w:noProof/>
              </w:rPr>
              <w:fldChar w:fldCharType="end"/>
            </w:r>
          </w:ins>
        </w:p>
        <w:p w14:paraId="4AF0A0B3" w14:textId="08650602" w:rsidR="00456CCB" w:rsidRDefault="00456CCB">
          <w:pPr>
            <w:pStyle w:val="TOC2"/>
            <w:tabs>
              <w:tab w:val="left" w:pos="960"/>
              <w:tab w:val="right" w:leader="dot" w:pos="9350"/>
            </w:tabs>
            <w:rPr>
              <w:ins w:id="100" w:author="Craig Parker" w:date="2024-08-16T15:40:00Z" w16du:dateUtc="2024-08-16T13:40:00Z"/>
              <w:noProof/>
              <w:kern w:val="2"/>
              <w:sz w:val="24"/>
              <w:szCs w:val="24"/>
              <w:lang w:val="en-ZA" w:eastAsia="en-ZA"/>
              <w14:ligatures w14:val="standardContextual"/>
            </w:rPr>
          </w:pPr>
          <w:ins w:id="101"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"_Toc174715389"</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5.1.</w:t>
            </w:r>
            <w:r>
              <w:rPr>
                <w:noProof/>
                <w:kern w:val="2"/>
                <w:sz w:val="24"/>
                <w:szCs w:val="24"/>
                <w:lang w:val="en-ZA" w:eastAsia="en-ZA"/>
                <w14:ligatures w14:val="standardContextual"/>
              </w:rPr>
              <w:tab/>
            </w:r>
            <w:r w:rsidRPr="005B2B45">
              <w:rPr>
                <w:rStyle w:val="Hyperlink"/>
                <w:rFonts w:ascii="Nunito" w:hAnsi="Nunito"/>
                <w:noProof/>
                <w:lang w:val="en-ZA" w:eastAsia="en-ZA"/>
              </w:rPr>
              <w:t>Integration of Climate and Socio-Economic Variables</w:t>
            </w:r>
            <w:r>
              <w:rPr>
                <w:noProof/>
                <w:webHidden/>
              </w:rPr>
              <w:tab/>
            </w:r>
            <w:r>
              <w:rPr>
                <w:noProof/>
                <w:webHidden/>
              </w:rPr>
              <w:fldChar w:fldCharType="begin"/>
            </w:r>
            <w:r>
              <w:rPr>
                <w:noProof/>
                <w:webHidden/>
              </w:rPr>
              <w:instrText xml:space="preserve"> PAGEREF _Toc174715389 \h </w:instrText>
            </w:r>
          </w:ins>
          <w:r>
            <w:rPr>
              <w:noProof/>
              <w:webHidden/>
            </w:rPr>
          </w:r>
          <w:r>
            <w:rPr>
              <w:noProof/>
              <w:webHidden/>
            </w:rPr>
            <w:fldChar w:fldCharType="separate"/>
          </w:r>
          <w:ins w:id="102" w:author="Craig Parker" w:date="2024-08-16T15:40:00Z" w16du:dateUtc="2024-08-16T13:40:00Z">
            <w:r>
              <w:rPr>
                <w:noProof/>
                <w:webHidden/>
              </w:rPr>
              <w:t>30</w:t>
            </w:r>
            <w:r>
              <w:rPr>
                <w:noProof/>
                <w:webHidden/>
              </w:rPr>
              <w:fldChar w:fldCharType="end"/>
            </w:r>
            <w:r w:rsidRPr="005B2B45">
              <w:rPr>
                <w:rStyle w:val="Hyperlink"/>
                <w:noProof/>
              </w:rPr>
              <w:fldChar w:fldCharType="end"/>
            </w:r>
          </w:ins>
        </w:p>
        <w:p w14:paraId="0C51CDD8" w14:textId="558731D9" w:rsidR="00456CCB" w:rsidRDefault="00456CCB">
          <w:pPr>
            <w:pStyle w:val="TOC2"/>
            <w:tabs>
              <w:tab w:val="left" w:pos="960"/>
              <w:tab w:val="right" w:leader="dot" w:pos="9350"/>
            </w:tabs>
            <w:rPr>
              <w:ins w:id="103" w:author="Craig Parker" w:date="2024-08-16T15:40:00Z" w16du:dateUtc="2024-08-16T13:40:00Z"/>
              <w:noProof/>
              <w:kern w:val="2"/>
              <w:sz w:val="24"/>
              <w:szCs w:val="24"/>
              <w:lang w:val="en-ZA" w:eastAsia="en-ZA"/>
              <w14:ligatures w14:val="standardContextual"/>
            </w:rPr>
          </w:pPr>
          <w:ins w:id="104"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"_Toc174715390"</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5.2.</w:t>
            </w:r>
            <w:r>
              <w:rPr>
                <w:noProof/>
                <w:kern w:val="2"/>
                <w:sz w:val="24"/>
                <w:szCs w:val="24"/>
                <w:lang w:val="en-ZA" w:eastAsia="en-ZA"/>
                <w14:ligatures w14:val="standardContextual"/>
              </w:rPr>
              <w:tab/>
            </w:r>
            <w:r w:rsidRPr="005B2B45">
              <w:rPr>
                <w:rStyle w:val="Hyperlink"/>
                <w:rFonts w:ascii="Nunito" w:hAnsi="Nunito"/>
                <w:noProof/>
                <w:lang w:val="en-ZA" w:eastAsia="en-ZA"/>
              </w:rPr>
              <w:t>Sourcing Pre-Processed Data</w:t>
            </w:r>
            <w:r>
              <w:rPr>
                <w:noProof/>
                <w:webHidden/>
              </w:rPr>
              <w:tab/>
            </w:r>
            <w:r>
              <w:rPr>
                <w:noProof/>
                <w:webHidden/>
              </w:rPr>
              <w:fldChar w:fldCharType="begin"/>
            </w:r>
            <w:r>
              <w:rPr>
                <w:noProof/>
                <w:webHidden/>
              </w:rPr>
              <w:instrText xml:space="preserve"> PAGEREF _Toc174715390 \h </w:instrText>
            </w:r>
          </w:ins>
          <w:r>
            <w:rPr>
              <w:noProof/>
              <w:webHidden/>
            </w:rPr>
          </w:r>
          <w:r>
            <w:rPr>
              <w:noProof/>
              <w:webHidden/>
            </w:rPr>
            <w:fldChar w:fldCharType="separate"/>
          </w:r>
          <w:ins w:id="105" w:author="Craig Parker" w:date="2024-08-16T15:40:00Z" w16du:dateUtc="2024-08-16T13:40:00Z">
            <w:r>
              <w:rPr>
                <w:noProof/>
                <w:webHidden/>
              </w:rPr>
              <w:t>30</w:t>
            </w:r>
            <w:r>
              <w:rPr>
                <w:noProof/>
                <w:webHidden/>
              </w:rPr>
              <w:fldChar w:fldCharType="end"/>
            </w:r>
            <w:r w:rsidRPr="005B2B45">
              <w:rPr>
                <w:rStyle w:val="Hyperlink"/>
                <w:noProof/>
              </w:rPr>
              <w:fldChar w:fldCharType="end"/>
            </w:r>
          </w:ins>
        </w:p>
        <w:p w14:paraId="395290A4" w14:textId="528CD094" w:rsidR="00456CCB" w:rsidRDefault="00456CCB">
          <w:pPr>
            <w:pStyle w:val="TOC2"/>
            <w:tabs>
              <w:tab w:val="left" w:pos="960"/>
              <w:tab w:val="right" w:leader="dot" w:pos="9350"/>
            </w:tabs>
            <w:rPr>
              <w:ins w:id="106" w:author="Craig Parker" w:date="2024-08-16T15:40:00Z" w16du:dateUtc="2024-08-16T13:40:00Z"/>
              <w:noProof/>
              <w:kern w:val="2"/>
              <w:sz w:val="24"/>
              <w:szCs w:val="24"/>
              <w:lang w:val="en-ZA" w:eastAsia="en-ZA"/>
              <w14:ligatures w14:val="standardContextual"/>
            </w:rPr>
          </w:pPr>
          <w:ins w:id="107"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"_Toc174715391"</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5.3.</w:t>
            </w:r>
            <w:r>
              <w:rPr>
                <w:noProof/>
                <w:kern w:val="2"/>
                <w:sz w:val="24"/>
                <w:szCs w:val="24"/>
                <w:lang w:val="en-ZA" w:eastAsia="en-ZA"/>
                <w14:ligatures w14:val="standardContextual"/>
              </w:rPr>
              <w:tab/>
            </w:r>
            <w:r w:rsidRPr="005B2B45">
              <w:rPr>
                <w:rStyle w:val="Hyperlink"/>
                <w:rFonts w:ascii="Nunito" w:hAnsi="Nunito"/>
                <w:noProof/>
              </w:rPr>
              <w:t>Automated Data Retrieval</w:t>
            </w:r>
            <w:r>
              <w:rPr>
                <w:noProof/>
                <w:webHidden/>
              </w:rPr>
              <w:tab/>
            </w:r>
            <w:r>
              <w:rPr>
                <w:noProof/>
                <w:webHidden/>
              </w:rPr>
              <w:fldChar w:fldCharType="begin"/>
            </w:r>
            <w:r>
              <w:rPr>
                <w:noProof/>
                <w:webHidden/>
              </w:rPr>
              <w:instrText xml:space="preserve"> PAGEREF _Toc174715391 \h </w:instrText>
            </w:r>
          </w:ins>
          <w:r>
            <w:rPr>
              <w:noProof/>
              <w:webHidden/>
            </w:rPr>
          </w:r>
          <w:r>
            <w:rPr>
              <w:noProof/>
              <w:webHidden/>
            </w:rPr>
            <w:fldChar w:fldCharType="separate"/>
          </w:r>
          <w:ins w:id="108" w:author="Craig Parker" w:date="2024-08-16T15:40:00Z" w16du:dateUtc="2024-08-16T13:40:00Z">
            <w:r>
              <w:rPr>
                <w:noProof/>
                <w:webHidden/>
              </w:rPr>
              <w:t>30</w:t>
            </w:r>
            <w:r>
              <w:rPr>
                <w:noProof/>
                <w:webHidden/>
              </w:rPr>
              <w:fldChar w:fldCharType="end"/>
            </w:r>
            <w:r w:rsidRPr="005B2B45">
              <w:rPr>
                <w:rStyle w:val="Hyperlink"/>
                <w:noProof/>
              </w:rPr>
              <w:fldChar w:fldCharType="end"/>
            </w:r>
          </w:ins>
        </w:p>
        <w:p w14:paraId="2F83ADC2" w14:textId="6AF9DBE3" w:rsidR="00456CCB" w:rsidRDefault="00456CCB">
          <w:pPr>
            <w:pStyle w:val="TOC2"/>
            <w:tabs>
              <w:tab w:val="left" w:pos="960"/>
              <w:tab w:val="right" w:leader="dot" w:pos="9350"/>
            </w:tabs>
            <w:rPr>
              <w:ins w:id="109" w:author="Craig Parker" w:date="2024-08-16T15:40:00Z" w16du:dateUtc="2024-08-16T13:40:00Z"/>
              <w:noProof/>
              <w:kern w:val="2"/>
              <w:sz w:val="24"/>
              <w:szCs w:val="24"/>
              <w:lang w:val="en-ZA" w:eastAsia="en-ZA"/>
              <w14:ligatures w14:val="standardContextual"/>
            </w:rPr>
          </w:pPr>
          <w:ins w:id="110"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"_Toc174715392"</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5.4.</w:t>
            </w:r>
            <w:r>
              <w:rPr>
                <w:noProof/>
                <w:kern w:val="2"/>
                <w:sz w:val="24"/>
                <w:szCs w:val="24"/>
                <w:lang w:val="en-ZA" w:eastAsia="en-ZA"/>
                <w14:ligatures w14:val="standardContextual"/>
              </w:rPr>
              <w:tab/>
            </w:r>
            <w:r w:rsidRPr="005B2B45">
              <w:rPr>
                <w:rStyle w:val="Hyperlink"/>
                <w:rFonts w:ascii="Nunito" w:hAnsi="Nunito"/>
                <w:noProof/>
              </w:rPr>
              <w:t>Integration into Broader Dataset</w:t>
            </w:r>
            <w:r>
              <w:rPr>
                <w:noProof/>
                <w:webHidden/>
              </w:rPr>
              <w:tab/>
            </w:r>
            <w:r>
              <w:rPr>
                <w:noProof/>
                <w:webHidden/>
              </w:rPr>
              <w:fldChar w:fldCharType="begin"/>
            </w:r>
            <w:r>
              <w:rPr>
                <w:noProof/>
                <w:webHidden/>
              </w:rPr>
              <w:instrText xml:space="preserve"> PAGEREF _Toc174715392 \h </w:instrText>
            </w:r>
          </w:ins>
          <w:r>
            <w:rPr>
              <w:noProof/>
              <w:webHidden/>
            </w:rPr>
          </w:r>
          <w:r>
            <w:rPr>
              <w:noProof/>
              <w:webHidden/>
            </w:rPr>
            <w:fldChar w:fldCharType="separate"/>
          </w:r>
          <w:ins w:id="111" w:author="Craig Parker" w:date="2024-08-16T15:40:00Z" w16du:dateUtc="2024-08-16T13:40:00Z">
            <w:r>
              <w:rPr>
                <w:noProof/>
                <w:webHidden/>
              </w:rPr>
              <w:t>30</w:t>
            </w:r>
            <w:r>
              <w:rPr>
                <w:noProof/>
                <w:webHidden/>
              </w:rPr>
              <w:fldChar w:fldCharType="end"/>
            </w:r>
            <w:r w:rsidRPr="005B2B45">
              <w:rPr>
                <w:rStyle w:val="Hyperlink"/>
                <w:noProof/>
              </w:rPr>
              <w:fldChar w:fldCharType="end"/>
            </w:r>
          </w:ins>
        </w:p>
        <w:p w14:paraId="69ADBE92" w14:textId="76B3BC12" w:rsidR="00456CCB" w:rsidRDefault="00456CCB">
          <w:pPr>
            <w:pStyle w:val="TOC2"/>
            <w:tabs>
              <w:tab w:val="left" w:pos="960"/>
              <w:tab w:val="right" w:leader="dot" w:pos="9350"/>
            </w:tabs>
            <w:rPr>
              <w:ins w:id="112" w:author="Craig Parker" w:date="2024-08-16T15:40:00Z" w16du:dateUtc="2024-08-16T13:40:00Z"/>
              <w:noProof/>
              <w:kern w:val="2"/>
              <w:sz w:val="24"/>
              <w:szCs w:val="24"/>
              <w:lang w:val="en-ZA" w:eastAsia="en-ZA"/>
              <w14:ligatures w14:val="standardContextual"/>
            </w:rPr>
          </w:pPr>
          <w:ins w:id="113"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"_Toc174715393"</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5.5.</w:t>
            </w:r>
            <w:r>
              <w:rPr>
                <w:noProof/>
                <w:kern w:val="2"/>
                <w:sz w:val="24"/>
                <w:szCs w:val="24"/>
                <w:lang w:val="en-ZA" w:eastAsia="en-ZA"/>
                <w14:ligatures w14:val="standardContextual"/>
              </w:rPr>
              <w:tab/>
            </w:r>
            <w:r w:rsidRPr="005B2B45">
              <w:rPr>
                <w:rStyle w:val="Hyperlink"/>
                <w:rFonts w:ascii="Nunito" w:hAnsi="Nunito"/>
                <w:noProof/>
                <w:lang w:val="en-ZA" w:eastAsia="en-ZA"/>
              </w:rPr>
              <w:t>Collaboration with CSAG/UCT</w:t>
            </w:r>
            <w:r>
              <w:rPr>
                <w:noProof/>
                <w:webHidden/>
              </w:rPr>
              <w:tab/>
            </w:r>
            <w:r>
              <w:rPr>
                <w:noProof/>
                <w:webHidden/>
              </w:rPr>
              <w:fldChar w:fldCharType="begin"/>
            </w:r>
            <w:r>
              <w:rPr>
                <w:noProof/>
                <w:webHidden/>
              </w:rPr>
              <w:instrText xml:space="preserve"> PAGEREF _Toc174715393 \h </w:instrText>
            </w:r>
          </w:ins>
          <w:r>
            <w:rPr>
              <w:noProof/>
              <w:webHidden/>
            </w:rPr>
          </w:r>
          <w:r>
            <w:rPr>
              <w:noProof/>
              <w:webHidden/>
            </w:rPr>
            <w:fldChar w:fldCharType="separate"/>
          </w:r>
          <w:ins w:id="114" w:author="Craig Parker" w:date="2024-08-16T15:40:00Z" w16du:dateUtc="2024-08-16T13:40:00Z">
            <w:r>
              <w:rPr>
                <w:noProof/>
                <w:webHidden/>
              </w:rPr>
              <w:t>31</w:t>
            </w:r>
            <w:r>
              <w:rPr>
                <w:noProof/>
                <w:webHidden/>
              </w:rPr>
              <w:fldChar w:fldCharType="end"/>
            </w:r>
            <w:r w:rsidRPr="005B2B45">
              <w:rPr>
                <w:rStyle w:val="Hyperlink"/>
                <w:noProof/>
              </w:rPr>
              <w:fldChar w:fldCharType="end"/>
            </w:r>
          </w:ins>
        </w:p>
        <w:p w14:paraId="4974D1BD" w14:textId="25B6B3A4" w:rsidR="00456CCB" w:rsidRDefault="00456CCB">
          <w:pPr>
            <w:pStyle w:val="TOC2"/>
            <w:tabs>
              <w:tab w:val="left" w:pos="960"/>
              <w:tab w:val="right" w:leader="dot" w:pos="9350"/>
            </w:tabs>
            <w:rPr>
              <w:ins w:id="115" w:author="Craig Parker" w:date="2024-08-16T15:40:00Z" w16du:dateUtc="2024-08-16T13:40:00Z"/>
              <w:noProof/>
              <w:kern w:val="2"/>
              <w:sz w:val="24"/>
              <w:szCs w:val="24"/>
              <w:lang w:val="en-ZA" w:eastAsia="en-ZA"/>
              <w14:ligatures w14:val="standardContextual"/>
            </w:rPr>
          </w:pPr>
          <w:ins w:id="116"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"_Toc174715394"</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5.6.</w:t>
            </w:r>
            <w:r>
              <w:rPr>
                <w:noProof/>
                <w:kern w:val="2"/>
                <w:sz w:val="24"/>
                <w:szCs w:val="24"/>
                <w:lang w:val="en-ZA" w:eastAsia="en-ZA"/>
                <w14:ligatures w14:val="standardContextual"/>
              </w:rPr>
              <w:tab/>
            </w:r>
            <w:r w:rsidRPr="005B2B45">
              <w:rPr>
                <w:rStyle w:val="Hyperlink"/>
                <w:rFonts w:ascii="Nunito" w:hAnsi="Nunito"/>
                <w:noProof/>
                <w:lang w:val="en-ZA" w:eastAsia="en-ZA"/>
              </w:rPr>
              <w:t>Alignment with Analysis Objectives</w:t>
            </w:r>
            <w:r>
              <w:rPr>
                <w:noProof/>
                <w:webHidden/>
              </w:rPr>
              <w:tab/>
            </w:r>
            <w:r>
              <w:rPr>
                <w:noProof/>
                <w:webHidden/>
              </w:rPr>
              <w:fldChar w:fldCharType="begin"/>
            </w:r>
            <w:r>
              <w:rPr>
                <w:noProof/>
                <w:webHidden/>
              </w:rPr>
              <w:instrText xml:space="preserve"> PAGEREF _Toc174715394 \h </w:instrText>
            </w:r>
          </w:ins>
          <w:r>
            <w:rPr>
              <w:noProof/>
              <w:webHidden/>
            </w:rPr>
          </w:r>
          <w:r>
            <w:rPr>
              <w:noProof/>
              <w:webHidden/>
            </w:rPr>
            <w:fldChar w:fldCharType="separate"/>
          </w:r>
          <w:ins w:id="117" w:author="Craig Parker" w:date="2024-08-16T15:40:00Z" w16du:dateUtc="2024-08-16T13:40:00Z">
            <w:r>
              <w:rPr>
                <w:noProof/>
                <w:webHidden/>
              </w:rPr>
              <w:t>31</w:t>
            </w:r>
            <w:r>
              <w:rPr>
                <w:noProof/>
                <w:webHidden/>
              </w:rPr>
              <w:fldChar w:fldCharType="end"/>
            </w:r>
            <w:r w:rsidRPr="005B2B45">
              <w:rPr>
                <w:rStyle w:val="Hyperlink"/>
                <w:noProof/>
              </w:rPr>
              <w:fldChar w:fldCharType="end"/>
            </w:r>
          </w:ins>
        </w:p>
        <w:p w14:paraId="219F0C50" w14:textId="2F83D394" w:rsidR="00456CCB" w:rsidRDefault="00456CCB">
          <w:pPr>
            <w:pStyle w:val="TOC1"/>
            <w:tabs>
              <w:tab w:val="left" w:pos="440"/>
              <w:tab w:val="right" w:leader="dot" w:pos="9350"/>
            </w:tabs>
            <w:rPr>
              <w:ins w:id="118" w:author="Craig Parker" w:date="2024-08-16T15:40:00Z" w16du:dateUtc="2024-08-16T13:40:00Z"/>
              <w:noProof/>
              <w:kern w:val="2"/>
              <w:sz w:val="24"/>
              <w:szCs w:val="24"/>
              <w:lang w:val="en-ZA" w:eastAsia="en-ZA"/>
              <w14:ligatures w14:val="standardContextual"/>
            </w:rPr>
          </w:pPr>
          <w:ins w:id="119"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"_Toc174715404"</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6.</w:t>
            </w:r>
            <w:r>
              <w:rPr>
                <w:noProof/>
                <w:kern w:val="2"/>
                <w:sz w:val="24"/>
                <w:szCs w:val="24"/>
                <w:lang w:val="en-ZA" w:eastAsia="en-ZA"/>
                <w14:ligatures w14:val="standardContextual"/>
              </w:rPr>
              <w:tab/>
            </w:r>
            <w:r w:rsidRPr="005B2B45">
              <w:rPr>
                <w:rStyle w:val="Hyperlink"/>
                <w:rFonts w:ascii="Nunito" w:hAnsi="Nunito"/>
                <w:noProof/>
              </w:rPr>
              <w:t>Data analysis platforms</w:t>
            </w:r>
            <w:r>
              <w:rPr>
                <w:noProof/>
                <w:webHidden/>
              </w:rPr>
              <w:tab/>
            </w:r>
            <w:r>
              <w:rPr>
                <w:noProof/>
                <w:webHidden/>
              </w:rPr>
              <w:fldChar w:fldCharType="begin"/>
            </w:r>
            <w:r>
              <w:rPr>
                <w:noProof/>
                <w:webHidden/>
              </w:rPr>
              <w:instrText xml:space="preserve"> PAGEREF _Toc174715404 \h </w:instrText>
            </w:r>
          </w:ins>
          <w:r>
            <w:rPr>
              <w:noProof/>
              <w:webHidden/>
            </w:rPr>
          </w:r>
          <w:r>
            <w:rPr>
              <w:noProof/>
              <w:webHidden/>
            </w:rPr>
            <w:fldChar w:fldCharType="separate"/>
          </w:r>
          <w:ins w:id="120" w:author="Craig Parker" w:date="2024-08-16T15:40:00Z" w16du:dateUtc="2024-08-16T13:40:00Z">
            <w:r>
              <w:rPr>
                <w:noProof/>
                <w:webHidden/>
              </w:rPr>
              <w:t>31</w:t>
            </w:r>
            <w:r>
              <w:rPr>
                <w:noProof/>
                <w:webHidden/>
              </w:rPr>
              <w:fldChar w:fldCharType="end"/>
            </w:r>
            <w:r w:rsidRPr="005B2B45">
              <w:rPr>
                <w:rStyle w:val="Hyperlink"/>
                <w:noProof/>
              </w:rPr>
              <w:fldChar w:fldCharType="end"/>
            </w:r>
          </w:ins>
        </w:p>
        <w:p w14:paraId="6DA82BEE" w14:textId="000A2C13" w:rsidR="00456CCB" w:rsidRDefault="00456CCB">
          <w:pPr>
            <w:pStyle w:val="TOC2"/>
            <w:tabs>
              <w:tab w:val="left" w:pos="960"/>
              <w:tab w:val="right" w:leader="dot" w:pos="9350"/>
            </w:tabs>
            <w:rPr>
              <w:ins w:id="121" w:author="Craig Parker" w:date="2024-08-16T15:40:00Z" w16du:dateUtc="2024-08-16T13:40:00Z"/>
              <w:noProof/>
              <w:kern w:val="2"/>
              <w:sz w:val="24"/>
              <w:szCs w:val="24"/>
              <w:lang w:val="en-ZA" w:eastAsia="en-ZA"/>
              <w14:ligatures w14:val="standardContextual"/>
            </w:rPr>
          </w:pPr>
          <w:ins w:id="122"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"_Toc174715405"</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6.1.</w:t>
            </w:r>
            <w:r>
              <w:rPr>
                <w:noProof/>
                <w:kern w:val="2"/>
                <w:sz w:val="24"/>
                <w:szCs w:val="24"/>
                <w:lang w:val="en-ZA" w:eastAsia="en-ZA"/>
                <w14:ligatures w14:val="standardContextual"/>
              </w:rPr>
              <w:tab/>
            </w:r>
            <w:r w:rsidRPr="005B2B45">
              <w:rPr>
                <w:rStyle w:val="Hyperlink"/>
                <w:rFonts w:ascii="Nunito" w:hAnsi="Nunito"/>
                <w:noProof/>
              </w:rPr>
              <w:t>Jupyter hub</w:t>
            </w:r>
            <w:r>
              <w:rPr>
                <w:noProof/>
                <w:webHidden/>
              </w:rPr>
              <w:tab/>
            </w:r>
            <w:r>
              <w:rPr>
                <w:noProof/>
                <w:webHidden/>
              </w:rPr>
              <w:fldChar w:fldCharType="begin"/>
            </w:r>
            <w:r>
              <w:rPr>
                <w:noProof/>
                <w:webHidden/>
              </w:rPr>
              <w:instrText xml:space="preserve"> PAGEREF _Toc174715405 \h </w:instrText>
            </w:r>
          </w:ins>
          <w:r>
            <w:rPr>
              <w:noProof/>
              <w:webHidden/>
            </w:rPr>
          </w:r>
          <w:r>
            <w:rPr>
              <w:noProof/>
              <w:webHidden/>
            </w:rPr>
            <w:fldChar w:fldCharType="separate"/>
          </w:r>
          <w:ins w:id="123" w:author="Craig Parker" w:date="2024-08-16T15:40:00Z" w16du:dateUtc="2024-08-16T13:40:00Z">
            <w:r>
              <w:rPr>
                <w:noProof/>
                <w:webHidden/>
              </w:rPr>
              <w:t>31</w:t>
            </w:r>
            <w:r>
              <w:rPr>
                <w:noProof/>
                <w:webHidden/>
              </w:rPr>
              <w:fldChar w:fldCharType="end"/>
            </w:r>
            <w:r w:rsidRPr="005B2B45">
              <w:rPr>
                <w:rStyle w:val="Hyperlink"/>
                <w:noProof/>
              </w:rPr>
              <w:fldChar w:fldCharType="end"/>
            </w:r>
          </w:ins>
        </w:p>
        <w:p w14:paraId="67AA459D" w14:textId="0AB52093" w:rsidR="00456CCB" w:rsidRDefault="00456CCB">
          <w:pPr>
            <w:pStyle w:val="TOC2"/>
            <w:tabs>
              <w:tab w:val="left" w:pos="960"/>
              <w:tab w:val="right" w:leader="dot" w:pos="9350"/>
            </w:tabs>
            <w:rPr>
              <w:ins w:id="124" w:author="Craig Parker" w:date="2024-08-16T15:40:00Z" w16du:dateUtc="2024-08-16T13:40:00Z"/>
              <w:noProof/>
              <w:kern w:val="2"/>
              <w:sz w:val="24"/>
              <w:szCs w:val="24"/>
              <w:lang w:val="en-ZA" w:eastAsia="en-ZA"/>
              <w14:ligatures w14:val="standardContextual"/>
            </w:rPr>
          </w:pPr>
          <w:ins w:id="125"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"_Toc174715406"</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rPr>
              <w:t>6.2.</w:t>
            </w:r>
            <w:r>
              <w:rPr>
                <w:noProof/>
                <w:kern w:val="2"/>
                <w:sz w:val="24"/>
                <w:szCs w:val="24"/>
                <w:lang w:val="en-ZA" w:eastAsia="en-ZA"/>
                <w14:ligatures w14:val="standardContextual"/>
              </w:rPr>
              <w:tab/>
            </w:r>
            <w:r w:rsidRPr="005B2B45">
              <w:rPr>
                <w:rStyle w:val="Hyperlink"/>
                <w:rFonts w:ascii="Nunito" w:hAnsi="Nunito"/>
                <w:noProof/>
                <w:lang w:val="en-ZA"/>
              </w:rPr>
              <w:t>IBM data analysis platforms</w:t>
            </w:r>
            <w:r>
              <w:rPr>
                <w:noProof/>
                <w:webHidden/>
              </w:rPr>
              <w:tab/>
            </w:r>
            <w:r>
              <w:rPr>
                <w:noProof/>
                <w:webHidden/>
              </w:rPr>
              <w:fldChar w:fldCharType="begin"/>
            </w:r>
            <w:r>
              <w:rPr>
                <w:noProof/>
                <w:webHidden/>
              </w:rPr>
              <w:instrText xml:space="preserve"> PAGEREF _Toc174715406 \h </w:instrText>
            </w:r>
          </w:ins>
          <w:r>
            <w:rPr>
              <w:noProof/>
              <w:webHidden/>
            </w:rPr>
          </w:r>
          <w:r>
            <w:rPr>
              <w:noProof/>
              <w:webHidden/>
            </w:rPr>
            <w:fldChar w:fldCharType="separate"/>
          </w:r>
          <w:ins w:id="126" w:author="Craig Parker" w:date="2024-08-16T15:40:00Z" w16du:dateUtc="2024-08-16T13:40:00Z">
            <w:r>
              <w:rPr>
                <w:noProof/>
                <w:webHidden/>
              </w:rPr>
              <w:t>32</w:t>
            </w:r>
            <w:r>
              <w:rPr>
                <w:noProof/>
                <w:webHidden/>
              </w:rPr>
              <w:fldChar w:fldCharType="end"/>
            </w:r>
            <w:r w:rsidRPr="005B2B45">
              <w:rPr>
                <w:rStyle w:val="Hyperlink"/>
                <w:noProof/>
              </w:rPr>
              <w:fldChar w:fldCharType="end"/>
            </w:r>
          </w:ins>
        </w:p>
        <w:p w14:paraId="0A3D977E" w14:textId="6EDDE8A6" w:rsidR="00456CCB" w:rsidRDefault="00456CCB">
          <w:pPr>
            <w:pStyle w:val="TOC2"/>
            <w:tabs>
              <w:tab w:val="left" w:pos="960"/>
              <w:tab w:val="right" w:leader="dot" w:pos="9350"/>
            </w:tabs>
            <w:rPr>
              <w:ins w:id="127" w:author="Craig Parker" w:date="2024-08-16T15:40:00Z" w16du:dateUtc="2024-08-16T13:40:00Z"/>
              <w:noProof/>
              <w:kern w:val="2"/>
              <w:sz w:val="24"/>
              <w:szCs w:val="24"/>
              <w:lang w:val="en-ZA" w:eastAsia="en-ZA"/>
              <w14:ligatures w14:val="standardContextual"/>
            </w:rPr>
          </w:pPr>
          <w:ins w:id="128"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"_Toc174715407"</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rPr>
              <w:t>6.3.</w:t>
            </w:r>
            <w:r>
              <w:rPr>
                <w:noProof/>
                <w:kern w:val="2"/>
                <w:sz w:val="24"/>
                <w:szCs w:val="24"/>
                <w:lang w:val="en-ZA" w:eastAsia="en-ZA"/>
                <w14:ligatures w14:val="standardContextual"/>
              </w:rPr>
              <w:tab/>
            </w:r>
            <w:r w:rsidRPr="005B2B45">
              <w:rPr>
                <w:rStyle w:val="Hyperlink"/>
                <w:rFonts w:ascii="Nunito" w:hAnsi="Nunito"/>
                <w:noProof/>
                <w:lang w:val="en-ZA"/>
              </w:rPr>
              <w:t>Integration approaches</w:t>
            </w:r>
            <w:r>
              <w:rPr>
                <w:noProof/>
                <w:webHidden/>
              </w:rPr>
              <w:tab/>
            </w:r>
            <w:r>
              <w:rPr>
                <w:noProof/>
                <w:webHidden/>
              </w:rPr>
              <w:fldChar w:fldCharType="begin"/>
            </w:r>
            <w:r>
              <w:rPr>
                <w:noProof/>
                <w:webHidden/>
              </w:rPr>
              <w:instrText xml:space="preserve"> PAGEREF _Toc174715407 \h </w:instrText>
            </w:r>
          </w:ins>
          <w:r>
            <w:rPr>
              <w:noProof/>
              <w:webHidden/>
            </w:rPr>
          </w:r>
          <w:r>
            <w:rPr>
              <w:noProof/>
              <w:webHidden/>
            </w:rPr>
            <w:fldChar w:fldCharType="separate"/>
          </w:r>
          <w:ins w:id="129" w:author="Craig Parker" w:date="2024-08-16T15:40:00Z" w16du:dateUtc="2024-08-16T13:40:00Z">
            <w:r>
              <w:rPr>
                <w:noProof/>
                <w:webHidden/>
              </w:rPr>
              <w:t>32</w:t>
            </w:r>
            <w:r>
              <w:rPr>
                <w:noProof/>
                <w:webHidden/>
              </w:rPr>
              <w:fldChar w:fldCharType="end"/>
            </w:r>
            <w:r w:rsidRPr="005B2B45">
              <w:rPr>
                <w:rStyle w:val="Hyperlink"/>
                <w:noProof/>
              </w:rPr>
              <w:fldChar w:fldCharType="end"/>
            </w:r>
          </w:ins>
        </w:p>
        <w:p w14:paraId="77E96F1F" w14:textId="6FDE3C85" w:rsidR="00456CCB" w:rsidRDefault="00456CCB">
          <w:pPr>
            <w:pStyle w:val="TOC1"/>
            <w:tabs>
              <w:tab w:val="left" w:pos="440"/>
              <w:tab w:val="right" w:leader="dot" w:pos="9350"/>
            </w:tabs>
            <w:rPr>
              <w:ins w:id="130" w:author="Craig Parker" w:date="2024-08-16T15:40:00Z" w16du:dateUtc="2024-08-16T13:40:00Z"/>
              <w:noProof/>
              <w:kern w:val="2"/>
              <w:sz w:val="24"/>
              <w:szCs w:val="24"/>
              <w:lang w:val="en-ZA" w:eastAsia="en-ZA"/>
              <w14:ligatures w14:val="standardContextual"/>
            </w:rPr>
          </w:pPr>
          <w:ins w:id="131"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"_Toc174715408"</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7.</w:t>
            </w:r>
            <w:r>
              <w:rPr>
                <w:noProof/>
                <w:kern w:val="2"/>
                <w:sz w:val="24"/>
                <w:szCs w:val="24"/>
                <w:lang w:val="en-ZA" w:eastAsia="en-ZA"/>
                <w14:ligatures w14:val="standardContextual"/>
              </w:rPr>
              <w:tab/>
            </w:r>
            <w:r w:rsidRPr="005B2B45">
              <w:rPr>
                <w:rStyle w:val="Hyperlink"/>
                <w:rFonts w:ascii="Nunito" w:hAnsi="Nunito"/>
                <w:noProof/>
              </w:rPr>
              <w:t>De-identification</w:t>
            </w:r>
            <w:r>
              <w:rPr>
                <w:noProof/>
                <w:webHidden/>
              </w:rPr>
              <w:tab/>
            </w:r>
            <w:r>
              <w:rPr>
                <w:noProof/>
                <w:webHidden/>
              </w:rPr>
              <w:fldChar w:fldCharType="begin"/>
            </w:r>
            <w:r>
              <w:rPr>
                <w:noProof/>
                <w:webHidden/>
              </w:rPr>
              <w:instrText xml:space="preserve"> PAGEREF _Toc174715408 \h </w:instrText>
            </w:r>
          </w:ins>
          <w:r>
            <w:rPr>
              <w:noProof/>
              <w:webHidden/>
            </w:rPr>
          </w:r>
          <w:r>
            <w:rPr>
              <w:noProof/>
              <w:webHidden/>
            </w:rPr>
            <w:fldChar w:fldCharType="separate"/>
          </w:r>
          <w:ins w:id="132" w:author="Craig Parker" w:date="2024-08-16T15:40:00Z" w16du:dateUtc="2024-08-16T13:40:00Z">
            <w:r>
              <w:rPr>
                <w:noProof/>
                <w:webHidden/>
              </w:rPr>
              <w:t>33</w:t>
            </w:r>
            <w:r>
              <w:rPr>
                <w:noProof/>
                <w:webHidden/>
              </w:rPr>
              <w:fldChar w:fldCharType="end"/>
            </w:r>
            <w:r w:rsidRPr="005B2B45">
              <w:rPr>
                <w:rStyle w:val="Hyperlink"/>
                <w:noProof/>
              </w:rPr>
              <w:fldChar w:fldCharType="end"/>
            </w:r>
          </w:ins>
        </w:p>
        <w:p w14:paraId="5158FADC" w14:textId="26777900" w:rsidR="00456CCB" w:rsidRDefault="00456CCB">
          <w:pPr>
            <w:pStyle w:val="TOC2"/>
            <w:tabs>
              <w:tab w:val="left" w:pos="960"/>
              <w:tab w:val="right" w:leader="dot" w:pos="9350"/>
            </w:tabs>
            <w:rPr>
              <w:ins w:id="133" w:author="Craig Parker" w:date="2024-08-16T15:40:00Z" w16du:dateUtc="2024-08-16T13:40:00Z"/>
              <w:noProof/>
              <w:kern w:val="2"/>
              <w:sz w:val="24"/>
              <w:szCs w:val="24"/>
              <w:lang w:val="en-ZA" w:eastAsia="en-ZA"/>
              <w14:ligatures w14:val="standardContextual"/>
            </w:rPr>
          </w:pPr>
          <w:ins w:id="134"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"_Toc174715409"</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7.1.</w:t>
            </w:r>
            <w:r>
              <w:rPr>
                <w:noProof/>
                <w:kern w:val="2"/>
                <w:sz w:val="24"/>
                <w:szCs w:val="24"/>
                <w:lang w:val="en-ZA" w:eastAsia="en-ZA"/>
                <w14:ligatures w14:val="standardContextual"/>
              </w:rPr>
              <w:tab/>
            </w:r>
            <w:r w:rsidRPr="005B2B45">
              <w:rPr>
                <w:rStyle w:val="Hyperlink"/>
                <w:rFonts w:ascii="Nunito" w:hAnsi="Nunito"/>
                <w:noProof/>
              </w:rPr>
              <w:t>Geographic aggregation:</w:t>
            </w:r>
            <w:r>
              <w:rPr>
                <w:noProof/>
                <w:webHidden/>
              </w:rPr>
              <w:tab/>
            </w:r>
            <w:r>
              <w:rPr>
                <w:noProof/>
                <w:webHidden/>
              </w:rPr>
              <w:fldChar w:fldCharType="begin"/>
            </w:r>
            <w:r>
              <w:rPr>
                <w:noProof/>
                <w:webHidden/>
              </w:rPr>
              <w:instrText xml:space="preserve"> PAGEREF _Toc174715409 \h </w:instrText>
            </w:r>
          </w:ins>
          <w:r>
            <w:rPr>
              <w:noProof/>
              <w:webHidden/>
            </w:rPr>
          </w:r>
          <w:r>
            <w:rPr>
              <w:noProof/>
              <w:webHidden/>
            </w:rPr>
            <w:fldChar w:fldCharType="separate"/>
          </w:r>
          <w:ins w:id="135" w:author="Craig Parker" w:date="2024-08-16T15:40:00Z" w16du:dateUtc="2024-08-16T13:40:00Z">
            <w:r>
              <w:rPr>
                <w:noProof/>
                <w:webHidden/>
              </w:rPr>
              <w:t>33</w:t>
            </w:r>
            <w:r>
              <w:rPr>
                <w:noProof/>
                <w:webHidden/>
              </w:rPr>
              <w:fldChar w:fldCharType="end"/>
            </w:r>
            <w:r w:rsidRPr="005B2B45">
              <w:rPr>
                <w:rStyle w:val="Hyperlink"/>
                <w:noProof/>
              </w:rPr>
              <w:fldChar w:fldCharType="end"/>
            </w:r>
          </w:ins>
        </w:p>
        <w:p w14:paraId="5D9CBAD6" w14:textId="4B6F39F9" w:rsidR="00456CCB" w:rsidRDefault="00456CCB">
          <w:pPr>
            <w:pStyle w:val="TOC2"/>
            <w:tabs>
              <w:tab w:val="left" w:pos="960"/>
              <w:tab w:val="right" w:leader="dot" w:pos="9350"/>
            </w:tabs>
            <w:rPr>
              <w:ins w:id="136" w:author="Craig Parker" w:date="2024-08-16T15:40:00Z" w16du:dateUtc="2024-08-16T13:40:00Z"/>
              <w:noProof/>
              <w:kern w:val="2"/>
              <w:sz w:val="24"/>
              <w:szCs w:val="24"/>
              <w:lang w:val="en-ZA" w:eastAsia="en-ZA"/>
              <w14:ligatures w14:val="standardContextual"/>
            </w:rPr>
          </w:pPr>
          <w:ins w:id="137"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"_Toc174715411"</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7.2.</w:t>
            </w:r>
            <w:r>
              <w:rPr>
                <w:noProof/>
                <w:kern w:val="2"/>
                <w:sz w:val="24"/>
                <w:szCs w:val="24"/>
                <w:lang w:val="en-ZA" w:eastAsia="en-ZA"/>
                <w14:ligatures w14:val="standardContextual"/>
              </w:rPr>
              <w:tab/>
            </w:r>
            <w:r w:rsidRPr="005B2B45">
              <w:rPr>
                <w:rStyle w:val="Hyperlink"/>
                <w:rFonts w:ascii="Nunito" w:hAnsi="Nunito"/>
                <w:noProof/>
              </w:rPr>
              <w:t>Location jittering:</w:t>
            </w:r>
            <w:r>
              <w:rPr>
                <w:noProof/>
                <w:webHidden/>
              </w:rPr>
              <w:tab/>
            </w:r>
            <w:r>
              <w:rPr>
                <w:noProof/>
                <w:webHidden/>
              </w:rPr>
              <w:fldChar w:fldCharType="begin"/>
            </w:r>
            <w:r>
              <w:rPr>
                <w:noProof/>
                <w:webHidden/>
              </w:rPr>
              <w:instrText xml:space="preserve"> PAGEREF _Toc174715411 \h </w:instrText>
            </w:r>
          </w:ins>
          <w:r>
            <w:rPr>
              <w:noProof/>
              <w:webHidden/>
            </w:rPr>
          </w:r>
          <w:r>
            <w:rPr>
              <w:noProof/>
              <w:webHidden/>
            </w:rPr>
            <w:fldChar w:fldCharType="separate"/>
          </w:r>
          <w:ins w:id="138" w:author="Craig Parker" w:date="2024-08-16T15:40:00Z" w16du:dateUtc="2024-08-16T13:40:00Z">
            <w:r>
              <w:rPr>
                <w:noProof/>
                <w:webHidden/>
              </w:rPr>
              <w:t>33</w:t>
            </w:r>
            <w:r>
              <w:rPr>
                <w:noProof/>
                <w:webHidden/>
              </w:rPr>
              <w:fldChar w:fldCharType="end"/>
            </w:r>
            <w:r w:rsidRPr="005B2B45">
              <w:rPr>
                <w:rStyle w:val="Hyperlink"/>
                <w:noProof/>
              </w:rPr>
              <w:fldChar w:fldCharType="end"/>
            </w:r>
          </w:ins>
        </w:p>
        <w:p w14:paraId="60B899AD" w14:textId="7373E8EB" w:rsidR="00456CCB" w:rsidRDefault="00456CCB">
          <w:pPr>
            <w:pStyle w:val="TOC1"/>
            <w:tabs>
              <w:tab w:val="left" w:pos="440"/>
              <w:tab w:val="right" w:leader="dot" w:pos="9350"/>
            </w:tabs>
            <w:rPr>
              <w:ins w:id="139" w:author="Craig Parker" w:date="2024-08-16T15:40:00Z" w16du:dateUtc="2024-08-16T13:40:00Z"/>
              <w:noProof/>
              <w:kern w:val="2"/>
              <w:sz w:val="24"/>
              <w:szCs w:val="24"/>
              <w:lang w:val="en-ZA" w:eastAsia="en-ZA"/>
              <w14:ligatures w14:val="standardContextual"/>
            </w:rPr>
          </w:pPr>
          <w:ins w:id="140"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"_Toc174715412"</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8.</w:t>
            </w:r>
            <w:r>
              <w:rPr>
                <w:noProof/>
                <w:kern w:val="2"/>
                <w:sz w:val="24"/>
                <w:szCs w:val="24"/>
                <w:lang w:val="en-ZA" w:eastAsia="en-ZA"/>
                <w14:ligatures w14:val="standardContextual"/>
              </w:rPr>
              <w:tab/>
            </w:r>
            <w:r w:rsidRPr="005B2B45">
              <w:rPr>
                <w:rStyle w:val="Hyperlink"/>
                <w:rFonts w:ascii="Nunito" w:hAnsi="Nunito"/>
                <w:noProof/>
              </w:rPr>
              <w:t>Data sharing and open access</w:t>
            </w:r>
            <w:r>
              <w:rPr>
                <w:noProof/>
                <w:webHidden/>
              </w:rPr>
              <w:tab/>
            </w:r>
            <w:r>
              <w:rPr>
                <w:noProof/>
                <w:webHidden/>
              </w:rPr>
              <w:fldChar w:fldCharType="begin"/>
            </w:r>
            <w:r>
              <w:rPr>
                <w:noProof/>
                <w:webHidden/>
              </w:rPr>
              <w:instrText xml:space="preserve"> PAGEREF _Toc174715412 \h </w:instrText>
            </w:r>
          </w:ins>
          <w:r>
            <w:rPr>
              <w:noProof/>
              <w:webHidden/>
            </w:rPr>
          </w:r>
          <w:r>
            <w:rPr>
              <w:noProof/>
              <w:webHidden/>
            </w:rPr>
            <w:fldChar w:fldCharType="separate"/>
          </w:r>
          <w:ins w:id="141" w:author="Craig Parker" w:date="2024-08-16T15:40:00Z" w16du:dateUtc="2024-08-16T13:40:00Z">
            <w:r>
              <w:rPr>
                <w:noProof/>
                <w:webHidden/>
              </w:rPr>
              <w:t>37</w:t>
            </w:r>
            <w:r>
              <w:rPr>
                <w:noProof/>
                <w:webHidden/>
              </w:rPr>
              <w:fldChar w:fldCharType="end"/>
            </w:r>
            <w:r w:rsidRPr="005B2B45">
              <w:rPr>
                <w:rStyle w:val="Hyperlink"/>
                <w:noProof/>
              </w:rPr>
              <w:fldChar w:fldCharType="end"/>
            </w:r>
          </w:ins>
        </w:p>
        <w:p w14:paraId="24EC7E4E" w14:textId="1047C41F" w:rsidR="00456CCB" w:rsidRDefault="00456CCB">
          <w:pPr>
            <w:pStyle w:val="TOC2"/>
            <w:tabs>
              <w:tab w:val="left" w:pos="960"/>
              <w:tab w:val="right" w:leader="dot" w:pos="9350"/>
            </w:tabs>
            <w:rPr>
              <w:ins w:id="142" w:author="Craig Parker" w:date="2024-08-16T15:40:00Z" w16du:dateUtc="2024-08-16T13:40:00Z"/>
              <w:noProof/>
              <w:kern w:val="2"/>
              <w:sz w:val="24"/>
              <w:szCs w:val="24"/>
              <w:lang w:val="en-ZA" w:eastAsia="en-ZA"/>
              <w14:ligatures w14:val="standardContextual"/>
            </w:rPr>
          </w:pPr>
          <w:ins w:id="143"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"_Toc174715413"</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8.1.</w:t>
            </w:r>
            <w:r>
              <w:rPr>
                <w:noProof/>
                <w:kern w:val="2"/>
                <w:sz w:val="24"/>
                <w:szCs w:val="24"/>
                <w:lang w:val="en-ZA" w:eastAsia="en-ZA"/>
                <w14:ligatures w14:val="standardContextual"/>
              </w:rPr>
              <w:tab/>
            </w:r>
            <w:r w:rsidRPr="005B2B45">
              <w:rPr>
                <w:rStyle w:val="Hyperlink"/>
                <w:rFonts w:ascii="Nunito" w:hAnsi="Nunito"/>
                <w:noProof/>
                <w:lang w:val="en-ZA" w:eastAsia="en-ZA"/>
              </w:rPr>
              <w:t>Restrictions to Data Sharing</w:t>
            </w:r>
            <w:r>
              <w:rPr>
                <w:noProof/>
                <w:webHidden/>
              </w:rPr>
              <w:tab/>
            </w:r>
            <w:r>
              <w:rPr>
                <w:noProof/>
                <w:webHidden/>
              </w:rPr>
              <w:fldChar w:fldCharType="begin"/>
            </w:r>
            <w:r>
              <w:rPr>
                <w:noProof/>
                <w:webHidden/>
              </w:rPr>
              <w:instrText xml:space="preserve"> PAGEREF _Toc174715413 \h </w:instrText>
            </w:r>
          </w:ins>
          <w:r>
            <w:rPr>
              <w:noProof/>
              <w:webHidden/>
            </w:rPr>
          </w:r>
          <w:r>
            <w:rPr>
              <w:noProof/>
              <w:webHidden/>
            </w:rPr>
            <w:fldChar w:fldCharType="separate"/>
          </w:r>
          <w:ins w:id="144" w:author="Craig Parker" w:date="2024-08-16T15:40:00Z" w16du:dateUtc="2024-08-16T13:40:00Z">
            <w:r>
              <w:rPr>
                <w:noProof/>
                <w:webHidden/>
              </w:rPr>
              <w:t>37</w:t>
            </w:r>
            <w:r>
              <w:rPr>
                <w:noProof/>
                <w:webHidden/>
              </w:rPr>
              <w:fldChar w:fldCharType="end"/>
            </w:r>
            <w:r w:rsidRPr="005B2B45">
              <w:rPr>
                <w:rStyle w:val="Hyperlink"/>
                <w:noProof/>
              </w:rPr>
              <w:fldChar w:fldCharType="end"/>
            </w:r>
          </w:ins>
        </w:p>
        <w:p w14:paraId="1FB644DD" w14:textId="7C1CB226" w:rsidR="00456CCB" w:rsidRDefault="00456CCB">
          <w:pPr>
            <w:pStyle w:val="TOC2"/>
            <w:tabs>
              <w:tab w:val="left" w:pos="960"/>
              <w:tab w:val="right" w:leader="dot" w:pos="9350"/>
            </w:tabs>
            <w:rPr>
              <w:ins w:id="145" w:author="Craig Parker" w:date="2024-08-16T15:40:00Z" w16du:dateUtc="2024-08-16T13:40:00Z"/>
              <w:noProof/>
              <w:kern w:val="2"/>
              <w:sz w:val="24"/>
              <w:szCs w:val="24"/>
              <w:lang w:val="en-ZA" w:eastAsia="en-ZA"/>
              <w14:ligatures w14:val="standardContextual"/>
            </w:rPr>
          </w:pPr>
          <w:ins w:id="146"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"_Toc174715414"</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8.2.</w:t>
            </w:r>
            <w:r>
              <w:rPr>
                <w:noProof/>
                <w:kern w:val="2"/>
                <w:sz w:val="24"/>
                <w:szCs w:val="24"/>
                <w:lang w:val="en-ZA" w:eastAsia="en-ZA"/>
                <w14:ligatures w14:val="standardContextual"/>
              </w:rPr>
              <w:tab/>
            </w:r>
            <w:r w:rsidRPr="005B2B45">
              <w:rPr>
                <w:rStyle w:val="Hyperlink"/>
                <w:rFonts w:ascii="Nunito" w:hAnsi="Nunito"/>
                <w:noProof/>
                <w:lang w:val="en-ZA" w:eastAsia="en-ZA"/>
              </w:rPr>
              <w:t>Discoverability</w:t>
            </w:r>
            <w:r>
              <w:rPr>
                <w:noProof/>
                <w:webHidden/>
              </w:rPr>
              <w:tab/>
            </w:r>
            <w:r>
              <w:rPr>
                <w:noProof/>
                <w:webHidden/>
              </w:rPr>
              <w:fldChar w:fldCharType="begin"/>
            </w:r>
            <w:r>
              <w:rPr>
                <w:noProof/>
                <w:webHidden/>
              </w:rPr>
              <w:instrText xml:space="preserve"> PAGEREF _Toc174715414 \h </w:instrText>
            </w:r>
          </w:ins>
          <w:r>
            <w:rPr>
              <w:noProof/>
              <w:webHidden/>
            </w:rPr>
          </w:r>
          <w:r>
            <w:rPr>
              <w:noProof/>
              <w:webHidden/>
            </w:rPr>
            <w:fldChar w:fldCharType="separate"/>
          </w:r>
          <w:ins w:id="147" w:author="Craig Parker" w:date="2024-08-16T15:40:00Z" w16du:dateUtc="2024-08-16T13:40:00Z">
            <w:r>
              <w:rPr>
                <w:noProof/>
                <w:webHidden/>
              </w:rPr>
              <w:t>37</w:t>
            </w:r>
            <w:r>
              <w:rPr>
                <w:noProof/>
                <w:webHidden/>
              </w:rPr>
              <w:fldChar w:fldCharType="end"/>
            </w:r>
            <w:r w:rsidRPr="005B2B45">
              <w:rPr>
                <w:rStyle w:val="Hyperlink"/>
                <w:noProof/>
              </w:rPr>
              <w:fldChar w:fldCharType="end"/>
            </w:r>
          </w:ins>
        </w:p>
        <w:p w14:paraId="2E7C938D" w14:textId="3ACE22D7" w:rsidR="00456CCB" w:rsidRDefault="00456CCB">
          <w:pPr>
            <w:pStyle w:val="TOC2"/>
            <w:tabs>
              <w:tab w:val="left" w:pos="960"/>
              <w:tab w:val="right" w:leader="dot" w:pos="9350"/>
            </w:tabs>
            <w:rPr>
              <w:ins w:id="148" w:author="Craig Parker" w:date="2024-08-16T15:40:00Z" w16du:dateUtc="2024-08-16T13:40:00Z"/>
              <w:noProof/>
              <w:kern w:val="2"/>
              <w:sz w:val="24"/>
              <w:szCs w:val="24"/>
              <w:lang w:val="en-ZA" w:eastAsia="en-ZA"/>
              <w14:ligatures w14:val="standardContextual"/>
            </w:rPr>
          </w:pPr>
          <w:ins w:id="149"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"_Toc174715415"</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8.3.</w:t>
            </w:r>
            <w:r>
              <w:rPr>
                <w:noProof/>
                <w:kern w:val="2"/>
                <w:sz w:val="24"/>
                <w:szCs w:val="24"/>
                <w:lang w:val="en-ZA" w:eastAsia="en-ZA"/>
                <w14:ligatures w14:val="standardContextual"/>
              </w:rPr>
              <w:tab/>
            </w:r>
            <w:r w:rsidRPr="005B2B45">
              <w:rPr>
                <w:rStyle w:val="Hyperlink"/>
                <w:rFonts w:ascii="Nunito" w:hAnsi="Nunito"/>
                <w:noProof/>
                <w:lang w:val="en-ZA" w:eastAsia="en-ZA"/>
              </w:rPr>
              <w:t>Levels of Data Access</w:t>
            </w:r>
            <w:r>
              <w:rPr>
                <w:noProof/>
                <w:webHidden/>
              </w:rPr>
              <w:tab/>
            </w:r>
            <w:r>
              <w:rPr>
                <w:noProof/>
                <w:webHidden/>
              </w:rPr>
              <w:fldChar w:fldCharType="begin"/>
            </w:r>
            <w:r>
              <w:rPr>
                <w:noProof/>
                <w:webHidden/>
              </w:rPr>
              <w:instrText xml:space="preserve"> PAGEREF _Toc174715415 \h </w:instrText>
            </w:r>
          </w:ins>
          <w:r>
            <w:rPr>
              <w:noProof/>
              <w:webHidden/>
            </w:rPr>
          </w:r>
          <w:r>
            <w:rPr>
              <w:noProof/>
              <w:webHidden/>
            </w:rPr>
            <w:fldChar w:fldCharType="separate"/>
          </w:r>
          <w:ins w:id="150" w:author="Craig Parker" w:date="2024-08-16T15:40:00Z" w16du:dateUtc="2024-08-16T13:40:00Z">
            <w:r>
              <w:rPr>
                <w:noProof/>
                <w:webHidden/>
              </w:rPr>
              <w:t>37</w:t>
            </w:r>
            <w:r>
              <w:rPr>
                <w:noProof/>
                <w:webHidden/>
              </w:rPr>
              <w:fldChar w:fldCharType="end"/>
            </w:r>
            <w:r w:rsidRPr="005B2B45">
              <w:rPr>
                <w:rStyle w:val="Hyperlink"/>
                <w:noProof/>
              </w:rPr>
              <w:fldChar w:fldCharType="end"/>
            </w:r>
          </w:ins>
        </w:p>
        <w:p w14:paraId="7C3543B6" w14:textId="55043A4A" w:rsidR="00456CCB" w:rsidRDefault="00456CCB">
          <w:pPr>
            <w:pStyle w:val="TOC2"/>
            <w:tabs>
              <w:tab w:val="left" w:pos="960"/>
              <w:tab w:val="right" w:leader="dot" w:pos="9350"/>
            </w:tabs>
            <w:rPr>
              <w:ins w:id="151" w:author="Craig Parker" w:date="2024-08-16T15:40:00Z" w16du:dateUtc="2024-08-16T13:40:00Z"/>
              <w:noProof/>
              <w:kern w:val="2"/>
              <w:sz w:val="24"/>
              <w:szCs w:val="24"/>
              <w:lang w:val="en-ZA" w:eastAsia="en-ZA"/>
              <w14:ligatures w14:val="standardContextual"/>
            </w:rPr>
          </w:pPr>
          <w:ins w:id="152"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"_Toc174715416"</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8.4.</w:t>
            </w:r>
            <w:r>
              <w:rPr>
                <w:noProof/>
                <w:kern w:val="2"/>
                <w:sz w:val="24"/>
                <w:szCs w:val="24"/>
                <w:lang w:val="en-ZA" w:eastAsia="en-ZA"/>
                <w14:ligatures w14:val="standardContextual"/>
              </w:rPr>
              <w:tab/>
            </w:r>
            <w:r w:rsidRPr="005B2B45">
              <w:rPr>
                <w:rStyle w:val="Hyperlink"/>
                <w:rFonts w:ascii="Nunito" w:hAnsi="Nunito"/>
                <w:noProof/>
                <w:lang w:val="en-ZA" w:eastAsia="en-ZA"/>
              </w:rPr>
              <w:t>Procedure for Making RP1/RP2 De-identified Data Available to Bona Fide Researchers</w:t>
            </w:r>
            <w:r>
              <w:rPr>
                <w:noProof/>
                <w:webHidden/>
              </w:rPr>
              <w:tab/>
            </w:r>
            <w:r>
              <w:rPr>
                <w:noProof/>
                <w:webHidden/>
              </w:rPr>
              <w:fldChar w:fldCharType="begin"/>
            </w:r>
            <w:r>
              <w:rPr>
                <w:noProof/>
                <w:webHidden/>
              </w:rPr>
              <w:instrText xml:space="preserve"> PAGEREF _Toc174715416 \h </w:instrText>
            </w:r>
          </w:ins>
          <w:r>
            <w:rPr>
              <w:noProof/>
              <w:webHidden/>
            </w:rPr>
          </w:r>
          <w:r>
            <w:rPr>
              <w:noProof/>
              <w:webHidden/>
            </w:rPr>
            <w:fldChar w:fldCharType="separate"/>
          </w:r>
          <w:ins w:id="153" w:author="Craig Parker" w:date="2024-08-16T15:40:00Z" w16du:dateUtc="2024-08-16T13:40:00Z">
            <w:r>
              <w:rPr>
                <w:noProof/>
                <w:webHidden/>
              </w:rPr>
              <w:t>38</w:t>
            </w:r>
            <w:r>
              <w:rPr>
                <w:noProof/>
                <w:webHidden/>
              </w:rPr>
              <w:fldChar w:fldCharType="end"/>
            </w:r>
            <w:r w:rsidRPr="005B2B45">
              <w:rPr>
                <w:rStyle w:val="Hyperlink"/>
                <w:noProof/>
              </w:rPr>
              <w:fldChar w:fldCharType="end"/>
            </w:r>
          </w:ins>
        </w:p>
        <w:p w14:paraId="2273A5DD" w14:textId="7A7B9432" w:rsidR="00456CCB" w:rsidRDefault="00456CCB">
          <w:pPr>
            <w:pStyle w:val="TOC2"/>
            <w:tabs>
              <w:tab w:val="left" w:pos="960"/>
              <w:tab w:val="right" w:leader="dot" w:pos="9350"/>
            </w:tabs>
            <w:rPr>
              <w:ins w:id="154" w:author="Craig Parker" w:date="2024-08-16T15:40:00Z" w16du:dateUtc="2024-08-16T13:40:00Z"/>
              <w:noProof/>
              <w:kern w:val="2"/>
              <w:sz w:val="24"/>
              <w:szCs w:val="24"/>
              <w:lang w:val="en-ZA" w:eastAsia="en-ZA"/>
              <w14:ligatures w14:val="standardContextual"/>
            </w:rPr>
          </w:pPr>
          <w:ins w:id="155"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"_Toc174715417"</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8.5.</w:t>
            </w:r>
            <w:r>
              <w:rPr>
                <w:noProof/>
                <w:kern w:val="2"/>
                <w:sz w:val="24"/>
                <w:szCs w:val="24"/>
                <w:lang w:val="en-ZA" w:eastAsia="en-ZA"/>
                <w14:ligatures w14:val="standardContextual"/>
              </w:rPr>
              <w:tab/>
            </w:r>
            <w:r w:rsidRPr="005B2B45">
              <w:rPr>
                <w:rStyle w:val="Hyperlink"/>
                <w:rFonts w:ascii="Nunito" w:hAnsi="Nunito"/>
                <w:noProof/>
              </w:rPr>
              <w:t>Post-Funding Data Management and Open Access</w:t>
            </w:r>
            <w:r>
              <w:rPr>
                <w:noProof/>
                <w:webHidden/>
              </w:rPr>
              <w:tab/>
            </w:r>
            <w:r>
              <w:rPr>
                <w:noProof/>
                <w:webHidden/>
              </w:rPr>
              <w:fldChar w:fldCharType="begin"/>
            </w:r>
            <w:r>
              <w:rPr>
                <w:noProof/>
                <w:webHidden/>
              </w:rPr>
              <w:instrText xml:space="preserve"> PAGEREF _Toc174715417 \h </w:instrText>
            </w:r>
          </w:ins>
          <w:r>
            <w:rPr>
              <w:noProof/>
              <w:webHidden/>
            </w:rPr>
          </w:r>
          <w:r>
            <w:rPr>
              <w:noProof/>
              <w:webHidden/>
            </w:rPr>
            <w:fldChar w:fldCharType="separate"/>
          </w:r>
          <w:ins w:id="156" w:author="Craig Parker" w:date="2024-08-16T15:40:00Z" w16du:dateUtc="2024-08-16T13:40:00Z">
            <w:r>
              <w:rPr>
                <w:noProof/>
                <w:webHidden/>
              </w:rPr>
              <w:t>39</w:t>
            </w:r>
            <w:r>
              <w:rPr>
                <w:noProof/>
                <w:webHidden/>
              </w:rPr>
              <w:fldChar w:fldCharType="end"/>
            </w:r>
            <w:r w:rsidRPr="005B2B45">
              <w:rPr>
                <w:rStyle w:val="Hyperlink"/>
                <w:noProof/>
              </w:rPr>
              <w:fldChar w:fldCharType="end"/>
            </w:r>
          </w:ins>
        </w:p>
        <w:p w14:paraId="49AED5CB" w14:textId="77A8ED04" w:rsidR="00456CCB" w:rsidRDefault="00456CCB">
          <w:pPr>
            <w:pStyle w:val="TOC1"/>
            <w:tabs>
              <w:tab w:val="left" w:pos="440"/>
              <w:tab w:val="right" w:leader="dot" w:pos="9350"/>
            </w:tabs>
            <w:rPr>
              <w:ins w:id="157" w:author="Craig Parker" w:date="2024-08-16T15:40:00Z" w16du:dateUtc="2024-08-16T13:40:00Z"/>
              <w:noProof/>
              <w:kern w:val="2"/>
              <w:sz w:val="24"/>
              <w:szCs w:val="24"/>
              <w:lang w:val="en-ZA" w:eastAsia="en-ZA"/>
              <w14:ligatures w14:val="standardContextual"/>
            </w:rPr>
          </w:pPr>
          <w:ins w:id="158" w:author="Craig Parker" w:date="2024-08-16T15:40:00Z" w16du:dateUtc="2024-08-16T13:40:00Z">
            <w:r w:rsidRPr="005B2B45">
              <w:rPr>
                <w:rStyle w:val="Hyperlink"/>
                <w:noProof/>
              </w:rPr>
              <w:lastRenderedPageBreak/>
              <w:fldChar w:fldCharType="begin"/>
            </w:r>
            <w:r w:rsidRPr="005B2B45">
              <w:rPr>
                <w:rStyle w:val="Hyperlink"/>
                <w:noProof/>
              </w:rPr>
              <w:instrText xml:space="preserve"> </w:instrText>
            </w:r>
            <w:r>
              <w:rPr>
                <w:noProof/>
              </w:rPr>
              <w:instrText>HYPERLINK \l "_Toc174715418"</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9.</w:t>
            </w:r>
            <w:r>
              <w:rPr>
                <w:noProof/>
                <w:kern w:val="2"/>
                <w:sz w:val="24"/>
                <w:szCs w:val="24"/>
                <w:lang w:val="en-ZA" w:eastAsia="en-ZA"/>
                <w14:ligatures w14:val="standardContextual"/>
              </w:rPr>
              <w:tab/>
            </w:r>
            <w:r w:rsidRPr="005B2B45">
              <w:rPr>
                <w:rStyle w:val="Hyperlink"/>
                <w:rFonts w:ascii="Nunito" w:hAnsi="Nunito"/>
                <w:noProof/>
              </w:rPr>
              <w:t>POPIA compliance and protection of personal information</w:t>
            </w:r>
            <w:r>
              <w:rPr>
                <w:noProof/>
                <w:webHidden/>
              </w:rPr>
              <w:tab/>
            </w:r>
            <w:r>
              <w:rPr>
                <w:noProof/>
                <w:webHidden/>
              </w:rPr>
              <w:fldChar w:fldCharType="begin"/>
            </w:r>
            <w:r>
              <w:rPr>
                <w:noProof/>
                <w:webHidden/>
              </w:rPr>
              <w:instrText xml:space="preserve"> PAGEREF _Toc174715418 \h </w:instrText>
            </w:r>
          </w:ins>
          <w:r>
            <w:rPr>
              <w:noProof/>
              <w:webHidden/>
            </w:rPr>
          </w:r>
          <w:r>
            <w:rPr>
              <w:noProof/>
              <w:webHidden/>
            </w:rPr>
            <w:fldChar w:fldCharType="separate"/>
          </w:r>
          <w:ins w:id="159" w:author="Craig Parker" w:date="2024-08-16T15:40:00Z" w16du:dateUtc="2024-08-16T13:40:00Z">
            <w:r>
              <w:rPr>
                <w:noProof/>
                <w:webHidden/>
              </w:rPr>
              <w:t>40</w:t>
            </w:r>
            <w:r>
              <w:rPr>
                <w:noProof/>
                <w:webHidden/>
              </w:rPr>
              <w:fldChar w:fldCharType="end"/>
            </w:r>
            <w:r w:rsidRPr="005B2B45">
              <w:rPr>
                <w:rStyle w:val="Hyperlink"/>
                <w:noProof/>
              </w:rPr>
              <w:fldChar w:fldCharType="end"/>
            </w:r>
          </w:ins>
        </w:p>
        <w:p w14:paraId="534CA3A9" w14:textId="7C154C9E" w:rsidR="00456CCB" w:rsidRDefault="00456CCB">
          <w:pPr>
            <w:pStyle w:val="TOC1"/>
            <w:tabs>
              <w:tab w:val="left" w:pos="720"/>
              <w:tab w:val="right" w:leader="dot" w:pos="9350"/>
            </w:tabs>
            <w:rPr>
              <w:ins w:id="160" w:author="Craig Parker" w:date="2024-08-16T15:40:00Z" w16du:dateUtc="2024-08-16T13:40:00Z"/>
              <w:noProof/>
              <w:kern w:val="2"/>
              <w:sz w:val="24"/>
              <w:szCs w:val="24"/>
              <w:lang w:val="en-ZA" w:eastAsia="en-ZA"/>
              <w14:ligatures w14:val="standardContextual"/>
            </w:rPr>
          </w:pPr>
          <w:ins w:id="161"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"_Toc174715419"</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10.</w:t>
            </w:r>
            <w:r>
              <w:rPr>
                <w:noProof/>
                <w:kern w:val="2"/>
                <w:sz w:val="24"/>
                <w:szCs w:val="24"/>
                <w:lang w:val="en-ZA" w:eastAsia="en-ZA"/>
                <w14:ligatures w14:val="standardContextual"/>
              </w:rPr>
              <w:tab/>
            </w:r>
            <w:r w:rsidRPr="005B2B45">
              <w:rPr>
                <w:rStyle w:val="Hyperlink"/>
                <w:rFonts w:ascii="Nunito" w:hAnsi="Nunito"/>
                <w:noProof/>
              </w:rPr>
              <w:t>Governance and compliance</w:t>
            </w:r>
            <w:r>
              <w:rPr>
                <w:noProof/>
                <w:webHidden/>
              </w:rPr>
              <w:tab/>
            </w:r>
            <w:r>
              <w:rPr>
                <w:noProof/>
                <w:webHidden/>
              </w:rPr>
              <w:fldChar w:fldCharType="begin"/>
            </w:r>
            <w:r>
              <w:rPr>
                <w:noProof/>
                <w:webHidden/>
              </w:rPr>
              <w:instrText xml:space="preserve"> PAGEREF _Toc174715419 \h </w:instrText>
            </w:r>
          </w:ins>
          <w:r>
            <w:rPr>
              <w:noProof/>
              <w:webHidden/>
            </w:rPr>
          </w:r>
          <w:r>
            <w:rPr>
              <w:noProof/>
              <w:webHidden/>
            </w:rPr>
            <w:fldChar w:fldCharType="separate"/>
          </w:r>
          <w:ins w:id="162" w:author="Craig Parker" w:date="2024-08-16T15:40:00Z" w16du:dateUtc="2024-08-16T13:40:00Z">
            <w:r>
              <w:rPr>
                <w:noProof/>
                <w:webHidden/>
              </w:rPr>
              <w:t>41</w:t>
            </w:r>
            <w:r>
              <w:rPr>
                <w:noProof/>
                <w:webHidden/>
              </w:rPr>
              <w:fldChar w:fldCharType="end"/>
            </w:r>
            <w:r w:rsidRPr="005B2B45">
              <w:rPr>
                <w:rStyle w:val="Hyperlink"/>
                <w:noProof/>
              </w:rPr>
              <w:fldChar w:fldCharType="end"/>
            </w:r>
          </w:ins>
        </w:p>
        <w:p w14:paraId="3E2F7F35" w14:textId="4A31F1F8" w:rsidR="00456CCB" w:rsidRDefault="00456CCB">
          <w:pPr>
            <w:pStyle w:val="TOC2"/>
            <w:tabs>
              <w:tab w:val="left" w:pos="960"/>
              <w:tab w:val="right" w:leader="dot" w:pos="9350"/>
            </w:tabs>
            <w:rPr>
              <w:ins w:id="163" w:author="Craig Parker" w:date="2024-08-16T15:40:00Z" w16du:dateUtc="2024-08-16T13:40:00Z"/>
              <w:noProof/>
              <w:kern w:val="2"/>
              <w:sz w:val="24"/>
              <w:szCs w:val="24"/>
              <w:lang w:val="en-ZA" w:eastAsia="en-ZA"/>
              <w14:ligatures w14:val="standardContextual"/>
            </w:rPr>
          </w:pPr>
          <w:ins w:id="164"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"_Toc174715420"</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10.1.</w:t>
            </w:r>
            <w:r>
              <w:rPr>
                <w:noProof/>
                <w:kern w:val="2"/>
                <w:sz w:val="24"/>
                <w:szCs w:val="24"/>
                <w:lang w:val="en-ZA" w:eastAsia="en-ZA"/>
                <w14:ligatures w14:val="standardContextual"/>
              </w:rPr>
              <w:tab/>
            </w:r>
            <w:r w:rsidRPr="005B2B45">
              <w:rPr>
                <w:rStyle w:val="Hyperlink"/>
                <w:rFonts w:ascii="Nunito" w:hAnsi="Nunito"/>
                <w:noProof/>
                <w:lang w:val="en-ZA" w:eastAsia="en-ZA"/>
              </w:rPr>
              <w:t>Data Governance</w:t>
            </w:r>
            <w:r>
              <w:rPr>
                <w:noProof/>
                <w:webHidden/>
              </w:rPr>
              <w:tab/>
            </w:r>
            <w:r>
              <w:rPr>
                <w:noProof/>
                <w:webHidden/>
              </w:rPr>
              <w:fldChar w:fldCharType="begin"/>
            </w:r>
            <w:r>
              <w:rPr>
                <w:noProof/>
                <w:webHidden/>
              </w:rPr>
              <w:instrText xml:space="preserve"> PAGEREF _Toc174715420 \h </w:instrText>
            </w:r>
          </w:ins>
          <w:r>
            <w:rPr>
              <w:noProof/>
              <w:webHidden/>
            </w:rPr>
          </w:r>
          <w:r>
            <w:rPr>
              <w:noProof/>
              <w:webHidden/>
            </w:rPr>
            <w:fldChar w:fldCharType="separate"/>
          </w:r>
          <w:ins w:id="165" w:author="Craig Parker" w:date="2024-08-16T15:40:00Z" w16du:dateUtc="2024-08-16T13:40:00Z">
            <w:r>
              <w:rPr>
                <w:noProof/>
                <w:webHidden/>
              </w:rPr>
              <w:t>41</w:t>
            </w:r>
            <w:r>
              <w:rPr>
                <w:noProof/>
                <w:webHidden/>
              </w:rPr>
              <w:fldChar w:fldCharType="end"/>
            </w:r>
            <w:r w:rsidRPr="005B2B45">
              <w:rPr>
                <w:rStyle w:val="Hyperlink"/>
                <w:noProof/>
              </w:rPr>
              <w:fldChar w:fldCharType="end"/>
            </w:r>
          </w:ins>
        </w:p>
        <w:p w14:paraId="3F2FF4E9" w14:textId="1023E512" w:rsidR="00456CCB" w:rsidRDefault="00456CCB">
          <w:pPr>
            <w:pStyle w:val="TOC2"/>
            <w:tabs>
              <w:tab w:val="left" w:pos="960"/>
              <w:tab w:val="right" w:leader="dot" w:pos="9350"/>
            </w:tabs>
            <w:rPr>
              <w:ins w:id="166" w:author="Craig Parker" w:date="2024-08-16T15:40:00Z" w16du:dateUtc="2024-08-16T13:40:00Z"/>
              <w:noProof/>
              <w:kern w:val="2"/>
              <w:sz w:val="24"/>
              <w:szCs w:val="24"/>
              <w:lang w:val="en-ZA" w:eastAsia="en-ZA"/>
              <w14:ligatures w14:val="standardContextual"/>
            </w:rPr>
          </w:pPr>
          <w:ins w:id="167"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"_Toc174715421"</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eastAsia="Times New Roman" w:hAnsi="Nunito" w:cs="Times New Roman"/>
                <w:noProof/>
                <w:lang w:val="en-ZA" w:eastAsia="en-ZA"/>
              </w:rPr>
              <w:t>10.2.</w:t>
            </w:r>
            <w:r>
              <w:rPr>
                <w:noProof/>
                <w:kern w:val="2"/>
                <w:sz w:val="24"/>
                <w:szCs w:val="24"/>
                <w:lang w:val="en-ZA" w:eastAsia="en-ZA"/>
                <w14:ligatures w14:val="standardContextual"/>
              </w:rPr>
              <w:tab/>
            </w:r>
            <w:r w:rsidRPr="005B2B45">
              <w:rPr>
                <w:rStyle w:val="Hyperlink"/>
                <w:rFonts w:ascii="Nunito" w:hAnsi="Nunito"/>
                <w:noProof/>
                <w:lang w:val="en-ZA" w:eastAsia="en-ZA"/>
              </w:rPr>
              <w:t>Compliance Measures</w:t>
            </w:r>
            <w:r>
              <w:rPr>
                <w:noProof/>
                <w:webHidden/>
              </w:rPr>
              <w:tab/>
            </w:r>
            <w:r>
              <w:rPr>
                <w:noProof/>
                <w:webHidden/>
              </w:rPr>
              <w:fldChar w:fldCharType="begin"/>
            </w:r>
            <w:r>
              <w:rPr>
                <w:noProof/>
                <w:webHidden/>
              </w:rPr>
              <w:instrText xml:space="preserve"> PAGEREF _Toc174715421 \h </w:instrText>
            </w:r>
          </w:ins>
          <w:r>
            <w:rPr>
              <w:noProof/>
              <w:webHidden/>
            </w:rPr>
          </w:r>
          <w:r>
            <w:rPr>
              <w:noProof/>
              <w:webHidden/>
            </w:rPr>
            <w:fldChar w:fldCharType="separate"/>
          </w:r>
          <w:ins w:id="168" w:author="Craig Parker" w:date="2024-08-16T15:40:00Z" w16du:dateUtc="2024-08-16T13:40:00Z">
            <w:r>
              <w:rPr>
                <w:noProof/>
                <w:webHidden/>
              </w:rPr>
              <w:t>41</w:t>
            </w:r>
            <w:r>
              <w:rPr>
                <w:noProof/>
                <w:webHidden/>
              </w:rPr>
              <w:fldChar w:fldCharType="end"/>
            </w:r>
            <w:r w:rsidRPr="005B2B45">
              <w:rPr>
                <w:rStyle w:val="Hyperlink"/>
                <w:noProof/>
              </w:rPr>
              <w:fldChar w:fldCharType="end"/>
            </w:r>
          </w:ins>
        </w:p>
        <w:p w14:paraId="2DD374A0" w14:textId="195AE5A1" w:rsidR="00456CCB" w:rsidRDefault="00456CCB">
          <w:pPr>
            <w:pStyle w:val="TOC2"/>
            <w:tabs>
              <w:tab w:val="left" w:pos="960"/>
              <w:tab w:val="right" w:leader="dot" w:pos="9350"/>
            </w:tabs>
            <w:rPr>
              <w:ins w:id="169" w:author="Craig Parker" w:date="2024-08-16T15:40:00Z" w16du:dateUtc="2024-08-16T13:40:00Z"/>
              <w:noProof/>
              <w:kern w:val="2"/>
              <w:sz w:val="24"/>
              <w:szCs w:val="24"/>
              <w:lang w:val="en-ZA" w:eastAsia="en-ZA"/>
              <w14:ligatures w14:val="standardContextual"/>
            </w:rPr>
          </w:pPr>
          <w:ins w:id="170"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"_Toc174715422"</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10.3.</w:t>
            </w:r>
            <w:r>
              <w:rPr>
                <w:noProof/>
                <w:kern w:val="2"/>
                <w:sz w:val="24"/>
                <w:szCs w:val="24"/>
                <w:lang w:val="en-ZA" w:eastAsia="en-ZA"/>
                <w14:ligatures w14:val="standardContextual"/>
              </w:rPr>
              <w:tab/>
            </w:r>
            <w:r w:rsidRPr="005B2B45">
              <w:rPr>
                <w:rStyle w:val="Hyperlink"/>
                <w:rFonts w:ascii="Nunito" w:hAnsi="Nunito"/>
                <w:noProof/>
                <w:lang w:val="en-ZA" w:eastAsia="en-ZA"/>
              </w:rPr>
              <w:t>Data Indexing and Metadata Management</w:t>
            </w:r>
            <w:r>
              <w:rPr>
                <w:noProof/>
                <w:webHidden/>
              </w:rPr>
              <w:tab/>
            </w:r>
            <w:r>
              <w:rPr>
                <w:noProof/>
                <w:webHidden/>
              </w:rPr>
              <w:fldChar w:fldCharType="begin"/>
            </w:r>
            <w:r>
              <w:rPr>
                <w:noProof/>
                <w:webHidden/>
              </w:rPr>
              <w:instrText xml:space="preserve"> PAGEREF _Toc174715422 \h </w:instrText>
            </w:r>
          </w:ins>
          <w:r>
            <w:rPr>
              <w:noProof/>
              <w:webHidden/>
            </w:rPr>
          </w:r>
          <w:r>
            <w:rPr>
              <w:noProof/>
              <w:webHidden/>
            </w:rPr>
            <w:fldChar w:fldCharType="separate"/>
          </w:r>
          <w:ins w:id="171" w:author="Craig Parker" w:date="2024-08-16T15:40:00Z" w16du:dateUtc="2024-08-16T13:40:00Z">
            <w:r>
              <w:rPr>
                <w:noProof/>
                <w:webHidden/>
              </w:rPr>
              <w:t>42</w:t>
            </w:r>
            <w:r>
              <w:rPr>
                <w:noProof/>
                <w:webHidden/>
              </w:rPr>
              <w:fldChar w:fldCharType="end"/>
            </w:r>
            <w:r w:rsidRPr="005B2B45">
              <w:rPr>
                <w:rStyle w:val="Hyperlink"/>
                <w:noProof/>
              </w:rPr>
              <w:fldChar w:fldCharType="end"/>
            </w:r>
          </w:ins>
        </w:p>
        <w:p w14:paraId="242DD9C5" w14:textId="0F33CDD0" w:rsidR="00456CCB" w:rsidRDefault="00456CCB">
          <w:pPr>
            <w:pStyle w:val="TOC2"/>
            <w:tabs>
              <w:tab w:val="left" w:pos="960"/>
              <w:tab w:val="right" w:leader="dot" w:pos="9350"/>
            </w:tabs>
            <w:rPr>
              <w:ins w:id="172" w:author="Craig Parker" w:date="2024-08-16T15:40:00Z" w16du:dateUtc="2024-08-16T13:40:00Z"/>
              <w:noProof/>
              <w:kern w:val="2"/>
              <w:sz w:val="24"/>
              <w:szCs w:val="24"/>
              <w:lang w:val="en-ZA" w:eastAsia="en-ZA"/>
              <w14:ligatures w14:val="standardContextual"/>
            </w:rPr>
          </w:pPr>
          <w:ins w:id="173"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"_Toc174715423"</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10.4.</w:t>
            </w:r>
            <w:r>
              <w:rPr>
                <w:noProof/>
                <w:kern w:val="2"/>
                <w:sz w:val="24"/>
                <w:szCs w:val="24"/>
                <w:lang w:val="en-ZA" w:eastAsia="en-ZA"/>
                <w14:ligatures w14:val="standardContextual"/>
              </w:rPr>
              <w:tab/>
            </w:r>
            <w:r w:rsidRPr="005B2B45">
              <w:rPr>
                <w:rStyle w:val="Hyperlink"/>
                <w:rFonts w:ascii="Nunito" w:hAnsi="Nunito"/>
                <w:noProof/>
              </w:rPr>
              <w:t>Data Access Committees (DACs)</w:t>
            </w:r>
            <w:r>
              <w:rPr>
                <w:noProof/>
                <w:webHidden/>
              </w:rPr>
              <w:tab/>
            </w:r>
            <w:r>
              <w:rPr>
                <w:noProof/>
                <w:webHidden/>
              </w:rPr>
              <w:fldChar w:fldCharType="begin"/>
            </w:r>
            <w:r>
              <w:rPr>
                <w:noProof/>
                <w:webHidden/>
              </w:rPr>
              <w:instrText xml:space="preserve"> PAGEREF _Toc174715423 \h </w:instrText>
            </w:r>
          </w:ins>
          <w:r>
            <w:rPr>
              <w:noProof/>
              <w:webHidden/>
            </w:rPr>
          </w:r>
          <w:r>
            <w:rPr>
              <w:noProof/>
              <w:webHidden/>
            </w:rPr>
            <w:fldChar w:fldCharType="separate"/>
          </w:r>
          <w:ins w:id="174" w:author="Craig Parker" w:date="2024-08-16T15:40:00Z" w16du:dateUtc="2024-08-16T13:40:00Z">
            <w:r>
              <w:rPr>
                <w:noProof/>
                <w:webHidden/>
              </w:rPr>
              <w:t>42</w:t>
            </w:r>
            <w:r>
              <w:rPr>
                <w:noProof/>
                <w:webHidden/>
              </w:rPr>
              <w:fldChar w:fldCharType="end"/>
            </w:r>
            <w:r w:rsidRPr="005B2B45">
              <w:rPr>
                <w:rStyle w:val="Hyperlink"/>
                <w:noProof/>
              </w:rPr>
              <w:fldChar w:fldCharType="end"/>
            </w:r>
          </w:ins>
        </w:p>
        <w:p w14:paraId="0E082486" w14:textId="1FEFF1AD" w:rsidR="00456CCB" w:rsidRDefault="00456CCB">
          <w:pPr>
            <w:pStyle w:val="TOC2"/>
            <w:tabs>
              <w:tab w:val="left" w:pos="960"/>
              <w:tab w:val="right" w:leader="dot" w:pos="9350"/>
            </w:tabs>
            <w:rPr>
              <w:ins w:id="175" w:author="Craig Parker" w:date="2024-08-16T15:40:00Z" w16du:dateUtc="2024-08-16T13:40:00Z"/>
              <w:noProof/>
              <w:kern w:val="2"/>
              <w:sz w:val="24"/>
              <w:szCs w:val="24"/>
              <w:lang w:val="en-ZA" w:eastAsia="en-ZA"/>
              <w14:ligatures w14:val="standardContextual"/>
            </w:rPr>
          </w:pPr>
          <w:ins w:id="176"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"_Toc174715424"</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10.5.</w:t>
            </w:r>
            <w:r>
              <w:rPr>
                <w:noProof/>
                <w:kern w:val="2"/>
                <w:sz w:val="24"/>
                <w:szCs w:val="24"/>
                <w:lang w:val="en-ZA" w:eastAsia="en-ZA"/>
                <w14:ligatures w14:val="standardContextual"/>
              </w:rPr>
              <w:tab/>
            </w:r>
            <w:r w:rsidRPr="005B2B45">
              <w:rPr>
                <w:rStyle w:val="Hyperlink"/>
                <w:rFonts w:ascii="Nunito" w:hAnsi="Nunito"/>
                <w:noProof/>
                <w:lang w:val="en-ZA" w:eastAsia="en-ZA"/>
              </w:rPr>
              <w:t>Membership of the DAC</w:t>
            </w:r>
            <w:r>
              <w:rPr>
                <w:noProof/>
                <w:webHidden/>
              </w:rPr>
              <w:tab/>
            </w:r>
            <w:r>
              <w:rPr>
                <w:noProof/>
                <w:webHidden/>
              </w:rPr>
              <w:fldChar w:fldCharType="begin"/>
            </w:r>
            <w:r>
              <w:rPr>
                <w:noProof/>
                <w:webHidden/>
              </w:rPr>
              <w:instrText xml:space="preserve"> PAGEREF _Toc174715424 \h </w:instrText>
            </w:r>
          </w:ins>
          <w:r>
            <w:rPr>
              <w:noProof/>
              <w:webHidden/>
            </w:rPr>
          </w:r>
          <w:r>
            <w:rPr>
              <w:noProof/>
              <w:webHidden/>
            </w:rPr>
            <w:fldChar w:fldCharType="separate"/>
          </w:r>
          <w:ins w:id="177" w:author="Craig Parker" w:date="2024-08-16T15:40:00Z" w16du:dateUtc="2024-08-16T13:40:00Z">
            <w:r>
              <w:rPr>
                <w:noProof/>
                <w:webHidden/>
              </w:rPr>
              <w:t>43</w:t>
            </w:r>
            <w:r>
              <w:rPr>
                <w:noProof/>
                <w:webHidden/>
              </w:rPr>
              <w:fldChar w:fldCharType="end"/>
            </w:r>
            <w:r w:rsidRPr="005B2B45">
              <w:rPr>
                <w:rStyle w:val="Hyperlink"/>
                <w:noProof/>
              </w:rPr>
              <w:fldChar w:fldCharType="end"/>
            </w:r>
          </w:ins>
        </w:p>
        <w:p w14:paraId="696DE6DE" w14:textId="1D454BC4" w:rsidR="00456CCB" w:rsidRDefault="00456CCB">
          <w:pPr>
            <w:pStyle w:val="TOC1"/>
            <w:tabs>
              <w:tab w:val="left" w:pos="720"/>
              <w:tab w:val="right" w:leader="dot" w:pos="9350"/>
            </w:tabs>
            <w:rPr>
              <w:ins w:id="178" w:author="Craig Parker" w:date="2024-08-16T15:40:00Z" w16du:dateUtc="2024-08-16T13:40:00Z"/>
              <w:noProof/>
              <w:kern w:val="2"/>
              <w:sz w:val="24"/>
              <w:szCs w:val="24"/>
              <w:lang w:val="en-ZA" w:eastAsia="en-ZA"/>
              <w14:ligatures w14:val="standardContextual"/>
            </w:rPr>
          </w:pPr>
          <w:ins w:id="179"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"_Toc174715468"</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10.</w:t>
            </w:r>
            <w:r>
              <w:rPr>
                <w:noProof/>
                <w:kern w:val="2"/>
                <w:sz w:val="24"/>
                <w:szCs w:val="24"/>
                <w:lang w:val="en-ZA" w:eastAsia="en-ZA"/>
                <w14:ligatures w14:val="standardContextual"/>
              </w:rPr>
              <w:tab/>
            </w:r>
            <w:r w:rsidRPr="005B2B45">
              <w:rPr>
                <w:rStyle w:val="Hyperlink"/>
                <w:rFonts w:ascii="Nunito" w:hAnsi="Nunito"/>
                <w:noProof/>
              </w:rPr>
              <w:t>Data retention</w:t>
            </w:r>
            <w:r>
              <w:rPr>
                <w:noProof/>
                <w:webHidden/>
              </w:rPr>
              <w:tab/>
            </w:r>
            <w:r>
              <w:rPr>
                <w:noProof/>
                <w:webHidden/>
              </w:rPr>
              <w:fldChar w:fldCharType="begin"/>
            </w:r>
            <w:r>
              <w:rPr>
                <w:noProof/>
                <w:webHidden/>
              </w:rPr>
              <w:instrText xml:space="preserve"> PAGEREF _Toc174715468 \h </w:instrText>
            </w:r>
          </w:ins>
          <w:r>
            <w:rPr>
              <w:noProof/>
              <w:webHidden/>
            </w:rPr>
          </w:r>
          <w:r>
            <w:rPr>
              <w:noProof/>
              <w:webHidden/>
            </w:rPr>
            <w:fldChar w:fldCharType="separate"/>
          </w:r>
          <w:ins w:id="180" w:author="Craig Parker" w:date="2024-08-16T15:40:00Z" w16du:dateUtc="2024-08-16T13:40:00Z">
            <w:r>
              <w:rPr>
                <w:noProof/>
                <w:webHidden/>
              </w:rPr>
              <w:t>44</w:t>
            </w:r>
            <w:r>
              <w:rPr>
                <w:noProof/>
                <w:webHidden/>
              </w:rPr>
              <w:fldChar w:fldCharType="end"/>
            </w:r>
            <w:r w:rsidRPr="005B2B45">
              <w:rPr>
                <w:rStyle w:val="Hyperlink"/>
                <w:noProof/>
              </w:rPr>
              <w:fldChar w:fldCharType="end"/>
            </w:r>
          </w:ins>
        </w:p>
        <w:p w14:paraId="383EC9B6" w14:textId="4610700D" w:rsidR="00456CCB" w:rsidRDefault="00456CCB">
          <w:pPr>
            <w:pStyle w:val="TOC2"/>
            <w:tabs>
              <w:tab w:val="right" w:leader="dot" w:pos="9350"/>
            </w:tabs>
            <w:rPr>
              <w:ins w:id="181" w:author="Craig Parker" w:date="2024-08-16T15:40:00Z" w16du:dateUtc="2024-08-16T13:40:00Z"/>
              <w:noProof/>
              <w:kern w:val="2"/>
              <w:sz w:val="24"/>
              <w:szCs w:val="24"/>
              <w:lang w:val="en-ZA" w:eastAsia="en-ZA"/>
              <w14:ligatures w14:val="standardContextual"/>
            </w:rPr>
          </w:pPr>
          <w:ins w:id="182"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"_Toc174715469"</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10.1. Retention Periods:</w:t>
            </w:r>
            <w:r>
              <w:rPr>
                <w:noProof/>
                <w:webHidden/>
              </w:rPr>
              <w:tab/>
            </w:r>
            <w:r>
              <w:rPr>
                <w:noProof/>
                <w:webHidden/>
              </w:rPr>
              <w:fldChar w:fldCharType="begin"/>
            </w:r>
            <w:r>
              <w:rPr>
                <w:noProof/>
                <w:webHidden/>
              </w:rPr>
              <w:instrText xml:space="preserve"> PAGEREF _Toc174715469 \h </w:instrText>
            </w:r>
          </w:ins>
          <w:r>
            <w:rPr>
              <w:noProof/>
              <w:webHidden/>
            </w:rPr>
          </w:r>
          <w:r>
            <w:rPr>
              <w:noProof/>
              <w:webHidden/>
            </w:rPr>
            <w:fldChar w:fldCharType="separate"/>
          </w:r>
          <w:ins w:id="183" w:author="Craig Parker" w:date="2024-08-16T15:40:00Z" w16du:dateUtc="2024-08-16T13:40:00Z">
            <w:r>
              <w:rPr>
                <w:noProof/>
                <w:webHidden/>
              </w:rPr>
              <w:t>44</w:t>
            </w:r>
            <w:r>
              <w:rPr>
                <w:noProof/>
                <w:webHidden/>
              </w:rPr>
              <w:fldChar w:fldCharType="end"/>
            </w:r>
            <w:r w:rsidRPr="005B2B45">
              <w:rPr>
                <w:rStyle w:val="Hyperlink"/>
                <w:noProof/>
              </w:rPr>
              <w:fldChar w:fldCharType="end"/>
            </w:r>
          </w:ins>
        </w:p>
        <w:p w14:paraId="5BCD16A5" w14:textId="7ED3AEC4" w:rsidR="00456CCB" w:rsidRDefault="00456CCB">
          <w:pPr>
            <w:pStyle w:val="TOC2"/>
            <w:tabs>
              <w:tab w:val="right" w:leader="dot" w:pos="9350"/>
            </w:tabs>
            <w:rPr>
              <w:ins w:id="184" w:author="Craig Parker" w:date="2024-08-16T15:40:00Z" w16du:dateUtc="2024-08-16T13:40:00Z"/>
              <w:noProof/>
              <w:kern w:val="2"/>
              <w:sz w:val="24"/>
              <w:szCs w:val="24"/>
              <w:lang w:val="en-ZA" w:eastAsia="en-ZA"/>
              <w14:ligatures w14:val="standardContextual"/>
            </w:rPr>
          </w:pPr>
          <w:ins w:id="185"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"_Toc174715470"</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10.2. Ongoing Monitoring</w:t>
            </w:r>
            <w:r>
              <w:rPr>
                <w:noProof/>
                <w:webHidden/>
              </w:rPr>
              <w:tab/>
            </w:r>
            <w:r>
              <w:rPr>
                <w:noProof/>
                <w:webHidden/>
              </w:rPr>
              <w:fldChar w:fldCharType="begin"/>
            </w:r>
            <w:r>
              <w:rPr>
                <w:noProof/>
                <w:webHidden/>
              </w:rPr>
              <w:instrText xml:space="preserve"> PAGEREF _Toc174715470 \h </w:instrText>
            </w:r>
          </w:ins>
          <w:r>
            <w:rPr>
              <w:noProof/>
              <w:webHidden/>
            </w:rPr>
          </w:r>
          <w:r>
            <w:rPr>
              <w:noProof/>
              <w:webHidden/>
            </w:rPr>
            <w:fldChar w:fldCharType="separate"/>
          </w:r>
          <w:ins w:id="186" w:author="Craig Parker" w:date="2024-08-16T15:40:00Z" w16du:dateUtc="2024-08-16T13:40:00Z">
            <w:r>
              <w:rPr>
                <w:noProof/>
                <w:webHidden/>
              </w:rPr>
              <w:t>44</w:t>
            </w:r>
            <w:r>
              <w:rPr>
                <w:noProof/>
                <w:webHidden/>
              </w:rPr>
              <w:fldChar w:fldCharType="end"/>
            </w:r>
            <w:r w:rsidRPr="005B2B45">
              <w:rPr>
                <w:rStyle w:val="Hyperlink"/>
                <w:noProof/>
              </w:rPr>
              <w:fldChar w:fldCharType="end"/>
            </w:r>
          </w:ins>
        </w:p>
        <w:p w14:paraId="65EA9560" w14:textId="7D0C1550" w:rsidR="00456CCB" w:rsidRDefault="00456CCB">
          <w:pPr>
            <w:pStyle w:val="TOC1"/>
            <w:tabs>
              <w:tab w:val="left" w:pos="720"/>
              <w:tab w:val="right" w:leader="dot" w:pos="9350"/>
            </w:tabs>
            <w:rPr>
              <w:ins w:id="187" w:author="Craig Parker" w:date="2024-08-16T15:40:00Z" w16du:dateUtc="2024-08-16T13:40:00Z"/>
              <w:noProof/>
              <w:kern w:val="2"/>
              <w:sz w:val="24"/>
              <w:szCs w:val="24"/>
              <w:lang w:val="en-ZA" w:eastAsia="en-ZA"/>
              <w14:ligatures w14:val="standardContextual"/>
            </w:rPr>
          </w:pPr>
          <w:ins w:id="188"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"_Toc174715508"</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11.</w:t>
            </w:r>
            <w:r>
              <w:rPr>
                <w:noProof/>
                <w:kern w:val="2"/>
                <w:sz w:val="24"/>
                <w:szCs w:val="24"/>
                <w:lang w:val="en-ZA" w:eastAsia="en-ZA"/>
                <w14:ligatures w14:val="standardContextual"/>
              </w:rPr>
              <w:tab/>
            </w:r>
            <w:r w:rsidRPr="005B2B45">
              <w:rPr>
                <w:rStyle w:val="Hyperlink"/>
                <w:rFonts w:ascii="Nunito" w:hAnsi="Nunito"/>
                <w:noProof/>
                <w:lang w:val="en-ZA" w:eastAsia="en-ZA"/>
              </w:rPr>
              <w:t>Restricted Data Access</w:t>
            </w:r>
            <w:r>
              <w:rPr>
                <w:noProof/>
                <w:webHidden/>
              </w:rPr>
              <w:tab/>
            </w:r>
            <w:r>
              <w:rPr>
                <w:noProof/>
                <w:webHidden/>
              </w:rPr>
              <w:fldChar w:fldCharType="begin"/>
            </w:r>
            <w:r>
              <w:rPr>
                <w:noProof/>
                <w:webHidden/>
              </w:rPr>
              <w:instrText xml:space="preserve"> PAGEREF _Toc174715508 \h </w:instrText>
            </w:r>
          </w:ins>
          <w:r>
            <w:rPr>
              <w:noProof/>
              <w:webHidden/>
            </w:rPr>
          </w:r>
          <w:r>
            <w:rPr>
              <w:noProof/>
              <w:webHidden/>
            </w:rPr>
            <w:fldChar w:fldCharType="separate"/>
          </w:r>
          <w:ins w:id="189" w:author="Craig Parker" w:date="2024-08-16T15:40:00Z" w16du:dateUtc="2024-08-16T13:40:00Z">
            <w:r>
              <w:rPr>
                <w:noProof/>
                <w:webHidden/>
              </w:rPr>
              <w:t>45</w:t>
            </w:r>
            <w:r>
              <w:rPr>
                <w:noProof/>
                <w:webHidden/>
              </w:rPr>
              <w:fldChar w:fldCharType="end"/>
            </w:r>
            <w:r w:rsidRPr="005B2B45">
              <w:rPr>
                <w:rStyle w:val="Hyperlink"/>
                <w:noProof/>
              </w:rPr>
              <w:fldChar w:fldCharType="end"/>
            </w:r>
          </w:ins>
        </w:p>
        <w:p w14:paraId="7371711E" w14:textId="1B6C5D24" w:rsidR="00456CCB" w:rsidRDefault="00456CCB">
          <w:pPr>
            <w:pStyle w:val="TOC2"/>
            <w:tabs>
              <w:tab w:val="right" w:leader="dot" w:pos="9350"/>
            </w:tabs>
            <w:rPr>
              <w:ins w:id="190" w:author="Craig Parker" w:date="2024-08-16T15:40:00Z" w16du:dateUtc="2024-08-16T13:40:00Z"/>
              <w:noProof/>
              <w:kern w:val="2"/>
              <w:sz w:val="24"/>
              <w:szCs w:val="24"/>
              <w:lang w:val="en-ZA" w:eastAsia="en-ZA"/>
              <w14:ligatures w14:val="standardContextual"/>
            </w:rPr>
          </w:pPr>
          <w:ins w:id="191"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"_Toc174715509"</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11.1. Encryption of Personally Identifiable Data</w:t>
            </w:r>
            <w:r>
              <w:rPr>
                <w:noProof/>
                <w:webHidden/>
              </w:rPr>
              <w:tab/>
            </w:r>
            <w:r>
              <w:rPr>
                <w:noProof/>
                <w:webHidden/>
              </w:rPr>
              <w:fldChar w:fldCharType="begin"/>
            </w:r>
            <w:r>
              <w:rPr>
                <w:noProof/>
                <w:webHidden/>
              </w:rPr>
              <w:instrText xml:space="preserve"> PAGEREF _Toc174715509 \h </w:instrText>
            </w:r>
          </w:ins>
          <w:r>
            <w:rPr>
              <w:noProof/>
              <w:webHidden/>
            </w:rPr>
          </w:r>
          <w:r>
            <w:rPr>
              <w:noProof/>
              <w:webHidden/>
            </w:rPr>
            <w:fldChar w:fldCharType="separate"/>
          </w:r>
          <w:ins w:id="192" w:author="Craig Parker" w:date="2024-08-16T15:40:00Z" w16du:dateUtc="2024-08-16T13:40:00Z">
            <w:r>
              <w:rPr>
                <w:noProof/>
                <w:webHidden/>
              </w:rPr>
              <w:t>45</w:t>
            </w:r>
            <w:r>
              <w:rPr>
                <w:noProof/>
                <w:webHidden/>
              </w:rPr>
              <w:fldChar w:fldCharType="end"/>
            </w:r>
            <w:r w:rsidRPr="005B2B45">
              <w:rPr>
                <w:rStyle w:val="Hyperlink"/>
                <w:noProof/>
              </w:rPr>
              <w:fldChar w:fldCharType="end"/>
            </w:r>
          </w:ins>
        </w:p>
        <w:p w14:paraId="620D85A8" w14:textId="22B0CF1F" w:rsidR="00456CCB" w:rsidRDefault="00456CCB">
          <w:pPr>
            <w:pStyle w:val="TOC2"/>
            <w:tabs>
              <w:tab w:val="right" w:leader="dot" w:pos="9350"/>
            </w:tabs>
            <w:rPr>
              <w:ins w:id="193" w:author="Craig Parker" w:date="2024-08-16T15:40:00Z" w16du:dateUtc="2024-08-16T13:40:00Z"/>
              <w:noProof/>
              <w:kern w:val="2"/>
              <w:sz w:val="24"/>
              <w:szCs w:val="24"/>
              <w:lang w:val="en-ZA" w:eastAsia="en-ZA"/>
              <w14:ligatures w14:val="standardContextual"/>
            </w:rPr>
          </w:pPr>
          <w:ins w:id="194"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"_Toc174715510"</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11.2. Data Storage and Encryption</w:t>
            </w:r>
            <w:r>
              <w:rPr>
                <w:noProof/>
                <w:webHidden/>
              </w:rPr>
              <w:tab/>
            </w:r>
            <w:r>
              <w:rPr>
                <w:noProof/>
                <w:webHidden/>
              </w:rPr>
              <w:fldChar w:fldCharType="begin"/>
            </w:r>
            <w:r>
              <w:rPr>
                <w:noProof/>
                <w:webHidden/>
              </w:rPr>
              <w:instrText xml:space="preserve"> PAGEREF _Toc174715510 \h </w:instrText>
            </w:r>
          </w:ins>
          <w:r>
            <w:rPr>
              <w:noProof/>
              <w:webHidden/>
            </w:rPr>
          </w:r>
          <w:r>
            <w:rPr>
              <w:noProof/>
              <w:webHidden/>
            </w:rPr>
            <w:fldChar w:fldCharType="separate"/>
          </w:r>
          <w:ins w:id="195" w:author="Craig Parker" w:date="2024-08-16T15:40:00Z" w16du:dateUtc="2024-08-16T13:40:00Z">
            <w:r>
              <w:rPr>
                <w:noProof/>
                <w:webHidden/>
              </w:rPr>
              <w:t>45</w:t>
            </w:r>
            <w:r>
              <w:rPr>
                <w:noProof/>
                <w:webHidden/>
              </w:rPr>
              <w:fldChar w:fldCharType="end"/>
            </w:r>
            <w:r w:rsidRPr="005B2B45">
              <w:rPr>
                <w:rStyle w:val="Hyperlink"/>
                <w:noProof/>
              </w:rPr>
              <w:fldChar w:fldCharType="end"/>
            </w:r>
          </w:ins>
        </w:p>
        <w:p w14:paraId="3BCD5E51" w14:textId="2C8B5310" w:rsidR="00456CCB" w:rsidRDefault="00456CCB">
          <w:pPr>
            <w:pStyle w:val="TOC2"/>
            <w:tabs>
              <w:tab w:val="right" w:leader="dot" w:pos="9350"/>
            </w:tabs>
            <w:rPr>
              <w:ins w:id="196" w:author="Craig Parker" w:date="2024-08-16T15:40:00Z" w16du:dateUtc="2024-08-16T13:40:00Z"/>
              <w:noProof/>
              <w:kern w:val="2"/>
              <w:sz w:val="24"/>
              <w:szCs w:val="24"/>
              <w:lang w:val="en-ZA" w:eastAsia="en-ZA"/>
              <w14:ligatures w14:val="standardContextual"/>
            </w:rPr>
          </w:pPr>
          <w:ins w:id="197"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"_Toc174715511"</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11.3. Network Security</w:t>
            </w:r>
            <w:r>
              <w:rPr>
                <w:noProof/>
                <w:webHidden/>
              </w:rPr>
              <w:tab/>
            </w:r>
            <w:r>
              <w:rPr>
                <w:noProof/>
                <w:webHidden/>
              </w:rPr>
              <w:fldChar w:fldCharType="begin"/>
            </w:r>
            <w:r>
              <w:rPr>
                <w:noProof/>
                <w:webHidden/>
              </w:rPr>
              <w:instrText xml:space="preserve"> PAGEREF _Toc174715511 \h </w:instrText>
            </w:r>
          </w:ins>
          <w:r>
            <w:rPr>
              <w:noProof/>
              <w:webHidden/>
            </w:rPr>
          </w:r>
          <w:r>
            <w:rPr>
              <w:noProof/>
              <w:webHidden/>
            </w:rPr>
            <w:fldChar w:fldCharType="separate"/>
          </w:r>
          <w:ins w:id="198" w:author="Craig Parker" w:date="2024-08-16T15:40:00Z" w16du:dateUtc="2024-08-16T13:40:00Z">
            <w:r>
              <w:rPr>
                <w:noProof/>
                <w:webHidden/>
              </w:rPr>
              <w:t>45</w:t>
            </w:r>
            <w:r>
              <w:rPr>
                <w:noProof/>
                <w:webHidden/>
              </w:rPr>
              <w:fldChar w:fldCharType="end"/>
            </w:r>
            <w:r w:rsidRPr="005B2B45">
              <w:rPr>
                <w:rStyle w:val="Hyperlink"/>
                <w:noProof/>
              </w:rPr>
              <w:fldChar w:fldCharType="end"/>
            </w:r>
          </w:ins>
        </w:p>
        <w:p w14:paraId="50A80C90" w14:textId="1A94485E" w:rsidR="00456CCB" w:rsidRDefault="00456CCB">
          <w:pPr>
            <w:pStyle w:val="TOC2"/>
            <w:tabs>
              <w:tab w:val="right" w:leader="dot" w:pos="9350"/>
            </w:tabs>
            <w:rPr>
              <w:ins w:id="199" w:author="Craig Parker" w:date="2024-08-16T15:40:00Z" w16du:dateUtc="2024-08-16T13:40:00Z"/>
              <w:noProof/>
              <w:kern w:val="2"/>
              <w:sz w:val="24"/>
              <w:szCs w:val="24"/>
              <w:lang w:val="en-ZA" w:eastAsia="en-ZA"/>
              <w14:ligatures w14:val="standardContextual"/>
            </w:rPr>
          </w:pPr>
          <w:ins w:id="200"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"_Toc174715512"</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eastAsia="en-ZA"/>
              </w:rPr>
              <w:t>11.4. Local Authentication and Authorization</w:t>
            </w:r>
            <w:r>
              <w:rPr>
                <w:noProof/>
                <w:webHidden/>
              </w:rPr>
              <w:tab/>
            </w:r>
            <w:r>
              <w:rPr>
                <w:noProof/>
                <w:webHidden/>
              </w:rPr>
              <w:fldChar w:fldCharType="begin"/>
            </w:r>
            <w:r>
              <w:rPr>
                <w:noProof/>
                <w:webHidden/>
              </w:rPr>
              <w:instrText xml:space="preserve"> PAGEREF _Toc174715512 \h </w:instrText>
            </w:r>
          </w:ins>
          <w:r>
            <w:rPr>
              <w:noProof/>
              <w:webHidden/>
            </w:rPr>
          </w:r>
          <w:r>
            <w:rPr>
              <w:noProof/>
              <w:webHidden/>
            </w:rPr>
            <w:fldChar w:fldCharType="separate"/>
          </w:r>
          <w:ins w:id="201" w:author="Craig Parker" w:date="2024-08-16T15:40:00Z" w16du:dateUtc="2024-08-16T13:40:00Z">
            <w:r>
              <w:rPr>
                <w:noProof/>
                <w:webHidden/>
              </w:rPr>
              <w:t>45</w:t>
            </w:r>
            <w:r>
              <w:rPr>
                <w:noProof/>
                <w:webHidden/>
              </w:rPr>
              <w:fldChar w:fldCharType="end"/>
            </w:r>
            <w:r w:rsidRPr="005B2B45">
              <w:rPr>
                <w:rStyle w:val="Hyperlink"/>
                <w:noProof/>
              </w:rPr>
              <w:fldChar w:fldCharType="end"/>
            </w:r>
          </w:ins>
        </w:p>
        <w:p w14:paraId="59F6C08F" w14:textId="5B6424A8" w:rsidR="00456CCB" w:rsidRDefault="00456CCB">
          <w:pPr>
            <w:pStyle w:val="TOC1"/>
            <w:tabs>
              <w:tab w:val="left" w:pos="720"/>
              <w:tab w:val="right" w:leader="dot" w:pos="9350"/>
            </w:tabs>
            <w:rPr>
              <w:ins w:id="202" w:author="Craig Parker" w:date="2024-08-16T15:40:00Z" w16du:dateUtc="2024-08-16T13:40:00Z"/>
              <w:noProof/>
              <w:kern w:val="2"/>
              <w:sz w:val="24"/>
              <w:szCs w:val="24"/>
              <w:lang w:val="en-ZA" w:eastAsia="en-ZA"/>
              <w14:ligatures w14:val="standardContextual"/>
            </w:rPr>
          </w:pPr>
          <w:ins w:id="203"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"_Toc174715513"</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12.</w:t>
            </w:r>
            <w:r>
              <w:rPr>
                <w:noProof/>
                <w:kern w:val="2"/>
                <w:sz w:val="24"/>
                <w:szCs w:val="24"/>
                <w:lang w:val="en-ZA" w:eastAsia="en-ZA"/>
                <w14:ligatures w14:val="standardContextual"/>
              </w:rPr>
              <w:tab/>
            </w:r>
            <w:r w:rsidRPr="005B2B45">
              <w:rPr>
                <w:rStyle w:val="Hyperlink"/>
                <w:rFonts w:ascii="Nunito" w:hAnsi="Nunito"/>
                <w:noProof/>
              </w:rPr>
              <w:t>Roles and responsibilities</w:t>
            </w:r>
            <w:r>
              <w:rPr>
                <w:noProof/>
                <w:webHidden/>
              </w:rPr>
              <w:tab/>
            </w:r>
            <w:r>
              <w:rPr>
                <w:noProof/>
                <w:webHidden/>
              </w:rPr>
              <w:fldChar w:fldCharType="begin"/>
            </w:r>
            <w:r>
              <w:rPr>
                <w:noProof/>
                <w:webHidden/>
              </w:rPr>
              <w:instrText xml:space="preserve"> PAGEREF _Toc174715513 \h </w:instrText>
            </w:r>
          </w:ins>
          <w:r>
            <w:rPr>
              <w:noProof/>
              <w:webHidden/>
            </w:rPr>
          </w:r>
          <w:r>
            <w:rPr>
              <w:noProof/>
              <w:webHidden/>
            </w:rPr>
            <w:fldChar w:fldCharType="separate"/>
          </w:r>
          <w:ins w:id="204" w:author="Craig Parker" w:date="2024-08-16T15:40:00Z" w16du:dateUtc="2024-08-16T13:40:00Z">
            <w:r>
              <w:rPr>
                <w:noProof/>
                <w:webHidden/>
              </w:rPr>
              <w:t>47</w:t>
            </w:r>
            <w:r>
              <w:rPr>
                <w:noProof/>
                <w:webHidden/>
              </w:rPr>
              <w:fldChar w:fldCharType="end"/>
            </w:r>
            <w:r w:rsidRPr="005B2B45">
              <w:rPr>
                <w:rStyle w:val="Hyperlink"/>
                <w:noProof/>
              </w:rPr>
              <w:fldChar w:fldCharType="end"/>
            </w:r>
          </w:ins>
        </w:p>
        <w:p w14:paraId="6A461C64" w14:textId="0F9E5B97" w:rsidR="00456CCB" w:rsidRDefault="00456CCB">
          <w:pPr>
            <w:pStyle w:val="TOC1"/>
            <w:tabs>
              <w:tab w:val="left" w:pos="720"/>
              <w:tab w:val="right" w:leader="dot" w:pos="9350"/>
            </w:tabs>
            <w:rPr>
              <w:ins w:id="205" w:author="Craig Parker" w:date="2024-08-16T15:40:00Z" w16du:dateUtc="2024-08-16T13:40:00Z"/>
              <w:noProof/>
              <w:kern w:val="2"/>
              <w:sz w:val="24"/>
              <w:szCs w:val="24"/>
              <w:lang w:val="en-ZA" w:eastAsia="en-ZA"/>
              <w14:ligatures w14:val="standardContextual"/>
            </w:rPr>
          </w:pPr>
          <w:ins w:id="206"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"_Toc174715514"</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13.</w:t>
            </w:r>
            <w:r>
              <w:rPr>
                <w:noProof/>
                <w:kern w:val="2"/>
                <w:sz w:val="24"/>
                <w:szCs w:val="24"/>
                <w:lang w:val="en-ZA" w:eastAsia="en-ZA"/>
                <w14:ligatures w14:val="standardContextual"/>
              </w:rPr>
              <w:tab/>
            </w:r>
            <w:r w:rsidRPr="005B2B45">
              <w:rPr>
                <w:rStyle w:val="Hyperlink"/>
                <w:rFonts w:ascii="Nunito" w:hAnsi="Nunito"/>
                <w:noProof/>
              </w:rPr>
              <w:t>Assessment and revision</w:t>
            </w:r>
            <w:r>
              <w:rPr>
                <w:noProof/>
                <w:webHidden/>
              </w:rPr>
              <w:tab/>
            </w:r>
            <w:r>
              <w:rPr>
                <w:noProof/>
                <w:webHidden/>
              </w:rPr>
              <w:fldChar w:fldCharType="begin"/>
            </w:r>
            <w:r>
              <w:rPr>
                <w:noProof/>
                <w:webHidden/>
              </w:rPr>
              <w:instrText xml:space="preserve"> PAGEREF _Toc174715514 \h </w:instrText>
            </w:r>
          </w:ins>
          <w:r>
            <w:rPr>
              <w:noProof/>
              <w:webHidden/>
            </w:rPr>
          </w:r>
          <w:r>
            <w:rPr>
              <w:noProof/>
              <w:webHidden/>
            </w:rPr>
            <w:fldChar w:fldCharType="separate"/>
          </w:r>
          <w:ins w:id="207" w:author="Craig Parker" w:date="2024-08-16T15:40:00Z" w16du:dateUtc="2024-08-16T13:40:00Z">
            <w:r>
              <w:rPr>
                <w:noProof/>
                <w:webHidden/>
              </w:rPr>
              <w:t>51</w:t>
            </w:r>
            <w:r>
              <w:rPr>
                <w:noProof/>
                <w:webHidden/>
              </w:rPr>
              <w:fldChar w:fldCharType="end"/>
            </w:r>
            <w:r w:rsidRPr="005B2B45">
              <w:rPr>
                <w:rStyle w:val="Hyperlink"/>
                <w:noProof/>
              </w:rPr>
              <w:fldChar w:fldCharType="end"/>
            </w:r>
          </w:ins>
        </w:p>
        <w:p w14:paraId="1EBC1E7E" w14:textId="6B9F53B2" w:rsidR="00456CCB" w:rsidRDefault="00456CCB">
          <w:pPr>
            <w:pStyle w:val="TOC2"/>
            <w:tabs>
              <w:tab w:val="left" w:pos="960"/>
              <w:tab w:val="right" w:leader="dot" w:pos="9350"/>
            </w:tabs>
            <w:rPr>
              <w:ins w:id="208" w:author="Craig Parker" w:date="2024-08-16T15:40:00Z" w16du:dateUtc="2024-08-16T13:40:00Z"/>
              <w:noProof/>
              <w:kern w:val="2"/>
              <w:sz w:val="24"/>
              <w:szCs w:val="24"/>
              <w:lang w:val="en-ZA" w:eastAsia="en-ZA"/>
              <w14:ligatures w14:val="standardContextual"/>
            </w:rPr>
          </w:pPr>
          <w:ins w:id="209"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"_Toc174715515"</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13.1.</w:t>
            </w:r>
            <w:r>
              <w:rPr>
                <w:noProof/>
                <w:kern w:val="2"/>
                <w:sz w:val="24"/>
                <w:szCs w:val="24"/>
                <w:lang w:val="en-ZA" w:eastAsia="en-ZA"/>
                <w14:ligatures w14:val="standardContextual"/>
              </w:rPr>
              <w:tab/>
            </w:r>
            <w:r w:rsidRPr="005B2B45">
              <w:rPr>
                <w:rStyle w:val="Hyperlink"/>
                <w:rFonts w:ascii="Nunito" w:hAnsi="Nunito"/>
                <w:noProof/>
              </w:rPr>
              <w:t>Assessment scope</w:t>
            </w:r>
            <w:r>
              <w:rPr>
                <w:noProof/>
                <w:webHidden/>
              </w:rPr>
              <w:tab/>
            </w:r>
            <w:r>
              <w:rPr>
                <w:noProof/>
                <w:webHidden/>
              </w:rPr>
              <w:fldChar w:fldCharType="begin"/>
            </w:r>
            <w:r>
              <w:rPr>
                <w:noProof/>
                <w:webHidden/>
              </w:rPr>
              <w:instrText xml:space="preserve"> PAGEREF _Toc174715515 \h </w:instrText>
            </w:r>
          </w:ins>
          <w:r>
            <w:rPr>
              <w:noProof/>
              <w:webHidden/>
            </w:rPr>
          </w:r>
          <w:r>
            <w:rPr>
              <w:noProof/>
              <w:webHidden/>
            </w:rPr>
            <w:fldChar w:fldCharType="separate"/>
          </w:r>
          <w:ins w:id="210" w:author="Craig Parker" w:date="2024-08-16T15:40:00Z" w16du:dateUtc="2024-08-16T13:40:00Z">
            <w:r>
              <w:rPr>
                <w:noProof/>
                <w:webHidden/>
              </w:rPr>
              <w:t>51</w:t>
            </w:r>
            <w:r>
              <w:rPr>
                <w:noProof/>
                <w:webHidden/>
              </w:rPr>
              <w:fldChar w:fldCharType="end"/>
            </w:r>
            <w:r w:rsidRPr="005B2B45">
              <w:rPr>
                <w:rStyle w:val="Hyperlink"/>
                <w:noProof/>
              </w:rPr>
              <w:fldChar w:fldCharType="end"/>
            </w:r>
          </w:ins>
        </w:p>
        <w:p w14:paraId="31EA8C69" w14:textId="53DB2764" w:rsidR="00456CCB" w:rsidRDefault="00456CCB">
          <w:pPr>
            <w:pStyle w:val="TOC2"/>
            <w:tabs>
              <w:tab w:val="left" w:pos="960"/>
              <w:tab w:val="right" w:leader="dot" w:pos="9350"/>
            </w:tabs>
            <w:rPr>
              <w:ins w:id="211" w:author="Craig Parker" w:date="2024-08-16T15:40:00Z" w16du:dateUtc="2024-08-16T13:40:00Z"/>
              <w:noProof/>
              <w:kern w:val="2"/>
              <w:sz w:val="24"/>
              <w:szCs w:val="24"/>
              <w:lang w:val="en-ZA" w:eastAsia="en-ZA"/>
              <w14:ligatures w14:val="standardContextual"/>
            </w:rPr>
          </w:pPr>
          <w:ins w:id="212"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"_Toc174715516"</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lang w:val="en-ZA"/>
              </w:rPr>
              <w:t>13.2.</w:t>
            </w:r>
            <w:r>
              <w:rPr>
                <w:noProof/>
                <w:kern w:val="2"/>
                <w:sz w:val="24"/>
                <w:szCs w:val="24"/>
                <w:lang w:val="en-ZA" w:eastAsia="en-ZA"/>
                <w14:ligatures w14:val="standardContextual"/>
              </w:rPr>
              <w:tab/>
            </w:r>
            <w:r w:rsidRPr="005B2B45">
              <w:rPr>
                <w:rStyle w:val="Hyperlink"/>
                <w:rFonts w:ascii="Nunito" w:hAnsi="Nunito"/>
                <w:noProof/>
                <w:lang w:val="en-ZA"/>
              </w:rPr>
              <w:t>Revision process</w:t>
            </w:r>
            <w:r>
              <w:rPr>
                <w:noProof/>
                <w:webHidden/>
              </w:rPr>
              <w:tab/>
            </w:r>
            <w:r>
              <w:rPr>
                <w:noProof/>
                <w:webHidden/>
              </w:rPr>
              <w:fldChar w:fldCharType="begin"/>
            </w:r>
            <w:r>
              <w:rPr>
                <w:noProof/>
                <w:webHidden/>
              </w:rPr>
              <w:instrText xml:space="preserve"> PAGEREF _Toc174715516 \h </w:instrText>
            </w:r>
          </w:ins>
          <w:r>
            <w:rPr>
              <w:noProof/>
              <w:webHidden/>
            </w:rPr>
          </w:r>
          <w:r>
            <w:rPr>
              <w:noProof/>
              <w:webHidden/>
            </w:rPr>
            <w:fldChar w:fldCharType="separate"/>
          </w:r>
          <w:ins w:id="213" w:author="Craig Parker" w:date="2024-08-16T15:40:00Z" w16du:dateUtc="2024-08-16T13:40:00Z">
            <w:r>
              <w:rPr>
                <w:noProof/>
                <w:webHidden/>
              </w:rPr>
              <w:t>52</w:t>
            </w:r>
            <w:r>
              <w:rPr>
                <w:noProof/>
                <w:webHidden/>
              </w:rPr>
              <w:fldChar w:fldCharType="end"/>
            </w:r>
            <w:r w:rsidRPr="005B2B45">
              <w:rPr>
                <w:rStyle w:val="Hyperlink"/>
                <w:noProof/>
              </w:rPr>
              <w:fldChar w:fldCharType="end"/>
            </w:r>
          </w:ins>
        </w:p>
        <w:p w14:paraId="0E195A4F" w14:textId="4EF38A56" w:rsidR="00456CCB" w:rsidRDefault="00456CCB">
          <w:pPr>
            <w:pStyle w:val="TOC1"/>
            <w:tabs>
              <w:tab w:val="right" w:leader="dot" w:pos="9350"/>
            </w:tabs>
            <w:rPr>
              <w:ins w:id="214" w:author="Craig Parker" w:date="2024-08-16T15:40:00Z" w16du:dateUtc="2024-08-16T13:40:00Z"/>
              <w:noProof/>
              <w:kern w:val="2"/>
              <w:sz w:val="24"/>
              <w:szCs w:val="24"/>
              <w:lang w:val="en-ZA" w:eastAsia="en-ZA"/>
              <w14:ligatures w14:val="standardContextual"/>
            </w:rPr>
          </w:pPr>
          <w:ins w:id="215"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"_Toc174715517"</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Annexe 1: Key data sources</w:t>
            </w:r>
            <w:r>
              <w:rPr>
                <w:noProof/>
                <w:webHidden/>
              </w:rPr>
              <w:tab/>
            </w:r>
            <w:r>
              <w:rPr>
                <w:noProof/>
                <w:webHidden/>
              </w:rPr>
              <w:fldChar w:fldCharType="begin"/>
            </w:r>
            <w:r>
              <w:rPr>
                <w:noProof/>
                <w:webHidden/>
              </w:rPr>
              <w:instrText xml:space="preserve"> PAGEREF _Toc174715517 \h </w:instrText>
            </w:r>
          </w:ins>
          <w:r>
            <w:rPr>
              <w:noProof/>
              <w:webHidden/>
            </w:rPr>
          </w:r>
          <w:r>
            <w:rPr>
              <w:noProof/>
              <w:webHidden/>
            </w:rPr>
            <w:fldChar w:fldCharType="separate"/>
          </w:r>
          <w:ins w:id="216" w:author="Craig Parker" w:date="2024-08-16T15:40:00Z" w16du:dateUtc="2024-08-16T13:40:00Z">
            <w:r>
              <w:rPr>
                <w:noProof/>
                <w:webHidden/>
              </w:rPr>
              <w:t>1</w:t>
            </w:r>
            <w:r>
              <w:rPr>
                <w:noProof/>
                <w:webHidden/>
              </w:rPr>
              <w:fldChar w:fldCharType="end"/>
            </w:r>
            <w:r w:rsidRPr="005B2B45">
              <w:rPr>
                <w:rStyle w:val="Hyperlink"/>
                <w:noProof/>
              </w:rPr>
              <w:fldChar w:fldCharType="end"/>
            </w:r>
          </w:ins>
        </w:p>
        <w:p w14:paraId="7DAA4B15" w14:textId="4B5862D3" w:rsidR="00456CCB" w:rsidRDefault="00456CCB">
          <w:pPr>
            <w:pStyle w:val="TOC1"/>
            <w:tabs>
              <w:tab w:val="right" w:leader="dot" w:pos="9350"/>
            </w:tabs>
            <w:rPr>
              <w:ins w:id="217" w:author="Craig Parker" w:date="2024-08-16T15:40:00Z" w16du:dateUtc="2024-08-16T13:40:00Z"/>
              <w:noProof/>
              <w:kern w:val="2"/>
              <w:sz w:val="24"/>
              <w:szCs w:val="24"/>
              <w:lang w:val="en-ZA" w:eastAsia="en-ZA"/>
              <w14:ligatures w14:val="standardContextual"/>
            </w:rPr>
          </w:pPr>
          <w:ins w:id="218"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"_Toc174715518"</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Annexe 2: Personal information processing agreement</w:t>
            </w:r>
            <w:r>
              <w:rPr>
                <w:noProof/>
                <w:webHidden/>
              </w:rPr>
              <w:tab/>
            </w:r>
            <w:r>
              <w:rPr>
                <w:noProof/>
                <w:webHidden/>
              </w:rPr>
              <w:fldChar w:fldCharType="begin"/>
            </w:r>
            <w:r>
              <w:rPr>
                <w:noProof/>
                <w:webHidden/>
              </w:rPr>
              <w:instrText xml:space="preserve"> PAGEREF _Toc174715518 \h </w:instrText>
            </w:r>
          </w:ins>
          <w:r>
            <w:rPr>
              <w:noProof/>
              <w:webHidden/>
            </w:rPr>
          </w:r>
          <w:r>
            <w:rPr>
              <w:noProof/>
              <w:webHidden/>
            </w:rPr>
            <w:fldChar w:fldCharType="separate"/>
          </w:r>
          <w:ins w:id="219" w:author="Craig Parker" w:date="2024-08-16T15:40:00Z" w16du:dateUtc="2024-08-16T13:40:00Z">
            <w:r>
              <w:rPr>
                <w:noProof/>
                <w:webHidden/>
              </w:rPr>
              <w:t>0</w:t>
            </w:r>
            <w:r>
              <w:rPr>
                <w:noProof/>
                <w:webHidden/>
              </w:rPr>
              <w:fldChar w:fldCharType="end"/>
            </w:r>
            <w:r w:rsidRPr="005B2B45">
              <w:rPr>
                <w:rStyle w:val="Hyperlink"/>
                <w:noProof/>
              </w:rPr>
              <w:fldChar w:fldCharType="end"/>
            </w:r>
          </w:ins>
        </w:p>
        <w:p w14:paraId="090F624A" w14:textId="3B241D8D" w:rsidR="00456CCB" w:rsidRDefault="00456CCB">
          <w:pPr>
            <w:pStyle w:val="TOC1"/>
            <w:tabs>
              <w:tab w:val="right" w:leader="dot" w:pos="9350"/>
            </w:tabs>
            <w:rPr>
              <w:ins w:id="220" w:author="Craig Parker" w:date="2024-08-16T15:40:00Z" w16du:dateUtc="2024-08-16T13:40:00Z"/>
              <w:noProof/>
              <w:kern w:val="2"/>
              <w:sz w:val="24"/>
              <w:szCs w:val="24"/>
              <w:lang w:val="en-ZA" w:eastAsia="en-ZA"/>
              <w14:ligatures w14:val="standardContextual"/>
            </w:rPr>
          </w:pPr>
          <w:ins w:id="221"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"_Toc174715519"</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Annexe 3: Ethics notification letter</w:t>
            </w:r>
            <w:r>
              <w:rPr>
                <w:noProof/>
                <w:webHidden/>
              </w:rPr>
              <w:tab/>
            </w:r>
            <w:r>
              <w:rPr>
                <w:noProof/>
                <w:webHidden/>
              </w:rPr>
              <w:fldChar w:fldCharType="begin"/>
            </w:r>
            <w:r>
              <w:rPr>
                <w:noProof/>
                <w:webHidden/>
              </w:rPr>
              <w:instrText xml:space="preserve"> PAGEREF _Toc174715519 \h </w:instrText>
            </w:r>
          </w:ins>
          <w:r>
            <w:rPr>
              <w:noProof/>
              <w:webHidden/>
            </w:rPr>
          </w:r>
          <w:r>
            <w:rPr>
              <w:noProof/>
              <w:webHidden/>
            </w:rPr>
            <w:fldChar w:fldCharType="separate"/>
          </w:r>
          <w:ins w:id="222" w:author="Craig Parker" w:date="2024-08-16T15:40:00Z" w16du:dateUtc="2024-08-16T13:40:00Z">
            <w:r>
              <w:rPr>
                <w:noProof/>
                <w:webHidden/>
              </w:rPr>
              <w:t>1</w:t>
            </w:r>
            <w:r>
              <w:rPr>
                <w:noProof/>
                <w:webHidden/>
              </w:rPr>
              <w:fldChar w:fldCharType="end"/>
            </w:r>
            <w:r w:rsidRPr="005B2B45">
              <w:rPr>
                <w:rStyle w:val="Hyperlink"/>
                <w:noProof/>
              </w:rPr>
              <w:fldChar w:fldCharType="end"/>
            </w:r>
          </w:ins>
        </w:p>
        <w:p w14:paraId="2E3A5586" w14:textId="14C0B535" w:rsidR="00456CCB" w:rsidRDefault="00456CCB">
          <w:pPr>
            <w:pStyle w:val="TOC1"/>
            <w:tabs>
              <w:tab w:val="right" w:leader="dot" w:pos="9350"/>
            </w:tabs>
            <w:rPr>
              <w:ins w:id="223" w:author="Craig Parker" w:date="2024-08-16T15:40:00Z" w16du:dateUtc="2024-08-16T13:40:00Z"/>
              <w:noProof/>
              <w:kern w:val="2"/>
              <w:sz w:val="24"/>
              <w:szCs w:val="24"/>
              <w:lang w:val="en-ZA" w:eastAsia="en-ZA"/>
              <w14:ligatures w14:val="standardContextual"/>
            </w:rPr>
          </w:pPr>
          <w:ins w:id="224"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"_Toc174715520"</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 xml:space="preserve">Annexe 4: </w:t>
            </w:r>
            <w:r w:rsidRPr="005B2B45">
              <w:rPr>
                <w:rStyle w:val="Hyperlink"/>
                <w:rFonts w:ascii="Nunito" w:hAnsi="Nunito"/>
                <w:noProof/>
                <w:lang w:val="en-ZA" w:eastAsia="en-ZA"/>
              </w:rPr>
              <w:t>Data access committee (DAC) Terms of Reference for the HE</w:t>
            </w:r>
            <w:r w:rsidRPr="005B2B45">
              <w:rPr>
                <w:rStyle w:val="Hyperlink"/>
                <w:rFonts w:ascii="Nunito" w:hAnsi="Nunito"/>
                <w:noProof/>
                <w:vertAlign w:val="superscript"/>
                <w:lang w:val="en-ZA" w:eastAsia="en-ZA"/>
              </w:rPr>
              <w:t>2</w:t>
            </w:r>
            <w:r w:rsidRPr="005B2B45">
              <w:rPr>
                <w:rStyle w:val="Hyperlink"/>
                <w:rFonts w:ascii="Nunito" w:hAnsi="Nunito"/>
                <w:noProof/>
                <w:lang w:val="en-ZA" w:eastAsia="en-ZA"/>
              </w:rPr>
              <w:t>AT Center</w:t>
            </w:r>
            <w:r>
              <w:rPr>
                <w:noProof/>
                <w:webHidden/>
              </w:rPr>
              <w:tab/>
            </w:r>
            <w:r>
              <w:rPr>
                <w:noProof/>
                <w:webHidden/>
              </w:rPr>
              <w:fldChar w:fldCharType="begin"/>
            </w:r>
            <w:r>
              <w:rPr>
                <w:noProof/>
                <w:webHidden/>
              </w:rPr>
              <w:instrText xml:space="preserve"> PAGEREF _Toc174715520 \h </w:instrText>
            </w:r>
          </w:ins>
          <w:r>
            <w:rPr>
              <w:noProof/>
              <w:webHidden/>
            </w:rPr>
          </w:r>
          <w:r>
            <w:rPr>
              <w:noProof/>
              <w:webHidden/>
            </w:rPr>
            <w:fldChar w:fldCharType="separate"/>
          </w:r>
          <w:ins w:id="225" w:author="Craig Parker" w:date="2024-08-16T15:40:00Z" w16du:dateUtc="2024-08-16T13:40:00Z">
            <w:r>
              <w:rPr>
                <w:noProof/>
                <w:webHidden/>
              </w:rPr>
              <w:t>4</w:t>
            </w:r>
            <w:r>
              <w:rPr>
                <w:noProof/>
                <w:webHidden/>
              </w:rPr>
              <w:fldChar w:fldCharType="end"/>
            </w:r>
            <w:r w:rsidRPr="005B2B45">
              <w:rPr>
                <w:rStyle w:val="Hyperlink"/>
                <w:noProof/>
              </w:rPr>
              <w:fldChar w:fldCharType="end"/>
            </w:r>
          </w:ins>
        </w:p>
        <w:p w14:paraId="0EEFC8B4" w14:textId="4478246E" w:rsidR="00456CCB" w:rsidRDefault="00456CCB">
          <w:pPr>
            <w:pStyle w:val="TOC1"/>
            <w:tabs>
              <w:tab w:val="right" w:leader="dot" w:pos="9350"/>
            </w:tabs>
            <w:rPr>
              <w:ins w:id="226" w:author="Craig Parker" w:date="2024-08-16T15:40:00Z" w16du:dateUtc="2024-08-16T13:40:00Z"/>
              <w:noProof/>
              <w:kern w:val="2"/>
              <w:sz w:val="24"/>
              <w:szCs w:val="24"/>
              <w:lang w:val="en-ZA" w:eastAsia="en-ZA"/>
              <w14:ligatures w14:val="standardContextual"/>
            </w:rPr>
          </w:pPr>
          <w:ins w:id="227" w:author="Craig Parker" w:date="2024-08-16T15:40:00Z" w16du:dateUtc="2024-08-16T13:40:00Z">
            <w:r w:rsidRPr="005B2B45">
              <w:rPr>
                <w:rStyle w:val="Hyperlink"/>
                <w:noProof/>
              </w:rPr>
              <w:fldChar w:fldCharType="begin"/>
            </w:r>
            <w:r w:rsidRPr="005B2B45">
              <w:rPr>
                <w:rStyle w:val="Hyperlink"/>
                <w:noProof/>
              </w:rPr>
              <w:instrText xml:space="preserve"> </w:instrText>
            </w:r>
            <w:r>
              <w:rPr>
                <w:noProof/>
              </w:rPr>
              <w:instrText>HYPERLINK \l "_Toc174715521"</w:instrText>
            </w:r>
            <w:r w:rsidRPr="005B2B45">
              <w:rPr>
                <w:rStyle w:val="Hyperlink"/>
                <w:noProof/>
              </w:rPr>
              <w:instrText xml:space="preserve"> </w:instrText>
            </w:r>
            <w:r w:rsidRPr="005B2B45">
              <w:rPr>
                <w:rStyle w:val="Hyperlink"/>
                <w:noProof/>
              </w:rPr>
            </w:r>
            <w:r w:rsidRPr="005B2B45">
              <w:rPr>
                <w:rStyle w:val="Hyperlink"/>
                <w:noProof/>
              </w:rPr>
              <w:fldChar w:fldCharType="separate"/>
            </w:r>
            <w:r w:rsidRPr="005B2B45">
              <w:rPr>
                <w:rStyle w:val="Hyperlink"/>
                <w:rFonts w:ascii="Nunito" w:hAnsi="Nunito"/>
                <w:noProof/>
              </w:rPr>
              <w:t>Annex 5: Data Access Committee: Data Request form</w:t>
            </w:r>
            <w:r>
              <w:rPr>
                <w:noProof/>
                <w:webHidden/>
              </w:rPr>
              <w:tab/>
            </w:r>
            <w:r>
              <w:rPr>
                <w:noProof/>
                <w:webHidden/>
              </w:rPr>
              <w:fldChar w:fldCharType="begin"/>
            </w:r>
            <w:r>
              <w:rPr>
                <w:noProof/>
                <w:webHidden/>
              </w:rPr>
              <w:instrText xml:space="preserve"> PAGEREF _Toc174715521 \h </w:instrText>
            </w:r>
          </w:ins>
          <w:r>
            <w:rPr>
              <w:noProof/>
              <w:webHidden/>
            </w:rPr>
          </w:r>
          <w:r>
            <w:rPr>
              <w:noProof/>
              <w:webHidden/>
            </w:rPr>
            <w:fldChar w:fldCharType="separate"/>
          </w:r>
          <w:ins w:id="228" w:author="Craig Parker" w:date="2024-08-16T15:40:00Z" w16du:dateUtc="2024-08-16T13:40:00Z">
            <w:r>
              <w:rPr>
                <w:noProof/>
                <w:webHidden/>
              </w:rPr>
              <w:t>7</w:t>
            </w:r>
            <w:r>
              <w:rPr>
                <w:noProof/>
                <w:webHidden/>
              </w:rPr>
              <w:fldChar w:fldCharType="end"/>
            </w:r>
            <w:r w:rsidRPr="005B2B45">
              <w:rPr>
                <w:rStyle w:val="Hyperlink"/>
                <w:noProof/>
              </w:rPr>
              <w:fldChar w:fldCharType="end"/>
            </w:r>
          </w:ins>
        </w:p>
        <w:p w14:paraId="39F28DCC" w14:textId="1FF35EC2" w:rsidR="00C972D5" w:rsidRPr="00A91EE1" w:rsidDel="00532F25" w:rsidRDefault="00C972D5">
          <w:pPr>
            <w:pStyle w:val="TOC2"/>
            <w:tabs>
              <w:tab w:val="right" w:leader="dot" w:pos="9350"/>
            </w:tabs>
            <w:rPr>
              <w:del w:id="229" w:author="Craig Parker" w:date="2024-08-15T18:40:00Z" w16du:dateUtc="2024-08-15T16:40:00Z"/>
              <w:rFonts w:ascii="Nunito" w:hAnsi="Nunito"/>
              <w:noProof/>
              <w:kern w:val="2"/>
              <w:sz w:val="24"/>
              <w:szCs w:val="24"/>
              <w:lang w:val="en-ZA" w:eastAsia="en-ZA"/>
              <w14:ligatures w14:val="standardContextual"/>
              <w:rPrChange w:id="230" w:author="Craig Parker" w:date="2024-08-15T14:45:00Z" w16du:dateUtc="2024-08-15T12:45:00Z">
                <w:rPr>
                  <w:del w:id="231" w:author="Craig Parker" w:date="2024-08-15T18:40:00Z" w16du:dateUtc="2024-08-15T16:40:00Z"/>
                  <w:noProof/>
                  <w:kern w:val="2"/>
                  <w:sz w:val="24"/>
                  <w:szCs w:val="24"/>
                  <w:lang w:val="en-ZA" w:eastAsia="en-ZA"/>
                  <w14:ligatures w14:val="standardContextual"/>
                </w:rPr>
              </w:rPrChange>
            </w:rPr>
          </w:pPr>
          <w:del w:id="232" w:author="Craig Parker" w:date="2024-08-15T18:40:00Z" w16du:dateUtc="2024-08-15T16:40:00Z">
            <w:r w:rsidRPr="00532F25" w:rsidDel="00532F25">
              <w:rPr>
                <w:rStyle w:val="Hyperlink"/>
                <w:rFonts w:ascii="Nunito" w:hAnsi="Nunito"/>
                <w:noProof/>
              </w:rPr>
              <w:delText>Acronyms</w:delText>
            </w:r>
            <w:r w:rsidRPr="00A91EE1" w:rsidDel="00532F25">
              <w:rPr>
                <w:rFonts w:ascii="Nunito" w:hAnsi="Nunito"/>
                <w:noProof/>
                <w:webHidden/>
                <w:rPrChange w:id="233" w:author="Craig Parker" w:date="2024-08-15T14:45:00Z" w16du:dateUtc="2024-08-15T12:45:00Z">
                  <w:rPr>
                    <w:noProof/>
                    <w:webHidden/>
                  </w:rPr>
                </w:rPrChange>
              </w:rPr>
              <w:tab/>
              <w:delText>5</w:delText>
            </w:r>
          </w:del>
        </w:p>
        <w:p w14:paraId="2936B090" w14:textId="14F3619E" w:rsidR="00C972D5" w:rsidRPr="00A91EE1" w:rsidDel="00532F25" w:rsidRDefault="00C972D5">
          <w:pPr>
            <w:pStyle w:val="TOC2"/>
            <w:tabs>
              <w:tab w:val="right" w:leader="dot" w:pos="9350"/>
            </w:tabs>
            <w:rPr>
              <w:del w:id="234" w:author="Craig Parker" w:date="2024-08-15T18:40:00Z" w16du:dateUtc="2024-08-15T16:40:00Z"/>
              <w:rFonts w:ascii="Nunito" w:hAnsi="Nunito"/>
              <w:noProof/>
              <w:kern w:val="2"/>
              <w:sz w:val="24"/>
              <w:szCs w:val="24"/>
              <w:lang w:val="en-ZA" w:eastAsia="en-ZA"/>
              <w14:ligatures w14:val="standardContextual"/>
              <w:rPrChange w:id="235" w:author="Craig Parker" w:date="2024-08-15T14:45:00Z" w16du:dateUtc="2024-08-15T12:45:00Z">
                <w:rPr>
                  <w:del w:id="236" w:author="Craig Parker" w:date="2024-08-15T18:40:00Z" w16du:dateUtc="2024-08-15T16:40:00Z"/>
                  <w:noProof/>
                  <w:kern w:val="2"/>
                  <w:sz w:val="24"/>
                  <w:szCs w:val="24"/>
                  <w:lang w:val="en-ZA" w:eastAsia="en-ZA"/>
                  <w14:ligatures w14:val="standardContextual"/>
                </w:rPr>
              </w:rPrChange>
            </w:rPr>
          </w:pPr>
          <w:del w:id="237" w:author="Craig Parker" w:date="2024-08-15T18:40:00Z" w16du:dateUtc="2024-08-15T16:40:00Z">
            <w:r w:rsidRPr="00532F25" w:rsidDel="00532F25">
              <w:rPr>
                <w:rStyle w:val="Hyperlink"/>
                <w:rFonts w:ascii="Nunito" w:hAnsi="Nunito"/>
                <w:noProof/>
              </w:rPr>
              <w:delText>Definitions</w:delText>
            </w:r>
            <w:r w:rsidRPr="00A91EE1" w:rsidDel="00532F25">
              <w:rPr>
                <w:rFonts w:ascii="Nunito" w:hAnsi="Nunito"/>
                <w:noProof/>
                <w:webHidden/>
                <w:rPrChange w:id="238" w:author="Craig Parker" w:date="2024-08-15T14:45:00Z" w16du:dateUtc="2024-08-15T12:45:00Z">
                  <w:rPr>
                    <w:noProof/>
                    <w:webHidden/>
                  </w:rPr>
                </w:rPrChange>
              </w:rPr>
              <w:tab/>
              <w:delText>7</w:delText>
            </w:r>
          </w:del>
        </w:p>
        <w:p w14:paraId="32205BE8" w14:textId="2513C407" w:rsidR="00C972D5" w:rsidRPr="00A91EE1" w:rsidDel="00532F25" w:rsidRDefault="00C972D5">
          <w:pPr>
            <w:pStyle w:val="TOC2"/>
            <w:tabs>
              <w:tab w:val="right" w:leader="dot" w:pos="9350"/>
            </w:tabs>
            <w:rPr>
              <w:del w:id="239" w:author="Craig Parker" w:date="2024-08-15T18:40:00Z" w16du:dateUtc="2024-08-15T16:40:00Z"/>
              <w:rFonts w:ascii="Nunito" w:hAnsi="Nunito"/>
              <w:noProof/>
              <w:kern w:val="2"/>
              <w:sz w:val="24"/>
              <w:szCs w:val="24"/>
              <w:lang w:val="en-ZA" w:eastAsia="en-ZA"/>
              <w14:ligatures w14:val="standardContextual"/>
              <w:rPrChange w:id="240" w:author="Craig Parker" w:date="2024-08-15T14:45:00Z" w16du:dateUtc="2024-08-15T12:45:00Z">
                <w:rPr>
                  <w:del w:id="241" w:author="Craig Parker" w:date="2024-08-15T18:40:00Z" w16du:dateUtc="2024-08-15T16:40:00Z"/>
                  <w:noProof/>
                  <w:kern w:val="2"/>
                  <w:sz w:val="24"/>
                  <w:szCs w:val="24"/>
                  <w:lang w:val="en-ZA" w:eastAsia="en-ZA"/>
                  <w14:ligatures w14:val="standardContextual"/>
                </w:rPr>
              </w:rPrChange>
            </w:rPr>
          </w:pPr>
          <w:del w:id="242" w:author="Craig Parker" w:date="2024-08-15T18:40:00Z" w16du:dateUtc="2024-08-15T16:40:00Z">
            <w:r w:rsidRPr="00532F25" w:rsidDel="00532F25">
              <w:rPr>
                <w:rStyle w:val="Hyperlink"/>
                <w:rFonts w:ascii="Nunito" w:hAnsi="Nunito"/>
                <w:noProof/>
              </w:rPr>
              <w:delText>Stakeholders</w:delText>
            </w:r>
            <w:r w:rsidRPr="00A91EE1" w:rsidDel="00532F25">
              <w:rPr>
                <w:rFonts w:ascii="Nunito" w:hAnsi="Nunito"/>
                <w:noProof/>
                <w:webHidden/>
                <w:rPrChange w:id="243" w:author="Craig Parker" w:date="2024-08-15T14:45:00Z" w16du:dateUtc="2024-08-15T12:45:00Z">
                  <w:rPr>
                    <w:noProof/>
                    <w:webHidden/>
                  </w:rPr>
                </w:rPrChange>
              </w:rPr>
              <w:tab/>
              <w:delText>12</w:delText>
            </w:r>
          </w:del>
        </w:p>
        <w:p w14:paraId="1E7293B9" w14:textId="7A4B1F5B" w:rsidR="00C972D5" w:rsidRPr="00A91EE1" w:rsidDel="00532F25" w:rsidRDefault="00C972D5">
          <w:pPr>
            <w:pStyle w:val="TOC1"/>
            <w:tabs>
              <w:tab w:val="left" w:pos="440"/>
              <w:tab w:val="right" w:leader="dot" w:pos="9350"/>
            </w:tabs>
            <w:rPr>
              <w:del w:id="244" w:author="Craig Parker" w:date="2024-08-15T18:40:00Z" w16du:dateUtc="2024-08-15T16:40:00Z"/>
              <w:rFonts w:ascii="Nunito" w:hAnsi="Nunito"/>
              <w:noProof/>
              <w:kern w:val="2"/>
              <w:sz w:val="24"/>
              <w:szCs w:val="24"/>
              <w:lang w:val="en-ZA" w:eastAsia="en-ZA"/>
              <w14:ligatures w14:val="standardContextual"/>
              <w:rPrChange w:id="245" w:author="Craig Parker" w:date="2024-08-15T14:45:00Z" w16du:dateUtc="2024-08-15T12:45:00Z">
                <w:rPr>
                  <w:del w:id="246" w:author="Craig Parker" w:date="2024-08-15T18:40:00Z" w16du:dateUtc="2024-08-15T16:40:00Z"/>
                  <w:noProof/>
                  <w:kern w:val="2"/>
                  <w:sz w:val="24"/>
                  <w:szCs w:val="24"/>
                  <w:lang w:val="en-ZA" w:eastAsia="en-ZA"/>
                  <w14:ligatures w14:val="standardContextual"/>
                </w:rPr>
              </w:rPrChange>
            </w:rPr>
          </w:pPr>
          <w:del w:id="247" w:author="Craig Parker" w:date="2024-08-15T18:40:00Z" w16du:dateUtc="2024-08-15T16:40:00Z">
            <w:r w:rsidRPr="00532F25" w:rsidDel="00532F25">
              <w:rPr>
                <w:rStyle w:val="Hyperlink"/>
                <w:rFonts w:ascii="Nunito" w:hAnsi="Nunito"/>
                <w:noProof/>
              </w:rPr>
              <w:delText>1.</w:delText>
            </w:r>
            <w:r w:rsidRPr="00A91EE1" w:rsidDel="00532F25">
              <w:rPr>
                <w:rFonts w:ascii="Nunito" w:hAnsi="Nunito"/>
                <w:noProof/>
                <w:kern w:val="2"/>
                <w:sz w:val="24"/>
                <w:szCs w:val="24"/>
                <w:lang w:val="en-ZA" w:eastAsia="en-ZA"/>
                <w14:ligatures w14:val="standardContextual"/>
                <w:rPrChange w:id="248" w:author="Craig Parker" w:date="2024-08-15T14:45:00Z" w16du:dateUtc="2024-08-15T12:45:00Z">
                  <w:rPr>
                    <w:noProof/>
                    <w:kern w:val="2"/>
                    <w:sz w:val="24"/>
                    <w:szCs w:val="24"/>
                    <w:lang w:val="en-ZA" w:eastAsia="en-ZA"/>
                    <w14:ligatures w14:val="standardContextual"/>
                  </w:rPr>
                </w:rPrChange>
              </w:rPr>
              <w:tab/>
            </w:r>
            <w:r w:rsidRPr="00532F25" w:rsidDel="00532F25">
              <w:rPr>
                <w:rStyle w:val="Hyperlink"/>
                <w:rFonts w:ascii="Nunito" w:hAnsi="Nunito"/>
                <w:noProof/>
              </w:rPr>
              <w:delText>Introduction and background</w:delText>
            </w:r>
            <w:r w:rsidRPr="00A91EE1" w:rsidDel="00532F25">
              <w:rPr>
                <w:rFonts w:ascii="Nunito" w:hAnsi="Nunito"/>
                <w:noProof/>
                <w:webHidden/>
                <w:rPrChange w:id="249" w:author="Craig Parker" w:date="2024-08-15T14:45:00Z" w16du:dateUtc="2024-08-15T12:45:00Z">
                  <w:rPr>
                    <w:noProof/>
                    <w:webHidden/>
                  </w:rPr>
                </w:rPrChange>
              </w:rPr>
              <w:tab/>
              <w:delText>15</w:delText>
            </w:r>
          </w:del>
        </w:p>
        <w:p w14:paraId="2C99DBC7" w14:textId="278E4BC9" w:rsidR="00C972D5" w:rsidRPr="00A91EE1" w:rsidDel="00532F25" w:rsidRDefault="00C972D5">
          <w:pPr>
            <w:pStyle w:val="TOC2"/>
            <w:tabs>
              <w:tab w:val="right" w:leader="dot" w:pos="9350"/>
            </w:tabs>
            <w:rPr>
              <w:del w:id="250" w:author="Craig Parker" w:date="2024-08-15T18:40:00Z" w16du:dateUtc="2024-08-15T16:40:00Z"/>
              <w:rFonts w:ascii="Nunito" w:hAnsi="Nunito"/>
              <w:noProof/>
              <w:kern w:val="2"/>
              <w:sz w:val="24"/>
              <w:szCs w:val="24"/>
              <w:lang w:val="en-ZA" w:eastAsia="en-ZA"/>
              <w14:ligatures w14:val="standardContextual"/>
              <w:rPrChange w:id="251" w:author="Craig Parker" w:date="2024-08-15T14:45:00Z" w16du:dateUtc="2024-08-15T12:45:00Z">
                <w:rPr>
                  <w:del w:id="252" w:author="Craig Parker" w:date="2024-08-15T18:40:00Z" w16du:dateUtc="2024-08-15T16:40:00Z"/>
                  <w:noProof/>
                  <w:kern w:val="2"/>
                  <w:sz w:val="24"/>
                  <w:szCs w:val="24"/>
                  <w:lang w:val="en-ZA" w:eastAsia="en-ZA"/>
                  <w14:ligatures w14:val="standardContextual"/>
                </w:rPr>
              </w:rPrChange>
            </w:rPr>
          </w:pPr>
          <w:del w:id="253" w:author="Craig Parker" w:date="2024-08-15T18:40:00Z" w16du:dateUtc="2024-08-15T16:40:00Z">
            <w:r w:rsidRPr="00532F25" w:rsidDel="00532F25">
              <w:rPr>
                <w:rStyle w:val="Hyperlink"/>
                <w:rFonts w:ascii="Nunito" w:hAnsi="Nunito"/>
                <w:noProof/>
              </w:rPr>
              <w:delText>Scope</w:delText>
            </w:r>
            <w:r w:rsidRPr="00A91EE1" w:rsidDel="00532F25">
              <w:rPr>
                <w:rFonts w:ascii="Nunito" w:hAnsi="Nunito"/>
                <w:noProof/>
                <w:webHidden/>
                <w:rPrChange w:id="254" w:author="Craig Parker" w:date="2024-08-15T14:45:00Z" w16du:dateUtc="2024-08-15T12:45:00Z">
                  <w:rPr>
                    <w:noProof/>
                    <w:webHidden/>
                  </w:rPr>
                </w:rPrChange>
              </w:rPr>
              <w:tab/>
              <w:delText>15</w:delText>
            </w:r>
          </w:del>
        </w:p>
        <w:p w14:paraId="25912448" w14:textId="397B6B66" w:rsidR="00C972D5" w:rsidRPr="00A91EE1" w:rsidDel="00532F25" w:rsidRDefault="00C972D5">
          <w:pPr>
            <w:pStyle w:val="TOC2"/>
            <w:tabs>
              <w:tab w:val="right" w:leader="dot" w:pos="9350"/>
            </w:tabs>
            <w:rPr>
              <w:del w:id="255" w:author="Craig Parker" w:date="2024-08-15T18:40:00Z" w16du:dateUtc="2024-08-15T16:40:00Z"/>
              <w:rFonts w:ascii="Nunito" w:hAnsi="Nunito"/>
              <w:noProof/>
              <w:kern w:val="2"/>
              <w:sz w:val="24"/>
              <w:szCs w:val="24"/>
              <w:lang w:val="en-ZA" w:eastAsia="en-ZA"/>
              <w14:ligatures w14:val="standardContextual"/>
              <w:rPrChange w:id="256" w:author="Craig Parker" w:date="2024-08-15T14:45:00Z" w16du:dateUtc="2024-08-15T12:45:00Z">
                <w:rPr>
                  <w:del w:id="257" w:author="Craig Parker" w:date="2024-08-15T18:40:00Z" w16du:dateUtc="2024-08-15T16:40:00Z"/>
                  <w:noProof/>
                  <w:kern w:val="2"/>
                  <w:sz w:val="24"/>
                  <w:szCs w:val="24"/>
                  <w:lang w:val="en-ZA" w:eastAsia="en-ZA"/>
                  <w14:ligatures w14:val="standardContextual"/>
                </w:rPr>
              </w:rPrChange>
            </w:rPr>
          </w:pPr>
          <w:del w:id="258" w:author="Craig Parker" w:date="2024-08-15T18:40:00Z" w16du:dateUtc="2024-08-15T16:40:00Z">
            <w:r w:rsidRPr="00532F25" w:rsidDel="00532F25">
              <w:rPr>
                <w:rStyle w:val="Hyperlink"/>
                <w:rFonts w:ascii="Nunito" w:hAnsi="Nunito"/>
                <w:noProof/>
              </w:rPr>
              <w:delText>Target audience</w:delText>
            </w:r>
            <w:r w:rsidRPr="00A91EE1" w:rsidDel="00532F25">
              <w:rPr>
                <w:rFonts w:ascii="Nunito" w:hAnsi="Nunito"/>
                <w:noProof/>
                <w:webHidden/>
                <w:rPrChange w:id="259" w:author="Craig Parker" w:date="2024-08-15T14:45:00Z" w16du:dateUtc="2024-08-15T12:45:00Z">
                  <w:rPr>
                    <w:noProof/>
                    <w:webHidden/>
                  </w:rPr>
                </w:rPrChange>
              </w:rPr>
              <w:tab/>
              <w:delText>15</w:delText>
            </w:r>
          </w:del>
        </w:p>
        <w:p w14:paraId="4C29A078" w14:textId="28E4BE0A" w:rsidR="00C972D5" w:rsidRPr="00A91EE1" w:rsidDel="00532F25" w:rsidRDefault="00C972D5">
          <w:pPr>
            <w:pStyle w:val="TOC2"/>
            <w:tabs>
              <w:tab w:val="right" w:leader="dot" w:pos="9350"/>
            </w:tabs>
            <w:rPr>
              <w:del w:id="260" w:author="Craig Parker" w:date="2024-08-15T18:40:00Z" w16du:dateUtc="2024-08-15T16:40:00Z"/>
              <w:rFonts w:ascii="Nunito" w:hAnsi="Nunito"/>
              <w:noProof/>
              <w:kern w:val="2"/>
              <w:sz w:val="24"/>
              <w:szCs w:val="24"/>
              <w:lang w:val="en-ZA" w:eastAsia="en-ZA"/>
              <w14:ligatures w14:val="standardContextual"/>
              <w:rPrChange w:id="261" w:author="Craig Parker" w:date="2024-08-15T14:45:00Z" w16du:dateUtc="2024-08-15T12:45:00Z">
                <w:rPr>
                  <w:del w:id="262" w:author="Craig Parker" w:date="2024-08-15T18:40:00Z" w16du:dateUtc="2024-08-15T16:40:00Z"/>
                  <w:noProof/>
                  <w:kern w:val="2"/>
                  <w:sz w:val="24"/>
                  <w:szCs w:val="24"/>
                  <w:lang w:val="en-ZA" w:eastAsia="en-ZA"/>
                  <w14:ligatures w14:val="standardContextual"/>
                </w:rPr>
              </w:rPrChange>
            </w:rPr>
          </w:pPr>
          <w:del w:id="263" w:author="Craig Parker" w:date="2024-08-15T18:40:00Z" w16du:dateUtc="2024-08-15T16:40:00Z">
            <w:r w:rsidRPr="00532F25" w:rsidDel="00532F25">
              <w:rPr>
                <w:rStyle w:val="Hyperlink"/>
                <w:rFonts w:ascii="Nunito" w:hAnsi="Nunito"/>
                <w:noProof/>
              </w:rPr>
              <w:delText>Purpose</w:delText>
            </w:r>
            <w:r w:rsidRPr="00A91EE1" w:rsidDel="00532F25">
              <w:rPr>
                <w:rFonts w:ascii="Nunito" w:hAnsi="Nunito"/>
                <w:noProof/>
                <w:webHidden/>
                <w:rPrChange w:id="264" w:author="Craig Parker" w:date="2024-08-15T14:45:00Z" w16du:dateUtc="2024-08-15T12:45:00Z">
                  <w:rPr>
                    <w:noProof/>
                    <w:webHidden/>
                  </w:rPr>
                </w:rPrChange>
              </w:rPr>
              <w:tab/>
              <w:delText>16</w:delText>
            </w:r>
          </w:del>
        </w:p>
        <w:p w14:paraId="73FDEBEA" w14:textId="08ECCD93" w:rsidR="00C972D5" w:rsidRPr="00A91EE1" w:rsidDel="00532F25" w:rsidRDefault="00C972D5">
          <w:pPr>
            <w:pStyle w:val="TOC2"/>
            <w:tabs>
              <w:tab w:val="right" w:leader="dot" w:pos="9350"/>
            </w:tabs>
            <w:rPr>
              <w:del w:id="265" w:author="Craig Parker" w:date="2024-08-15T18:40:00Z" w16du:dateUtc="2024-08-15T16:40:00Z"/>
              <w:rFonts w:ascii="Nunito" w:hAnsi="Nunito"/>
              <w:noProof/>
              <w:kern w:val="2"/>
              <w:sz w:val="24"/>
              <w:szCs w:val="24"/>
              <w:lang w:val="en-ZA" w:eastAsia="en-ZA"/>
              <w14:ligatures w14:val="standardContextual"/>
              <w:rPrChange w:id="266" w:author="Craig Parker" w:date="2024-08-15T14:45:00Z" w16du:dateUtc="2024-08-15T12:45:00Z">
                <w:rPr>
                  <w:del w:id="267" w:author="Craig Parker" w:date="2024-08-15T18:40:00Z" w16du:dateUtc="2024-08-15T16:40:00Z"/>
                  <w:noProof/>
                  <w:kern w:val="2"/>
                  <w:sz w:val="24"/>
                  <w:szCs w:val="24"/>
                  <w:lang w:val="en-ZA" w:eastAsia="en-ZA"/>
                  <w14:ligatures w14:val="standardContextual"/>
                </w:rPr>
              </w:rPrChange>
            </w:rPr>
          </w:pPr>
          <w:del w:id="268" w:author="Craig Parker" w:date="2024-08-15T18:40:00Z" w16du:dateUtc="2024-08-15T16:40:00Z">
            <w:r w:rsidRPr="00532F25" w:rsidDel="00532F25">
              <w:rPr>
                <w:rStyle w:val="Hyperlink"/>
                <w:rFonts w:ascii="Nunito" w:hAnsi="Nunito"/>
                <w:noProof/>
              </w:rPr>
              <w:delText>Background</w:delText>
            </w:r>
            <w:r w:rsidRPr="00A91EE1" w:rsidDel="00532F25">
              <w:rPr>
                <w:rFonts w:ascii="Nunito" w:hAnsi="Nunito"/>
                <w:noProof/>
                <w:webHidden/>
                <w:rPrChange w:id="269" w:author="Craig Parker" w:date="2024-08-15T14:45:00Z" w16du:dateUtc="2024-08-15T12:45:00Z">
                  <w:rPr>
                    <w:noProof/>
                    <w:webHidden/>
                  </w:rPr>
                </w:rPrChange>
              </w:rPr>
              <w:tab/>
              <w:delText>17</w:delText>
            </w:r>
          </w:del>
        </w:p>
        <w:p w14:paraId="6F50656B" w14:textId="7FE8B9D3" w:rsidR="00C972D5" w:rsidRPr="00A91EE1" w:rsidDel="00532F25" w:rsidRDefault="00C972D5">
          <w:pPr>
            <w:pStyle w:val="TOC1"/>
            <w:tabs>
              <w:tab w:val="left" w:pos="440"/>
              <w:tab w:val="right" w:leader="dot" w:pos="9350"/>
            </w:tabs>
            <w:rPr>
              <w:del w:id="270" w:author="Craig Parker" w:date="2024-08-15T18:40:00Z" w16du:dateUtc="2024-08-15T16:40:00Z"/>
              <w:rFonts w:ascii="Nunito" w:hAnsi="Nunito"/>
              <w:noProof/>
              <w:kern w:val="2"/>
              <w:sz w:val="24"/>
              <w:szCs w:val="24"/>
              <w:lang w:val="en-ZA" w:eastAsia="en-ZA"/>
              <w14:ligatures w14:val="standardContextual"/>
              <w:rPrChange w:id="271" w:author="Craig Parker" w:date="2024-08-15T14:45:00Z" w16du:dateUtc="2024-08-15T12:45:00Z">
                <w:rPr>
                  <w:del w:id="272" w:author="Craig Parker" w:date="2024-08-15T18:40:00Z" w16du:dateUtc="2024-08-15T16:40:00Z"/>
                  <w:noProof/>
                  <w:kern w:val="2"/>
                  <w:sz w:val="24"/>
                  <w:szCs w:val="24"/>
                  <w:lang w:val="en-ZA" w:eastAsia="en-ZA"/>
                  <w14:ligatures w14:val="standardContextual"/>
                </w:rPr>
              </w:rPrChange>
            </w:rPr>
          </w:pPr>
          <w:del w:id="273" w:author="Craig Parker" w:date="2024-08-15T18:40:00Z" w16du:dateUtc="2024-08-15T16:40:00Z">
            <w:r w:rsidRPr="00532F25" w:rsidDel="00532F25">
              <w:rPr>
                <w:rStyle w:val="Hyperlink"/>
                <w:rFonts w:ascii="Nunito" w:hAnsi="Nunito"/>
                <w:noProof/>
              </w:rPr>
              <w:delText>2.</w:delText>
            </w:r>
            <w:r w:rsidRPr="00A91EE1" w:rsidDel="00532F25">
              <w:rPr>
                <w:rFonts w:ascii="Nunito" w:hAnsi="Nunito"/>
                <w:noProof/>
                <w:kern w:val="2"/>
                <w:sz w:val="24"/>
                <w:szCs w:val="24"/>
                <w:lang w:val="en-ZA" w:eastAsia="en-ZA"/>
                <w14:ligatures w14:val="standardContextual"/>
                <w:rPrChange w:id="274" w:author="Craig Parker" w:date="2024-08-15T14:45:00Z" w16du:dateUtc="2024-08-15T12:45:00Z">
                  <w:rPr>
                    <w:noProof/>
                    <w:kern w:val="2"/>
                    <w:sz w:val="24"/>
                    <w:szCs w:val="24"/>
                    <w:lang w:val="en-ZA" w:eastAsia="en-ZA"/>
                    <w14:ligatures w14:val="standardContextual"/>
                  </w:rPr>
                </w:rPrChange>
              </w:rPr>
              <w:tab/>
            </w:r>
            <w:r w:rsidRPr="00532F25" w:rsidDel="00532F25">
              <w:rPr>
                <w:rStyle w:val="Hyperlink"/>
                <w:rFonts w:ascii="Nunito" w:hAnsi="Nunito"/>
                <w:noProof/>
              </w:rPr>
              <w:delText>Data acquisition</w:delText>
            </w:r>
            <w:r w:rsidRPr="00A91EE1" w:rsidDel="00532F25">
              <w:rPr>
                <w:rFonts w:ascii="Nunito" w:hAnsi="Nunito"/>
                <w:noProof/>
                <w:webHidden/>
                <w:rPrChange w:id="275" w:author="Craig Parker" w:date="2024-08-15T14:45:00Z" w16du:dateUtc="2024-08-15T12:45:00Z">
                  <w:rPr>
                    <w:noProof/>
                    <w:webHidden/>
                  </w:rPr>
                </w:rPrChange>
              </w:rPr>
              <w:tab/>
              <w:delText>19</w:delText>
            </w:r>
          </w:del>
        </w:p>
        <w:p w14:paraId="7A4FABFC" w14:textId="091F5BE4" w:rsidR="00C972D5" w:rsidRPr="00A91EE1" w:rsidDel="00532F25" w:rsidRDefault="00C972D5">
          <w:pPr>
            <w:pStyle w:val="TOC2"/>
            <w:tabs>
              <w:tab w:val="right" w:leader="dot" w:pos="9350"/>
            </w:tabs>
            <w:rPr>
              <w:del w:id="276" w:author="Craig Parker" w:date="2024-08-15T18:40:00Z" w16du:dateUtc="2024-08-15T16:40:00Z"/>
              <w:rFonts w:ascii="Nunito" w:hAnsi="Nunito"/>
              <w:noProof/>
              <w:kern w:val="2"/>
              <w:sz w:val="24"/>
              <w:szCs w:val="24"/>
              <w:lang w:val="en-ZA" w:eastAsia="en-ZA"/>
              <w14:ligatures w14:val="standardContextual"/>
              <w:rPrChange w:id="277" w:author="Craig Parker" w:date="2024-08-15T14:45:00Z" w16du:dateUtc="2024-08-15T12:45:00Z">
                <w:rPr>
                  <w:del w:id="278" w:author="Craig Parker" w:date="2024-08-15T18:40:00Z" w16du:dateUtc="2024-08-15T16:40:00Z"/>
                  <w:noProof/>
                  <w:kern w:val="2"/>
                  <w:sz w:val="24"/>
                  <w:szCs w:val="24"/>
                  <w:lang w:val="en-ZA" w:eastAsia="en-ZA"/>
                  <w14:ligatures w14:val="standardContextual"/>
                </w:rPr>
              </w:rPrChange>
            </w:rPr>
          </w:pPr>
          <w:del w:id="279" w:author="Craig Parker" w:date="2024-08-15T18:40:00Z" w16du:dateUtc="2024-08-15T16:40:00Z">
            <w:r w:rsidRPr="00532F25" w:rsidDel="00532F25">
              <w:rPr>
                <w:rStyle w:val="Hyperlink"/>
                <w:rFonts w:ascii="Nunito" w:hAnsi="Nunito"/>
                <w:noProof/>
              </w:rPr>
              <w:delText>Health-related data</w:delText>
            </w:r>
            <w:r w:rsidRPr="00A91EE1" w:rsidDel="00532F25">
              <w:rPr>
                <w:rFonts w:ascii="Nunito" w:hAnsi="Nunito"/>
                <w:noProof/>
                <w:webHidden/>
                <w:rPrChange w:id="280" w:author="Craig Parker" w:date="2024-08-15T14:45:00Z" w16du:dateUtc="2024-08-15T12:45:00Z">
                  <w:rPr>
                    <w:noProof/>
                    <w:webHidden/>
                  </w:rPr>
                </w:rPrChange>
              </w:rPr>
              <w:tab/>
              <w:delText>19</w:delText>
            </w:r>
          </w:del>
        </w:p>
        <w:p w14:paraId="5D85D4F6" w14:textId="309CC024" w:rsidR="00C972D5" w:rsidRPr="00A91EE1" w:rsidDel="00532F25" w:rsidRDefault="00C972D5">
          <w:pPr>
            <w:pStyle w:val="TOC3"/>
            <w:tabs>
              <w:tab w:val="right" w:leader="dot" w:pos="9350"/>
            </w:tabs>
            <w:rPr>
              <w:del w:id="281" w:author="Craig Parker" w:date="2024-08-15T18:40:00Z" w16du:dateUtc="2024-08-15T16:40:00Z"/>
              <w:rFonts w:ascii="Nunito" w:hAnsi="Nunito"/>
              <w:noProof/>
              <w:kern w:val="2"/>
              <w:sz w:val="24"/>
              <w:szCs w:val="24"/>
              <w:lang w:val="en-ZA" w:eastAsia="en-ZA"/>
              <w14:ligatures w14:val="standardContextual"/>
              <w:rPrChange w:id="282" w:author="Craig Parker" w:date="2024-08-15T14:45:00Z" w16du:dateUtc="2024-08-15T12:45:00Z">
                <w:rPr>
                  <w:del w:id="283" w:author="Craig Parker" w:date="2024-08-15T18:40:00Z" w16du:dateUtc="2024-08-15T16:40:00Z"/>
                  <w:noProof/>
                  <w:kern w:val="2"/>
                  <w:sz w:val="24"/>
                  <w:szCs w:val="24"/>
                  <w:lang w:val="en-ZA" w:eastAsia="en-ZA"/>
                  <w14:ligatures w14:val="standardContextual"/>
                </w:rPr>
              </w:rPrChange>
            </w:rPr>
          </w:pPr>
          <w:del w:id="284" w:author="Craig Parker" w:date="2024-08-15T18:40:00Z" w16du:dateUtc="2024-08-15T16:40:00Z">
            <w:r w:rsidRPr="00532F25" w:rsidDel="00532F25">
              <w:rPr>
                <w:rStyle w:val="Hyperlink"/>
                <w:rFonts w:ascii="Nunito" w:hAnsi="Nunito"/>
                <w:noProof/>
              </w:rPr>
              <w:delText>Health outcome data for RP1 and RP1</w:delText>
            </w:r>
            <w:r w:rsidRPr="00A91EE1" w:rsidDel="00532F25">
              <w:rPr>
                <w:rFonts w:ascii="Nunito" w:hAnsi="Nunito"/>
                <w:noProof/>
                <w:webHidden/>
                <w:rPrChange w:id="285" w:author="Craig Parker" w:date="2024-08-15T14:45:00Z" w16du:dateUtc="2024-08-15T12:45:00Z">
                  <w:rPr>
                    <w:noProof/>
                    <w:webHidden/>
                  </w:rPr>
                </w:rPrChange>
              </w:rPr>
              <w:tab/>
              <w:delText>19</w:delText>
            </w:r>
          </w:del>
        </w:p>
        <w:p w14:paraId="7247C94A" w14:textId="7CA39B2C" w:rsidR="00C972D5" w:rsidRPr="00A91EE1" w:rsidDel="00532F25" w:rsidRDefault="00C972D5">
          <w:pPr>
            <w:pStyle w:val="TOC3"/>
            <w:tabs>
              <w:tab w:val="right" w:leader="dot" w:pos="9350"/>
            </w:tabs>
            <w:rPr>
              <w:del w:id="286" w:author="Craig Parker" w:date="2024-08-15T18:40:00Z" w16du:dateUtc="2024-08-15T16:40:00Z"/>
              <w:rFonts w:ascii="Nunito" w:hAnsi="Nunito"/>
              <w:noProof/>
              <w:kern w:val="2"/>
              <w:sz w:val="24"/>
              <w:szCs w:val="24"/>
              <w:lang w:val="en-ZA" w:eastAsia="en-ZA"/>
              <w14:ligatures w14:val="standardContextual"/>
              <w:rPrChange w:id="287" w:author="Craig Parker" w:date="2024-08-15T14:45:00Z" w16du:dateUtc="2024-08-15T12:45:00Z">
                <w:rPr>
                  <w:del w:id="288" w:author="Craig Parker" w:date="2024-08-15T18:40:00Z" w16du:dateUtc="2024-08-15T16:40:00Z"/>
                  <w:noProof/>
                  <w:kern w:val="2"/>
                  <w:sz w:val="24"/>
                  <w:szCs w:val="24"/>
                  <w:lang w:val="en-ZA" w:eastAsia="en-ZA"/>
                  <w14:ligatures w14:val="standardContextual"/>
                </w:rPr>
              </w:rPrChange>
            </w:rPr>
          </w:pPr>
          <w:del w:id="289" w:author="Craig Parker" w:date="2024-08-15T18:40:00Z" w16du:dateUtc="2024-08-15T16:40:00Z">
            <w:r w:rsidRPr="00532F25" w:rsidDel="00532F25">
              <w:rPr>
                <w:rStyle w:val="Hyperlink"/>
                <w:rFonts w:ascii="Nunito" w:hAnsi="Nunito"/>
                <w:noProof/>
              </w:rPr>
              <w:delText>Categories of data, by harmonisation and deidentification status</w:delText>
            </w:r>
            <w:r w:rsidRPr="00A91EE1" w:rsidDel="00532F25">
              <w:rPr>
                <w:rFonts w:ascii="Nunito" w:hAnsi="Nunito"/>
                <w:noProof/>
                <w:webHidden/>
                <w:rPrChange w:id="290" w:author="Craig Parker" w:date="2024-08-15T14:45:00Z" w16du:dateUtc="2024-08-15T12:45:00Z">
                  <w:rPr>
                    <w:noProof/>
                    <w:webHidden/>
                  </w:rPr>
                </w:rPrChange>
              </w:rPr>
              <w:tab/>
              <w:delText>19</w:delText>
            </w:r>
          </w:del>
        </w:p>
        <w:p w14:paraId="4702199D" w14:textId="29E3A6A2" w:rsidR="00C972D5" w:rsidRPr="00A91EE1" w:rsidDel="00532F25" w:rsidRDefault="00C972D5">
          <w:pPr>
            <w:pStyle w:val="TOC3"/>
            <w:tabs>
              <w:tab w:val="right" w:leader="dot" w:pos="9350"/>
            </w:tabs>
            <w:rPr>
              <w:del w:id="291" w:author="Craig Parker" w:date="2024-08-15T18:40:00Z" w16du:dateUtc="2024-08-15T16:40:00Z"/>
              <w:rFonts w:ascii="Nunito" w:hAnsi="Nunito"/>
              <w:noProof/>
              <w:kern w:val="2"/>
              <w:sz w:val="24"/>
              <w:szCs w:val="24"/>
              <w:lang w:val="en-ZA" w:eastAsia="en-ZA"/>
              <w14:ligatures w14:val="standardContextual"/>
              <w:rPrChange w:id="292" w:author="Craig Parker" w:date="2024-08-15T14:45:00Z" w16du:dateUtc="2024-08-15T12:45:00Z">
                <w:rPr>
                  <w:del w:id="293" w:author="Craig Parker" w:date="2024-08-15T18:40:00Z" w16du:dateUtc="2024-08-15T16:40:00Z"/>
                  <w:noProof/>
                  <w:kern w:val="2"/>
                  <w:sz w:val="24"/>
                  <w:szCs w:val="24"/>
                  <w:lang w:val="en-ZA" w:eastAsia="en-ZA"/>
                  <w14:ligatures w14:val="standardContextual"/>
                </w:rPr>
              </w:rPrChange>
            </w:rPr>
          </w:pPr>
          <w:del w:id="294" w:author="Craig Parker" w:date="2024-08-15T18:40:00Z" w16du:dateUtc="2024-08-15T16:40:00Z">
            <w:r w:rsidRPr="00532F25" w:rsidDel="00532F25">
              <w:rPr>
                <w:rStyle w:val="Hyperlink"/>
                <w:rFonts w:ascii="Nunito" w:hAnsi="Nunito"/>
                <w:noProof/>
                <w:lang w:val="en-ZA"/>
              </w:rPr>
              <w:delText>Original study data</w:delText>
            </w:r>
            <w:r w:rsidRPr="00A91EE1" w:rsidDel="00532F25">
              <w:rPr>
                <w:rFonts w:ascii="Nunito" w:hAnsi="Nunito"/>
                <w:noProof/>
                <w:webHidden/>
                <w:rPrChange w:id="295" w:author="Craig Parker" w:date="2024-08-15T14:45:00Z" w16du:dateUtc="2024-08-15T12:45:00Z">
                  <w:rPr>
                    <w:noProof/>
                    <w:webHidden/>
                  </w:rPr>
                </w:rPrChange>
              </w:rPr>
              <w:tab/>
              <w:delText>20</w:delText>
            </w:r>
          </w:del>
        </w:p>
        <w:p w14:paraId="369D6E15" w14:textId="1AA973A7" w:rsidR="00C972D5" w:rsidRPr="00A91EE1" w:rsidDel="00532F25" w:rsidRDefault="00C972D5">
          <w:pPr>
            <w:pStyle w:val="TOC3"/>
            <w:tabs>
              <w:tab w:val="right" w:leader="dot" w:pos="9350"/>
            </w:tabs>
            <w:rPr>
              <w:del w:id="296" w:author="Craig Parker" w:date="2024-08-15T18:40:00Z" w16du:dateUtc="2024-08-15T16:40:00Z"/>
              <w:rFonts w:ascii="Nunito" w:hAnsi="Nunito"/>
              <w:noProof/>
              <w:kern w:val="2"/>
              <w:sz w:val="24"/>
              <w:szCs w:val="24"/>
              <w:lang w:val="en-ZA" w:eastAsia="en-ZA"/>
              <w14:ligatures w14:val="standardContextual"/>
              <w:rPrChange w:id="297" w:author="Craig Parker" w:date="2024-08-15T14:45:00Z" w16du:dateUtc="2024-08-15T12:45:00Z">
                <w:rPr>
                  <w:del w:id="298" w:author="Craig Parker" w:date="2024-08-15T18:40:00Z" w16du:dateUtc="2024-08-15T16:40:00Z"/>
                  <w:noProof/>
                  <w:kern w:val="2"/>
                  <w:sz w:val="24"/>
                  <w:szCs w:val="24"/>
                  <w:lang w:val="en-ZA" w:eastAsia="en-ZA"/>
                  <w14:ligatures w14:val="standardContextual"/>
                </w:rPr>
              </w:rPrChange>
            </w:rPr>
          </w:pPr>
          <w:del w:id="299" w:author="Craig Parker" w:date="2024-08-15T18:40:00Z" w16du:dateUtc="2024-08-15T16:40:00Z">
            <w:r w:rsidRPr="00532F25" w:rsidDel="00532F25">
              <w:rPr>
                <w:rStyle w:val="Hyperlink"/>
                <w:rFonts w:ascii="Nunito" w:hAnsi="Nunito"/>
                <w:noProof/>
                <w:lang w:val="en-ZA"/>
              </w:rPr>
              <w:delText>Consortium shared data</w:delText>
            </w:r>
            <w:r w:rsidRPr="00A91EE1" w:rsidDel="00532F25">
              <w:rPr>
                <w:rFonts w:ascii="Nunito" w:hAnsi="Nunito"/>
                <w:noProof/>
                <w:webHidden/>
                <w:rPrChange w:id="300" w:author="Craig Parker" w:date="2024-08-15T14:45:00Z" w16du:dateUtc="2024-08-15T12:45:00Z">
                  <w:rPr>
                    <w:noProof/>
                    <w:webHidden/>
                  </w:rPr>
                </w:rPrChange>
              </w:rPr>
              <w:tab/>
              <w:delText>20</w:delText>
            </w:r>
          </w:del>
        </w:p>
        <w:p w14:paraId="5094F17F" w14:textId="0FAD9473" w:rsidR="00C972D5" w:rsidRPr="00A91EE1" w:rsidDel="00532F25" w:rsidRDefault="00C972D5">
          <w:pPr>
            <w:pStyle w:val="TOC3"/>
            <w:tabs>
              <w:tab w:val="right" w:leader="dot" w:pos="9350"/>
            </w:tabs>
            <w:rPr>
              <w:del w:id="301" w:author="Craig Parker" w:date="2024-08-15T18:40:00Z" w16du:dateUtc="2024-08-15T16:40:00Z"/>
              <w:rFonts w:ascii="Nunito" w:hAnsi="Nunito"/>
              <w:noProof/>
              <w:kern w:val="2"/>
              <w:sz w:val="24"/>
              <w:szCs w:val="24"/>
              <w:lang w:val="en-ZA" w:eastAsia="en-ZA"/>
              <w14:ligatures w14:val="standardContextual"/>
              <w:rPrChange w:id="302" w:author="Craig Parker" w:date="2024-08-15T14:45:00Z" w16du:dateUtc="2024-08-15T12:45:00Z">
                <w:rPr>
                  <w:del w:id="303" w:author="Craig Parker" w:date="2024-08-15T18:40:00Z" w16du:dateUtc="2024-08-15T16:40:00Z"/>
                  <w:noProof/>
                  <w:kern w:val="2"/>
                  <w:sz w:val="24"/>
                  <w:szCs w:val="24"/>
                  <w:lang w:val="en-ZA" w:eastAsia="en-ZA"/>
                  <w14:ligatures w14:val="standardContextual"/>
                </w:rPr>
              </w:rPrChange>
            </w:rPr>
          </w:pPr>
          <w:del w:id="304" w:author="Craig Parker" w:date="2024-08-15T18:40:00Z" w16du:dateUtc="2024-08-15T16:40:00Z">
            <w:r w:rsidRPr="00532F25" w:rsidDel="00532F25">
              <w:rPr>
                <w:rStyle w:val="Hyperlink"/>
                <w:rFonts w:ascii="Nunito" w:hAnsi="Nunito"/>
                <w:noProof/>
                <w:lang w:val="en-ZA"/>
              </w:rPr>
              <w:delText>RP1/RP2 De-identified data</w:delText>
            </w:r>
            <w:r w:rsidRPr="00A91EE1" w:rsidDel="00532F25">
              <w:rPr>
                <w:rFonts w:ascii="Nunito" w:hAnsi="Nunito"/>
                <w:noProof/>
                <w:webHidden/>
                <w:rPrChange w:id="305" w:author="Craig Parker" w:date="2024-08-15T14:45:00Z" w16du:dateUtc="2024-08-15T12:45:00Z">
                  <w:rPr>
                    <w:noProof/>
                    <w:webHidden/>
                  </w:rPr>
                </w:rPrChange>
              </w:rPr>
              <w:tab/>
              <w:delText>20</w:delText>
            </w:r>
          </w:del>
        </w:p>
        <w:p w14:paraId="7D01751E" w14:textId="2019F6B6" w:rsidR="00C972D5" w:rsidRPr="00A91EE1" w:rsidDel="00532F25" w:rsidRDefault="00C972D5">
          <w:pPr>
            <w:pStyle w:val="TOC3"/>
            <w:tabs>
              <w:tab w:val="right" w:leader="dot" w:pos="9350"/>
            </w:tabs>
            <w:rPr>
              <w:del w:id="306" w:author="Craig Parker" w:date="2024-08-15T18:40:00Z" w16du:dateUtc="2024-08-15T16:40:00Z"/>
              <w:rFonts w:ascii="Nunito" w:hAnsi="Nunito"/>
              <w:noProof/>
              <w:kern w:val="2"/>
              <w:sz w:val="24"/>
              <w:szCs w:val="24"/>
              <w:lang w:val="en-ZA" w:eastAsia="en-ZA"/>
              <w14:ligatures w14:val="standardContextual"/>
              <w:rPrChange w:id="307" w:author="Craig Parker" w:date="2024-08-15T14:45:00Z" w16du:dateUtc="2024-08-15T12:45:00Z">
                <w:rPr>
                  <w:del w:id="308" w:author="Craig Parker" w:date="2024-08-15T18:40:00Z" w16du:dateUtc="2024-08-15T16:40:00Z"/>
                  <w:noProof/>
                  <w:kern w:val="2"/>
                  <w:sz w:val="24"/>
                  <w:szCs w:val="24"/>
                  <w:lang w:val="en-ZA" w:eastAsia="en-ZA"/>
                  <w14:ligatures w14:val="standardContextual"/>
                </w:rPr>
              </w:rPrChange>
            </w:rPr>
          </w:pPr>
          <w:del w:id="309" w:author="Craig Parker" w:date="2024-08-15T18:40:00Z" w16du:dateUtc="2024-08-15T16:40:00Z">
            <w:r w:rsidRPr="00532F25" w:rsidDel="00532F25">
              <w:rPr>
                <w:rStyle w:val="Hyperlink"/>
                <w:rFonts w:ascii="Nunito" w:hAnsi="Nunito"/>
                <w:noProof/>
                <w:lang w:val="en-ZA"/>
              </w:rPr>
              <w:delText>Inferential data</w:delText>
            </w:r>
            <w:r w:rsidRPr="00A91EE1" w:rsidDel="00532F25">
              <w:rPr>
                <w:rFonts w:ascii="Nunito" w:hAnsi="Nunito"/>
                <w:noProof/>
                <w:webHidden/>
                <w:rPrChange w:id="310" w:author="Craig Parker" w:date="2024-08-15T14:45:00Z" w16du:dateUtc="2024-08-15T12:45:00Z">
                  <w:rPr>
                    <w:noProof/>
                    <w:webHidden/>
                  </w:rPr>
                </w:rPrChange>
              </w:rPr>
              <w:tab/>
              <w:delText>21</w:delText>
            </w:r>
          </w:del>
        </w:p>
        <w:p w14:paraId="3BF6F3E3" w14:textId="5BB818D6" w:rsidR="00C972D5" w:rsidRPr="00A91EE1" w:rsidDel="00532F25" w:rsidRDefault="00C972D5">
          <w:pPr>
            <w:pStyle w:val="TOC2"/>
            <w:tabs>
              <w:tab w:val="right" w:leader="dot" w:pos="9350"/>
            </w:tabs>
            <w:rPr>
              <w:del w:id="311" w:author="Craig Parker" w:date="2024-08-15T18:40:00Z" w16du:dateUtc="2024-08-15T16:40:00Z"/>
              <w:rFonts w:ascii="Nunito" w:hAnsi="Nunito"/>
              <w:noProof/>
              <w:kern w:val="2"/>
              <w:sz w:val="24"/>
              <w:szCs w:val="24"/>
              <w:lang w:val="en-ZA" w:eastAsia="en-ZA"/>
              <w14:ligatures w14:val="standardContextual"/>
              <w:rPrChange w:id="312" w:author="Craig Parker" w:date="2024-08-15T14:45:00Z" w16du:dateUtc="2024-08-15T12:45:00Z">
                <w:rPr>
                  <w:del w:id="313" w:author="Craig Parker" w:date="2024-08-15T18:40:00Z" w16du:dateUtc="2024-08-15T16:40:00Z"/>
                  <w:noProof/>
                  <w:kern w:val="2"/>
                  <w:sz w:val="24"/>
                  <w:szCs w:val="24"/>
                  <w:lang w:val="en-ZA" w:eastAsia="en-ZA"/>
                  <w14:ligatures w14:val="standardContextual"/>
                </w:rPr>
              </w:rPrChange>
            </w:rPr>
          </w:pPr>
          <w:del w:id="314" w:author="Craig Parker" w:date="2024-08-15T18:40:00Z" w16du:dateUtc="2024-08-15T16:40:00Z">
            <w:r w:rsidRPr="00532F25" w:rsidDel="00532F25">
              <w:rPr>
                <w:rStyle w:val="Hyperlink"/>
                <w:rFonts w:ascii="Nunito" w:hAnsi="Nunito"/>
                <w:noProof/>
              </w:rPr>
              <w:delText>Climate/weather data</w:delText>
            </w:r>
            <w:r w:rsidRPr="00A91EE1" w:rsidDel="00532F25">
              <w:rPr>
                <w:rFonts w:ascii="Nunito" w:hAnsi="Nunito"/>
                <w:noProof/>
                <w:webHidden/>
                <w:rPrChange w:id="315" w:author="Craig Parker" w:date="2024-08-15T14:45:00Z" w16du:dateUtc="2024-08-15T12:45:00Z">
                  <w:rPr>
                    <w:noProof/>
                    <w:webHidden/>
                  </w:rPr>
                </w:rPrChange>
              </w:rPr>
              <w:tab/>
              <w:delText>22</w:delText>
            </w:r>
          </w:del>
        </w:p>
        <w:p w14:paraId="0BF72C33" w14:textId="6AB07D75" w:rsidR="00C972D5" w:rsidRPr="00A91EE1" w:rsidDel="00532F25" w:rsidRDefault="00C972D5">
          <w:pPr>
            <w:pStyle w:val="TOC2"/>
            <w:tabs>
              <w:tab w:val="right" w:leader="dot" w:pos="9350"/>
            </w:tabs>
            <w:rPr>
              <w:del w:id="316" w:author="Craig Parker" w:date="2024-08-15T18:40:00Z" w16du:dateUtc="2024-08-15T16:40:00Z"/>
              <w:rFonts w:ascii="Nunito" w:hAnsi="Nunito"/>
              <w:noProof/>
              <w:kern w:val="2"/>
              <w:sz w:val="24"/>
              <w:szCs w:val="24"/>
              <w:lang w:val="en-ZA" w:eastAsia="en-ZA"/>
              <w14:ligatures w14:val="standardContextual"/>
              <w:rPrChange w:id="317" w:author="Craig Parker" w:date="2024-08-15T14:45:00Z" w16du:dateUtc="2024-08-15T12:45:00Z">
                <w:rPr>
                  <w:del w:id="318" w:author="Craig Parker" w:date="2024-08-15T18:40:00Z" w16du:dateUtc="2024-08-15T16:40:00Z"/>
                  <w:noProof/>
                  <w:kern w:val="2"/>
                  <w:sz w:val="24"/>
                  <w:szCs w:val="24"/>
                  <w:lang w:val="en-ZA" w:eastAsia="en-ZA"/>
                  <w14:ligatures w14:val="standardContextual"/>
                </w:rPr>
              </w:rPrChange>
            </w:rPr>
          </w:pPr>
          <w:del w:id="319" w:author="Craig Parker" w:date="2024-08-15T18:40:00Z" w16du:dateUtc="2024-08-15T16:40:00Z">
            <w:r w:rsidRPr="00532F25" w:rsidDel="00532F25">
              <w:rPr>
                <w:rStyle w:val="Hyperlink"/>
                <w:rFonts w:ascii="Nunito" w:hAnsi="Nunito"/>
                <w:noProof/>
              </w:rPr>
              <w:delText>Areal/Geospatial socio-economic data</w:delText>
            </w:r>
            <w:r w:rsidRPr="00A91EE1" w:rsidDel="00532F25">
              <w:rPr>
                <w:rFonts w:ascii="Nunito" w:hAnsi="Nunito"/>
                <w:noProof/>
                <w:webHidden/>
                <w:rPrChange w:id="320" w:author="Craig Parker" w:date="2024-08-15T14:45:00Z" w16du:dateUtc="2024-08-15T12:45:00Z">
                  <w:rPr>
                    <w:noProof/>
                    <w:webHidden/>
                  </w:rPr>
                </w:rPrChange>
              </w:rPr>
              <w:tab/>
              <w:delText>23</w:delText>
            </w:r>
          </w:del>
        </w:p>
        <w:p w14:paraId="2467671D" w14:textId="6397358A" w:rsidR="00C972D5" w:rsidRPr="00A91EE1" w:rsidDel="00532F25" w:rsidRDefault="00C972D5">
          <w:pPr>
            <w:pStyle w:val="TOC1"/>
            <w:tabs>
              <w:tab w:val="left" w:pos="440"/>
              <w:tab w:val="right" w:leader="dot" w:pos="9350"/>
            </w:tabs>
            <w:rPr>
              <w:del w:id="321" w:author="Craig Parker" w:date="2024-08-15T18:40:00Z" w16du:dateUtc="2024-08-15T16:40:00Z"/>
              <w:rFonts w:ascii="Nunito" w:hAnsi="Nunito"/>
              <w:noProof/>
              <w:kern w:val="2"/>
              <w:sz w:val="24"/>
              <w:szCs w:val="24"/>
              <w:lang w:val="en-ZA" w:eastAsia="en-ZA"/>
              <w14:ligatures w14:val="standardContextual"/>
              <w:rPrChange w:id="322" w:author="Craig Parker" w:date="2024-08-15T14:45:00Z" w16du:dateUtc="2024-08-15T12:45:00Z">
                <w:rPr>
                  <w:del w:id="323" w:author="Craig Parker" w:date="2024-08-15T18:40:00Z" w16du:dateUtc="2024-08-15T16:40:00Z"/>
                  <w:noProof/>
                  <w:kern w:val="2"/>
                  <w:sz w:val="24"/>
                  <w:szCs w:val="24"/>
                  <w:lang w:val="en-ZA" w:eastAsia="en-ZA"/>
                  <w14:ligatures w14:val="standardContextual"/>
                </w:rPr>
              </w:rPrChange>
            </w:rPr>
          </w:pPr>
          <w:del w:id="324" w:author="Craig Parker" w:date="2024-08-15T18:40:00Z" w16du:dateUtc="2024-08-15T16:40:00Z">
            <w:r w:rsidRPr="00532F25" w:rsidDel="00532F25">
              <w:rPr>
                <w:rStyle w:val="Hyperlink"/>
                <w:rFonts w:ascii="Nunito" w:hAnsi="Nunito"/>
                <w:noProof/>
              </w:rPr>
              <w:delText>3.</w:delText>
            </w:r>
            <w:r w:rsidRPr="00A91EE1" w:rsidDel="00532F25">
              <w:rPr>
                <w:rFonts w:ascii="Nunito" w:hAnsi="Nunito"/>
                <w:noProof/>
                <w:kern w:val="2"/>
                <w:sz w:val="24"/>
                <w:szCs w:val="24"/>
                <w:lang w:val="en-ZA" w:eastAsia="en-ZA"/>
                <w14:ligatures w14:val="standardContextual"/>
                <w:rPrChange w:id="325" w:author="Craig Parker" w:date="2024-08-15T14:45:00Z" w16du:dateUtc="2024-08-15T12:45:00Z">
                  <w:rPr>
                    <w:noProof/>
                    <w:kern w:val="2"/>
                    <w:sz w:val="24"/>
                    <w:szCs w:val="24"/>
                    <w:lang w:val="en-ZA" w:eastAsia="en-ZA"/>
                    <w14:ligatures w14:val="standardContextual"/>
                  </w:rPr>
                </w:rPrChange>
              </w:rPr>
              <w:tab/>
            </w:r>
            <w:r w:rsidRPr="00532F25" w:rsidDel="00532F25">
              <w:rPr>
                <w:rStyle w:val="Hyperlink"/>
                <w:rFonts w:ascii="Nunito" w:hAnsi="Nunito"/>
                <w:noProof/>
              </w:rPr>
              <w:delText>Pre-processing and harmonisation</w:delText>
            </w:r>
            <w:r w:rsidRPr="00A91EE1" w:rsidDel="00532F25">
              <w:rPr>
                <w:rFonts w:ascii="Nunito" w:hAnsi="Nunito"/>
                <w:noProof/>
                <w:webHidden/>
                <w:rPrChange w:id="326" w:author="Craig Parker" w:date="2024-08-15T14:45:00Z" w16du:dateUtc="2024-08-15T12:45:00Z">
                  <w:rPr>
                    <w:noProof/>
                    <w:webHidden/>
                  </w:rPr>
                </w:rPrChange>
              </w:rPr>
              <w:tab/>
              <w:delText>25</w:delText>
            </w:r>
          </w:del>
        </w:p>
        <w:p w14:paraId="2DEB7B0F" w14:textId="77D9653A" w:rsidR="00C972D5" w:rsidRPr="00A91EE1" w:rsidDel="00532F25" w:rsidRDefault="00C972D5">
          <w:pPr>
            <w:pStyle w:val="TOC3"/>
            <w:tabs>
              <w:tab w:val="right" w:leader="dot" w:pos="9350"/>
            </w:tabs>
            <w:rPr>
              <w:del w:id="327" w:author="Craig Parker" w:date="2024-08-15T18:40:00Z" w16du:dateUtc="2024-08-15T16:40:00Z"/>
              <w:rFonts w:ascii="Nunito" w:hAnsi="Nunito"/>
              <w:noProof/>
              <w:kern w:val="2"/>
              <w:sz w:val="24"/>
              <w:szCs w:val="24"/>
              <w:lang w:val="en-ZA" w:eastAsia="en-ZA"/>
              <w14:ligatures w14:val="standardContextual"/>
              <w:rPrChange w:id="328" w:author="Craig Parker" w:date="2024-08-15T14:45:00Z" w16du:dateUtc="2024-08-15T12:45:00Z">
                <w:rPr>
                  <w:del w:id="329" w:author="Craig Parker" w:date="2024-08-15T18:40:00Z" w16du:dateUtc="2024-08-15T16:40:00Z"/>
                  <w:noProof/>
                  <w:kern w:val="2"/>
                  <w:sz w:val="24"/>
                  <w:szCs w:val="24"/>
                  <w:lang w:val="en-ZA" w:eastAsia="en-ZA"/>
                  <w14:ligatures w14:val="standardContextual"/>
                </w:rPr>
              </w:rPrChange>
            </w:rPr>
          </w:pPr>
          <w:del w:id="330" w:author="Craig Parker" w:date="2024-08-15T18:40:00Z" w16du:dateUtc="2024-08-15T16:40:00Z">
            <w:r w:rsidRPr="00532F25" w:rsidDel="00532F25">
              <w:rPr>
                <w:rStyle w:val="Hyperlink"/>
                <w:rFonts w:ascii="Nunito" w:hAnsi="Nunito"/>
                <w:noProof/>
                <w:lang w:val="en-ZA"/>
              </w:rPr>
              <w:delText>Pre-processing</w:delText>
            </w:r>
            <w:r w:rsidRPr="00A91EE1" w:rsidDel="00532F25">
              <w:rPr>
                <w:rFonts w:ascii="Nunito" w:hAnsi="Nunito"/>
                <w:noProof/>
                <w:webHidden/>
                <w:rPrChange w:id="331" w:author="Craig Parker" w:date="2024-08-15T14:45:00Z" w16du:dateUtc="2024-08-15T12:45:00Z">
                  <w:rPr>
                    <w:noProof/>
                    <w:webHidden/>
                  </w:rPr>
                </w:rPrChange>
              </w:rPr>
              <w:tab/>
              <w:delText>25</w:delText>
            </w:r>
          </w:del>
        </w:p>
        <w:p w14:paraId="3DDCB8C7" w14:textId="20F7C575" w:rsidR="00C972D5" w:rsidRPr="00A91EE1" w:rsidDel="00532F25" w:rsidRDefault="00C972D5">
          <w:pPr>
            <w:pStyle w:val="TOC3"/>
            <w:tabs>
              <w:tab w:val="right" w:leader="dot" w:pos="9350"/>
            </w:tabs>
            <w:rPr>
              <w:del w:id="332" w:author="Craig Parker" w:date="2024-08-15T18:40:00Z" w16du:dateUtc="2024-08-15T16:40:00Z"/>
              <w:rFonts w:ascii="Nunito" w:hAnsi="Nunito"/>
              <w:noProof/>
              <w:kern w:val="2"/>
              <w:sz w:val="24"/>
              <w:szCs w:val="24"/>
              <w:lang w:val="en-ZA" w:eastAsia="en-ZA"/>
              <w14:ligatures w14:val="standardContextual"/>
              <w:rPrChange w:id="333" w:author="Craig Parker" w:date="2024-08-15T14:45:00Z" w16du:dateUtc="2024-08-15T12:45:00Z">
                <w:rPr>
                  <w:del w:id="334" w:author="Craig Parker" w:date="2024-08-15T18:40:00Z" w16du:dateUtc="2024-08-15T16:40:00Z"/>
                  <w:noProof/>
                  <w:kern w:val="2"/>
                  <w:sz w:val="24"/>
                  <w:szCs w:val="24"/>
                  <w:lang w:val="en-ZA" w:eastAsia="en-ZA"/>
                  <w14:ligatures w14:val="standardContextual"/>
                </w:rPr>
              </w:rPrChange>
            </w:rPr>
          </w:pPr>
          <w:del w:id="335" w:author="Craig Parker" w:date="2024-08-15T18:40:00Z" w16du:dateUtc="2024-08-15T16:40:00Z">
            <w:r w:rsidRPr="00532F25" w:rsidDel="00532F25">
              <w:rPr>
                <w:rStyle w:val="Hyperlink"/>
                <w:rFonts w:ascii="Nunito" w:hAnsi="Nunito"/>
                <w:noProof/>
                <w:lang w:val="en-ZA"/>
              </w:rPr>
              <w:delText>Variable mapping</w:delText>
            </w:r>
            <w:r w:rsidRPr="00A91EE1" w:rsidDel="00532F25">
              <w:rPr>
                <w:rFonts w:ascii="Nunito" w:hAnsi="Nunito"/>
                <w:noProof/>
                <w:webHidden/>
                <w:rPrChange w:id="336" w:author="Craig Parker" w:date="2024-08-15T14:45:00Z" w16du:dateUtc="2024-08-15T12:45:00Z">
                  <w:rPr>
                    <w:noProof/>
                    <w:webHidden/>
                  </w:rPr>
                </w:rPrChange>
              </w:rPr>
              <w:tab/>
              <w:delText>25</w:delText>
            </w:r>
          </w:del>
        </w:p>
        <w:p w14:paraId="57A98B53" w14:textId="43D827AA" w:rsidR="00C972D5" w:rsidRPr="00A91EE1" w:rsidDel="00532F25" w:rsidRDefault="00C972D5">
          <w:pPr>
            <w:pStyle w:val="TOC3"/>
            <w:tabs>
              <w:tab w:val="right" w:leader="dot" w:pos="9350"/>
            </w:tabs>
            <w:rPr>
              <w:del w:id="337" w:author="Craig Parker" w:date="2024-08-15T18:40:00Z" w16du:dateUtc="2024-08-15T16:40:00Z"/>
              <w:rFonts w:ascii="Nunito" w:hAnsi="Nunito"/>
              <w:noProof/>
              <w:kern w:val="2"/>
              <w:sz w:val="24"/>
              <w:szCs w:val="24"/>
              <w:lang w:val="en-ZA" w:eastAsia="en-ZA"/>
              <w14:ligatures w14:val="standardContextual"/>
              <w:rPrChange w:id="338" w:author="Craig Parker" w:date="2024-08-15T14:45:00Z" w16du:dateUtc="2024-08-15T12:45:00Z">
                <w:rPr>
                  <w:del w:id="339" w:author="Craig Parker" w:date="2024-08-15T18:40:00Z" w16du:dateUtc="2024-08-15T16:40:00Z"/>
                  <w:noProof/>
                  <w:kern w:val="2"/>
                  <w:sz w:val="24"/>
                  <w:szCs w:val="24"/>
                  <w:lang w:val="en-ZA" w:eastAsia="en-ZA"/>
                  <w14:ligatures w14:val="standardContextual"/>
                </w:rPr>
              </w:rPrChange>
            </w:rPr>
          </w:pPr>
          <w:del w:id="340" w:author="Craig Parker" w:date="2024-08-15T18:40:00Z" w16du:dateUtc="2024-08-15T16:40:00Z">
            <w:r w:rsidRPr="00532F25" w:rsidDel="00532F25">
              <w:rPr>
                <w:rStyle w:val="Hyperlink"/>
                <w:rFonts w:ascii="Nunito" w:hAnsi="Nunito"/>
                <w:noProof/>
                <w:lang w:val="en-ZA"/>
              </w:rPr>
              <w:delText>Mapping validation</w:delText>
            </w:r>
            <w:r w:rsidRPr="00A91EE1" w:rsidDel="00532F25">
              <w:rPr>
                <w:rFonts w:ascii="Nunito" w:hAnsi="Nunito"/>
                <w:noProof/>
                <w:webHidden/>
                <w:rPrChange w:id="341" w:author="Craig Parker" w:date="2024-08-15T14:45:00Z" w16du:dateUtc="2024-08-15T12:45:00Z">
                  <w:rPr>
                    <w:noProof/>
                    <w:webHidden/>
                  </w:rPr>
                </w:rPrChange>
              </w:rPr>
              <w:tab/>
              <w:delText>25</w:delText>
            </w:r>
          </w:del>
        </w:p>
        <w:p w14:paraId="1E52D19C" w14:textId="7E99B012" w:rsidR="00C972D5" w:rsidRPr="00A91EE1" w:rsidDel="00532F25" w:rsidRDefault="00C972D5">
          <w:pPr>
            <w:pStyle w:val="TOC3"/>
            <w:tabs>
              <w:tab w:val="right" w:leader="dot" w:pos="9350"/>
            </w:tabs>
            <w:rPr>
              <w:del w:id="342" w:author="Craig Parker" w:date="2024-08-15T18:40:00Z" w16du:dateUtc="2024-08-15T16:40:00Z"/>
              <w:rFonts w:ascii="Nunito" w:hAnsi="Nunito"/>
              <w:noProof/>
              <w:kern w:val="2"/>
              <w:sz w:val="24"/>
              <w:szCs w:val="24"/>
              <w:lang w:val="en-ZA" w:eastAsia="en-ZA"/>
              <w14:ligatures w14:val="standardContextual"/>
              <w:rPrChange w:id="343" w:author="Craig Parker" w:date="2024-08-15T14:45:00Z" w16du:dateUtc="2024-08-15T12:45:00Z">
                <w:rPr>
                  <w:del w:id="344" w:author="Craig Parker" w:date="2024-08-15T18:40:00Z" w16du:dateUtc="2024-08-15T16:40:00Z"/>
                  <w:noProof/>
                  <w:kern w:val="2"/>
                  <w:sz w:val="24"/>
                  <w:szCs w:val="24"/>
                  <w:lang w:val="en-ZA" w:eastAsia="en-ZA"/>
                  <w14:ligatures w14:val="standardContextual"/>
                </w:rPr>
              </w:rPrChange>
            </w:rPr>
          </w:pPr>
          <w:del w:id="345" w:author="Craig Parker" w:date="2024-08-15T18:40:00Z" w16du:dateUtc="2024-08-15T16:40:00Z">
            <w:r w:rsidRPr="00532F25" w:rsidDel="00532F25">
              <w:rPr>
                <w:rStyle w:val="Hyperlink"/>
                <w:rFonts w:ascii="Nunito" w:hAnsi="Nunito"/>
                <w:noProof/>
                <w:lang w:val="en-ZA"/>
              </w:rPr>
              <w:delText>Database population</w:delText>
            </w:r>
            <w:r w:rsidRPr="00A91EE1" w:rsidDel="00532F25">
              <w:rPr>
                <w:rFonts w:ascii="Nunito" w:hAnsi="Nunito"/>
                <w:noProof/>
                <w:webHidden/>
                <w:rPrChange w:id="346" w:author="Craig Parker" w:date="2024-08-15T14:45:00Z" w16du:dateUtc="2024-08-15T12:45:00Z">
                  <w:rPr>
                    <w:noProof/>
                    <w:webHidden/>
                  </w:rPr>
                </w:rPrChange>
              </w:rPr>
              <w:tab/>
              <w:delText>26</w:delText>
            </w:r>
          </w:del>
        </w:p>
        <w:p w14:paraId="6A401B12" w14:textId="0E58BFC7" w:rsidR="00C972D5" w:rsidRPr="00A91EE1" w:rsidDel="00532F25" w:rsidRDefault="00C972D5">
          <w:pPr>
            <w:pStyle w:val="TOC3"/>
            <w:tabs>
              <w:tab w:val="right" w:leader="dot" w:pos="9350"/>
            </w:tabs>
            <w:rPr>
              <w:del w:id="347" w:author="Craig Parker" w:date="2024-08-15T18:40:00Z" w16du:dateUtc="2024-08-15T16:40:00Z"/>
              <w:rFonts w:ascii="Nunito" w:hAnsi="Nunito"/>
              <w:noProof/>
              <w:kern w:val="2"/>
              <w:sz w:val="24"/>
              <w:szCs w:val="24"/>
              <w:lang w:val="en-ZA" w:eastAsia="en-ZA"/>
              <w14:ligatures w14:val="standardContextual"/>
              <w:rPrChange w:id="348" w:author="Craig Parker" w:date="2024-08-15T14:45:00Z" w16du:dateUtc="2024-08-15T12:45:00Z">
                <w:rPr>
                  <w:del w:id="349" w:author="Craig Parker" w:date="2024-08-15T18:40:00Z" w16du:dateUtc="2024-08-15T16:40:00Z"/>
                  <w:noProof/>
                  <w:kern w:val="2"/>
                  <w:sz w:val="24"/>
                  <w:szCs w:val="24"/>
                  <w:lang w:val="en-ZA" w:eastAsia="en-ZA"/>
                  <w14:ligatures w14:val="standardContextual"/>
                </w:rPr>
              </w:rPrChange>
            </w:rPr>
          </w:pPr>
          <w:del w:id="350" w:author="Craig Parker" w:date="2024-08-15T18:40:00Z" w16du:dateUtc="2024-08-15T16:40:00Z">
            <w:r w:rsidRPr="00532F25" w:rsidDel="00532F25">
              <w:rPr>
                <w:rStyle w:val="Hyperlink"/>
                <w:rFonts w:ascii="Nunito" w:hAnsi="Nunito"/>
                <w:noProof/>
                <w:lang w:val="en-ZA"/>
              </w:rPr>
              <w:delText>Final data cleaning and analysis dataset creation</w:delText>
            </w:r>
            <w:r w:rsidRPr="00A91EE1" w:rsidDel="00532F25">
              <w:rPr>
                <w:rFonts w:ascii="Nunito" w:hAnsi="Nunito"/>
                <w:noProof/>
                <w:webHidden/>
                <w:rPrChange w:id="351" w:author="Craig Parker" w:date="2024-08-15T14:45:00Z" w16du:dateUtc="2024-08-15T12:45:00Z">
                  <w:rPr>
                    <w:noProof/>
                    <w:webHidden/>
                  </w:rPr>
                </w:rPrChange>
              </w:rPr>
              <w:tab/>
              <w:delText>26</w:delText>
            </w:r>
          </w:del>
        </w:p>
        <w:p w14:paraId="385B73BB" w14:textId="4DF5DFC1" w:rsidR="00C972D5" w:rsidRPr="00A91EE1" w:rsidDel="00532F25" w:rsidRDefault="00C972D5">
          <w:pPr>
            <w:pStyle w:val="TOC1"/>
            <w:tabs>
              <w:tab w:val="left" w:pos="440"/>
              <w:tab w:val="right" w:leader="dot" w:pos="9350"/>
            </w:tabs>
            <w:rPr>
              <w:del w:id="352" w:author="Craig Parker" w:date="2024-08-15T18:40:00Z" w16du:dateUtc="2024-08-15T16:40:00Z"/>
              <w:rFonts w:ascii="Nunito" w:hAnsi="Nunito"/>
              <w:noProof/>
              <w:kern w:val="2"/>
              <w:sz w:val="24"/>
              <w:szCs w:val="24"/>
              <w:lang w:val="en-ZA" w:eastAsia="en-ZA"/>
              <w14:ligatures w14:val="standardContextual"/>
              <w:rPrChange w:id="353" w:author="Craig Parker" w:date="2024-08-15T14:45:00Z" w16du:dateUtc="2024-08-15T12:45:00Z">
                <w:rPr>
                  <w:del w:id="354" w:author="Craig Parker" w:date="2024-08-15T18:40:00Z" w16du:dateUtc="2024-08-15T16:40:00Z"/>
                  <w:noProof/>
                  <w:kern w:val="2"/>
                  <w:sz w:val="24"/>
                  <w:szCs w:val="24"/>
                  <w:lang w:val="en-ZA" w:eastAsia="en-ZA"/>
                  <w14:ligatures w14:val="standardContextual"/>
                </w:rPr>
              </w:rPrChange>
            </w:rPr>
          </w:pPr>
          <w:del w:id="355" w:author="Craig Parker" w:date="2024-08-15T18:40:00Z" w16du:dateUtc="2024-08-15T16:40:00Z">
            <w:r w:rsidRPr="00532F25" w:rsidDel="00532F25">
              <w:rPr>
                <w:rStyle w:val="Hyperlink"/>
                <w:rFonts w:ascii="Nunito" w:hAnsi="Nunito"/>
                <w:noProof/>
              </w:rPr>
              <w:delText>4.</w:delText>
            </w:r>
            <w:r w:rsidRPr="00A91EE1" w:rsidDel="00532F25">
              <w:rPr>
                <w:rFonts w:ascii="Nunito" w:hAnsi="Nunito"/>
                <w:noProof/>
                <w:kern w:val="2"/>
                <w:sz w:val="24"/>
                <w:szCs w:val="24"/>
                <w:lang w:val="en-ZA" w:eastAsia="en-ZA"/>
                <w14:ligatures w14:val="standardContextual"/>
                <w:rPrChange w:id="356" w:author="Craig Parker" w:date="2024-08-15T14:45:00Z" w16du:dateUtc="2024-08-15T12:45:00Z">
                  <w:rPr>
                    <w:noProof/>
                    <w:kern w:val="2"/>
                    <w:sz w:val="24"/>
                    <w:szCs w:val="24"/>
                    <w:lang w:val="en-ZA" w:eastAsia="en-ZA"/>
                    <w14:ligatures w14:val="standardContextual"/>
                  </w:rPr>
                </w:rPrChange>
              </w:rPr>
              <w:tab/>
            </w:r>
            <w:r w:rsidRPr="00532F25" w:rsidDel="00532F25">
              <w:rPr>
                <w:rStyle w:val="Hyperlink"/>
                <w:rFonts w:ascii="Nunito" w:hAnsi="Nunito"/>
                <w:noProof/>
              </w:rPr>
              <w:delText>Integration and analysis interfaces</w:delText>
            </w:r>
            <w:r w:rsidRPr="00A91EE1" w:rsidDel="00532F25">
              <w:rPr>
                <w:rFonts w:ascii="Nunito" w:hAnsi="Nunito"/>
                <w:noProof/>
                <w:webHidden/>
                <w:rPrChange w:id="357" w:author="Craig Parker" w:date="2024-08-15T14:45:00Z" w16du:dateUtc="2024-08-15T12:45:00Z">
                  <w:rPr>
                    <w:noProof/>
                    <w:webHidden/>
                  </w:rPr>
                </w:rPrChange>
              </w:rPr>
              <w:tab/>
              <w:delText>27</w:delText>
            </w:r>
          </w:del>
        </w:p>
        <w:p w14:paraId="27739FE2" w14:textId="2ABCA7F1" w:rsidR="00C972D5" w:rsidRPr="00A91EE1" w:rsidDel="00532F25" w:rsidRDefault="00C972D5">
          <w:pPr>
            <w:pStyle w:val="TOC3"/>
            <w:tabs>
              <w:tab w:val="right" w:leader="dot" w:pos="9350"/>
            </w:tabs>
            <w:rPr>
              <w:del w:id="358" w:author="Craig Parker" w:date="2024-08-15T18:40:00Z" w16du:dateUtc="2024-08-15T16:40:00Z"/>
              <w:rFonts w:ascii="Nunito" w:hAnsi="Nunito"/>
              <w:noProof/>
              <w:kern w:val="2"/>
              <w:sz w:val="24"/>
              <w:szCs w:val="24"/>
              <w:lang w:val="en-ZA" w:eastAsia="en-ZA"/>
              <w14:ligatures w14:val="standardContextual"/>
              <w:rPrChange w:id="359" w:author="Craig Parker" w:date="2024-08-15T14:45:00Z" w16du:dateUtc="2024-08-15T12:45:00Z">
                <w:rPr>
                  <w:del w:id="360" w:author="Craig Parker" w:date="2024-08-15T18:40:00Z" w16du:dateUtc="2024-08-15T16:40:00Z"/>
                  <w:noProof/>
                  <w:kern w:val="2"/>
                  <w:sz w:val="24"/>
                  <w:szCs w:val="24"/>
                  <w:lang w:val="en-ZA" w:eastAsia="en-ZA"/>
                  <w14:ligatures w14:val="standardContextual"/>
                </w:rPr>
              </w:rPrChange>
            </w:rPr>
          </w:pPr>
          <w:del w:id="361" w:author="Craig Parker" w:date="2024-08-15T18:40:00Z" w16du:dateUtc="2024-08-15T16:40:00Z">
            <w:r w:rsidRPr="00532F25" w:rsidDel="00532F25">
              <w:rPr>
                <w:rStyle w:val="Hyperlink"/>
                <w:rFonts w:ascii="Nunito" w:hAnsi="Nunito"/>
                <w:noProof/>
                <w:lang w:val="en-ZA"/>
              </w:rPr>
              <w:delText>Data indexing</w:delText>
            </w:r>
            <w:r w:rsidRPr="00A91EE1" w:rsidDel="00532F25">
              <w:rPr>
                <w:rFonts w:ascii="Nunito" w:hAnsi="Nunito"/>
                <w:noProof/>
                <w:webHidden/>
                <w:rPrChange w:id="362" w:author="Craig Parker" w:date="2024-08-15T14:45:00Z" w16du:dateUtc="2024-08-15T12:45:00Z">
                  <w:rPr>
                    <w:noProof/>
                    <w:webHidden/>
                  </w:rPr>
                </w:rPrChange>
              </w:rPr>
              <w:tab/>
              <w:delText>27</w:delText>
            </w:r>
          </w:del>
        </w:p>
        <w:p w14:paraId="19C95781" w14:textId="2F72178A" w:rsidR="00C972D5" w:rsidRPr="00A91EE1" w:rsidDel="00532F25" w:rsidRDefault="00C972D5">
          <w:pPr>
            <w:pStyle w:val="TOC3"/>
            <w:tabs>
              <w:tab w:val="right" w:leader="dot" w:pos="9350"/>
            </w:tabs>
            <w:rPr>
              <w:del w:id="363" w:author="Craig Parker" w:date="2024-08-15T18:40:00Z" w16du:dateUtc="2024-08-15T16:40:00Z"/>
              <w:rFonts w:ascii="Nunito" w:hAnsi="Nunito"/>
              <w:noProof/>
              <w:kern w:val="2"/>
              <w:sz w:val="24"/>
              <w:szCs w:val="24"/>
              <w:lang w:val="en-ZA" w:eastAsia="en-ZA"/>
              <w14:ligatures w14:val="standardContextual"/>
              <w:rPrChange w:id="364" w:author="Craig Parker" w:date="2024-08-15T14:45:00Z" w16du:dateUtc="2024-08-15T12:45:00Z">
                <w:rPr>
                  <w:del w:id="365" w:author="Craig Parker" w:date="2024-08-15T18:40:00Z" w16du:dateUtc="2024-08-15T16:40:00Z"/>
                  <w:noProof/>
                  <w:kern w:val="2"/>
                  <w:sz w:val="24"/>
                  <w:szCs w:val="24"/>
                  <w:lang w:val="en-ZA" w:eastAsia="en-ZA"/>
                  <w14:ligatures w14:val="standardContextual"/>
                </w:rPr>
              </w:rPrChange>
            </w:rPr>
          </w:pPr>
          <w:del w:id="366" w:author="Craig Parker" w:date="2024-08-15T18:40:00Z" w16du:dateUtc="2024-08-15T16:40:00Z">
            <w:r w:rsidRPr="00532F25" w:rsidDel="00532F25">
              <w:rPr>
                <w:rStyle w:val="Hyperlink"/>
                <w:rFonts w:ascii="Nunito" w:hAnsi="Nunito"/>
                <w:noProof/>
              </w:rPr>
              <w:delText>Data analysis platforms</w:delText>
            </w:r>
            <w:r w:rsidRPr="00A91EE1" w:rsidDel="00532F25">
              <w:rPr>
                <w:rFonts w:ascii="Nunito" w:hAnsi="Nunito"/>
                <w:noProof/>
                <w:webHidden/>
                <w:rPrChange w:id="367" w:author="Craig Parker" w:date="2024-08-15T14:45:00Z" w16du:dateUtc="2024-08-15T12:45:00Z">
                  <w:rPr>
                    <w:noProof/>
                    <w:webHidden/>
                  </w:rPr>
                </w:rPrChange>
              </w:rPr>
              <w:tab/>
              <w:delText>27</w:delText>
            </w:r>
          </w:del>
        </w:p>
        <w:p w14:paraId="5C2E9E64" w14:textId="0099540D" w:rsidR="00C972D5" w:rsidRPr="00A91EE1" w:rsidDel="00532F25" w:rsidRDefault="00C972D5">
          <w:pPr>
            <w:pStyle w:val="TOC3"/>
            <w:tabs>
              <w:tab w:val="right" w:leader="dot" w:pos="9350"/>
            </w:tabs>
            <w:rPr>
              <w:del w:id="368" w:author="Craig Parker" w:date="2024-08-15T18:40:00Z" w16du:dateUtc="2024-08-15T16:40:00Z"/>
              <w:rFonts w:ascii="Nunito" w:hAnsi="Nunito"/>
              <w:noProof/>
              <w:kern w:val="2"/>
              <w:sz w:val="24"/>
              <w:szCs w:val="24"/>
              <w:lang w:val="en-ZA" w:eastAsia="en-ZA"/>
              <w14:ligatures w14:val="standardContextual"/>
              <w:rPrChange w:id="369" w:author="Craig Parker" w:date="2024-08-15T14:45:00Z" w16du:dateUtc="2024-08-15T12:45:00Z">
                <w:rPr>
                  <w:del w:id="370" w:author="Craig Parker" w:date="2024-08-15T18:40:00Z" w16du:dateUtc="2024-08-15T16:40:00Z"/>
                  <w:noProof/>
                  <w:kern w:val="2"/>
                  <w:sz w:val="24"/>
                  <w:szCs w:val="24"/>
                  <w:lang w:val="en-ZA" w:eastAsia="en-ZA"/>
                  <w14:ligatures w14:val="standardContextual"/>
                </w:rPr>
              </w:rPrChange>
            </w:rPr>
          </w:pPr>
          <w:del w:id="371" w:author="Craig Parker" w:date="2024-08-15T18:40:00Z" w16du:dateUtc="2024-08-15T16:40:00Z">
            <w:r w:rsidRPr="00532F25" w:rsidDel="00532F25">
              <w:rPr>
                <w:rStyle w:val="Hyperlink"/>
                <w:rFonts w:ascii="Nunito" w:hAnsi="Nunito"/>
                <w:noProof/>
              </w:rPr>
              <w:delText>Jupyter hub</w:delText>
            </w:r>
            <w:r w:rsidRPr="00A91EE1" w:rsidDel="00532F25">
              <w:rPr>
                <w:rFonts w:ascii="Nunito" w:hAnsi="Nunito"/>
                <w:noProof/>
                <w:webHidden/>
                <w:rPrChange w:id="372" w:author="Craig Parker" w:date="2024-08-15T14:45:00Z" w16du:dateUtc="2024-08-15T12:45:00Z">
                  <w:rPr>
                    <w:noProof/>
                    <w:webHidden/>
                  </w:rPr>
                </w:rPrChange>
              </w:rPr>
              <w:tab/>
              <w:delText>28</w:delText>
            </w:r>
          </w:del>
        </w:p>
        <w:p w14:paraId="037F5AD1" w14:textId="51038B0C" w:rsidR="00C972D5" w:rsidRPr="00A91EE1" w:rsidDel="00532F25" w:rsidRDefault="00C972D5">
          <w:pPr>
            <w:pStyle w:val="TOC3"/>
            <w:tabs>
              <w:tab w:val="right" w:leader="dot" w:pos="9350"/>
            </w:tabs>
            <w:rPr>
              <w:del w:id="373" w:author="Craig Parker" w:date="2024-08-15T18:40:00Z" w16du:dateUtc="2024-08-15T16:40:00Z"/>
              <w:rFonts w:ascii="Nunito" w:hAnsi="Nunito"/>
              <w:noProof/>
              <w:kern w:val="2"/>
              <w:sz w:val="24"/>
              <w:szCs w:val="24"/>
              <w:lang w:val="en-ZA" w:eastAsia="en-ZA"/>
              <w14:ligatures w14:val="standardContextual"/>
              <w:rPrChange w:id="374" w:author="Craig Parker" w:date="2024-08-15T14:45:00Z" w16du:dateUtc="2024-08-15T12:45:00Z">
                <w:rPr>
                  <w:del w:id="375" w:author="Craig Parker" w:date="2024-08-15T18:40:00Z" w16du:dateUtc="2024-08-15T16:40:00Z"/>
                  <w:noProof/>
                  <w:kern w:val="2"/>
                  <w:sz w:val="24"/>
                  <w:szCs w:val="24"/>
                  <w:lang w:val="en-ZA" w:eastAsia="en-ZA"/>
                  <w14:ligatures w14:val="standardContextual"/>
                </w:rPr>
              </w:rPrChange>
            </w:rPr>
          </w:pPr>
          <w:del w:id="376" w:author="Craig Parker" w:date="2024-08-15T18:40:00Z" w16du:dateUtc="2024-08-15T16:40:00Z">
            <w:r w:rsidRPr="00532F25" w:rsidDel="00532F25">
              <w:rPr>
                <w:rStyle w:val="Hyperlink"/>
                <w:rFonts w:ascii="Nunito" w:hAnsi="Nunito"/>
                <w:noProof/>
                <w:lang w:val="en-ZA"/>
              </w:rPr>
              <w:delText>IBM data analysis platforms</w:delText>
            </w:r>
            <w:r w:rsidRPr="00A91EE1" w:rsidDel="00532F25">
              <w:rPr>
                <w:rFonts w:ascii="Nunito" w:hAnsi="Nunito"/>
                <w:noProof/>
                <w:webHidden/>
                <w:rPrChange w:id="377" w:author="Craig Parker" w:date="2024-08-15T14:45:00Z" w16du:dateUtc="2024-08-15T12:45:00Z">
                  <w:rPr>
                    <w:noProof/>
                    <w:webHidden/>
                  </w:rPr>
                </w:rPrChange>
              </w:rPr>
              <w:tab/>
              <w:delText>28</w:delText>
            </w:r>
          </w:del>
        </w:p>
        <w:p w14:paraId="47CBBA66" w14:textId="7494288F" w:rsidR="00C972D5" w:rsidRPr="00A91EE1" w:rsidDel="00532F25" w:rsidRDefault="00C972D5">
          <w:pPr>
            <w:pStyle w:val="TOC3"/>
            <w:tabs>
              <w:tab w:val="right" w:leader="dot" w:pos="9350"/>
            </w:tabs>
            <w:rPr>
              <w:del w:id="378" w:author="Craig Parker" w:date="2024-08-15T18:40:00Z" w16du:dateUtc="2024-08-15T16:40:00Z"/>
              <w:rFonts w:ascii="Nunito" w:hAnsi="Nunito"/>
              <w:noProof/>
              <w:kern w:val="2"/>
              <w:sz w:val="24"/>
              <w:szCs w:val="24"/>
              <w:lang w:val="en-ZA" w:eastAsia="en-ZA"/>
              <w14:ligatures w14:val="standardContextual"/>
              <w:rPrChange w:id="379" w:author="Craig Parker" w:date="2024-08-15T14:45:00Z" w16du:dateUtc="2024-08-15T12:45:00Z">
                <w:rPr>
                  <w:del w:id="380" w:author="Craig Parker" w:date="2024-08-15T18:40:00Z" w16du:dateUtc="2024-08-15T16:40:00Z"/>
                  <w:noProof/>
                  <w:kern w:val="2"/>
                  <w:sz w:val="24"/>
                  <w:szCs w:val="24"/>
                  <w:lang w:val="en-ZA" w:eastAsia="en-ZA"/>
                  <w14:ligatures w14:val="standardContextual"/>
                </w:rPr>
              </w:rPrChange>
            </w:rPr>
          </w:pPr>
          <w:del w:id="381" w:author="Craig Parker" w:date="2024-08-15T18:40:00Z" w16du:dateUtc="2024-08-15T16:40:00Z">
            <w:r w:rsidRPr="00532F25" w:rsidDel="00532F25">
              <w:rPr>
                <w:rStyle w:val="Hyperlink"/>
                <w:rFonts w:ascii="Nunito" w:hAnsi="Nunito"/>
                <w:noProof/>
                <w:lang w:val="en-ZA"/>
              </w:rPr>
              <w:delText>Integration approaches</w:delText>
            </w:r>
            <w:r w:rsidRPr="00A91EE1" w:rsidDel="00532F25">
              <w:rPr>
                <w:rFonts w:ascii="Nunito" w:hAnsi="Nunito"/>
                <w:noProof/>
                <w:webHidden/>
                <w:rPrChange w:id="382" w:author="Craig Parker" w:date="2024-08-15T14:45:00Z" w16du:dateUtc="2024-08-15T12:45:00Z">
                  <w:rPr>
                    <w:noProof/>
                    <w:webHidden/>
                  </w:rPr>
                </w:rPrChange>
              </w:rPr>
              <w:tab/>
              <w:delText>29</w:delText>
            </w:r>
          </w:del>
        </w:p>
        <w:p w14:paraId="6DBAB6EA" w14:textId="48D8F68C" w:rsidR="00C972D5" w:rsidRPr="00A91EE1" w:rsidDel="00532F25" w:rsidRDefault="00C972D5">
          <w:pPr>
            <w:pStyle w:val="TOC1"/>
            <w:tabs>
              <w:tab w:val="left" w:pos="440"/>
              <w:tab w:val="right" w:leader="dot" w:pos="9350"/>
            </w:tabs>
            <w:rPr>
              <w:del w:id="383" w:author="Craig Parker" w:date="2024-08-15T18:40:00Z" w16du:dateUtc="2024-08-15T16:40:00Z"/>
              <w:rFonts w:ascii="Nunito" w:hAnsi="Nunito"/>
              <w:noProof/>
              <w:kern w:val="2"/>
              <w:sz w:val="24"/>
              <w:szCs w:val="24"/>
              <w:lang w:val="en-ZA" w:eastAsia="en-ZA"/>
              <w14:ligatures w14:val="standardContextual"/>
              <w:rPrChange w:id="384" w:author="Craig Parker" w:date="2024-08-15T14:45:00Z" w16du:dateUtc="2024-08-15T12:45:00Z">
                <w:rPr>
                  <w:del w:id="385" w:author="Craig Parker" w:date="2024-08-15T18:40:00Z" w16du:dateUtc="2024-08-15T16:40:00Z"/>
                  <w:noProof/>
                  <w:kern w:val="2"/>
                  <w:sz w:val="24"/>
                  <w:szCs w:val="24"/>
                  <w:lang w:val="en-ZA" w:eastAsia="en-ZA"/>
                  <w14:ligatures w14:val="standardContextual"/>
                </w:rPr>
              </w:rPrChange>
            </w:rPr>
          </w:pPr>
          <w:del w:id="386" w:author="Craig Parker" w:date="2024-08-15T18:40:00Z" w16du:dateUtc="2024-08-15T16:40:00Z">
            <w:r w:rsidRPr="00532F25" w:rsidDel="00532F25">
              <w:rPr>
                <w:rStyle w:val="Hyperlink"/>
                <w:rFonts w:ascii="Nunito" w:eastAsia="Times New Roman" w:hAnsi="Nunito" w:cs="Times New Roman"/>
                <w:noProof/>
              </w:rPr>
              <w:delText>5.</w:delText>
            </w:r>
            <w:r w:rsidRPr="00A91EE1" w:rsidDel="00532F25">
              <w:rPr>
                <w:rFonts w:ascii="Nunito" w:hAnsi="Nunito"/>
                <w:noProof/>
                <w:kern w:val="2"/>
                <w:sz w:val="24"/>
                <w:szCs w:val="24"/>
                <w:lang w:val="en-ZA" w:eastAsia="en-ZA"/>
                <w14:ligatures w14:val="standardContextual"/>
                <w:rPrChange w:id="387" w:author="Craig Parker" w:date="2024-08-15T14:45:00Z" w16du:dateUtc="2024-08-15T12:45:00Z">
                  <w:rPr>
                    <w:noProof/>
                    <w:kern w:val="2"/>
                    <w:sz w:val="24"/>
                    <w:szCs w:val="24"/>
                    <w:lang w:val="en-ZA" w:eastAsia="en-ZA"/>
                    <w14:ligatures w14:val="standardContextual"/>
                  </w:rPr>
                </w:rPrChange>
              </w:rPr>
              <w:tab/>
            </w:r>
            <w:r w:rsidRPr="00532F25" w:rsidDel="00532F25">
              <w:rPr>
                <w:rStyle w:val="Hyperlink"/>
                <w:rFonts w:ascii="Nunito" w:hAnsi="Nunito"/>
                <w:noProof/>
              </w:rPr>
              <w:delText>De-identification</w:delText>
            </w:r>
            <w:r w:rsidRPr="00A91EE1" w:rsidDel="00532F25">
              <w:rPr>
                <w:rFonts w:ascii="Nunito" w:hAnsi="Nunito"/>
                <w:noProof/>
                <w:webHidden/>
                <w:rPrChange w:id="388" w:author="Craig Parker" w:date="2024-08-15T14:45:00Z" w16du:dateUtc="2024-08-15T12:45:00Z">
                  <w:rPr>
                    <w:noProof/>
                    <w:webHidden/>
                  </w:rPr>
                </w:rPrChange>
              </w:rPr>
              <w:tab/>
              <w:delText>30</w:delText>
            </w:r>
          </w:del>
        </w:p>
        <w:p w14:paraId="2F08235F" w14:textId="766C4A48" w:rsidR="00C972D5" w:rsidRPr="00A91EE1" w:rsidDel="00532F25" w:rsidRDefault="00C972D5">
          <w:pPr>
            <w:pStyle w:val="TOC3"/>
            <w:tabs>
              <w:tab w:val="right" w:leader="dot" w:pos="9350"/>
            </w:tabs>
            <w:rPr>
              <w:del w:id="389" w:author="Craig Parker" w:date="2024-08-15T18:40:00Z" w16du:dateUtc="2024-08-15T16:40:00Z"/>
              <w:rFonts w:ascii="Nunito" w:hAnsi="Nunito"/>
              <w:noProof/>
              <w:kern w:val="2"/>
              <w:sz w:val="24"/>
              <w:szCs w:val="24"/>
              <w:lang w:val="en-ZA" w:eastAsia="en-ZA"/>
              <w14:ligatures w14:val="standardContextual"/>
              <w:rPrChange w:id="390" w:author="Craig Parker" w:date="2024-08-15T14:45:00Z" w16du:dateUtc="2024-08-15T12:45:00Z">
                <w:rPr>
                  <w:del w:id="391" w:author="Craig Parker" w:date="2024-08-15T18:40:00Z" w16du:dateUtc="2024-08-15T16:40:00Z"/>
                  <w:noProof/>
                  <w:kern w:val="2"/>
                  <w:sz w:val="24"/>
                  <w:szCs w:val="24"/>
                  <w:lang w:val="en-ZA" w:eastAsia="en-ZA"/>
                  <w14:ligatures w14:val="standardContextual"/>
                </w:rPr>
              </w:rPrChange>
            </w:rPr>
          </w:pPr>
          <w:del w:id="392" w:author="Craig Parker" w:date="2024-08-15T18:40:00Z" w16du:dateUtc="2024-08-15T16:40:00Z">
            <w:r w:rsidRPr="00532F25" w:rsidDel="00532F25">
              <w:rPr>
                <w:rStyle w:val="Hyperlink"/>
                <w:rFonts w:ascii="Nunito" w:hAnsi="Nunito"/>
                <w:noProof/>
                <w:rPrChange w:id="393" w:author="Craig Parker" w:date="2024-08-15T18:40:00Z" w16du:dateUtc="2024-08-15T16:40:00Z">
                  <w:rPr>
                    <w:rStyle w:val="Hyperlink"/>
                    <w:noProof/>
                  </w:rPr>
                </w:rPrChange>
              </w:rPr>
              <w:delText>Geographic aggregation:</w:delText>
            </w:r>
            <w:r w:rsidRPr="00A91EE1" w:rsidDel="00532F25">
              <w:rPr>
                <w:rFonts w:ascii="Nunito" w:hAnsi="Nunito"/>
                <w:noProof/>
                <w:webHidden/>
                <w:rPrChange w:id="394" w:author="Craig Parker" w:date="2024-08-15T14:45:00Z" w16du:dateUtc="2024-08-15T12:45:00Z">
                  <w:rPr>
                    <w:noProof/>
                    <w:webHidden/>
                  </w:rPr>
                </w:rPrChange>
              </w:rPr>
              <w:tab/>
              <w:delText>30</w:delText>
            </w:r>
          </w:del>
        </w:p>
        <w:p w14:paraId="6641D0CC" w14:textId="01ED4177" w:rsidR="00C972D5" w:rsidRPr="00A91EE1" w:rsidDel="00532F25" w:rsidRDefault="00C972D5">
          <w:pPr>
            <w:pStyle w:val="TOC3"/>
            <w:tabs>
              <w:tab w:val="right" w:leader="dot" w:pos="9350"/>
            </w:tabs>
            <w:rPr>
              <w:del w:id="395" w:author="Craig Parker" w:date="2024-08-15T18:40:00Z" w16du:dateUtc="2024-08-15T16:40:00Z"/>
              <w:rFonts w:ascii="Nunito" w:hAnsi="Nunito"/>
              <w:noProof/>
              <w:kern w:val="2"/>
              <w:sz w:val="24"/>
              <w:szCs w:val="24"/>
              <w:lang w:val="en-ZA" w:eastAsia="en-ZA"/>
              <w14:ligatures w14:val="standardContextual"/>
              <w:rPrChange w:id="396" w:author="Craig Parker" w:date="2024-08-15T14:45:00Z" w16du:dateUtc="2024-08-15T12:45:00Z">
                <w:rPr>
                  <w:del w:id="397" w:author="Craig Parker" w:date="2024-08-15T18:40:00Z" w16du:dateUtc="2024-08-15T16:40:00Z"/>
                  <w:noProof/>
                  <w:kern w:val="2"/>
                  <w:sz w:val="24"/>
                  <w:szCs w:val="24"/>
                  <w:lang w:val="en-ZA" w:eastAsia="en-ZA"/>
                  <w14:ligatures w14:val="standardContextual"/>
                </w:rPr>
              </w:rPrChange>
            </w:rPr>
          </w:pPr>
          <w:del w:id="398" w:author="Craig Parker" w:date="2024-08-15T18:40:00Z" w16du:dateUtc="2024-08-15T16:40:00Z">
            <w:r w:rsidRPr="00532F25" w:rsidDel="00532F25">
              <w:rPr>
                <w:rStyle w:val="Hyperlink"/>
                <w:rFonts w:ascii="Nunito" w:hAnsi="Nunito"/>
                <w:noProof/>
                <w:rPrChange w:id="399" w:author="Craig Parker" w:date="2024-08-15T18:40:00Z" w16du:dateUtc="2024-08-15T16:40:00Z">
                  <w:rPr>
                    <w:rStyle w:val="Hyperlink"/>
                    <w:noProof/>
                  </w:rPr>
                </w:rPrChange>
              </w:rPr>
              <w:delText>Location jittering:</w:delText>
            </w:r>
            <w:r w:rsidRPr="00A91EE1" w:rsidDel="00532F25">
              <w:rPr>
                <w:rFonts w:ascii="Nunito" w:hAnsi="Nunito"/>
                <w:noProof/>
                <w:webHidden/>
                <w:rPrChange w:id="400" w:author="Craig Parker" w:date="2024-08-15T14:45:00Z" w16du:dateUtc="2024-08-15T12:45:00Z">
                  <w:rPr>
                    <w:noProof/>
                    <w:webHidden/>
                  </w:rPr>
                </w:rPrChange>
              </w:rPr>
              <w:tab/>
              <w:delText>30</w:delText>
            </w:r>
          </w:del>
        </w:p>
        <w:p w14:paraId="05F4016C" w14:textId="5C1DE47E" w:rsidR="00C972D5" w:rsidRPr="00A91EE1" w:rsidDel="00532F25" w:rsidRDefault="00C972D5">
          <w:pPr>
            <w:pStyle w:val="TOC1"/>
            <w:tabs>
              <w:tab w:val="left" w:pos="440"/>
              <w:tab w:val="right" w:leader="dot" w:pos="9350"/>
            </w:tabs>
            <w:rPr>
              <w:del w:id="401" w:author="Craig Parker" w:date="2024-08-15T18:40:00Z" w16du:dateUtc="2024-08-15T16:40:00Z"/>
              <w:rFonts w:ascii="Nunito" w:hAnsi="Nunito"/>
              <w:noProof/>
              <w:kern w:val="2"/>
              <w:sz w:val="24"/>
              <w:szCs w:val="24"/>
              <w:lang w:val="en-ZA" w:eastAsia="en-ZA"/>
              <w14:ligatures w14:val="standardContextual"/>
              <w:rPrChange w:id="402" w:author="Craig Parker" w:date="2024-08-15T14:45:00Z" w16du:dateUtc="2024-08-15T12:45:00Z">
                <w:rPr>
                  <w:del w:id="403" w:author="Craig Parker" w:date="2024-08-15T18:40:00Z" w16du:dateUtc="2024-08-15T16:40:00Z"/>
                  <w:noProof/>
                  <w:kern w:val="2"/>
                  <w:sz w:val="24"/>
                  <w:szCs w:val="24"/>
                  <w:lang w:val="en-ZA" w:eastAsia="en-ZA"/>
                  <w14:ligatures w14:val="standardContextual"/>
                </w:rPr>
              </w:rPrChange>
            </w:rPr>
          </w:pPr>
          <w:del w:id="404" w:author="Craig Parker" w:date="2024-08-15T18:40:00Z" w16du:dateUtc="2024-08-15T16:40:00Z">
            <w:r w:rsidRPr="00532F25" w:rsidDel="00532F25">
              <w:rPr>
                <w:rStyle w:val="Hyperlink"/>
                <w:rFonts w:ascii="Nunito" w:eastAsia="Times New Roman" w:hAnsi="Nunito" w:cs="Times New Roman"/>
                <w:noProof/>
              </w:rPr>
              <w:delText>6.</w:delText>
            </w:r>
            <w:r w:rsidRPr="00A91EE1" w:rsidDel="00532F25">
              <w:rPr>
                <w:rFonts w:ascii="Nunito" w:hAnsi="Nunito"/>
                <w:noProof/>
                <w:kern w:val="2"/>
                <w:sz w:val="24"/>
                <w:szCs w:val="24"/>
                <w:lang w:val="en-ZA" w:eastAsia="en-ZA"/>
                <w14:ligatures w14:val="standardContextual"/>
                <w:rPrChange w:id="405" w:author="Craig Parker" w:date="2024-08-15T14:45:00Z" w16du:dateUtc="2024-08-15T12:45:00Z">
                  <w:rPr>
                    <w:noProof/>
                    <w:kern w:val="2"/>
                    <w:sz w:val="24"/>
                    <w:szCs w:val="24"/>
                    <w:lang w:val="en-ZA" w:eastAsia="en-ZA"/>
                    <w14:ligatures w14:val="standardContextual"/>
                  </w:rPr>
                </w:rPrChange>
              </w:rPr>
              <w:tab/>
            </w:r>
            <w:r w:rsidRPr="00532F25" w:rsidDel="00532F25">
              <w:rPr>
                <w:rStyle w:val="Hyperlink"/>
                <w:rFonts w:ascii="Nunito" w:hAnsi="Nunito"/>
                <w:noProof/>
              </w:rPr>
              <w:delText>Data Sharing and open access</w:delText>
            </w:r>
            <w:r w:rsidRPr="00A91EE1" w:rsidDel="00532F25">
              <w:rPr>
                <w:rFonts w:ascii="Nunito" w:hAnsi="Nunito"/>
                <w:noProof/>
                <w:webHidden/>
                <w:rPrChange w:id="406" w:author="Craig Parker" w:date="2024-08-15T14:45:00Z" w16du:dateUtc="2024-08-15T12:45:00Z">
                  <w:rPr>
                    <w:noProof/>
                    <w:webHidden/>
                  </w:rPr>
                </w:rPrChange>
              </w:rPr>
              <w:tab/>
              <w:delText>34</w:delText>
            </w:r>
          </w:del>
        </w:p>
        <w:p w14:paraId="7CE74181" w14:textId="576F6D1F" w:rsidR="00C972D5" w:rsidRPr="00A91EE1" w:rsidDel="00532F25" w:rsidRDefault="00C972D5">
          <w:pPr>
            <w:pStyle w:val="TOC2"/>
            <w:tabs>
              <w:tab w:val="right" w:leader="dot" w:pos="9350"/>
            </w:tabs>
            <w:rPr>
              <w:del w:id="407" w:author="Craig Parker" w:date="2024-08-15T18:40:00Z" w16du:dateUtc="2024-08-15T16:40:00Z"/>
              <w:rFonts w:ascii="Nunito" w:hAnsi="Nunito"/>
              <w:noProof/>
              <w:kern w:val="2"/>
              <w:sz w:val="24"/>
              <w:szCs w:val="24"/>
              <w:lang w:val="en-ZA" w:eastAsia="en-ZA"/>
              <w14:ligatures w14:val="standardContextual"/>
              <w:rPrChange w:id="408" w:author="Craig Parker" w:date="2024-08-15T14:45:00Z" w16du:dateUtc="2024-08-15T12:45:00Z">
                <w:rPr>
                  <w:del w:id="409" w:author="Craig Parker" w:date="2024-08-15T18:40:00Z" w16du:dateUtc="2024-08-15T16:40:00Z"/>
                  <w:noProof/>
                  <w:kern w:val="2"/>
                  <w:sz w:val="24"/>
                  <w:szCs w:val="24"/>
                  <w:lang w:val="en-ZA" w:eastAsia="en-ZA"/>
                  <w14:ligatures w14:val="standardContextual"/>
                </w:rPr>
              </w:rPrChange>
            </w:rPr>
          </w:pPr>
          <w:del w:id="410" w:author="Craig Parker" w:date="2024-08-15T18:40:00Z" w16du:dateUtc="2024-08-15T16:40:00Z">
            <w:r w:rsidRPr="00532F25" w:rsidDel="00532F25">
              <w:rPr>
                <w:rStyle w:val="Hyperlink"/>
                <w:rFonts w:ascii="Nunito" w:eastAsia="Nunito" w:hAnsi="Nunito" w:cs="Times New Roman"/>
                <w:noProof/>
              </w:rPr>
              <w:delText xml:space="preserve">Procedure for making data available to </w:delText>
            </w:r>
            <w:r w:rsidRPr="00532F25" w:rsidDel="00532F25">
              <w:rPr>
                <w:rStyle w:val="Hyperlink"/>
                <w:rFonts w:ascii="Nunito" w:eastAsia="Nunito" w:hAnsi="Nunito"/>
                <w:noProof/>
              </w:rPr>
              <w:delText>bona fide researchers</w:delText>
            </w:r>
            <w:r w:rsidRPr="00A91EE1" w:rsidDel="00532F25">
              <w:rPr>
                <w:rFonts w:ascii="Nunito" w:hAnsi="Nunito"/>
                <w:noProof/>
                <w:webHidden/>
                <w:rPrChange w:id="411" w:author="Craig Parker" w:date="2024-08-15T14:45:00Z" w16du:dateUtc="2024-08-15T12:45:00Z">
                  <w:rPr>
                    <w:noProof/>
                    <w:webHidden/>
                  </w:rPr>
                </w:rPrChange>
              </w:rPr>
              <w:tab/>
              <w:delText>35</w:delText>
            </w:r>
          </w:del>
        </w:p>
        <w:p w14:paraId="4EC8F7AF" w14:textId="2E4BB1CC" w:rsidR="00C972D5" w:rsidRPr="00A91EE1" w:rsidDel="00532F25" w:rsidRDefault="00C972D5">
          <w:pPr>
            <w:pStyle w:val="TOC1"/>
            <w:tabs>
              <w:tab w:val="left" w:pos="440"/>
              <w:tab w:val="right" w:leader="dot" w:pos="9350"/>
            </w:tabs>
            <w:rPr>
              <w:del w:id="412" w:author="Craig Parker" w:date="2024-08-15T18:40:00Z" w16du:dateUtc="2024-08-15T16:40:00Z"/>
              <w:rFonts w:ascii="Nunito" w:hAnsi="Nunito"/>
              <w:noProof/>
              <w:kern w:val="2"/>
              <w:sz w:val="24"/>
              <w:szCs w:val="24"/>
              <w:lang w:val="en-ZA" w:eastAsia="en-ZA"/>
              <w14:ligatures w14:val="standardContextual"/>
              <w:rPrChange w:id="413" w:author="Craig Parker" w:date="2024-08-15T14:45:00Z" w16du:dateUtc="2024-08-15T12:45:00Z">
                <w:rPr>
                  <w:del w:id="414" w:author="Craig Parker" w:date="2024-08-15T18:40:00Z" w16du:dateUtc="2024-08-15T16:40:00Z"/>
                  <w:noProof/>
                  <w:kern w:val="2"/>
                  <w:sz w:val="24"/>
                  <w:szCs w:val="24"/>
                  <w:lang w:val="en-ZA" w:eastAsia="en-ZA"/>
                  <w14:ligatures w14:val="standardContextual"/>
                </w:rPr>
              </w:rPrChange>
            </w:rPr>
          </w:pPr>
          <w:del w:id="415" w:author="Craig Parker" w:date="2024-08-15T18:40:00Z" w16du:dateUtc="2024-08-15T16:40:00Z">
            <w:r w:rsidRPr="00532F25" w:rsidDel="00532F25">
              <w:rPr>
                <w:rStyle w:val="Hyperlink"/>
                <w:rFonts w:ascii="Nunito" w:eastAsia="Times New Roman" w:hAnsi="Nunito" w:cs="Times New Roman"/>
                <w:noProof/>
              </w:rPr>
              <w:delText>7.</w:delText>
            </w:r>
            <w:r w:rsidRPr="00A91EE1" w:rsidDel="00532F25">
              <w:rPr>
                <w:rFonts w:ascii="Nunito" w:hAnsi="Nunito"/>
                <w:noProof/>
                <w:kern w:val="2"/>
                <w:sz w:val="24"/>
                <w:szCs w:val="24"/>
                <w:lang w:val="en-ZA" w:eastAsia="en-ZA"/>
                <w14:ligatures w14:val="standardContextual"/>
                <w:rPrChange w:id="416" w:author="Craig Parker" w:date="2024-08-15T14:45:00Z" w16du:dateUtc="2024-08-15T12:45:00Z">
                  <w:rPr>
                    <w:noProof/>
                    <w:kern w:val="2"/>
                    <w:sz w:val="24"/>
                    <w:szCs w:val="24"/>
                    <w:lang w:val="en-ZA" w:eastAsia="en-ZA"/>
                    <w14:ligatures w14:val="standardContextual"/>
                  </w:rPr>
                </w:rPrChange>
              </w:rPr>
              <w:tab/>
            </w:r>
            <w:r w:rsidRPr="00532F25" w:rsidDel="00532F25">
              <w:rPr>
                <w:rStyle w:val="Hyperlink"/>
                <w:rFonts w:ascii="Nunito" w:hAnsi="Nunito"/>
                <w:noProof/>
              </w:rPr>
              <w:delText>Governance and compliance</w:delText>
            </w:r>
            <w:r w:rsidRPr="00A91EE1" w:rsidDel="00532F25">
              <w:rPr>
                <w:rFonts w:ascii="Nunito" w:hAnsi="Nunito"/>
                <w:noProof/>
                <w:webHidden/>
                <w:rPrChange w:id="417" w:author="Craig Parker" w:date="2024-08-15T14:45:00Z" w16du:dateUtc="2024-08-15T12:45:00Z">
                  <w:rPr>
                    <w:noProof/>
                    <w:webHidden/>
                  </w:rPr>
                </w:rPrChange>
              </w:rPr>
              <w:tab/>
              <w:delText>37</w:delText>
            </w:r>
          </w:del>
        </w:p>
        <w:p w14:paraId="0ED2DE4D" w14:textId="22C8404E" w:rsidR="00C972D5" w:rsidRPr="00A91EE1" w:rsidDel="00532F25" w:rsidRDefault="00C972D5">
          <w:pPr>
            <w:pStyle w:val="TOC3"/>
            <w:tabs>
              <w:tab w:val="right" w:leader="dot" w:pos="9350"/>
            </w:tabs>
            <w:rPr>
              <w:del w:id="418" w:author="Craig Parker" w:date="2024-08-15T18:40:00Z" w16du:dateUtc="2024-08-15T16:40:00Z"/>
              <w:rFonts w:ascii="Nunito" w:hAnsi="Nunito"/>
              <w:noProof/>
              <w:kern w:val="2"/>
              <w:sz w:val="24"/>
              <w:szCs w:val="24"/>
              <w:lang w:val="en-ZA" w:eastAsia="en-ZA"/>
              <w14:ligatures w14:val="standardContextual"/>
              <w:rPrChange w:id="419" w:author="Craig Parker" w:date="2024-08-15T14:45:00Z" w16du:dateUtc="2024-08-15T12:45:00Z">
                <w:rPr>
                  <w:del w:id="420" w:author="Craig Parker" w:date="2024-08-15T18:40:00Z" w16du:dateUtc="2024-08-15T16:40:00Z"/>
                  <w:noProof/>
                  <w:kern w:val="2"/>
                  <w:sz w:val="24"/>
                  <w:szCs w:val="24"/>
                  <w:lang w:val="en-ZA" w:eastAsia="en-ZA"/>
                  <w14:ligatures w14:val="standardContextual"/>
                </w:rPr>
              </w:rPrChange>
            </w:rPr>
          </w:pPr>
          <w:del w:id="421" w:author="Craig Parker" w:date="2024-08-15T18:40:00Z" w16du:dateUtc="2024-08-15T16:40:00Z">
            <w:r w:rsidRPr="00532F25" w:rsidDel="00532F25">
              <w:rPr>
                <w:rStyle w:val="Hyperlink"/>
                <w:rFonts w:ascii="Nunito" w:hAnsi="Nunito"/>
                <w:noProof/>
              </w:rPr>
              <w:delText>POPIA compliance and protection of personal information</w:delText>
            </w:r>
            <w:r w:rsidRPr="00A91EE1" w:rsidDel="00532F25">
              <w:rPr>
                <w:rFonts w:ascii="Nunito" w:hAnsi="Nunito"/>
                <w:noProof/>
                <w:webHidden/>
                <w:rPrChange w:id="422" w:author="Craig Parker" w:date="2024-08-15T14:45:00Z" w16du:dateUtc="2024-08-15T12:45:00Z">
                  <w:rPr>
                    <w:noProof/>
                    <w:webHidden/>
                  </w:rPr>
                </w:rPrChange>
              </w:rPr>
              <w:tab/>
              <w:delText>37</w:delText>
            </w:r>
          </w:del>
        </w:p>
        <w:p w14:paraId="4AA6EEC3" w14:textId="4976504D" w:rsidR="00C972D5" w:rsidRPr="00A91EE1" w:rsidDel="00532F25" w:rsidRDefault="00C972D5">
          <w:pPr>
            <w:pStyle w:val="TOC3"/>
            <w:tabs>
              <w:tab w:val="right" w:leader="dot" w:pos="9350"/>
            </w:tabs>
            <w:rPr>
              <w:del w:id="423" w:author="Craig Parker" w:date="2024-08-15T18:40:00Z" w16du:dateUtc="2024-08-15T16:40:00Z"/>
              <w:rFonts w:ascii="Nunito" w:hAnsi="Nunito"/>
              <w:noProof/>
              <w:kern w:val="2"/>
              <w:sz w:val="24"/>
              <w:szCs w:val="24"/>
              <w:lang w:val="en-ZA" w:eastAsia="en-ZA"/>
              <w14:ligatures w14:val="standardContextual"/>
              <w:rPrChange w:id="424" w:author="Craig Parker" w:date="2024-08-15T14:45:00Z" w16du:dateUtc="2024-08-15T12:45:00Z">
                <w:rPr>
                  <w:del w:id="425" w:author="Craig Parker" w:date="2024-08-15T18:40:00Z" w16du:dateUtc="2024-08-15T16:40:00Z"/>
                  <w:noProof/>
                  <w:kern w:val="2"/>
                  <w:sz w:val="24"/>
                  <w:szCs w:val="24"/>
                  <w:lang w:val="en-ZA" w:eastAsia="en-ZA"/>
                  <w14:ligatures w14:val="standardContextual"/>
                </w:rPr>
              </w:rPrChange>
            </w:rPr>
          </w:pPr>
          <w:del w:id="426" w:author="Craig Parker" w:date="2024-08-15T18:40:00Z" w16du:dateUtc="2024-08-15T16:40:00Z">
            <w:r w:rsidRPr="00532F25" w:rsidDel="00532F25">
              <w:rPr>
                <w:rStyle w:val="Hyperlink"/>
                <w:rFonts w:ascii="Nunito" w:hAnsi="Nunito"/>
                <w:noProof/>
              </w:rPr>
              <w:delText>Governance of data sharing</w:delText>
            </w:r>
            <w:r w:rsidRPr="00A91EE1" w:rsidDel="00532F25">
              <w:rPr>
                <w:rFonts w:ascii="Nunito" w:hAnsi="Nunito"/>
                <w:noProof/>
                <w:webHidden/>
                <w:rPrChange w:id="427" w:author="Craig Parker" w:date="2024-08-15T14:45:00Z" w16du:dateUtc="2024-08-15T12:45:00Z">
                  <w:rPr>
                    <w:noProof/>
                    <w:webHidden/>
                  </w:rPr>
                </w:rPrChange>
              </w:rPr>
              <w:tab/>
              <w:delText>38</w:delText>
            </w:r>
          </w:del>
        </w:p>
        <w:p w14:paraId="012290ED" w14:textId="095BCB9D" w:rsidR="00C972D5" w:rsidRPr="00A91EE1" w:rsidDel="00532F25" w:rsidRDefault="00C972D5">
          <w:pPr>
            <w:pStyle w:val="TOC3"/>
            <w:tabs>
              <w:tab w:val="right" w:leader="dot" w:pos="9350"/>
            </w:tabs>
            <w:rPr>
              <w:del w:id="428" w:author="Craig Parker" w:date="2024-08-15T18:40:00Z" w16du:dateUtc="2024-08-15T16:40:00Z"/>
              <w:rFonts w:ascii="Nunito" w:hAnsi="Nunito"/>
              <w:noProof/>
              <w:kern w:val="2"/>
              <w:sz w:val="24"/>
              <w:szCs w:val="24"/>
              <w:lang w:val="en-ZA" w:eastAsia="en-ZA"/>
              <w14:ligatures w14:val="standardContextual"/>
              <w:rPrChange w:id="429" w:author="Craig Parker" w:date="2024-08-15T14:45:00Z" w16du:dateUtc="2024-08-15T12:45:00Z">
                <w:rPr>
                  <w:del w:id="430" w:author="Craig Parker" w:date="2024-08-15T18:40:00Z" w16du:dateUtc="2024-08-15T16:40:00Z"/>
                  <w:noProof/>
                  <w:kern w:val="2"/>
                  <w:sz w:val="24"/>
                  <w:szCs w:val="24"/>
                  <w:lang w:val="en-ZA" w:eastAsia="en-ZA"/>
                  <w14:ligatures w14:val="standardContextual"/>
                </w:rPr>
              </w:rPrChange>
            </w:rPr>
          </w:pPr>
          <w:del w:id="431" w:author="Craig Parker" w:date="2024-08-15T18:40:00Z" w16du:dateUtc="2024-08-15T16:40:00Z">
            <w:r w:rsidRPr="00532F25" w:rsidDel="00532F25">
              <w:rPr>
                <w:rStyle w:val="Hyperlink"/>
                <w:rFonts w:ascii="Nunito" w:hAnsi="Nunito"/>
                <w:noProof/>
                <w:rPrChange w:id="432" w:author="Craig Parker" w:date="2024-08-15T18:40:00Z" w16du:dateUtc="2024-08-15T16:40:00Z">
                  <w:rPr>
                    <w:rStyle w:val="Hyperlink"/>
                    <w:noProof/>
                  </w:rPr>
                </w:rPrChange>
              </w:rPr>
              <w:delText>Data retention</w:delText>
            </w:r>
            <w:r w:rsidRPr="00A91EE1" w:rsidDel="00532F25">
              <w:rPr>
                <w:rFonts w:ascii="Nunito" w:hAnsi="Nunito"/>
                <w:noProof/>
                <w:webHidden/>
                <w:rPrChange w:id="433" w:author="Craig Parker" w:date="2024-08-15T14:45:00Z" w16du:dateUtc="2024-08-15T12:45:00Z">
                  <w:rPr>
                    <w:noProof/>
                    <w:webHidden/>
                  </w:rPr>
                </w:rPrChange>
              </w:rPr>
              <w:tab/>
              <w:delText>40</w:delText>
            </w:r>
          </w:del>
        </w:p>
        <w:p w14:paraId="261E7EA9" w14:textId="56DE3A2F" w:rsidR="00C972D5" w:rsidRPr="00A91EE1" w:rsidDel="00532F25" w:rsidRDefault="00C972D5">
          <w:pPr>
            <w:pStyle w:val="TOC1"/>
            <w:tabs>
              <w:tab w:val="left" w:pos="440"/>
              <w:tab w:val="right" w:leader="dot" w:pos="9350"/>
            </w:tabs>
            <w:rPr>
              <w:del w:id="434" w:author="Craig Parker" w:date="2024-08-15T18:40:00Z" w16du:dateUtc="2024-08-15T16:40:00Z"/>
              <w:rFonts w:ascii="Nunito" w:hAnsi="Nunito"/>
              <w:noProof/>
              <w:kern w:val="2"/>
              <w:sz w:val="24"/>
              <w:szCs w:val="24"/>
              <w:lang w:val="en-ZA" w:eastAsia="en-ZA"/>
              <w14:ligatures w14:val="standardContextual"/>
              <w:rPrChange w:id="435" w:author="Craig Parker" w:date="2024-08-15T14:45:00Z" w16du:dateUtc="2024-08-15T12:45:00Z">
                <w:rPr>
                  <w:del w:id="436" w:author="Craig Parker" w:date="2024-08-15T18:40:00Z" w16du:dateUtc="2024-08-15T16:40:00Z"/>
                  <w:noProof/>
                  <w:kern w:val="2"/>
                  <w:sz w:val="24"/>
                  <w:szCs w:val="24"/>
                  <w:lang w:val="en-ZA" w:eastAsia="en-ZA"/>
                  <w14:ligatures w14:val="standardContextual"/>
                </w:rPr>
              </w:rPrChange>
            </w:rPr>
          </w:pPr>
          <w:del w:id="437" w:author="Craig Parker" w:date="2024-08-15T18:40:00Z" w16du:dateUtc="2024-08-15T16:40:00Z">
            <w:r w:rsidRPr="00532F25" w:rsidDel="00532F25">
              <w:rPr>
                <w:rStyle w:val="Hyperlink"/>
                <w:rFonts w:ascii="Nunito" w:eastAsia="Times New Roman" w:hAnsi="Nunito" w:cs="Times New Roman"/>
                <w:noProof/>
              </w:rPr>
              <w:delText>8.</w:delText>
            </w:r>
            <w:r w:rsidRPr="00A91EE1" w:rsidDel="00532F25">
              <w:rPr>
                <w:rFonts w:ascii="Nunito" w:hAnsi="Nunito"/>
                <w:noProof/>
                <w:kern w:val="2"/>
                <w:sz w:val="24"/>
                <w:szCs w:val="24"/>
                <w:lang w:val="en-ZA" w:eastAsia="en-ZA"/>
                <w14:ligatures w14:val="standardContextual"/>
                <w:rPrChange w:id="438" w:author="Craig Parker" w:date="2024-08-15T14:45:00Z" w16du:dateUtc="2024-08-15T12:45:00Z">
                  <w:rPr>
                    <w:noProof/>
                    <w:kern w:val="2"/>
                    <w:sz w:val="24"/>
                    <w:szCs w:val="24"/>
                    <w:lang w:val="en-ZA" w:eastAsia="en-ZA"/>
                    <w14:ligatures w14:val="standardContextual"/>
                  </w:rPr>
                </w:rPrChange>
              </w:rPr>
              <w:tab/>
            </w:r>
            <w:r w:rsidRPr="00532F25" w:rsidDel="00532F25">
              <w:rPr>
                <w:rStyle w:val="Hyperlink"/>
                <w:rFonts w:ascii="Nunito" w:hAnsi="Nunito"/>
                <w:noProof/>
              </w:rPr>
              <w:delText>Restricted data access</w:delText>
            </w:r>
            <w:r w:rsidRPr="00A91EE1" w:rsidDel="00532F25">
              <w:rPr>
                <w:rFonts w:ascii="Nunito" w:hAnsi="Nunito"/>
                <w:noProof/>
                <w:webHidden/>
                <w:rPrChange w:id="439" w:author="Craig Parker" w:date="2024-08-15T14:45:00Z" w16du:dateUtc="2024-08-15T12:45:00Z">
                  <w:rPr>
                    <w:noProof/>
                    <w:webHidden/>
                  </w:rPr>
                </w:rPrChange>
              </w:rPr>
              <w:tab/>
              <w:delText>42</w:delText>
            </w:r>
          </w:del>
        </w:p>
        <w:p w14:paraId="7AEDD376" w14:textId="2965573D" w:rsidR="00C972D5" w:rsidRPr="00A91EE1" w:rsidDel="00532F25" w:rsidRDefault="00C972D5">
          <w:pPr>
            <w:pStyle w:val="TOC3"/>
            <w:tabs>
              <w:tab w:val="right" w:leader="dot" w:pos="9350"/>
            </w:tabs>
            <w:rPr>
              <w:del w:id="440" w:author="Craig Parker" w:date="2024-08-15T18:40:00Z" w16du:dateUtc="2024-08-15T16:40:00Z"/>
              <w:rFonts w:ascii="Nunito" w:hAnsi="Nunito"/>
              <w:noProof/>
              <w:kern w:val="2"/>
              <w:sz w:val="24"/>
              <w:szCs w:val="24"/>
              <w:lang w:val="en-ZA" w:eastAsia="en-ZA"/>
              <w14:ligatures w14:val="standardContextual"/>
              <w:rPrChange w:id="441" w:author="Craig Parker" w:date="2024-08-15T14:45:00Z" w16du:dateUtc="2024-08-15T12:45:00Z">
                <w:rPr>
                  <w:del w:id="442" w:author="Craig Parker" w:date="2024-08-15T18:40:00Z" w16du:dateUtc="2024-08-15T16:40:00Z"/>
                  <w:noProof/>
                  <w:kern w:val="2"/>
                  <w:sz w:val="24"/>
                  <w:szCs w:val="24"/>
                  <w:lang w:val="en-ZA" w:eastAsia="en-ZA"/>
                  <w14:ligatures w14:val="standardContextual"/>
                </w:rPr>
              </w:rPrChange>
            </w:rPr>
          </w:pPr>
          <w:del w:id="443" w:author="Craig Parker" w:date="2024-08-15T18:40:00Z" w16du:dateUtc="2024-08-15T16:40:00Z">
            <w:r w:rsidRPr="00532F25" w:rsidDel="00532F25">
              <w:rPr>
                <w:rStyle w:val="Hyperlink"/>
                <w:rFonts w:ascii="Nunito" w:hAnsi="Nunito"/>
                <w:noProof/>
                <w:lang w:val="en-ZA"/>
              </w:rPr>
              <w:delText>Data storage and encryption</w:delText>
            </w:r>
            <w:r w:rsidRPr="00A91EE1" w:rsidDel="00532F25">
              <w:rPr>
                <w:rFonts w:ascii="Nunito" w:hAnsi="Nunito"/>
                <w:noProof/>
                <w:webHidden/>
                <w:rPrChange w:id="444" w:author="Craig Parker" w:date="2024-08-15T14:45:00Z" w16du:dateUtc="2024-08-15T12:45:00Z">
                  <w:rPr>
                    <w:noProof/>
                    <w:webHidden/>
                  </w:rPr>
                </w:rPrChange>
              </w:rPr>
              <w:tab/>
              <w:delText>43</w:delText>
            </w:r>
          </w:del>
        </w:p>
        <w:p w14:paraId="10D658CF" w14:textId="2A85FA5B" w:rsidR="00C972D5" w:rsidRPr="00A91EE1" w:rsidDel="00532F25" w:rsidRDefault="00C972D5">
          <w:pPr>
            <w:pStyle w:val="TOC3"/>
            <w:tabs>
              <w:tab w:val="right" w:leader="dot" w:pos="9350"/>
            </w:tabs>
            <w:rPr>
              <w:del w:id="445" w:author="Craig Parker" w:date="2024-08-15T18:40:00Z" w16du:dateUtc="2024-08-15T16:40:00Z"/>
              <w:rFonts w:ascii="Nunito" w:hAnsi="Nunito"/>
              <w:noProof/>
              <w:kern w:val="2"/>
              <w:sz w:val="24"/>
              <w:szCs w:val="24"/>
              <w:lang w:val="en-ZA" w:eastAsia="en-ZA"/>
              <w14:ligatures w14:val="standardContextual"/>
              <w:rPrChange w:id="446" w:author="Craig Parker" w:date="2024-08-15T14:45:00Z" w16du:dateUtc="2024-08-15T12:45:00Z">
                <w:rPr>
                  <w:del w:id="447" w:author="Craig Parker" w:date="2024-08-15T18:40:00Z" w16du:dateUtc="2024-08-15T16:40:00Z"/>
                  <w:noProof/>
                  <w:kern w:val="2"/>
                  <w:sz w:val="24"/>
                  <w:szCs w:val="24"/>
                  <w:lang w:val="en-ZA" w:eastAsia="en-ZA"/>
                  <w14:ligatures w14:val="standardContextual"/>
                </w:rPr>
              </w:rPrChange>
            </w:rPr>
          </w:pPr>
          <w:del w:id="448" w:author="Craig Parker" w:date="2024-08-15T18:40:00Z" w16du:dateUtc="2024-08-15T16:40:00Z">
            <w:r w:rsidRPr="00532F25" w:rsidDel="00532F25">
              <w:rPr>
                <w:rStyle w:val="Hyperlink"/>
                <w:rFonts w:ascii="Nunito" w:hAnsi="Nunito"/>
                <w:noProof/>
              </w:rPr>
              <w:delText>Network firewall and Virtual Private Network</w:delText>
            </w:r>
            <w:r w:rsidRPr="00A91EE1" w:rsidDel="00532F25">
              <w:rPr>
                <w:rFonts w:ascii="Nunito" w:hAnsi="Nunito"/>
                <w:noProof/>
                <w:webHidden/>
                <w:rPrChange w:id="449" w:author="Craig Parker" w:date="2024-08-15T14:45:00Z" w16du:dateUtc="2024-08-15T12:45:00Z">
                  <w:rPr>
                    <w:noProof/>
                    <w:webHidden/>
                  </w:rPr>
                </w:rPrChange>
              </w:rPr>
              <w:tab/>
              <w:delText>44</w:delText>
            </w:r>
          </w:del>
        </w:p>
        <w:p w14:paraId="0A19AD88" w14:textId="03448196" w:rsidR="00C972D5" w:rsidRPr="00A91EE1" w:rsidDel="00532F25" w:rsidRDefault="00C972D5">
          <w:pPr>
            <w:pStyle w:val="TOC3"/>
            <w:tabs>
              <w:tab w:val="right" w:leader="dot" w:pos="9350"/>
            </w:tabs>
            <w:rPr>
              <w:del w:id="450" w:author="Craig Parker" w:date="2024-08-15T18:40:00Z" w16du:dateUtc="2024-08-15T16:40:00Z"/>
              <w:rFonts w:ascii="Nunito" w:hAnsi="Nunito"/>
              <w:noProof/>
              <w:kern w:val="2"/>
              <w:sz w:val="24"/>
              <w:szCs w:val="24"/>
              <w:lang w:val="en-ZA" w:eastAsia="en-ZA"/>
              <w14:ligatures w14:val="standardContextual"/>
              <w:rPrChange w:id="451" w:author="Craig Parker" w:date="2024-08-15T14:45:00Z" w16du:dateUtc="2024-08-15T12:45:00Z">
                <w:rPr>
                  <w:del w:id="452" w:author="Craig Parker" w:date="2024-08-15T18:40:00Z" w16du:dateUtc="2024-08-15T16:40:00Z"/>
                  <w:noProof/>
                  <w:kern w:val="2"/>
                  <w:sz w:val="24"/>
                  <w:szCs w:val="24"/>
                  <w:lang w:val="en-ZA" w:eastAsia="en-ZA"/>
                  <w14:ligatures w14:val="standardContextual"/>
                </w:rPr>
              </w:rPrChange>
            </w:rPr>
          </w:pPr>
          <w:del w:id="453" w:author="Craig Parker" w:date="2024-08-15T18:40:00Z" w16du:dateUtc="2024-08-15T16:40:00Z">
            <w:r w:rsidRPr="00532F25" w:rsidDel="00532F25">
              <w:rPr>
                <w:rStyle w:val="Hyperlink"/>
                <w:rFonts w:ascii="Nunito" w:hAnsi="Nunito"/>
                <w:noProof/>
              </w:rPr>
              <w:delText>Local authentication and authorisation</w:delText>
            </w:r>
            <w:r w:rsidRPr="00A91EE1" w:rsidDel="00532F25">
              <w:rPr>
                <w:rFonts w:ascii="Nunito" w:hAnsi="Nunito"/>
                <w:noProof/>
                <w:webHidden/>
                <w:rPrChange w:id="454" w:author="Craig Parker" w:date="2024-08-15T14:45:00Z" w16du:dateUtc="2024-08-15T12:45:00Z">
                  <w:rPr>
                    <w:noProof/>
                    <w:webHidden/>
                  </w:rPr>
                </w:rPrChange>
              </w:rPr>
              <w:tab/>
              <w:delText>44</w:delText>
            </w:r>
          </w:del>
        </w:p>
        <w:p w14:paraId="1622F3F4" w14:textId="079DE5B3" w:rsidR="00C972D5" w:rsidRPr="00A91EE1" w:rsidDel="00532F25" w:rsidRDefault="00C972D5">
          <w:pPr>
            <w:pStyle w:val="TOC1"/>
            <w:tabs>
              <w:tab w:val="left" w:pos="440"/>
              <w:tab w:val="right" w:leader="dot" w:pos="9350"/>
            </w:tabs>
            <w:rPr>
              <w:del w:id="455" w:author="Craig Parker" w:date="2024-08-15T18:40:00Z" w16du:dateUtc="2024-08-15T16:40:00Z"/>
              <w:rFonts w:ascii="Nunito" w:hAnsi="Nunito"/>
              <w:noProof/>
              <w:kern w:val="2"/>
              <w:sz w:val="24"/>
              <w:szCs w:val="24"/>
              <w:lang w:val="en-ZA" w:eastAsia="en-ZA"/>
              <w14:ligatures w14:val="standardContextual"/>
              <w:rPrChange w:id="456" w:author="Craig Parker" w:date="2024-08-15T14:45:00Z" w16du:dateUtc="2024-08-15T12:45:00Z">
                <w:rPr>
                  <w:del w:id="457" w:author="Craig Parker" w:date="2024-08-15T18:40:00Z" w16du:dateUtc="2024-08-15T16:40:00Z"/>
                  <w:noProof/>
                  <w:kern w:val="2"/>
                  <w:sz w:val="24"/>
                  <w:szCs w:val="24"/>
                  <w:lang w:val="en-ZA" w:eastAsia="en-ZA"/>
                  <w14:ligatures w14:val="standardContextual"/>
                </w:rPr>
              </w:rPrChange>
            </w:rPr>
          </w:pPr>
          <w:del w:id="458" w:author="Craig Parker" w:date="2024-08-15T18:40:00Z" w16du:dateUtc="2024-08-15T16:40:00Z">
            <w:r w:rsidRPr="00532F25" w:rsidDel="00532F25">
              <w:rPr>
                <w:rStyle w:val="Hyperlink"/>
                <w:rFonts w:ascii="Nunito" w:eastAsia="Times New Roman" w:hAnsi="Nunito" w:cs="Times New Roman"/>
                <w:noProof/>
              </w:rPr>
              <w:delText>9.</w:delText>
            </w:r>
            <w:r w:rsidRPr="00A91EE1" w:rsidDel="00532F25">
              <w:rPr>
                <w:rFonts w:ascii="Nunito" w:hAnsi="Nunito"/>
                <w:noProof/>
                <w:kern w:val="2"/>
                <w:sz w:val="24"/>
                <w:szCs w:val="24"/>
                <w:lang w:val="en-ZA" w:eastAsia="en-ZA"/>
                <w14:ligatures w14:val="standardContextual"/>
                <w:rPrChange w:id="459" w:author="Craig Parker" w:date="2024-08-15T14:45:00Z" w16du:dateUtc="2024-08-15T12:45:00Z">
                  <w:rPr>
                    <w:noProof/>
                    <w:kern w:val="2"/>
                    <w:sz w:val="24"/>
                    <w:szCs w:val="24"/>
                    <w:lang w:val="en-ZA" w:eastAsia="en-ZA"/>
                    <w14:ligatures w14:val="standardContextual"/>
                  </w:rPr>
                </w:rPrChange>
              </w:rPr>
              <w:tab/>
            </w:r>
            <w:r w:rsidRPr="00532F25" w:rsidDel="00532F25">
              <w:rPr>
                <w:rStyle w:val="Hyperlink"/>
                <w:rFonts w:ascii="Nunito" w:hAnsi="Nunito"/>
                <w:noProof/>
              </w:rPr>
              <w:delText>Roles and responsibilities</w:delText>
            </w:r>
            <w:r w:rsidRPr="00A91EE1" w:rsidDel="00532F25">
              <w:rPr>
                <w:rFonts w:ascii="Nunito" w:hAnsi="Nunito"/>
                <w:noProof/>
                <w:webHidden/>
                <w:rPrChange w:id="460" w:author="Craig Parker" w:date="2024-08-15T14:45:00Z" w16du:dateUtc="2024-08-15T12:45:00Z">
                  <w:rPr>
                    <w:noProof/>
                    <w:webHidden/>
                  </w:rPr>
                </w:rPrChange>
              </w:rPr>
              <w:tab/>
              <w:delText>46</w:delText>
            </w:r>
          </w:del>
        </w:p>
        <w:p w14:paraId="55F59E4C" w14:textId="14D4853A" w:rsidR="00C972D5" w:rsidRPr="00A91EE1" w:rsidDel="00532F25" w:rsidRDefault="00C972D5">
          <w:pPr>
            <w:pStyle w:val="TOC1"/>
            <w:tabs>
              <w:tab w:val="left" w:pos="720"/>
              <w:tab w:val="right" w:leader="dot" w:pos="9350"/>
            </w:tabs>
            <w:rPr>
              <w:del w:id="461" w:author="Craig Parker" w:date="2024-08-15T18:40:00Z" w16du:dateUtc="2024-08-15T16:40:00Z"/>
              <w:rFonts w:ascii="Nunito" w:hAnsi="Nunito"/>
              <w:noProof/>
              <w:kern w:val="2"/>
              <w:sz w:val="24"/>
              <w:szCs w:val="24"/>
              <w:lang w:val="en-ZA" w:eastAsia="en-ZA"/>
              <w14:ligatures w14:val="standardContextual"/>
              <w:rPrChange w:id="462" w:author="Craig Parker" w:date="2024-08-15T14:45:00Z" w16du:dateUtc="2024-08-15T12:45:00Z">
                <w:rPr>
                  <w:del w:id="463" w:author="Craig Parker" w:date="2024-08-15T18:40:00Z" w16du:dateUtc="2024-08-15T16:40:00Z"/>
                  <w:noProof/>
                  <w:kern w:val="2"/>
                  <w:sz w:val="24"/>
                  <w:szCs w:val="24"/>
                  <w:lang w:val="en-ZA" w:eastAsia="en-ZA"/>
                  <w14:ligatures w14:val="standardContextual"/>
                </w:rPr>
              </w:rPrChange>
            </w:rPr>
          </w:pPr>
          <w:del w:id="464" w:author="Craig Parker" w:date="2024-08-15T18:40:00Z" w16du:dateUtc="2024-08-15T16:40:00Z">
            <w:r w:rsidRPr="00532F25" w:rsidDel="00532F25">
              <w:rPr>
                <w:rStyle w:val="Hyperlink"/>
                <w:rFonts w:ascii="Nunito" w:eastAsia="Times New Roman" w:hAnsi="Nunito" w:cs="Times New Roman"/>
                <w:noProof/>
              </w:rPr>
              <w:delText>10.</w:delText>
            </w:r>
            <w:r w:rsidRPr="00A91EE1" w:rsidDel="00532F25">
              <w:rPr>
                <w:rFonts w:ascii="Nunito" w:hAnsi="Nunito"/>
                <w:noProof/>
                <w:kern w:val="2"/>
                <w:sz w:val="24"/>
                <w:szCs w:val="24"/>
                <w:lang w:val="en-ZA" w:eastAsia="en-ZA"/>
                <w14:ligatures w14:val="standardContextual"/>
                <w:rPrChange w:id="465" w:author="Craig Parker" w:date="2024-08-15T14:45:00Z" w16du:dateUtc="2024-08-15T12:45:00Z">
                  <w:rPr>
                    <w:noProof/>
                    <w:kern w:val="2"/>
                    <w:sz w:val="24"/>
                    <w:szCs w:val="24"/>
                    <w:lang w:val="en-ZA" w:eastAsia="en-ZA"/>
                    <w14:ligatures w14:val="standardContextual"/>
                  </w:rPr>
                </w:rPrChange>
              </w:rPr>
              <w:tab/>
            </w:r>
            <w:r w:rsidRPr="00532F25" w:rsidDel="00532F25">
              <w:rPr>
                <w:rStyle w:val="Hyperlink"/>
                <w:rFonts w:ascii="Nunito" w:hAnsi="Nunito"/>
                <w:noProof/>
              </w:rPr>
              <w:delText>Assessment and revision</w:delText>
            </w:r>
            <w:r w:rsidRPr="00A91EE1" w:rsidDel="00532F25">
              <w:rPr>
                <w:rFonts w:ascii="Nunito" w:hAnsi="Nunito"/>
                <w:noProof/>
                <w:webHidden/>
                <w:rPrChange w:id="466" w:author="Craig Parker" w:date="2024-08-15T14:45:00Z" w16du:dateUtc="2024-08-15T12:45:00Z">
                  <w:rPr>
                    <w:noProof/>
                    <w:webHidden/>
                  </w:rPr>
                </w:rPrChange>
              </w:rPr>
              <w:tab/>
              <w:delText>50</w:delText>
            </w:r>
          </w:del>
        </w:p>
        <w:p w14:paraId="4AC6AE76" w14:textId="12A0574F" w:rsidR="00C972D5" w:rsidRPr="00A91EE1" w:rsidDel="00532F25" w:rsidRDefault="00C972D5">
          <w:pPr>
            <w:pStyle w:val="TOC3"/>
            <w:tabs>
              <w:tab w:val="right" w:leader="dot" w:pos="9350"/>
            </w:tabs>
            <w:rPr>
              <w:del w:id="467" w:author="Craig Parker" w:date="2024-08-15T18:40:00Z" w16du:dateUtc="2024-08-15T16:40:00Z"/>
              <w:rFonts w:ascii="Nunito" w:hAnsi="Nunito"/>
              <w:noProof/>
              <w:kern w:val="2"/>
              <w:sz w:val="24"/>
              <w:szCs w:val="24"/>
              <w:lang w:val="en-ZA" w:eastAsia="en-ZA"/>
              <w14:ligatures w14:val="standardContextual"/>
              <w:rPrChange w:id="468" w:author="Craig Parker" w:date="2024-08-15T14:45:00Z" w16du:dateUtc="2024-08-15T12:45:00Z">
                <w:rPr>
                  <w:del w:id="469" w:author="Craig Parker" w:date="2024-08-15T18:40:00Z" w16du:dateUtc="2024-08-15T16:40:00Z"/>
                  <w:noProof/>
                  <w:kern w:val="2"/>
                  <w:sz w:val="24"/>
                  <w:szCs w:val="24"/>
                  <w:lang w:val="en-ZA" w:eastAsia="en-ZA"/>
                  <w14:ligatures w14:val="standardContextual"/>
                </w:rPr>
              </w:rPrChange>
            </w:rPr>
          </w:pPr>
          <w:del w:id="470" w:author="Craig Parker" w:date="2024-08-15T18:40:00Z" w16du:dateUtc="2024-08-15T16:40:00Z">
            <w:r w:rsidRPr="00532F25" w:rsidDel="00532F25">
              <w:rPr>
                <w:rStyle w:val="Hyperlink"/>
                <w:rFonts w:ascii="Nunito" w:hAnsi="Nunito"/>
                <w:noProof/>
              </w:rPr>
              <w:delText>Assessment scope</w:delText>
            </w:r>
            <w:r w:rsidRPr="00A91EE1" w:rsidDel="00532F25">
              <w:rPr>
                <w:rFonts w:ascii="Nunito" w:hAnsi="Nunito"/>
                <w:noProof/>
                <w:webHidden/>
                <w:rPrChange w:id="471" w:author="Craig Parker" w:date="2024-08-15T14:45:00Z" w16du:dateUtc="2024-08-15T12:45:00Z">
                  <w:rPr>
                    <w:noProof/>
                    <w:webHidden/>
                  </w:rPr>
                </w:rPrChange>
              </w:rPr>
              <w:tab/>
              <w:delText>50</w:delText>
            </w:r>
          </w:del>
        </w:p>
        <w:p w14:paraId="431FD170" w14:textId="44381AD1" w:rsidR="00C972D5" w:rsidRPr="00A91EE1" w:rsidDel="00532F25" w:rsidRDefault="00C972D5">
          <w:pPr>
            <w:pStyle w:val="TOC3"/>
            <w:tabs>
              <w:tab w:val="right" w:leader="dot" w:pos="9350"/>
            </w:tabs>
            <w:rPr>
              <w:del w:id="472" w:author="Craig Parker" w:date="2024-08-15T18:40:00Z" w16du:dateUtc="2024-08-15T16:40:00Z"/>
              <w:rFonts w:ascii="Nunito" w:hAnsi="Nunito"/>
              <w:noProof/>
              <w:kern w:val="2"/>
              <w:sz w:val="24"/>
              <w:szCs w:val="24"/>
              <w:lang w:val="en-ZA" w:eastAsia="en-ZA"/>
              <w14:ligatures w14:val="standardContextual"/>
              <w:rPrChange w:id="473" w:author="Craig Parker" w:date="2024-08-15T14:45:00Z" w16du:dateUtc="2024-08-15T12:45:00Z">
                <w:rPr>
                  <w:del w:id="474" w:author="Craig Parker" w:date="2024-08-15T18:40:00Z" w16du:dateUtc="2024-08-15T16:40:00Z"/>
                  <w:noProof/>
                  <w:kern w:val="2"/>
                  <w:sz w:val="24"/>
                  <w:szCs w:val="24"/>
                  <w:lang w:val="en-ZA" w:eastAsia="en-ZA"/>
                  <w14:ligatures w14:val="standardContextual"/>
                </w:rPr>
              </w:rPrChange>
            </w:rPr>
          </w:pPr>
          <w:del w:id="475" w:author="Craig Parker" w:date="2024-08-15T18:40:00Z" w16du:dateUtc="2024-08-15T16:40:00Z">
            <w:r w:rsidRPr="00532F25" w:rsidDel="00532F25">
              <w:rPr>
                <w:rStyle w:val="Hyperlink"/>
                <w:rFonts w:ascii="Nunito" w:hAnsi="Nunito"/>
                <w:noProof/>
                <w:lang w:val="en-ZA"/>
              </w:rPr>
              <w:delText>Revision process</w:delText>
            </w:r>
            <w:r w:rsidRPr="00A91EE1" w:rsidDel="00532F25">
              <w:rPr>
                <w:rFonts w:ascii="Nunito" w:hAnsi="Nunito"/>
                <w:noProof/>
                <w:webHidden/>
                <w:rPrChange w:id="476" w:author="Craig Parker" w:date="2024-08-15T14:45:00Z" w16du:dateUtc="2024-08-15T12:45:00Z">
                  <w:rPr>
                    <w:noProof/>
                    <w:webHidden/>
                  </w:rPr>
                </w:rPrChange>
              </w:rPr>
              <w:tab/>
              <w:delText>51</w:delText>
            </w:r>
          </w:del>
        </w:p>
        <w:p w14:paraId="36B29718" w14:textId="00265F45" w:rsidR="00C972D5" w:rsidRPr="00A91EE1" w:rsidDel="00532F25" w:rsidRDefault="00C972D5">
          <w:pPr>
            <w:pStyle w:val="TOC1"/>
            <w:tabs>
              <w:tab w:val="right" w:leader="dot" w:pos="9350"/>
            </w:tabs>
            <w:rPr>
              <w:del w:id="477" w:author="Craig Parker" w:date="2024-08-15T18:40:00Z" w16du:dateUtc="2024-08-15T16:40:00Z"/>
              <w:rFonts w:ascii="Nunito" w:hAnsi="Nunito"/>
              <w:noProof/>
              <w:kern w:val="2"/>
              <w:sz w:val="24"/>
              <w:szCs w:val="24"/>
              <w:lang w:val="en-ZA" w:eastAsia="en-ZA"/>
              <w14:ligatures w14:val="standardContextual"/>
              <w:rPrChange w:id="478" w:author="Craig Parker" w:date="2024-08-15T14:45:00Z" w16du:dateUtc="2024-08-15T12:45:00Z">
                <w:rPr>
                  <w:del w:id="479" w:author="Craig Parker" w:date="2024-08-15T18:40:00Z" w16du:dateUtc="2024-08-15T16:40:00Z"/>
                  <w:noProof/>
                  <w:kern w:val="2"/>
                  <w:sz w:val="24"/>
                  <w:szCs w:val="24"/>
                  <w:lang w:val="en-ZA" w:eastAsia="en-ZA"/>
                  <w14:ligatures w14:val="standardContextual"/>
                </w:rPr>
              </w:rPrChange>
            </w:rPr>
          </w:pPr>
          <w:del w:id="480" w:author="Craig Parker" w:date="2024-08-15T18:40:00Z" w16du:dateUtc="2024-08-15T16:40:00Z">
            <w:r w:rsidRPr="00532F25" w:rsidDel="00532F25">
              <w:rPr>
                <w:rStyle w:val="Hyperlink"/>
                <w:rFonts w:ascii="Nunito" w:hAnsi="Nunito"/>
                <w:noProof/>
              </w:rPr>
              <w:delText>Annexe 1: Key data sources</w:delText>
            </w:r>
            <w:r w:rsidRPr="00A91EE1" w:rsidDel="00532F25">
              <w:rPr>
                <w:rFonts w:ascii="Nunito" w:hAnsi="Nunito"/>
                <w:noProof/>
                <w:webHidden/>
                <w:rPrChange w:id="481" w:author="Craig Parker" w:date="2024-08-15T14:45:00Z" w16du:dateUtc="2024-08-15T12:45:00Z">
                  <w:rPr>
                    <w:noProof/>
                    <w:webHidden/>
                  </w:rPr>
                </w:rPrChange>
              </w:rPr>
              <w:tab/>
              <w:delText>1</w:delText>
            </w:r>
          </w:del>
        </w:p>
        <w:p w14:paraId="7C5B52A6" w14:textId="5D529EB5" w:rsidR="00C972D5" w:rsidRPr="00A91EE1" w:rsidDel="00532F25" w:rsidRDefault="00C972D5">
          <w:pPr>
            <w:pStyle w:val="TOC1"/>
            <w:tabs>
              <w:tab w:val="right" w:leader="dot" w:pos="9350"/>
            </w:tabs>
            <w:rPr>
              <w:del w:id="482" w:author="Craig Parker" w:date="2024-08-15T18:40:00Z" w16du:dateUtc="2024-08-15T16:40:00Z"/>
              <w:rFonts w:ascii="Nunito" w:hAnsi="Nunito"/>
              <w:noProof/>
              <w:kern w:val="2"/>
              <w:sz w:val="24"/>
              <w:szCs w:val="24"/>
              <w:lang w:val="en-ZA" w:eastAsia="en-ZA"/>
              <w14:ligatures w14:val="standardContextual"/>
              <w:rPrChange w:id="483" w:author="Craig Parker" w:date="2024-08-15T14:45:00Z" w16du:dateUtc="2024-08-15T12:45:00Z">
                <w:rPr>
                  <w:del w:id="484" w:author="Craig Parker" w:date="2024-08-15T18:40:00Z" w16du:dateUtc="2024-08-15T16:40:00Z"/>
                  <w:noProof/>
                  <w:kern w:val="2"/>
                  <w:sz w:val="24"/>
                  <w:szCs w:val="24"/>
                  <w:lang w:val="en-ZA" w:eastAsia="en-ZA"/>
                  <w14:ligatures w14:val="standardContextual"/>
                </w:rPr>
              </w:rPrChange>
            </w:rPr>
          </w:pPr>
          <w:del w:id="485" w:author="Craig Parker" w:date="2024-08-15T18:40:00Z" w16du:dateUtc="2024-08-15T16:40:00Z">
            <w:r w:rsidRPr="00532F25" w:rsidDel="00532F25">
              <w:rPr>
                <w:rStyle w:val="Hyperlink"/>
                <w:rFonts w:ascii="Nunito" w:hAnsi="Nunito"/>
                <w:noProof/>
              </w:rPr>
              <w:delText>Annexe 2: Personal information processing agreement</w:delText>
            </w:r>
            <w:r w:rsidRPr="00A91EE1" w:rsidDel="00532F25">
              <w:rPr>
                <w:rFonts w:ascii="Nunito" w:hAnsi="Nunito"/>
                <w:noProof/>
                <w:webHidden/>
                <w:rPrChange w:id="486" w:author="Craig Parker" w:date="2024-08-15T14:45:00Z" w16du:dateUtc="2024-08-15T12:45:00Z">
                  <w:rPr>
                    <w:noProof/>
                    <w:webHidden/>
                  </w:rPr>
                </w:rPrChange>
              </w:rPr>
              <w:tab/>
              <w:delText>0</w:delText>
            </w:r>
          </w:del>
        </w:p>
        <w:p w14:paraId="567EAFD3" w14:textId="29E29AE1" w:rsidR="00C972D5" w:rsidRPr="00A91EE1" w:rsidDel="00532F25" w:rsidRDefault="00C972D5">
          <w:pPr>
            <w:pStyle w:val="TOC1"/>
            <w:tabs>
              <w:tab w:val="right" w:leader="dot" w:pos="9350"/>
            </w:tabs>
            <w:rPr>
              <w:del w:id="487" w:author="Craig Parker" w:date="2024-08-15T18:40:00Z" w16du:dateUtc="2024-08-15T16:40:00Z"/>
              <w:rFonts w:ascii="Nunito" w:hAnsi="Nunito"/>
              <w:noProof/>
              <w:kern w:val="2"/>
              <w:sz w:val="24"/>
              <w:szCs w:val="24"/>
              <w:lang w:val="en-ZA" w:eastAsia="en-ZA"/>
              <w14:ligatures w14:val="standardContextual"/>
              <w:rPrChange w:id="488" w:author="Craig Parker" w:date="2024-08-15T14:45:00Z" w16du:dateUtc="2024-08-15T12:45:00Z">
                <w:rPr>
                  <w:del w:id="489" w:author="Craig Parker" w:date="2024-08-15T18:40:00Z" w16du:dateUtc="2024-08-15T16:40:00Z"/>
                  <w:noProof/>
                  <w:kern w:val="2"/>
                  <w:sz w:val="24"/>
                  <w:szCs w:val="24"/>
                  <w:lang w:val="en-ZA" w:eastAsia="en-ZA"/>
                  <w14:ligatures w14:val="standardContextual"/>
                </w:rPr>
              </w:rPrChange>
            </w:rPr>
          </w:pPr>
          <w:del w:id="490" w:author="Craig Parker" w:date="2024-08-15T18:40:00Z" w16du:dateUtc="2024-08-15T16:40:00Z">
            <w:r w:rsidRPr="00532F25" w:rsidDel="00532F25">
              <w:rPr>
                <w:rStyle w:val="Hyperlink"/>
                <w:rFonts w:ascii="Nunito" w:hAnsi="Nunito"/>
                <w:noProof/>
              </w:rPr>
              <w:delText>Annexe 3: Ethics notification letter</w:delText>
            </w:r>
            <w:r w:rsidRPr="00A91EE1" w:rsidDel="00532F25">
              <w:rPr>
                <w:rFonts w:ascii="Nunito" w:hAnsi="Nunito"/>
                <w:noProof/>
                <w:webHidden/>
                <w:rPrChange w:id="491" w:author="Craig Parker" w:date="2024-08-15T14:45:00Z" w16du:dateUtc="2024-08-15T12:45:00Z">
                  <w:rPr>
                    <w:noProof/>
                    <w:webHidden/>
                  </w:rPr>
                </w:rPrChange>
              </w:rPr>
              <w:tab/>
              <w:delText>1</w:delText>
            </w:r>
          </w:del>
        </w:p>
        <w:p w14:paraId="552C25DD" w14:textId="519A5E39" w:rsidR="00C972D5" w:rsidRPr="00A91EE1" w:rsidDel="00532F25" w:rsidRDefault="00C972D5">
          <w:pPr>
            <w:pStyle w:val="TOC1"/>
            <w:tabs>
              <w:tab w:val="right" w:leader="dot" w:pos="9350"/>
            </w:tabs>
            <w:rPr>
              <w:del w:id="492" w:author="Craig Parker" w:date="2024-08-15T18:40:00Z" w16du:dateUtc="2024-08-15T16:40:00Z"/>
              <w:rFonts w:ascii="Nunito" w:hAnsi="Nunito"/>
              <w:noProof/>
              <w:kern w:val="2"/>
              <w:sz w:val="24"/>
              <w:szCs w:val="24"/>
              <w:lang w:val="en-ZA" w:eastAsia="en-ZA"/>
              <w14:ligatures w14:val="standardContextual"/>
              <w:rPrChange w:id="493" w:author="Craig Parker" w:date="2024-08-15T14:45:00Z" w16du:dateUtc="2024-08-15T12:45:00Z">
                <w:rPr>
                  <w:del w:id="494" w:author="Craig Parker" w:date="2024-08-15T18:40:00Z" w16du:dateUtc="2024-08-15T16:40:00Z"/>
                  <w:noProof/>
                  <w:kern w:val="2"/>
                  <w:sz w:val="24"/>
                  <w:szCs w:val="24"/>
                  <w:lang w:val="en-ZA" w:eastAsia="en-ZA"/>
                  <w14:ligatures w14:val="standardContextual"/>
                </w:rPr>
              </w:rPrChange>
            </w:rPr>
          </w:pPr>
          <w:del w:id="495" w:author="Craig Parker" w:date="2024-08-15T18:40:00Z" w16du:dateUtc="2024-08-15T16:40:00Z">
            <w:r w:rsidRPr="00532F25" w:rsidDel="00532F25">
              <w:rPr>
                <w:rStyle w:val="Hyperlink"/>
                <w:rFonts w:ascii="Nunito" w:hAnsi="Nunito"/>
                <w:noProof/>
              </w:rPr>
              <w:delText xml:space="preserve">Annexe 4: </w:delText>
            </w:r>
            <w:r w:rsidRPr="00532F25" w:rsidDel="00532F25">
              <w:rPr>
                <w:rStyle w:val="Hyperlink"/>
                <w:rFonts w:ascii="Nunito" w:hAnsi="Nunito"/>
                <w:noProof/>
                <w:lang w:val="en-ZA" w:eastAsia="en-ZA"/>
              </w:rPr>
              <w:delText>Data access committee (DAC) Terms of Reference for the HE</w:delText>
            </w:r>
            <w:r w:rsidRPr="00532F25" w:rsidDel="00532F25">
              <w:rPr>
                <w:rStyle w:val="Hyperlink"/>
                <w:rFonts w:ascii="Nunito" w:hAnsi="Nunito"/>
                <w:noProof/>
                <w:vertAlign w:val="superscript"/>
                <w:lang w:val="en-ZA" w:eastAsia="en-ZA"/>
              </w:rPr>
              <w:delText>2</w:delText>
            </w:r>
            <w:r w:rsidRPr="00532F25" w:rsidDel="00532F25">
              <w:rPr>
                <w:rStyle w:val="Hyperlink"/>
                <w:rFonts w:ascii="Nunito" w:hAnsi="Nunito"/>
                <w:noProof/>
                <w:lang w:val="en-ZA" w:eastAsia="en-ZA"/>
              </w:rPr>
              <w:delText>AT Center</w:delText>
            </w:r>
            <w:r w:rsidRPr="00A91EE1" w:rsidDel="00532F25">
              <w:rPr>
                <w:rFonts w:ascii="Nunito" w:hAnsi="Nunito"/>
                <w:noProof/>
                <w:webHidden/>
                <w:rPrChange w:id="496" w:author="Craig Parker" w:date="2024-08-15T14:45:00Z" w16du:dateUtc="2024-08-15T12:45:00Z">
                  <w:rPr>
                    <w:noProof/>
                    <w:webHidden/>
                  </w:rPr>
                </w:rPrChange>
              </w:rPr>
              <w:tab/>
              <w:delText>4</w:delText>
            </w:r>
          </w:del>
        </w:p>
        <w:p w14:paraId="19B584ED" w14:textId="40DC67BB" w:rsidR="00C972D5" w:rsidRPr="00A91EE1" w:rsidDel="00532F25" w:rsidRDefault="00C972D5">
          <w:pPr>
            <w:pStyle w:val="TOC1"/>
            <w:tabs>
              <w:tab w:val="right" w:leader="dot" w:pos="9350"/>
            </w:tabs>
            <w:rPr>
              <w:del w:id="497" w:author="Craig Parker" w:date="2024-08-15T18:40:00Z" w16du:dateUtc="2024-08-15T16:40:00Z"/>
              <w:rFonts w:ascii="Nunito" w:hAnsi="Nunito"/>
              <w:noProof/>
              <w:kern w:val="2"/>
              <w:sz w:val="24"/>
              <w:szCs w:val="24"/>
              <w:lang w:val="en-ZA" w:eastAsia="en-ZA"/>
              <w14:ligatures w14:val="standardContextual"/>
              <w:rPrChange w:id="498" w:author="Craig Parker" w:date="2024-08-15T14:45:00Z" w16du:dateUtc="2024-08-15T12:45:00Z">
                <w:rPr>
                  <w:del w:id="499" w:author="Craig Parker" w:date="2024-08-15T18:40:00Z" w16du:dateUtc="2024-08-15T16:40:00Z"/>
                  <w:noProof/>
                  <w:kern w:val="2"/>
                  <w:sz w:val="24"/>
                  <w:szCs w:val="24"/>
                  <w:lang w:val="en-ZA" w:eastAsia="en-ZA"/>
                  <w14:ligatures w14:val="standardContextual"/>
                </w:rPr>
              </w:rPrChange>
            </w:rPr>
          </w:pPr>
          <w:del w:id="500" w:author="Craig Parker" w:date="2024-08-15T18:40:00Z" w16du:dateUtc="2024-08-15T16:40:00Z">
            <w:r w:rsidRPr="00532F25" w:rsidDel="00532F25">
              <w:rPr>
                <w:rStyle w:val="Hyperlink"/>
                <w:rFonts w:ascii="Nunito" w:hAnsi="Nunito"/>
                <w:noProof/>
              </w:rPr>
              <w:delText>Annex 5: Data Access Committee: Data Request form</w:delText>
            </w:r>
            <w:r w:rsidRPr="00A91EE1" w:rsidDel="00532F25">
              <w:rPr>
                <w:rFonts w:ascii="Nunito" w:hAnsi="Nunito"/>
                <w:noProof/>
                <w:webHidden/>
                <w:rPrChange w:id="501" w:author="Craig Parker" w:date="2024-08-15T14:45:00Z" w16du:dateUtc="2024-08-15T12:45:00Z">
                  <w:rPr>
                    <w:noProof/>
                    <w:webHidden/>
                  </w:rPr>
                </w:rPrChange>
              </w:rPr>
              <w:tab/>
              <w:delText>7</w:delText>
            </w:r>
          </w:del>
        </w:p>
        <w:p w14:paraId="63B93251" w14:textId="3DE5EAD5" w:rsidR="00C972D5" w:rsidRPr="00A91EE1" w:rsidDel="00532F25" w:rsidRDefault="00C972D5">
          <w:pPr>
            <w:pStyle w:val="TOC1"/>
            <w:tabs>
              <w:tab w:val="right" w:leader="dot" w:pos="9350"/>
            </w:tabs>
            <w:rPr>
              <w:del w:id="502" w:author="Craig Parker" w:date="2024-08-15T18:40:00Z" w16du:dateUtc="2024-08-15T16:40:00Z"/>
              <w:rFonts w:ascii="Nunito" w:hAnsi="Nunito"/>
              <w:noProof/>
              <w:kern w:val="2"/>
              <w:sz w:val="24"/>
              <w:szCs w:val="24"/>
              <w:lang w:val="en-ZA" w:eastAsia="en-ZA"/>
              <w14:ligatures w14:val="standardContextual"/>
              <w:rPrChange w:id="503" w:author="Craig Parker" w:date="2024-08-15T14:45:00Z" w16du:dateUtc="2024-08-15T12:45:00Z">
                <w:rPr>
                  <w:del w:id="504" w:author="Craig Parker" w:date="2024-08-15T18:40:00Z" w16du:dateUtc="2024-08-15T16:40:00Z"/>
                  <w:noProof/>
                  <w:kern w:val="2"/>
                  <w:sz w:val="24"/>
                  <w:szCs w:val="24"/>
                  <w:lang w:val="en-ZA" w:eastAsia="en-ZA"/>
                  <w14:ligatures w14:val="standardContextual"/>
                </w:rPr>
              </w:rPrChange>
            </w:rPr>
          </w:pPr>
          <w:del w:id="505" w:author="Craig Parker" w:date="2024-08-15T18:40:00Z" w16du:dateUtc="2024-08-15T16:40:00Z">
            <w:r w:rsidRPr="00532F25" w:rsidDel="00532F25">
              <w:rPr>
                <w:rStyle w:val="Hyperlink"/>
                <w:rFonts w:ascii="Nunito" w:hAnsi="Nunito"/>
                <w:noProof/>
              </w:rPr>
              <w:delText>References</w:delText>
            </w:r>
            <w:r w:rsidRPr="00A91EE1" w:rsidDel="00532F25">
              <w:rPr>
                <w:rFonts w:ascii="Nunito" w:hAnsi="Nunito"/>
                <w:noProof/>
                <w:webHidden/>
                <w:rPrChange w:id="506" w:author="Craig Parker" w:date="2024-08-15T14:45:00Z" w16du:dateUtc="2024-08-15T12:45:00Z">
                  <w:rPr>
                    <w:noProof/>
                    <w:webHidden/>
                  </w:rPr>
                </w:rPrChange>
              </w:rPr>
              <w:tab/>
              <w:delText>12</w:delText>
            </w:r>
          </w:del>
        </w:p>
        <w:p w14:paraId="22CE4755" w14:textId="52CC2C6F" w:rsidR="00D61BA0" w:rsidRPr="00A91EE1" w:rsidRDefault="00D61BA0">
          <w:pPr>
            <w:rPr>
              <w:rFonts w:ascii="Nunito" w:hAnsi="Nunito"/>
            </w:rPr>
          </w:pPr>
          <w:r w:rsidRPr="00A91EE1">
            <w:rPr>
              <w:rFonts w:ascii="Nunito" w:hAnsi="Nunito"/>
              <w:b/>
              <w:bCs/>
              <w:noProof/>
            </w:rPr>
            <w:fldChar w:fldCharType="end"/>
          </w:r>
        </w:p>
      </w:sdtContent>
    </w:sdt>
    <w:p w14:paraId="5C8868B6" w14:textId="65421D5B" w:rsidR="00D0654F" w:rsidRPr="00007315" w:rsidRDefault="00D61BA0">
      <w:pPr>
        <w:pStyle w:val="Heading1"/>
        <w:rPr>
          <w:rFonts w:ascii="Nunito" w:hAnsi="Nunito"/>
          <w:color w:val="auto"/>
          <w:sz w:val="32"/>
          <w:szCs w:val="32"/>
          <w:rPrChange w:id="507" w:author="Craig Parker" w:date="2024-08-16T13:26:00Z" w16du:dateUtc="2024-08-16T11:26:00Z">
            <w:rPr>
              <w:rFonts w:ascii="Nunito" w:hAnsi="Nunito"/>
            </w:rPr>
          </w:rPrChange>
        </w:rPr>
        <w:pPrChange w:id="508" w:author="Craig Parker" w:date="2024-08-15T16:28:00Z" w16du:dateUtc="2024-08-15T14:28:00Z">
          <w:pPr>
            <w:pStyle w:val="Heading2"/>
          </w:pPr>
        </w:pPrChange>
      </w:pPr>
      <w:r w:rsidRPr="00007315">
        <w:rPr>
          <w:rFonts w:ascii="Nunito" w:hAnsi="Nunito"/>
          <w:color w:val="auto"/>
          <w:sz w:val="32"/>
          <w:szCs w:val="32"/>
          <w:rPrChange w:id="509" w:author="Craig Parker" w:date="2024-08-16T13:26:00Z" w16du:dateUtc="2024-08-16T11:26:00Z">
            <w:rPr>
              <w:rFonts w:ascii="Nunito" w:hAnsi="Nunito"/>
            </w:rPr>
          </w:rPrChange>
        </w:rPr>
        <w:br w:type="page"/>
      </w:r>
      <w:bookmarkStart w:id="510" w:name="_Toc174562907"/>
      <w:bookmarkStart w:id="511" w:name="_Toc174715342"/>
      <w:r w:rsidR="00D0654F" w:rsidRPr="00007315">
        <w:rPr>
          <w:rFonts w:ascii="Nunito" w:hAnsi="Nunito"/>
          <w:color w:val="auto"/>
          <w:sz w:val="32"/>
          <w:szCs w:val="32"/>
          <w:rPrChange w:id="512" w:author="Craig Parker" w:date="2024-08-16T13:26:00Z" w16du:dateUtc="2024-08-16T11:26:00Z">
            <w:rPr>
              <w:rFonts w:ascii="Nunito" w:hAnsi="Nunito"/>
            </w:rPr>
          </w:rPrChange>
        </w:rPr>
        <w:lastRenderedPageBreak/>
        <w:t>Acronyms</w:t>
      </w:r>
      <w:bookmarkEnd w:id="510"/>
      <w:bookmarkEnd w:id="511"/>
    </w:p>
    <w:p w14:paraId="7825EDA6" w14:textId="2136DB83" w:rsidR="00D0654F" w:rsidRPr="00691453" w:rsidRDefault="00D0654F">
      <w:pPr>
        <w:rPr>
          <w:rFonts w:ascii="Nunito" w:eastAsia="Arial" w:hAnsi="Nunito" w:cs="Arial"/>
          <w:sz w:val="20"/>
          <w:szCs w:val="20"/>
          <w:rPrChange w:id="513" w:author="Craig Parker" w:date="2024-08-15T16:14:00Z" w16du:dateUtc="2024-08-15T14:14:00Z">
            <w:rPr>
              <w:rFonts w:ascii="Nunito" w:eastAsia="Arial" w:hAnsi="Nunito" w:cs="Arial"/>
            </w:rPr>
          </w:rPrChange>
        </w:rPr>
        <w:pPrChange w:id="514" w:author="Craig Parker" w:date="2024-08-15T16:14:00Z" w16du:dateUtc="2024-08-15T14:14:00Z">
          <w:pPr>
            <w:spacing w:line="360" w:lineRule="auto"/>
          </w:pPr>
        </w:pPrChange>
      </w:pPr>
      <w:r w:rsidRPr="00691453">
        <w:rPr>
          <w:rFonts w:ascii="Nunito" w:eastAsia="Nunito" w:hAnsi="Nunito" w:cs="Times New Roman"/>
          <w:sz w:val="20"/>
          <w:szCs w:val="20"/>
          <w:rPrChange w:id="515" w:author="Craig Parker" w:date="2024-08-15T16:14:00Z" w16du:dateUtc="2024-08-15T14:14:00Z">
            <w:rPr>
              <w:rFonts w:ascii="Nunito" w:eastAsia="Nunito" w:hAnsi="Nunito" w:cs="Times New Roman"/>
              <w:sz w:val="18"/>
            </w:rPr>
          </w:rPrChange>
        </w:rPr>
        <w:fldChar w:fldCharType="begin"/>
      </w:r>
      <w:r w:rsidRPr="00691453">
        <w:rPr>
          <w:rFonts w:ascii="Nunito" w:eastAsia="Nunito" w:hAnsi="Nunito"/>
          <w:sz w:val="20"/>
          <w:szCs w:val="20"/>
          <w:rPrChange w:id="516" w:author="Craig Parker" w:date="2024-08-15T16:14:00Z" w16du:dateUtc="2024-08-15T14:14:00Z">
            <w:rPr>
              <w:rFonts w:ascii="Nunito" w:eastAsia="Nunito" w:hAnsi="Nunito"/>
            </w:rPr>
          </w:rPrChange>
        </w:rPr>
        <w:instrText xml:space="preserve"> LINK </w:instrText>
      </w:r>
      <w:r w:rsidR="0048589B">
        <w:rPr>
          <w:rFonts w:ascii="Nunito" w:eastAsia="Nunito" w:hAnsi="Nunito"/>
          <w:sz w:val="20"/>
          <w:szCs w:val="20"/>
        </w:rPr>
        <w:instrText xml:space="preserve">Excel.SheetBinaryMacroEnabled.12 https://witsphr-my.sharepoint.com/personal/craig_parker_witsphr_org/Documents/PHR%20PC/Downloads/Acronyms_Table.csv Acronyms_Table!R1C1:R35C2 </w:instrText>
      </w:r>
      <w:r w:rsidRPr="00691453">
        <w:rPr>
          <w:rFonts w:ascii="Nunito" w:eastAsia="Nunito" w:hAnsi="Nunito"/>
          <w:sz w:val="20"/>
          <w:szCs w:val="20"/>
          <w:rPrChange w:id="517" w:author="Craig Parker" w:date="2024-08-15T16:14:00Z" w16du:dateUtc="2024-08-15T14:14:00Z">
            <w:rPr>
              <w:rFonts w:ascii="Nunito" w:eastAsia="Nunito" w:hAnsi="Nunito"/>
            </w:rPr>
          </w:rPrChange>
        </w:rPr>
        <w:instrText xml:space="preserve">\a \f 4 \h  \* MERGEFORMAT </w:instrText>
      </w:r>
      <w:r w:rsidRPr="00691453">
        <w:rPr>
          <w:rFonts w:ascii="Nunito" w:eastAsia="Nunito" w:hAnsi="Nunito" w:cs="Times New Roman"/>
          <w:sz w:val="20"/>
          <w:szCs w:val="20"/>
          <w:rPrChange w:id="518" w:author="Craig Parker" w:date="2024-08-15T16:14:00Z" w16du:dateUtc="2024-08-15T14:14:00Z">
            <w:rPr>
              <w:rFonts w:ascii="Nunito" w:eastAsia="Nunito" w:hAnsi="Nunito" w:cs="Nunito"/>
              <w:b/>
              <w:bCs/>
              <w:color w:val="000000" w:themeColor="text1"/>
              <w:sz w:val="20"/>
              <w:szCs w:val="20"/>
            </w:rPr>
          </w:rPrChange>
        </w:rPr>
        <w:fldChar w:fldCharType="separate"/>
      </w:r>
    </w:p>
    <w:tbl>
      <w:tblPr>
        <w:tblStyle w:val="PlainTable4"/>
        <w:tblW w:w="9918" w:type="dxa"/>
        <w:shd w:val="clear" w:color="auto" w:fill="FFFFFF" w:themeFill="background1"/>
        <w:tblLook w:val="04A0" w:firstRow="1" w:lastRow="0" w:firstColumn="1" w:lastColumn="0" w:noHBand="0" w:noVBand="1"/>
      </w:tblPr>
      <w:tblGrid>
        <w:gridCol w:w="4240"/>
        <w:gridCol w:w="5678"/>
      </w:tblGrid>
      <w:tr w:rsidR="00691453" w:rsidRPr="00691453" w14:paraId="71BEBA89" w14:textId="77777777" w:rsidTr="00256BD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621AE9D8" w14:textId="77777777" w:rsidR="00D0654F" w:rsidRPr="00691453" w:rsidRDefault="00D0654F">
            <w:pPr>
              <w:spacing w:line="276" w:lineRule="auto"/>
              <w:rPr>
                <w:rFonts w:ascii="Nunito" w:hAnsi="Nunito"/>
                <w:sz w:val="20"/>
                <w:szCs w:val="20"/>
                <w:lang w:val="en-ZA" w:eastAsia="en-ZA"/>
                <w:rPrChange w:id="519" w:author="Craig Parker" w:date="2024-08-15T16:14:00Z" w16du:dateUtc="2024-08-15T14:14:00Z">
                  <w:rPr>
                    <w:rFonts w:ascii="Nunito" w:hAnsi="Nunito"/>
                    <w:lang w:val="en-ZA" w:eastAsia="en-ZA"/>
                  </w:rPr>
                </w:rPrChange>
              </w:rPr>
              <w:pPrChange w:id="520" w:author="Craig Parker" w:date="2024-08-15T16:14:00Z" w16du:dateUtc="2024-08-15T14:14:00Z">
                <w:pPr/>
              </w:pPrChange>
            </w:pPr>
            <w:r w:rsidRPr="00691453">
              <w:rPr>
                <w:rFonts w:ascii="Nunito" w:hAnsi="Nunito"/>
                <w:sz w:val="20"/>
                <w:szCs w:val="20"/>
                <w:lang w:val="en-ZA" w:eastAsia="en-ZA"/>
                <w:rPrChange w:id="521" w:author="Craig Parker" w:date="2024-08-15T16:14:00Z" w16du:dateUtc="2024-08-15T14:14:00Z">
                  <w:rPr>
                    <w:rFonts w:ascii="Nunito" w:hAnsi="Nunito"/>
                    <w:lang w:val="en-ZA" w:eastAsia="en-ZA"/>
                  </w:rPr>
                </w:rPrChange>
              </w:rPr>
              <w:t>Acronym</w:t>
            </w:r>
          </w:p>
        </w:tc>
        <w:tc>
          <w:tcPr>
            <w:tcW w:w="0" w:type="dxa"/>
            <w:shd w:val="clear" w:color="auto" w:fill="FFFFFF" w:themeFill="background1"/>
            <w:noWrap/>
            <w:hideMark/>
          </w:tcPr>
          <w:p w14:paraId="3D89FD14" w14:textId="77777777" w:rsidR="00D0654F" w:rsidRPr="00691453" w:rsidRDefault="00D0654F">
            <w:pPr>
              <w:spacing w:line="276" w:lineRule="auto"/>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ZA" w:eastAsia="en-ZA"/>
                <w:rPrChange w:id="522" w:author="Craig Parker" w:date="2024-08-15T16:14:00Z" w16du:dateUtc="2024-08-15T14:14:00Z">
                  <w:rPr>
                    <w:rFonts w:ascii="Nunito" w:hAnsi="Nunito"/>
                    <w:lang w:val="en-ZA" w:eastAsia="en-ZA"/>
                  </w:rPr>
                </w:rPrChange>
              </w:rPr>
              <w:pPrChange w:id="523" w:author="Craig Parker" w:date="2024-08-15T16:14:00Z" w16du:dateUtc="2024-08-15T14:14:00Z">
                <w:pPr>
                  <w:cnfStyle w:val="100000000000" w:firstRow="1"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524" w:author="Craig Parker" w:date="2024-08-15T16:14:00Z" w16du:dateUtc="2024-08-15T14:14:00Z">
                  <w:rPr>
                    <w:rFonts w:ascii="Nunito" w:hAnsi="Nunito"/>
                    <w:lang w:val="en-ZA" w:eastAsia="en-ZA"/>
                  </w:rPr>
                </w:rPrChange>
              </w:rPr>
              <w:t>Description</w:t>
            </w:r>
          </w:p>
        </w:tc>
      </w:tr>
      <w:tr w:rsidR="00691453" w:rsidRPr="00691453" w14:paraId="09B45986"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3D07048B" w14:textId="77777777" w:rsidR="00D0654F" w:rsidRPr="00691453" w:rsidRDefault="00D0654F">
            <w:pPr>
              <w:spacing w:line="276" w:lineRule="auto"/>
              <w:rPr>
                <w:rFonts w:ascii="Nunito" w:hAnsi="Nunito"/>
                <w:sz w:val="20"/>
                <w:szCs w:val="20"/>
                <w:lang w:val="en-ZA" w:eastAsia="en-ZA"/>
                <w:rPrChange w:id="525" w:author="Craig Parker" w:date="2024-08-15T16:14:00Z" w16du:dateUtc="2024-08-15T14:14:00Z">
                  <w:rPr>
                    <w:rFonts w:ascii="Nunito" w:hAnsi="Nunito"/>
                    <w:lang w:val="en-ZA" w:eastAsia="en-ZA"/>
                  </w:rPr>
                </w:rPrChange>
              </w:rPr>
              <w:pPrChange w:id="526" w:author="Craig Parker" w:date="2024-08-15T16:14:00Z" w16du:dateUtc="2024-08-15T14:14:00Z">
                <w:pPr/>
              </w:pPrChange>
            </w:pPr>
            <w:r w:rsidRPr="00691453">
              <w:rPr>
                <w:rFonts w:ascii="Nunito" w:hAnsi="Nunito"/>
                <w:sz w:val="20"/>
                <w:szCs w:val="20"/>
                <w:lang w:val="en-ZA" w:eastAsia="en-ZA"/>
                <w:rPrChange w:id="527" w:author="Craig Parker" w:date="2024-08-15T16:14:00Z" w16du:dateUtc="2024-08-15T14:14:00Z">
                  <w:rPr>
                    <w:rFonts w:ascii="Nunito" w:hAnsi="Nunito"/>
                    <w:lang w:val="en-ZA" w:eastAsia="en-ZA"/>
                  </w:rPr>
                </w:rPrChange>
              </w:rPr>
              <w:t>AOT</w:t>
            </w:r>
          </w:p>
        </w:tc>
        <w:tc>
          <w:tcPr>
            <w:tcW w:w="0" w:type="dxa"/>
            <w:shd w:val="clear" w:color="auto" w:fill="FFFFFF" w:themeFill="background1"/>
            <w:noWrap/>
            <w:hideMark/>
          </w:tcPr>
          <w:p w14:paraId="51461C31"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528" w:author="Craig Parker" w:date="2024-08-15T16:14:00Z" w16du:dateUtc="2024-08-15T14:14:00Z">
                  <w:rPr>
                    <w:rFonts w:ascii="Nunito" w:hAnsi="Nunito"/>
                    <w:lang w:val="en-ZA" w:eastAsia="en-ZA"/>
                  </w:rPr>
                </w:rPrChange>
              </w:rPr>
              <w:pPrChange w:id="529"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530" w:author="Craig Parker" w:date="2024-08-15T16:14:00Z" w16du:dateUtc="2024-08-15T14:14:00Z">
                  <w:rPr>
                    <w:rFonts w:ascii="Nunito" w:hAnsi="Nunito"/>
                    <w:lang w:val="en-ZA" w:eastAsia="en-ZA"/>
                  </w:rPr>
                </w:rPrChange>
              </w:rPr>
              <w:t>Aerosol Optical Thickness</w:t>
            </w:r>
          </w:p>
        </w:tc>
      </w:tr>
      <w:tr w:rsidR="00691453" w:rsidRPr="00691453" w14:paraId="18A1F4A7"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66DB155C" w14:textId="77777777" w:rsidR="00D0654F" w:rsidRPr="00691453" w:rsidRDefault="00D0654F">
            <w:pPr>
              <w:spacing w:line="276" w:lineRule="auto"/>
              <w:rPr>
                <w:rFonts w:ascii="Nunito" w:hAnsi="Nunito"/>
                <w:sz w:val="20"/>
                <w:szCs w:val="20"/>
                <w:lang w:val="en-ZA" w:eastAsia="en-ZA"/>
                <w:rPrChange w:id="531" w:author="Craig Parker" w:date="2024-08-15T16:14:00Z" w16du:dateUtc="2024-08-15T14:14:00Z">
                  <w:rPr>
                    <w:rFonts w:ascii="Nunito" w:hAnsi="Nunito"/>
                    <w:lang w:val="en-ZA" w:eastAsia="en-ZA"/>
                  </w:rPr>
                </w:rPrChange>
              </w:rPr>
              <w:pPrChange w:id="532" w:author="Craig Parker" w:date="2024-08-15T16:14:00Z" w16du:dateUtc="2024-08-15T14:14:00Z">
                <w:pPr/>
              </w:pPrChange>
            </w:pPr>
            <w:proofErr w:type="spellStart"/>
            <w:r w:rsidRPr="00691453">
              <w:rPr>
                <w:rFonts w:ascii="Nunito" w:hAnsi="Nunito"/>
                <w:sz w:val="20"/>
                <w:szCs w:val="20"/>
                <w:lang w:val="en-ZA" w:eastAsia="en-ZA"/>
                <w:rPrChange w:id="533" w:author="Craig Parker" w:date="2024-08-15T16:14:00Z" w16du:dateUtc="2024-08-15T14:14:00Z">
                  <w:rPr>
                    <w:rFonts w:ascii="Nunito" w:hAnsi="Nunito"/>
                    <w:lang w:val="en-ZA" w:eastAsia="en-ZA"/>
                  </w:rPr>
                </w:rPrChange>
              </w:rPr>
              <w:t>BMGFKi</w:t>
            </w:r>
            <w:proofErr w:type="spellEnd"/>
          </w:p>
        </w:tc>
        <w:tc>
          <w:tcPr>
            <w:tcW w:w="0" w:type="dxa"/>
            <w:shd w:val="clear" w:color="auto" w:fill="FFFFFF" w:themeFill="background1"/>
            <w:noWrap/>
            <w:hideMark/>
          </w:tcPr>
          <w:p w14:paraId="7DCF66A6"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534" w:author="Craig Parker" w:date="2024-08-15T16:14:00Z" w16du:dateUtc="2024-08-15T14:14:00Z">
                  <w:rPr>
                    <w:rFonts w:ascii="Nunito" w:hAnsi="Nunito"/>
                    <w:lang w:val="en-ZA" w:eastAsia="en-ZA"/>
                  </w:rPr>
                </w:rPrChange>
              </w:rPr>
              <w:pPrChange w:id="535"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536" w:author="Craig Parker" w:date="2024-08-15T16:14:00Z" w16du:dateUtc="2024-08-15T14:14:00Z">
                  <w:rPr>
                    <w:rFonts w:ascii="Nunito" w:hAnsi="Nunito"/>
                    <w:lang w:val="en-ZA" w:eastAsia="en-ZA"/>
                  </w:rPr>
                </w:rPrChange>
              </w:rPr>
              <w:t>Bill and Melinda Gates Foundation Ki repository</w:t>
            </w:r>
          </w:p>
        </w:tc>
      </w:tr>
      <w:tr w:rsidR="00691453" w:rsidRPr="00691453" w14:paraId="7D8A8EA7"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1833785F" w14:textId="77777777" w:rsidR="00D0654F" w:rsidRPr="00691453" w:rsidRDefault="00D0654F">
            <w:pPr>
              <w:spacing w:line="276" w:lineRule="auto"/>
              <w:rPr>
                <w:rFonts w:ascii="Nunito" w:hAnsi="Nunito"/>
                <w:sz w:val="20"/>
                <w:szCs w:val="20"/>
                <w:lang w:val="en-ZA" w:eastAsia="en-ZA"/>
                <w:rPrChange w:id="537" w:author="Craig Parker" w:date="2024-08-15T16:14:00Z" w16du:dateUtc="2024-08-15T14:14:00Z">
                  <w:rPr>
                    <w:rFonts w:ascii="Nunito" w:hAnsi="Nunito"/>
                    <w:lang w:val="en-ZA" w:eastAsia="en-ZA"/>
                  </w:rPr>
                </w:rPrChange>
              </w:rPr>
              <w:pPrChange w:id="538" w:author="Craig Parker" w:date="2024-08-15T16:14:00Z" w16du:dateUtc="2024-08-15T14:14:00Z">
                <w:pPr/>
              </w:pPrChange>
            </w:pPr>
            <w:r w:rsidRPr="00691453">
              <w:rPr>
                <w:rFonts w:ascii="Nunito" w:hAnsi="Nunito"/>
                <w:sz w:val="20"/>
                <w:szCs w:val="20"/>
                <w:lang w:val="en-ZA" w:eastAsia="en-ZA"/>
                <w:rPrChange w:id="539" w:author="Craig Parker" w:date="2024-08-15T16:14:00Z" w16du:dateUtc="2024-08-15T14:14:00Z">
                  <w:rPr>
                    <w:rFonts w:ascii="Nunito" w:hAnsi="Nunito"/>
                    <w:lang w:val="en-ZA" w:eastAsia="en-ZA"/>
                  </w:rPr>
                </w:rPrChange>
              </w:rPr>
              <w:t>CSAG</w:t>
            </w:r>
          </w:p>
        </w:tc>
        <w:tc>
          <w:tcPr>
            <w:tcW w:w="0" w:type="dxa"/>
            <w:shd w:val="clear" w:color="auto" w:fill="FFFFFF" w:themeFill="background1"/>
            <w:noWrap/>
            <w:hideMark/>
          </w:tcPr>
          <w:p w14:paraId="099D95DA"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540" w:author="Craig Parker" w:date="2024-08-15T16:14:00Z" w16du:dateUtc="2024-08-15T14:14:00Z">
                  <w:rPr>
                    <w:rFonts w:ascii="Nunito" w:hAnsi="Nunito"/>
                    <w:lang w:val="en-ZA" w:eastAsia="en-ZA"/>
                  </w:rPr>
                </w:rPrChange>
              </w:rPr>
              <w:pPrChange w:id="541"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542" w:author="Craig Parker" w:date="2024-08-15T16:14:00Z" w16du:dateUtc="2024-08-15T14:14:00Z">
                  <w:rPr>
                    <w:rFonts w:ascii="Nunito" w:hAnsi="Nunito"/>
                    <w:lang w:val="en-ZA" w:eastAsia="en-ZA"/>
                  </w:rPr>
                </w:rPrChange>
              </w:rPr>
              <w:t>Climate System Analysis Group</w:t>
            </w:r>
          </w:p>
        </w:tc>
      </w:tr>
      <w:tr w:rsidR="00691453" w:rsidRPr="00691453" w14:paraId="5C088241"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478FA14A" w14:textId="77777777" w:rsidR="00D0654F" w:rsidRPr="00691453" w:rsidRDefault="00D0654F">
            <w:pPr>
              <w:spacing w:line="276" w:lineRule="auto"/>
              <w:rPr>
                <w:rFonts w:ascii="Nunito" w:hAnsi="Nunito"/>
                <w:sz w:val="20"/>
                <w:szCs w:val="20"/>
                <w:lang w:val="en-ZA" w:eastAsia="en-ZA"/>
                <w:rPrChange w:id="543" w:author="Craig Parker" w:date="2024-08-15T16:14:00Z" w16du:dateUtc="2024-08-15T14:14:00Z">
                  <w:rPr>
                    <w:rFonts w:ascii="Nunito" w:hAnsi="Nunito"/>
                    <w:lang w:val="en-ZA" w:eastAsia="en-ZA"/>
                  </w:rPr>
                </w:rPrChange>
              </w:rPr>
              <w:pPrChange w:id="544" w:author="Craig Parker" w:date="2024-08-15T16:14:00Z" w16du:dateUtc="2024-08-15T14:14:00Z">
                <w:pPr/>
              </w:pPrChange>
            </w:pPr>
            <w:r w:rsidRPr="00691453">
              <w:rPr>
                <w:rFonts w:ascii="Nunito" w:hAnsi="Nunito"/>
                <w:sz w:val="20"/>
                <w:szCs w:val="20"/>
                <w:lang w:val="en-ZA" w:eastAsia="en-ZA"/>
                <w:rPrChange w:id="545" w:author="Craig Parker" w:date="2024-08-15T16:14:00Z" w16du:dateUtc="2024-08-15T14:14:00Z">
                  <w:rPr>
                    <w:rFonts w:ascii="Nunito" w:hAnsi="Nunito"/>
                    <w:lang w:val="en-ZA" w:eastAsia="en-ZA"/>
                  </w:rPr>
                </w:rPrChange>
              </w:rPr>
              <w:t>DAC</w:t>
            </w:r>
          </w:p>
        </w:tc>
        <w:tc>
          <w:tcPr>
            <w:tcW w:w="0" w:type="dxa"/>
            <w:shd w:val="clear" w:color="auto" w:fill="FFFFFF" w:themeFill="background1"/>
            <w:noWrap/>
            <w:hideMark/>
          </w:tcPr>
          <w:p w14:paraId="6C2B8133"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546" w:author="Craig Parker" w:date="2024-08-15T16:14:00Z" w16du:dateUtc="2024-08-15T14:14:00Z">
                  <w:rPr>
                    <w:rFonts w:ascii="Nunito" w:hAnsi="Nunito"/>
                    <w:lang w:val="en-ZA" w:eastAsia="en-ZA"/>
                  </w:rPr>
                </w:rPrChange>
              </w:rPr>
              <w:pPrChange w:id="547"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548" w:author="Craig Parker" w:date="2024-08-15T16:14:00Z" w16du:dateUtc="2024-08-15T14:14:00Z">
                  <w:rPr>
                    <w:rFonts w:ascii="Nunito" w:hAnsi="Nunito"/>
                    <w:lang w:val="en-ZA" w:eastAsia="en-ZA"/>
                  </w:rPr>
                </w:rPrChange>
              </w:rPr>
              <w:t>Data Access Committee</w:t>
            </w:r>
          </w:p>
        </w:tc>
      </w:tr>
      <w:tr w:rsidR="00691453" w:rsidRPr="00691453" w14:paraId="6C75E173"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4D79D3D9" w14:textId="77777777" w:rsidR="00D0654F" w:rsidRPr="00691453" w:rsidRDefault="00D0654F">
            <w:pPr>
              <w:spacing w:line="276" w:lineRule="auto"/>
              <w:rPr>
                <w:rFonts w:ascii="Nunito" w:hAnsi="Nunito"/>
                <w:sz w:val="20"/>
                <w:szCs w:val="20"/>
                <w:lang w:val="en-ZA" w:eastAsia="en-ZA"/>
                <w:rPrChange w:id="549" w:author="Craig Parker" w:date="2024-08-15T16:14:00Z" w16du:dateUtc="2024-08-15T14:14:00Z">
                  <w:rPr>
                    <w:rFonts w:ascii="Nunito" w:hAnsi="Nunito"/>
                    <w:lang w:val="en-ZA" w:eastAsia="en-ZA"/>
                  </w:rPr>
                </w:rPrChange>
              </w:rPr>
              <w:pPrChange w:id="550" w:author="Craig Parker" w:date="2024-08-15T16:14:00Z" w16du:dateUtc="2024-08-15T14:14:00Z">
                <w:pPr/>
              </w:pPrChange>
            </w:pPr>
            <w:r w:rsidRPr="00691453">
              <w:rPr>
                <w:rFonts w:ascii="Nunito" w:hAnsi="Nunito"/>
                <w:sz w:val="20"/>
                <w:szCs w:val="20"/>
                <w:lang w:val="en-ZA" w:eastAsia="en-ZA"/>
                <w:rPrChange w:id="551" w:author="Craig Parker" w:date="2024-08-15T16:14:00Z" w16du:dateUtc="2024-08-15T14:14:00Z">
                  <w:rPr>
                    <w:rFonts w:ascii="Nunito" w:hAnsi="Nunito"/>
                    <w:lang w:val="en-ZA" w:eastAsia="en-ZA"/>
                  </w:rPr>
                </w:rPrChange>
              </w:rPr>
              <w:t>DAP</w:t>
            </w:r>
          </w:p>
        </w:tc>
        <w:tc>
          <w:tcPr>
            <w:tcW w:w="0" w:type="dxa"/>
            <w:shd w:val="clear" w:color="auto" w:fill="FFFFFF" w:themeFill="background1"/>
            <w:noWrap/>
            <w:hideMark/>
          </w:tcPr>
          <w:p w14:paraId="55C11CAC"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552" w:author="Craig Parker" w:date="2024-08-15T16:14:00Z" w16du:dateUtc="2024-08-15T14:14:00Z">
                  <w:rPr>
                    <w:rFonts w:ascii="Nunito" w:hAnsi="Nunito"/>
                    <w:lang w:val="en-ZA" w:eastAsia="en-ZA"/>
                  </w:rPr>
                </w:rPrChange>
              </w:rPr>
              <w:pPrChange w:id="553"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554" w:author="Craig Parker" w:date="2024-08-15T16:14:00Z" w16du:dateUtc="2024-08-15T14:14:00Z">
                  <w:rPr>
                    <w:rFonts w:ascii="Nunito" w:hAnsi="Nunito"/>
                    <w:lang w:val="en-ZA" w:eastAsia="en-ZA"/>
                  </w:rPr>
                </w:rPrChange>
              </w:rPr>
              <w:t>Data Analysis Platform</w:t>
            </w:r>
          </w:p>
        </w:tc>
      </w:tr>
      <w:tr w:rsidR="00691453" w:rsidRPr="00691453" w14:paraId="6A946A66"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0156F95C" w14:textId="77777777" w:rsidR="00D0654F" w:rsidRPr="00691453" w:rsidRDefault="00D0654F">
            <w:pPr>
              <w:spacing w:line="276" w:lineRule="auto"/>
              <w:rPr>
                <w:rFonts w:ascii="Nunito" w:hAnsi="Nunito"/>
                <w:sz w:val="20"/>
                <w:szCs w:val="20"/>
                <w:lang w:val="en-ZA" w:eastAsia="en-ZA"/>
                <w:rPrChange w:id="555" w:author="Craig Parker" w:date="2024-08-15T16:14:00Z" w16du:dateUtc="2024-08-15T14:14:00Z">
                  <w:rPr>
                    <w:rFonts w:ascii="Nunito" w:hAnsi="Nunito"/>
                    <w:lang w:val="en-ZA" w:eastAsia="en-ZA"/>
                  </w:rPr>
                </w:rPrChange>
              </w:rPr>
              <w:pPrChange w:id="556" w:author="Craig Parker" w:date="2024-08-15T16:14:00Z" w16du:dateUtc="2024-08-15T14:14:00Z">
                <w:pPr/>
              </w:pPrChange>
            </w:pPr>
            <w:r w:rsidRPr="00691453">
              <w:rPr>
                <w:rFonts w:ascii="Nunito" w:hAnsi="Nunito"/>
                <w:sz w:val="20"/>
                <w:szCs w:val="20"/>
                <w:lang w:val="en-ZA" w:eastAsia="en-ZA"/>
                <w:rPrChange w:id="557" w:author="Craig Parker" w:date="2024-08-15T16:14:00Z" w16du:dateUtc="2024-08-15T14:14:00Z">
                  <w:rPr>
                    <w:rFonts w:ascii="Nunito" w:hAnsi="Nunito"/>
                    <w:lang w:val="en-ZA" w:eastAsia="en-ZA"/>
                  </w:rPr>
                </w:rPrChange>
              </w:rPr>
              <w:t>DMAC</w:t>
            </w:r>
          </w:p>
        </w:tc>
        <w:tc>
          <w:tcPr>
            <w:tcW w:w="0" w:type="dxa"/>
            <w:shd w:val="clear" w:color="auto" w:fill="FFFFFF" w:themeFill="background1"/>
            <w:noWrap/>
            <w:hideMark/>
          </w:tcPr>
          <w:p w14:paraId="00A8E637"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558" w:author="Craig Parker" w:date="2024-08-15T16:14:00Z" w16du:dateUtc="2024-08-15T14:14:00Z">
                  <w:rPr>
                    <w:rFonts w:ascii="Nunito" w:hAnsi="Nunito"/>
                    <w:lang w:val="en-ZA" w:eastAsia="en-ZA"/>
                  </w:rPr>
                </w:rPrChange>
              </w:rPr>
              <w:pPrChange w:id="559"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560" w:author="Craig Parker" w:date="2024-08-15T16:14:00Z" w16du:dateUtc="2024-08-15T14:14:00Z">
                  <w:rPr>
                    <w:rFonts w:ascii="Nunito" w:hAnsi="Nunito"/>
                    <w:lang w:val="en-ZA" w:eastAsia="en-ZA"/>
                  </w:rPr>
                </w:rPrChange>
              </w:rPr>
              <w:t xml:space="preserve">Data Management and Analysis Core of the HEÂ²AT </w:t>
            </w:r>
            <w:proofErr w:type="spellStart"/>
            <w:r w:rsidRPr="00691453">
              <w:rPr>
                <w:rFonts w:ascii="Nunito" w:hAnsi="Nunito"/>
                <w:sz w:val="20"/>
                <w:szCs w:val="20"/>
                <w:lang w:val="en-ZA" w:eastAsia="en-ZA"/>
                <w:rPrChange w:id="561" w:author="Craig Parker" w:date="2024-08-15T16:14:00Z" w16du:dateUtc="2024-08-15T14:14:00Z">
                  <w:rPr>
                    <w:rFonts w:ascii="Nunito" w:hAnsi="Nunito"/>
                    <w:lang w:val="en-ZA" w:eastAsia="en-ZA"/>
                  </w:rPr>
                </w:rPrChange>
              </w:rPr>
              <w:t>Center</w:t>
            </w:r>
            <w:proofErr w:type="spellEnd"/>
          </w:p>
        </w:tc>
      </w:tr>
      <w:tr w:rsidR="00691453" w:rsidRPr="00691453" w14:paraId="75198DC3"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5AC2CD04" w14:textId="77777777" w:rsidR="00D0654F" w:rsidRPr="00691453" w:rsidRDefault="00D0654F">
            <w:pPr>
              <w:spacing w:line="276" w:lineRule="auto"/>
              <w:rPr>
                <w:rFonts w:ascii="Nunito" w:hAnsi="Nunito"/>
                <w:sz w:val="20"/>
                <w:szCs w:val="20"/>
                <w:lang w:val="en-ZA" w:eastAsia="en-ZA"/>
                <w:rPrChange w:id="562" w:author="Craig Parker" w:date="2024-08-15T16:14:00Z" w16du:dateUtc="2024-08-15T14:14:00Z">
                  <w:rPr>
                    <w:rFonts w:ascii="Nunito" w:hAnsi="Nunito"/>
                    <w:lang w:val="en-ZA" w:eastAsia="en-ZA"/>
                  </w:rPr>
                </w:rPrChange>
              </w:rPr>
              <w:pPrChange w:id="563" w:author="Craig Parker" w:date="2024-08-15T16:14:00Z" w16du:dateUtc="2024-08-15T14:14:00Z">
                <w:pPr/>
              </w:pPrChange>
            </w:pPr>
            <w:r w:rsidRPr="00691453">
              <w:rPr>
                <w:rFonts w:ascii="Nunito" w:hAnsi="Nunito"/>
                <w:sz w:val="20"/>
                <w:szCs w:val="20"/>
                <w:lang w:val="en-ZA" w:eastAsia="en-ZA"/>
                <w:rPrChange w:id="564" w:author="Craig Parker" w:date="2024-08-15T16:14:00Z" w16du:dateUtc="2024-08-15T14:14:00Z">
                  <w:rPr>
                    <w:rFonts w:ascii="Nunito" w:hAnsi="Nunito"/>
                    <w:lang w:val="en-ZA" w:eastAsia="en-ZA"/>
                  </w:rPr>
                </w:rPrChange>
              </w:rPr>
              <w:t>DMP</w:t>
            </w:r>
          </w:p>
        </w:tc>
        <w:tc>
          <w:tcPr>
            <w:tcW w:w="0" w:type="dxa"/>
            <w:shd w:val="clear" w:color="auto" w:fill="FFFFFF" w:themeFill="background1"/>
            <w:noWrap/>
            <w:hideMark/>
          </w:tcPr>
          <w:p w14:paraId="7E3FEAA4"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565" w:author="Craig Parker" w:date="2024-08-15T16:14:00Z" w16du:dateUtc="2024-08-15T14:14:00Z">
                  <w:rPr>
                    <w:rFonts w:ascii="Nunito" w:hAnsi="Nunito"/>
                    <w:lang w:val="en-ZA" w:eastAsia="en-ZA"/>
                  </w:rPr>
                </w:rPrChange>
              </w:rPr>
              <w:pPrChange w:id="566"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567" w:author="Craig Parker" w:date="2024-08-15T16:14:00Z" w16du:dateUtc="2024-08-15T14:14:00Z">
                  <w:rPr>
                    <w:rFonts w:ascii="Nunito" w:hAnsi="Nunito"/>
                    <w:lang w:val="en-ZA" w:eastAsia="en-ZA"/>
                  </w:rPr>
                </w:rPrChange>
              </w:rPr>
              <w:t>Data Management Plan</w:t>
            </w:r>
          </w:p>
        </w:tc>
      </w:tr>
      <w:tr w:rsidR="00691453" w:rsidRPr="00691453" w14:paraId="0FA6C2C2"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7060592A" w14:textId="77777777" w:rsidR="00D0654F" w:rsidRPr="00691453" w:rsidRDefault="00D0654F">
            <w:pPr>
              <w:spacing w:line="276" w:lineRule="auto"/>
              <w:rPr>
                <w:rFonts w:ascii="Nunito" w:hAnsi="Nunito"/>
                <w:sz w:val="20"/>
                <w:szCs w:val="20"/>
                <w:lang w:val="en-ZA" w:eastAsia="en-ZA"/>
                <w:rPrChange w:id="568" w:author="Craig Parker" w:date="2024-08-15T16:14:00Z" w16du:dateUtc="2024-08-15T14:14:00Z">
                  <w:rPr>
                    <w:rFonts w:ascii="Nunito" w:hAnsi="Nunito"/>
                    <w:lang w:val="en-ZA" w:eastAsia="en-ZA"/>
                  </w:rPr>
                </w:rPrChange>
              </w:rPr>
              <w:pPrChange w:id="569" w:author="Craig Parker" w:date="2024-08-15T16:14:00Z" w16du:dateUtc="2024-08-15T14:14:00Z">
                <w:pPr/>
              </w:pPrChange>
            </w:pPr>
            <w:r w:rsidRPr="00691453">
              <w:rPr>
                <w:rFonts w:ascii="Nunito" w:hAnsi="Nunito"/>
                <w:sz w:val="20"/>
                <w:szCs w:val="20"/>
                <w:lang w:val="en-ZA" w:eastAsia="en-ZA"/>
                <w:rPrChange w:id="570" w:author="Craig Parker" w:date="2024-08-15T16:14:00Z" w16du:dateUtc="2024-08-15T14:14:00Z">
                  <w:rPr>
                    <w:rFonts w:ascii="Nunito" w:hAnsi="Nunito"/>
                    <w:lang w:val="en-ZA" w:eastAsia="en-ZA"/>
                  </w:rPr>
                </w:rPrChange>
              </w:rPr>
              <w:t>DS-I Africa</w:t>
            </w:r>
          </w:p>
        </w:tc>
        <w:tc>
          <w:tcPr>
            <w:tcW w:w="0" w:type="dxa"/>
            <w:shd w:val="clear" w:color="auto" w:fill="FFFFFF" w:themeFill="background1"/>
            <w:noWrap/>
            <w:hideMark/>
          </w:tcPr>
          <w:p w14:paraId="3B498CAE"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571" w:author="Craig Parker" w:date="2024-08-15T16:14:00Z" w16du:dateUtc="2024-08-15T14:14:00Z">
                  <w:rPr>
                    <w:rFonts w:ascii="Nunito" w:hAnsi="Nunito"/>
                    <w:lang w:val="en-ZA" w:eastAsia="en-ZA"/>
                  </w:rPr>
                </w:rPrChange>
              </w:rPr>
              <w:pPrChange w:id="572"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573" w:author="Craig Parker" w:date="2024-08-15T16:14:00Z" w16du:dateUtc="2024-08-15T14:14:00Z">
                  <w:rPr>
                    <w:rFonts w:ascii="Nunito" w:hAnsi="Nunito"/>
                    <w:lang w:val="en-ZA" w:eastAsia="en-ZA"/>
                  </w:rPr>
                </w:rPrChange>
              </w:rPr>
              <w:t>NIH Data Science Initiative Africa</w:t>
            </w:r>
          </w:p>
        </w:tc>
      </w:tr>
      <w:tr w:rsidR="00691453" w:rsidRPr="00691453" w14:paraId="2E2DFFD3"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0B8A5443" w14:textId="77777777" w:rsidR="00D0654F" w:rsidRPr="00691453" w:rsidRDefault="00D0654F">
            <w:pPr>
              <w:spacing w:line="276" w:lineRule="auto"/>
              <w:rPr>
                <w:rFonts w:ascii="Nunito" w:hAnsi="Nunito"/>
                <w:sz w:val="20"/>
                <w:szCs w:val="20"/>
                <w:lang w:val="en-ZA" w:eastAsia="en-ZA"/>
                <w:rPrChange w:id="574" w:author="Craig Parker" w:date="2024-08-15T16:14:00Z" w16du:dateUtc="2024-08-15T14:14:00Z">
                  <w:rPr>
                    <w:rFonts w:ascii="Nunito" w:hAnsi="Nunito"/>
                    <w:lang w:val="en-ZA" w:eastAsia="en-ZA"/>
                  </w:rPr>
                </w:rPrChange>
              </w:rPr>
              <w:pPrChange w:id="575" w:author="Craig Parker" w:date="2024-08-15T16:14:00Z" w16du:dateUtc="2024-08-15T14:14:00Z">
                <w:pPr/>
              </w:pPrChange>
            </w:pPr>
            <w:r w:rsidRPr="00691453">
              <w:rPr>
                <w:rFonts w:ascii="Nunito" w:hAnsi="Nunito"/>
                <w:sz w:val="20"/>
                <w:szCs w:val="20"/>
                <w:lang w:val="en-ZA" w:eastAsia="en-ZA"/>
                <w:rPrChange w:id="576" w:author="Craig Parker" w:date="2024-08-15T16:14:00Z" w16du:dateUtc="2024-08-15T14:14:00Z">
                  <w:rPr>
                    <w:rFonts w:ascii="Nunito" w:hAnsi="Nunito"/>
                    <w:lang w:val="en-ZA" w:eastAsia="en-ZA"/>
                  </w:rPr>
                </w:rPrChange>
              </w:rPr>
              <w:t>DTA</w:t>
            </w:r>
          </w:p>
        </w:tc>
        <w:tc>
          <w:tcPr>
            <w:tcW w:w="0" w:type="dxa"/>
            <w:shd w:val="clear" w:color="auto" w:fill="FFFFFF" w:themeFill="background1"/>
            <w:noWrap/>
            <w:hideMark/>
          </w:tcPr>
          <w:p w14:paraId="54CF4244"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577" w:author="Craig Parker" w:date="2024-08-15T16:14:00Z" w16du:dateUtc="2024-08-15T14:14:00Z">
                  <w:rPr>
                    <w:rFonts w:ascii="Nunito" w:hAnsi="Nunito"/>
                    <w:lang w:val="en-ZA" w:eastAsia="en-ZA"/>
                  </w:rPr>
                </w:rPrChange>
              </w:rPr>
              <w:pPrChange w:id="578"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579" w:author="Craig Parker" w:date="2024-08-15T16:14:00Z" w16du:dateUtc="2024-08-15T14:14:00Z">
                  <w:rPr>
                    <w:rFonts w:ascii="Nunito" w:hAnsi="Nunito"/>
                    <w:lang w:val="en-ZA" w:eastAsia="en-ZA"/>
                  </w:rPr>
                </w:rPrChange>
              </w:rPr>
              <w:t>Data Transfer Agreement</w:t>
            </w:r>
          </w:p>
        </w:tc>
      </w:tr>
      <w:tr w:rsidR="00691453" w:rsidRPr="00691453" w14:paraId="23692D8B"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35BC0251" w14:textId="77777777" w:rsidR="00D0654F" w:rsidRPr="00691453" w:rsidRDefault="00D0654F">
            <w:pPr>
              <w:spacing w:line="276" w:lineRule="auto"/>
              <w:rPr>
                <w:rFonts w:ascii="Nunito" w:hAnsi="Nunito"/>
                <w:sz w:val="20"/>
                <w:szCs w:val="20"/>
                <w:lang w:val="en-ZA" w:eastAsia="en-ZA"/>
                <w:rPrChange w:id="580" w:author="Craig Parker" w:date="2024-08-15T16:14:00Z" w16du:dateUtc="2024-08-15T14:14:00Z">
                  <w:rPr>
                    <w:rFonts w:ascii="Nunito" w:hAnsi="Nunito"/>
                    <w:lang w:val="en-ZA" w:eastAsia="en-ZA"/>
                  </w:rPr>
                </w:rPrChange>
              </w:rPr>
              <w:pPrChange w:id="581" w:author="Craig Parker" w:date="2024-08-15T16:14:00Z" w16du:dateUtc="2024-08-15T14:14:00Z">
                <w:pPr/>
              </w:pPrChange>
            </w:pPr>
            <w:r w:rsidRPr="00691453">
              <w:rPr>
                <w:rFonts w:ascii="Nunito" w:hAnsi="Nunito"/>
                <w:sz w:val="20"/>
                <w:szCs w:val="20"/>
                <w:lang w:val="en-ZA" w:eastAsia="en-ZA"/>
                <w:rPrChange w:id="582" w:author="Craig Parker" w:date="2024-08-15T16:14:00Z" w16du:dateUtc="2024-08-15T14:14:00Z">
                  <w:rPr>
                    <w:rFonts w:ascii="Nunito" w:hAnsi="Nunito"/>
                    <w:lang w:val="en-ZA" w:eastAsia="en-ZA"/>
                  </w:rPr>
                </w:rPrChange>
              </w:rPr>
              <w:t>DUOS</w:t>
            </w:r>
          </w:p>
        </w:tc>
        <w:tc>
          <w:tcPr>
            <w:tcW w:w="0" w:type="dxa"/>
            <w:shd w:val="clear" w:color="auto" w:fill="FFFFFF" w:themeFill="background1"/>
            <w:noWrap/>
            <w:hideMark/>
          </w:tcPr>
          <w:p w14:paraId="08B1ADE7"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583" w:author="Craig Parker" w:date="2024-08-15T16:14:00Z" w16du:dateUtc="2024-08-15T14:14:00Z">
                  <w:rPr>
                    <w:rFonts w:ascii="Nunito" w:hAnsi="Nunito"/>
                    <w:lang w:val="en-ZA" w:eastAsia="en-ZA"/>
                  </w:rPr>
                </w:rPrChange>
              </w:rPr>
              <w:pPrChange w:id="584"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585" w:author="Craig Parker" w:date="2024-08-15T16:14:00Z" w16du:dateUtc="2024-08-15T14:14:00Z">
                  <w:rPr>
                    <w:rFonts w:ascii="Nunito" w:hAnsi="Nunito"/>
                    <w:lang w:val="en-ZA" w:eastAsia="en-ZA"/>
                  </w:rPr>
                </w:rPrChange>
              </w:rPr>
              <w:t>Data Use Oversight System</w:t>
            </w:r>
          </w:p>
        </w:tc>
      </w:tr>
      <w:tr w:rsidR="00691453" w:rsidRPr="00691453" w14:paraId="681E2016"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1504F0EF" w14:textId="77777777" w:rsidR="00D0654F" w:rsidRPr="00691453" w:rsidRDefault="00D0654F">
            <w:pPr>
              <w:spacing w:line="276" w:lineRule="auto"/>
              <w:rPr>
                <w:rFonts w:ascii="Nunito" w:hAnsi="Nunito"/>
                <w:sz w:val="20"/>
                <w:szCs w:val="20"/>
                <w:lang w:val="en-ZA" w:eastAsia="en-ZA"/>
                <w:rPrChange w:id="586" w:author="Craig Parker" w:date="2024-08-15T16:14:00Z" w16du:dateUtc="2024-08-15T14:14:00Z">
                  <w:rPr>
                    <w:rFonts w:ascii="Nunito" w:hAnsi="Nunito"/>
                    <w:lang w:val="en-ZA" w:eastAsia="en-ZA"/>
                  </w:rPr>
                </w:rPrChange>
              </w:rPr>
              <w:pPrChange w:id="587" w:author="Craig Parker" w:date="2024-08-15T16:14:00Z" w16du:dateUtc="2024-08-15T14:14:00Z">
                <w:pPr/>
              </w:pPrChange>
            </w:pPr>
            <w:r w:rsidRPr="00691453">
              <w:rPr>
                <w:rFonts w:ascii="Nunito" w:hAnsi="Nunito"/>
                <w:sz w:val="20"/>
                <w:szCs w:val="20"/>
                <w:lang w:val="en-ZA" w:eastAsia="en-ZA"/>
                <w:rPrChange w:id="588" w:author="Craig Parker" w:date="2024-08-15T16:14:00Z" w16du:dateUtc="2024-08-15T14:14:00Z">
                  <w:rPr>
                    <w:rFonts w:ascii="Nunito" w:hAnsi="Nunito"/>
                    <w:lang w:val="en-ZA" w:eastAsia="en-ZA"/>
                  </w:rPr>
                </w:rPrChange>
              </w:rPr>
              <w:t>ELSI</w:t>
            </w:r>
          </w:p>
        </w:tc>
        <w:tc>
          <w:tcPr>
            <w:tcW w:w="0" w:type="dxa"/>
            <w:shd w:val="clear" w:color="auto" w:fill="FFFFFF" w:themeFill="background1"/>
            <w:noWrap/>
            <w:hideMark/>
          </w:tcPr>
          <w:p w14:paraId="799BC694"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589" w:author="Craig Parker" w:date="2024-08-15T16:14:00Z" w16du:dateUtc="2024-08-15T14:14:00Z">
                  <w:rPr>
                    <w:rFonts w:ascii="Nunito" w:hAnsi="Nunito"/>
                    <w:lang w:val="en-ZA" w:eastAsia="en-ZA"/>
                  </w:rPr>
                </w:rPrChange>
              </w:rPr>
              <w:pPrChange w:id="590"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591" w:author="Craig Parker" w:date="2024-08-15T16:14:00Z" w16du:dateUtc="2024-08-15T14:14:00Z">
                  <w:rPr>
                    <w:rFonts w:ascii="Nunito" w:hAnsi="Nunito"/>
                    <w:lang w:val="en-ZA" w:eastAsia="en-ZA"/>
                  </w:rPr>
                </w:rPrChange>
              </w:rPr>
              <w:t>Ethical Legal and Social Implications Projects of DS-I Africa</w:t>
            </w:r>
          </w:p>
        </w:tc>
      </w:tr>
      <w:tr w:rsidR="00691453" w:rsidRPr="00691453" w14:paraId="23F79661"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66C1E3CD" w14:textId="77777777" w:rsidR="00D0654F" w:rsidRPr="00691453" w:rsidRDefault="00D0654F">
            <w:pPr>
              <w:spacing w:line="276" w:lineRule="auto"/>
              <w:rPr>
                <w:rFonts w:ascii="Nunito" w:hAnsi="Nunito"/>
                <w:sz w:val="20"/>
                <w:szCs w:val="20"/>
                <w:lang w:val="en-ZA" w:eastAsia="en-ZA"/>
                <w:rPrChange w:id="592" w:author="Craig Parker" w:date="2024-08-15T16:14:00Z" w16du:dateUtc="2024-08-15T14:14:00Z">
                  <w:rPr>
                    <w:rFonts w:ascii="Nunito" w:hAnsi="Nunito"/>
                    <w:lang w:val="en-ZA" w:eastAsia="en-ZA"/>
                  </w:rPr>
                </w:rPrChange>
              </w:rPr>
              <w:pPrChange w:id="593" w:author="Craig Parker" w:date="2024-08-15T16:14:00Z" w16du:dateUtc="2024-08-15T14:14:00Z">
                <w:pPr/>
              </w:pPrChange>
            </w:pPr>
            <w:r w:rsidRPr="00691453">
              <w:rPr>
                <w:rFonts w:ascii="Nunito" w:hAnsi="Nunito"/>
                <w:sz w:val="20"/>
                <w:szCs w:val="20"/>
                <w:lang w:val="en-ZA" w:eastAsia="en-ZA"/>
                <w:rPrChange w:id="594" w:author="Craig Parker" w:date="2024-08-15T16:14:00Z" w16du:dateUtc="2024-08-15T14:14:00Z">
                  <w:rPr>
                    <w:rFonts w:ascii="Nunito" w:hAnsi="Nunito"/>
                    <w:lang w:val="en-ZA" w:eastAsia="en-ZA"/>
                  </w:rPr>
                </w:rPrChange>
              </w:rPr>
              <w:t>FAIR</w:t>
            </w:r>
          </w:p>
        </w:tc>
        <w:tc>
          <w:tcPr>
            <w:tcW w:w="0" w:type="dxa"/>
            <w:shd w:val="clear" w:color="auto" w:fill="FFFFFF" w:themeFill="background1"/>
            <w:noWrap/>
            <w:hideMark/>
          </w:tcPr>
          <w:p w14:paraId="374D1A52"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595" w:author="Craig Parker" w:date="2024-08-15T16:14:00Z" w16du:dateUtc="2024-08-15T14:14:00Z">
                  <w:rPr>
                    <w:rFonts w:ascii="Nunito" w:hAnsi="Nunito"/>
                    <w:lang w:val="en-ZA" w:eastAsia="en-ZA"/>
                  </w:rPr>
                </w:rPrChange>
              </w:rPr>
              <w:pPrChange w:id="596"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597" w:author="Craig Parker" w:date="2024-08-15T16:14:00Z" w16du:dateUtc="2024-08-15T14:14:00Z">
                  <w:rPr>
                    <w:rFonts w:ascii="Nunito" w:hAnsi="Nunito"/>
                    <w:lang w:val="en-ZA" w:eastAsia="en-ZA"/>
                  </w:rPr>
                </w:rPrChange>
              </w:rPr>
              <w:t>Findable, Accessible, Interoperable, and Reusable</w:t>
            </w:r>
          </w:p>
        </w:tc>
      </w:tr>
      <w:tr w:rsidR="00691453" w:rsidRPr="00691453" w14:paraId="779711D8"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6C50D1DD" w14:textId="77777777" w:rsidR="00D0654F" w:rsidRPr="00691453" w:rsidRDefault="00D0654F">
            <w:pPr>
              <w:spacing w:line="276" w:lineRule="auto"/>
              <w:rPr>
                <w:rFonts w:ascii="Nunito" w:hAnsi="Nunito"/>
                <w:sz w:val="20"/>
                <w:szCs w:val="20"/>
                <w:lang w:val="en-ZA" w:eastAsia="en-ZA"/>
                <w:rPrChange w:id="598" w:author="Craig Parker" w:date="2024-08-15T16:14:00Z" w16du:dateUtc="2024-08-15T14:14:00Z">
                  <w:rPr>
                    <w:rFonts w:ascii="Nunito" w:hAnsi="Nunito"/>
                    <w:lang w:val="en-ZA" w:eastAsia="en-ZA"/>
                  </w:rPr>
                </w:rPrChange>
              </w:rPr>
              <w:pPrChange w:id="599" w:author="Craig Parker" w:date="2024-08-15T16:14:00Z" w16du:dateUtc="2024-08-15T14:14:00Z">
                <w:pPr/>
              </w:pPrChange>
            </w:pPr>
            <w:r w:rsidRPr="00691453">
              <w:rPr>
                <w:rFonts w:ascii="Nunito" w:hAnsi="Nunito"/>
                <w:sz w:val="20"/>
                <w:szCs w:val="20"/>
                <w:lang w:val="en-ZA" w:eastAsia="en-ZA"/>
                <w:rPrChange w:id="600" w:author="Craig Parker" w:date="2024-08-15T16:14:00Z" w16du:dateUtc="2024-08-15T14:14:00Z">
                  <w:rPr>
                    <w:rFonts w:ascii="Nunito" w:hAnsi="Nunito"/>
                    <w:lang w:val="en-ZA" w:eastAsia="en-ZA"/>
                  </w:rPr>
                </w:rPrChange>
              </w:rPr>
              <w:t>FIPS</w:t>
            </w:r>
          </w:p>
        </w:tc>
        <w:tc>
          <w:tcPr>
            <w:tcW w:w="0" w:type="dxa"/>
            <w:shd w:val="clear" w:color="auto" w:fill="FFFFFF" w:themeFill="background1"/>
            <w:noWrap/>
            <w:hideMark/>
          </w:tcPr>
          <w:p w14:paraId="73900830"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601" w:author="Craig Parker" w:date="2024-08-15T16:14:00Z" w16du:dateUtc="2024-08-15T14:14:00Z">
                  <w:rPr>
                    <w:rFonts w:ascii="Nunito" w:hAnsi="Nunito"/>
                    <w:lang w:val="en-ZA" w:eastAsia="en-ZA"/>
                  </w:rPr>
                </w:rPrChange>
              </w:rPr>
              <w:pPrChange w:id="602"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603" w:author="Craig Parker" w:date="2024-08-15T16:14:00Z" w16du:dateUtc="2024-08-15T14:14:00Z">
                  <w:rPr>
                    <w:rFonts w:ascii="Nunito" w:hAnsi="Nunito"/>
                    <w:lang w:val="en-ZA" w:eastAsia="en-ZA"/>
                  </w:rPr>
                </w:rPrChange>
              </w:rPr>
              <w:t>Federal Information Processing Standards</w:t>
            </w:r>
          </w:p>
        </w:tc>
      </w:tr>
      <w:tr w:rsidR="00691453" w:rsidRPr="00691453" w14:paraId="219D908E"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799487C6" w14:textId="77777777" w:rsidR="00D0654F" w:rsidRPr="00691453" w:rsidRDefault="00D0654F">
            <w:pPr>
              <w:spacing w:line="276" w:lineRule="auto"/>
              <w:rPr>
                <w:rFonts w:ascii="Nunito" w:hAnsi="Nunito"/>
                <w:sz w:val="20"/>
                <w:szCs w:val="20"/>
                <w:lang w:val="en-ZA" w:eastAsia="en-ZA"/>
                <w:rPrChange w:id="604" w:author="Craig Parker" w:date="2024-08-15T16:14:00Z" w16du:dateUtc="2024-08-15T14:14:00Z">
                  <w:rPr>
                    <w:rFonts w:ascii="Nunito" w:hAnsi="Nunito"/>
                    <w:lang w:val="en-ZA" w:eastAsia="en-ZA"/>
                  </w:rPr>
                </w:rPrChange>
              </w:rPr>
              <w:pPrChange w:id="605" w:author="Craig Parker" w:date="2024-08-15T16:14:00Z" w16du:dateUtc="2024-08-15T14:14:00Z">
                <w:pPr/>
              </w:pPrChange>
            </w:pPr>
            <w:r w:rsidRPr="00691453">
              <w:rPr>
                <w:rFonts w:ascii="Nunito" w:hAnsi="Nunito"/>
                <w:sz w:val="20"/>
                <w:szCs w:val="20"/>
                <w:lang w:val="en-ZA" w:eastAsia="en-ZA"/>
                <w:rPrChange w:id="606" w:author="Craig Parker" w:date="2024-08-15T16:14:00Z" w16du:dateUtc="2024-08-15T14:14:00Z">
                  <w:rPr>
                    <w:rFonts w:ascii="Nunito" w:hAnsi="Nunito"/>
                    <w:lang w:val="en-ZA" w:eastAsia="en-ZA"/>
                  </w:rPr>
                </w:rPrChange>
              </w:rPr>
              <w:t>GCRO</w:t>
            </w:r>
          </w:p>
        </w:tc>
        <w:tc>
          <w:tcPr>
            <w:tcW w:w="0" w:type="dxa"/>
            <w:shd w:val="clear" w:color="auto" w:fill="FFFFFF" w:themeFill="background1"/>
            <w:noWrap/>
            <w:hideMark/>
          </w:tcPr>
          <w:p w14:paraId="52299DF5"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607" w:author="Craig Parker" w:date="2024-08-15T16:14:00Z" w16du:dateUtc="2024-08-15T14:14:00Z">
                  <w:rPr>
                    <w:rFonts w:ascii="Nunito" w:hAnsi="Nunito"/>
                    <w:lang w:val="en-ZA" w:eastAsia="en-ZA"/>
                  </w:rPr>
                </w:rPrChange>
              </w:rPr>
              <w:pPrChange w:id="608"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609" w:author="Craig Parker" w:date="2024-08-15T16:14:00Z" w16du:dateUtc="2024-08-15T14:14:00Z">
                  <w:rPr>
                    <w:rFonts w:ascii="Nunito" w:hAnsi="Nunito"/>
                    <w:lang w:val="en-ZA" w:eastAsia="en-ZA"/>
                  </w:rPr>
                </w:rPrChange>
              </w:rPr>
              <w:t>Gauteng City-Region Observatory</w:t>
            </w:r>
          </w:p>
        </w:tc>
      </w:tr>
      <w:tr w:rsidR="00691453" w:rsidRPr="00691453" w14:paraId="728323AC"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34BF552E" w14:textId="77777777" w:rsidR="00D0654F" w:rsidRPr="00691453" w:rsidRDefault="00D0654F">
            <w:pPr>
              <w:spacing w:line="276" w:lineRule="auto"/>
              <w:rPr>
                <w:rFonts w:ascii="Nunito" w:hAnsi="Nunito"/>
                <w:sz w:val="20"/>
                <w:szCs w:val="20"/>
                <w:lang w:val="en-ZA" w:eastAsia="en-ZA"/>
                <w:rPrChange w:id="610" w:author="Craig Parker" w:date="2024-08-15T16:14:00Z" w16du:dateUtc="2024-08-15T14:14:00Z">
                  <w:rPr>
                    <w:rFonts w:ascii="Nunito" w:hAnsi="Nunito"/>
                    <w:lang w:val="en-ZA" w:eastAsia="en-ZA"/>
                  </w:rPr>
                </w:rPrChange>
              </w:rPr>
              <w:pPrChange w:id="611" w:author="Craig Parker" w:date="2024-08-15T16:14:00Z" w16du:dateUtc="2024-08-15T14:14:00Z">
                <w:pPr/>
              </w:pPrChange>
            </w:pPr>
            <w:r w:rsidRPr="00691453">
              <w:rPr>
                <w:rFonts w:ascii="Nunito" w:hAnsi="Nunito"/>
                <w:sz w:val="20"/>
                <w:szCs w:val="20"/>
                <w:lang w:val="en-ZA" w:eastAsia="en-ZA"/>
                <w:rPrChange w:id="612" w:author="Craig Parker" w:date="2024-08-15T16:14:00Z" w16du:dateUtc="2024-08-15T14:14:00Z">
                  <w:rPr>
                    <w:rFonts w:ascii="Nunito" w:hAnsi="Nunito"/>
                    <w:lang w:val="en-ZA" w:eastAsia="en-ZA"/>
                  </w:rPr>
                </w:rPrChange>
              </w:rPr>
              <w:t>HPC</w:t>
            </w:r>
          </w:p>
        </w:tc>
        <w:tc>
          <w:tcPr>
            <w:tcW w:w="0" w:type="dxa"/>
            <w:shd w:val="clear" w:color="auto" w:fill="FFFFFF" w:themeFill="background1"/>
            <w:noWrap/>
            <w:hideMark/>
          </w:tcPr>
          <w:p w14:paraId="2B338507"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613" w:author="Craig Parker" w:date="2024-08-15T16:14:00Z" w16du:dateUtc="2024-08-15T14:14:00Z">
                  <w:rPr>
                    <w:rFonts w:ascii="Nunito" w:hAnsi="Nunito"/>
                    <w:lang w:val="en-ZA" w:eastAsia="en-ZA"/>
                  </w:rPr>
                </w:rPrChange>
              </w:rPr>
              <w:pPrChange w:id="614"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615" w:author="Craig Parker" w:date="2024-08-15T16:14:00Z" w16du:dateUtc="2024-08-15T14:14:00Z">
                  <w:rPr>
                    <w:rFonts w:ascii="Nunito" w:hAnsi="Nunito"/>
                    <w:lang w:val="en-ZA" w:eastAsia="en-ZA"/>
                  </w:rPr>
                </w:rPrChange>
              </w:rPr>
              <w:t>High-Performance Computing</w:t>
            </w:r>
          </w:p>
        </w:tc>
      </w:tr>
      <w:tr w:rsidR="00691453" w:rsidRPr="00691453" w14:paraId="70645B0E"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2BFC7E4A" w14:textId="77777777" w:rsidR="00D0654F" w:rsidRPr="00691453" w:rsidRDefault="00D0654F">
            <w:pPr>
              <w:spacing w:line="276" w:lineRule="auto"/>
              <w:rPr>
                <w:rFonts w:ascii="Nunito" w:hAnsi="Nunito"/>
                <w:sz w:val="20"/>
                <w:szCs w:val="20"/>
                <w:lang w:val="en-ZA" w:eastAsia="en-ZA"/>
                <w:rPrChange w:id="616" w:author="Craig Parker" w:date="2024-08-15T16:14:00Z" w16du:dateUtc="2024-08-15T14:14:00Z">
                  <w:rPr>
                    <w:rFonts w:ascii="Nunito" w:hAnsi="Nunito"/>
                    <w:lang w:val="en-ZA" w:eastAsia="en-ZA"/>
                  </w:rPr>
                </w:rPrChange>
              </w:rPr>
              <w:pPrChange w:id="617" w:author="Craig Parker" w:date="2024-08-15T16:14:00Z" w16du:dateUtc="2024-08-15T14:14:00Z">
                <w:pPr/>
              </w:pPrChange>
            </w:pPr>
            <w:r w:rsidRPr="00691453">
              <w:rPr>
                <w:rFonts w:ascii="Nunito" w:hAnsi="Nunito"/>
                <w:sz w:val="20"/>
                <w:szCs w:val="20"/>
                <w:lang w:val="en-ZA" w:eastAsia="en-ZA"/>
                <w:rPrChange w:id="618" w:author="Craig Parker" w:date="2024-08-15T16:14:00Z" w16du:dateUtc="2024-08-15T14:14:00Z">
                  <w:rPr>
                    <w:rFonts w:ascii="Nunito" w:hAnsi="Nunito"/>
                    <w:lang w:val="en-ZA" w:eastAsia="en-ZA"/>
                  </w:rPr>
                </w:rPrChange>
              </w:rPr>
              <w:t>HSS</w:t>
            </w:r>
          </w:p>
        </w:tc>
        <w:tc>
          <w:tcPr>
            <w:tcW w:w="0" w:type="dxa"/>
            <w:shd w:val="clear" w:color="auto" w:fill="FFFFFF" w:themeFill="background1"/>
            <w:noWrap/>
            <w:hideMark/>
          </w:tcPr>
          <w:p w14:paraId="108599A7"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619" w:author="Craig Parker" w:date="2024-08-15T16:14:00Z" w16du:dateUtc="2024-08-15T14:14:00Z">
                  <w:rPr>
                    <w:rFonts w:ascii="Nunito" w:hAnsi="Nunito"/>
                    <w:lang w:val="en-ZA" w:eastAsia="en-ZA"/>
                  </w:rPr>
                </w:rPrChange>
              </w:rPr>
              <w:pPrChange w:id="620"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621" w:author="Craig Parker" w:date="2024-08-15T16:14:00Z" w16du:dateUtc="2024-08-15T14:14:00Z">
                  <w:rPr>
                    <w:rFonts w:ascii="Nunito" w:hAnsi="Nunito"/>
                    <w:lang w:val="en-ZA" w:eastAsia="en-ZA"/>
                  </w:rPr>
                </w:rPrChange>
              </w:rPr>
              <w:t>US Department of Human and Health Services</w:t>
            </w:r>
          </w:p>
        </w:tc>
      </w:tr>
      <w:tr w:rsidR="00691453" w:rsidRPr="00691453" w14:paraId="69DF5F6E"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55061B8D" w14:textId="77777777" w:rsidR="00D0654F" w:rsidRPr="00691453" w:rsidRDefault="00D0654F">
            <w:pPr>
              <w:spacing w:line="276" w:lineRule="auto"/>
              <w:rPr>
                <w:rFonts w:ascii="Nunito" w:hAnsi="Nunito"/>
                <w:sz w:val="20"/>
                <w:szCs w:val="20"/>
                <w:lang w:val="en-ZA" w:eastAsia="en-ZA"/>
                <w:rPrChange w:id="622" w:author="Craig Parker" w:date="2024-08-15T16:14:00Z" w16du:dateUtc="2024-08-15T14:14:00Z">
                  <w:rPr>
                    <w:rFonts w:ascii="Nunito" w:hAnsi="Nunito"/>
                    <w:lang w:val="en-ZA" w:eastAsia="en-ZA"/>
                  </w:rPr>
                </w:rPrChange>
              </w:rPr>
              <w:pPrChange w:id="623" w:author="Craig Parker" w:date="2024-08-15T16:14:00Z" w16du:dateUtc="2024-08-15T14:14:00Z">
                <w:pPr/>
              </w:pPrChange>
            </w:pPr>
            <w:r w:rsidRPr="00691453">
              <w:rPr>
                <w:rFonts w:ascii="Nunito" w:hAnsi="Nunito"/>
                <w:sz w:val="20"/>
                <w:szCs w:val="20"/>
                <w:lang w:val="en-ZA" w:eastAsia="en-ZA"/>
                <w:rPrChange w:id="624" w:author="Craig Parker" w:date="2024-08-15T16:14:00Z" w16du:dateUtc="2024-08-15T14:14:00Z">
                  <w:rPr>
                    <w:rFonts w:ascii="Nunito" w:hAnsi="Nunito"/>
                    <w:lang w:val="en-ZA" w:eastAsia="en-ZA"/>
                  </w:rPr>
                </w:rPrChange>
              </w:rPr>
              <w:t>LDAP</w:t>
            </w:r>
          </w:p>
        </w:tc>
        <w:tc>
          <w:tcPr>
            <w:tcW w:w="0" w:type="dxa"/>
            <w:shd w:val="clear" w:color="auto" w:fill="FFFFFF" w:themeFill="background1"/>
            <w:noWrap/>
            <w:hideMark/>
          </w:tcPr>
          <w:p w14:paraId="665BC69D"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625" w:author="Craig Parker" w:date="2024-08-15T16:14:00Z" w16du:dateUtc="2024-08-15T14:14:00Z">
                  <w:rPr>
                    <w:rFonts w:ascii="Nunito" w:hAnsi="Nunito"/>
                    <w:lang w:val="en-ZA" w:eastAsia="en-ZA"/>
                  </w:rPr>
                </w:rPrChange>
              </w:rPr>
              <w:pPrChange w:id="626"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627" w:author="Craig Parker" w:date="2024-08-15T16:14:00Z" w16du:dateUtc="2024-08-15T14:14:00Z">
                  <w:rPr>
                    <w:rFonts w:ascii="Nunito" w:hAnsi="Nunito"/>
                    <w:lang w:val="en-ZA" w:eastAsia="en-ZA"/>
                  </w:rPr>
                </w:rPrChange>
              </w:rPr>
              <w:t>Lightweight Directory Access Protocol</w:t>
            </w:r>
          </w:p>
        </w:tc>
      </w:tr>
      <w:tr w:rsidR="00691453" w:rsidRPr="00691453" w14:paraId="38AA02CA"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395CFC77" w14:textId="77777777" w:rsidR="00D0654F" w:rsidRPr="00691453" w:rsidRDefault="00D0654F">
            <w:pPr>
              <w:spacing w:line="276" w:lineRule="auto"/>
              <w:rPr>
                <w:rFonts w:ascii="Nunito" w:hAnsi="Nunito"/>
                <w:sz w:val="20"/>
                <w:szCs w:val="20"/>
                <w:lang w:val="en-ZA" w:eastAsia="en-ZA"/>
                <w:rPrChange w:id="628" w:author="Craig Parker" w:date="2024-08-15T16:14:00Z" w16du:dateUtc="2024-08-15T14:14:00Z">
                  <w:rPr>
                    <w:rFonts w:ascii="Nunito" w:hAnsi="Nunito"/>
                    <w:lang w:val="en-ZA" w:eastAsia="en-ZA"/>
                  </w:rPr>
                </w:rPrChange>
              </w:rPr>
              <w:pPrChange w:id="629" w:author="Craig Parker" w:date="2024-08-15T16:14:00Z" w16du:dateUtc="2024-08-15T14:14:00Z">
                <w:pPr/>
              </w:pPrChange>
            </w:pPr>
            <w:r w:rsidRPr="00691453">
              <w:rPr>
                <w:rFonts w:ascii="Nunito" w:hAnsi="Nunito"/>
                <w:sz w:val="20"/>
                <w:szCs w:val="20"/>
                <w:lang w:val="en-ZA" w:eastAsia="en-ZA"/>
                <w:rPrChange w:id="630" w:author="Craig Parker" w:date="2024-08-15T16:14:00Z" w16du:dateUtc="2024-08-15T14:14:00Z">
                  <w:rPr>
                    <w:rFonts w:ascii="Nunito" w:hAnsi="Nunito"/>
                    <w:lang w:val="en-ZA" w:eastAsia="en-ZA"/>
                  </w:rPr>
                </w:rPrChange>
              </w:rPr>
              <w:t>NDVI</w:t>
            </w:r>
          </w:p>
        </w:tc>
        <w:tc>
          <w:tcPr>
            <w:tcW w:w="0" w:type="dxa"/>
            <w:shd w:val="clear" w:color="auto" w:fill="FFFFFF" w:themeFill="background1"/>
            <w:noWrap/>
            <w:hideMark/>
          </w:tcPr>
          <w:p w14:paraId="3F4E4496"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631" w:author="Craig Parker" w:date="2024-08-15T16:14:00Z" w16du:dateUtc="2024-08-15T14:14:00Z">
                  <w:rPr>
                    <w:rFonts w:ascii="Nunito" w:hAnsi="Nunito"/>
                    <w:lang w:val="en-ZA" w:eastAsia="en-ZA"/>
                  </w:rPr>
                </w:rPrChange>
              </w:rPr>
              <w:pPrChange w:id="632"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633" w:author="Craig Parker" w:date="2024-08-15T16:14:00Z" w16du:dateUtc="2024-08-15T14:14:00Z">
                  <w:rPr>
                    <w:rFonts w:ascii="Nunito" w:hAnsi="Nunito"/>
                    <w:lang w:val="en-ZA" w:eastAsia="en-ZA"/>
                  </w:rPr>
                </w:rPrChange>
              </w:rPr>
              <w:t>Normalized Difference Vegetation Index</w:t>
            </w:r>
          </w:p>
        </w:tc>
      </w:tr>
      <w:tr w:rsidR="00691453" w:rsidRPr="00691453" w14:paraId="2E019E55"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6D39C01E" w14:textId="77777777" w:rsidR="00D0654F" w:rsidRPr="00691453" w:rsidRDefault="00D0654F">
            <w:pPr>
              <w:spacing w:line="276" w:lineRule="auto"/>
              <w:rPr>
                <w:rFonts w:ascii="Nunito" w:hAnsi="Nunito"/>
                <w:sz w:val="20"/>
                <w:szCs w:val="20"/>
                <w:lang w:val="en-ZA" w:eastAsia="en-ZA"/>
                <w:rPrChange w:id="634" w:author="Craig Parker" w:date="2024-08-15T16:14:00Z" w16du:dateUtc="2024-08-15T14:14:00Z">
                  <w:rPr>
                    <w:rFonts w:ascii="Nunito" w:hAnsi="Nunito"/>
                    <w:lang w:val="en-ZA" w:eastAsia="en-ZA"/>
                  </w:rPr>
                </w:rPrChange>
              </w:rPr>
              <w:pPrChange w:id="635" w:author="Craig Parker" w:date="2024-08-15T16:14:00Z" w16du:dateUtc="2024-08-15T14:14:00Z">
                <w:pPr/>
              </w:pPrChange>
            </w:pPr>
            <w:r w:rsidRPr="00691453">
              <w:rPr>
                <w:rFonts w:ascii="Nunito" w:hAnsi="Nunito"/>
                <w:sz w:val="20"/>
                <w:szCs w:val="20"/>
                <w:lang w:val="en-ZA" w:eastAsia="en-ZA"/>
                <w:rPrChange w:id="636" w:author="Craig Parker" w:date="2024-08-15T16:14:00Z" w16du:dateUtc="2024-08-15T14:14:00Z">
                  <w:rPr>
                    <w:rFonts w:ascii="Nunito" w:hAnsi="Nunito"/>
                    <w:lang w:val="en-ZA" w:eastAsia="en-ZA"/>
                  </w:rPr>
                </w:rPrChange>
              </w:rPr>
              <w:t>NIH</w:t>
            </w:r>
          </w:p>
        </w:tc>
        <w:tc>
          <w:tcPr>
            <w:tcW w:w="0" w:type="dxa"/>
            <w:shd w:val="clear" w:color="auto" w:fill="FFFFFF" w:themeFill="background1"/>
            <w:noWrap/>
            <w:hideMark/>
          </w:tcPr>
          <w:p w14:paraId="5B8C3CB4"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637" w:author="Craig Parker" w:date="2024-08-15T16:14:00Z" w16du:dateUtc="2024-08-15T14:14:00Z">
                  <w:rPr>
                    <w:rFonts w:ascii="Nunito" w:hAnsi="Nunito"/>
                    <w:lang w:val="en-ZA" w:eastAsia="en-ZA"/>
                  </w:rPr>
                </w:rPrChange>
              </w:rPr>
              <w:pPrChange w:id="638"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639" w:author="Craig Parker" w:date="2024-08-15T16:14:00Z" w16du:dateUtc="2024-08-15T14:14:00Z">
                  <w:rPr>
                    <w:rFonts w:ascii="Nunito" w:hAnsi="Nunito"/>
                    <w:lang w:val="en-ZA" w:eastAsia="en-ZA"/>
                  </w:rPr>
                </w:rPrChange>
              </w:rPr>
              <w:t>US National Institute of Health</w:t>
            </w:r>
          </w:p>
        </w:tc>
      </w:tr>
      <w:tr w:rsidR="00691453" w:rsidRPr="00691453" w14:paraId="5AA8AD51"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0F23EDA9" w14:textId="77777777" w:rsidR="00D0654F" w:rsidRPr="00691453" w:rsidRDefault="00D0654F">
            <w:pPr>
              <w:spacing w:line="276" w:lineRule="auto"/>
              <w:rPr>
                <w:rFonts w:ascii="Nunito" w:hAnsi="Nunito"/>
                <w:sz w:val="20"/>
                <w:szCs w:val="20"/>
                <w:lang w:val="en-ZA" w:eastAsia="en-ZA"/>
                <w:rPrChange w:id="640" w:author="Craig Parker" w:date="2024-08-15T16:14:00Z" w16du:dateUtc="2024-08-15T14:14:00Z">
                  <w:rPr>
                    <w:rFonts w:ascii="Nunito" w:hAnsi="Nunito"/>
                    <w:lang w:val="en-ZA" w:eastAsia="en-ZA"/>
                  </w:rPr>
                </w:rPrChange>
              </w:rPr>
              <w:pPrChange w:id="641" w:author="Craig Parker" w:date="2024-08-15T16:14:00Z" w16du:dateUtc="2024-08-15T14:14:00Z">
                <w:pPr/>
              </w:pPrChange>
            </w:pPr>
            <w:r w:rsidRPr="00691453">
              <w:rPr>
                <w:rFonts w:ascii="Nunito" w:hAnsi="Nunito"/>
                <w:sz w:val="20"/>
                <w:szCs w:val="20"/>
                <w:lang w:val="en-ZA" w:eastAsia="en-ZA"/>
                <w:rPrChange w:id="642" w:author="Craig Parker" w:date="2024-08-15T16:14:00Z" w16du:dateUtc="2024-08-15T14:14:00Z">
                  <w:rPr>
                    <w:rFonts w:ascii="Nunito" w:hAnsi="Nunito"/>
                    <w:lang w:val="en-ZA" w:eastAsia="en-ZA"/>
                  </w:rPr>
                </w:rPrChange>
              </w:rPr>
              <w:t>NIR</w:t>
            </w:r>
          </w:p>
        </w:tc>
        <w:tc>
          <w:tcPr>
            <w:tcW w:w="0" w:type="dxa"/>
            <w:shd w:val="clear" w:color="auto" w:fill="FFFFFF" w:themeFill="background1"/>
            <w:noWrap/>
            <w:hideMark/>
          </w:tcPr>
          <w:p w14:paraId="70612A82"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643" w:author="Craig Parker" w:date="2024-08-15T16:14:00Z" w16du:dateUtc="2024-08-15T14:14:00Z">
                  <w:rPr>
                    <w:rFonts w:ascii="Nunito" w:hAnsi="Nunito"/>
                    <w:lang w:val="en-ZA" w:eastAsia="en-ZA"/>
                  </w:rPr>
                </w:rPrChange>
              </w:rPr>
              <w:pPrChange w:id="644"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645" w:author="Craig Parker" w:date="2024-08-15T16:14:00Z" w16du:dateUtc="2024-08-15T14:14:00Z">
                  <w:rPr>
                    <w:rFonts w:ascii="Nunito" w:hAnsi="Nunito"/>
                    <w:lang w:val="en-ZA" w:eastAsia="en-ZA"/>
                  </w:rPr>
                </w:rPrChange>
              </w:rPr>
              <w:t>Near-Infrared</w:t>
            </w:r>
          </w:p>
        </w:tc>
      </w:tr>
      <w:tr w:rsidR="00691453" w:rsidRPr="00691453" w14:paraId="74098327"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140DF271" w14:textId="77777777" w:rsidR="00D0654F" w:rsidRPr="00691453" w:rsidRDefault="00D0654F">
            <w:pPr>
              <w:spacing w:line="276" w:lineRule="auto"/>
              <w:rPr>
                <w:rFonts w:ascii="Nunito" w:hAnsi="Nunito"/>
                <w:sz w:val="20"/>
                <w:szCs w:val="20"/>
                <w:lang w:val="en-ZA" w:eastAsia="en-ZA"/>
                <w:rPrChange w:id="646" w:author="Craig Parker" w:date="2024-08-15T16:14:00Z" w16du:dateUtc="2024-08-15T14:14:00Z">
                  <w:rPr>
                    <w:rFonts w:ascii="Nunito" w:hAnsi="Nunito"/>
                    <w:lang w:val="en-ZA" w:eastAsia="en-ZA"/>
                  </w:rPr>
                </w:rPrChange>
              </w:rPr>
              <w:pPrChange w:id="647" w:author="Craig Parker" w:date="2024-08-15T16:14:00Z" w16du:dateUtc="2024-08-15T14:14:00Z">
                <w:pPr/>
              </w:pPrChange>
            </w:pPr>
            <w:r w:rsidRPr="00691453">
              <w:rPr>
                <w:rFonts w:ascii="Nunito" w:hAnsi="Nunito"/>
                <w:sz w:val="20"/>
                <w:szCs w:val="20"/>
                <w:lang w:val="en-ZA" w:eastAsia="en-ZA"/>
                <w:rPrChange w:id="648" w:author="Craig Parker" w:date="2024-08-15T16:14:00Z" w16du:dateUtc="2024-08-15T14:14:00Z">
                  <w:rPr>
                    <w:rFonts w:ascii="Nunito" w:hAnsi="Nunito"/>
                    <w:lang w:val="en-ZA" w:eastAsia="en-ZA"/>
                  </w:rPr>
                </w:rPrChange>
              </w:rPr>
              <w:t>NIST</w:t>
            </w:r>
          </w:p>
        </w:tc>
        <w:tc>
          <w:tcPr>
            <w:tcW w:w="0" w:type="dxa"/>
            <w:shd w:val="clear" w:color="auto" w:fill="FFFFFF" w:themeFill="background1"/>
            <w:noWrap/>
            <w:hideMark/>
          </w:tcPr>
          <w:p w14:paraId="761A8FBF"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649" w:author="Craig Parker" w:date="2024-08-15T16:14:00Z" w16du:dateUtc="2024-08-15T14:14:00Z">
                  <w:rPr>
                    <w:rFonts w:ascii="Nunito" w:hAnsi="Nunito"/>
                    <w:lang w:val="en-ZA" w:eastAsia="en-ZA"/>
                  </w:rPr>
                </w:rPrChange>
              </w:rPr>
              <w:pPrChange w:id="650"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651" w:author="Craig Parker" w:date="2024-08-15T16:14:00Z" w16du:dateUtc="2024-08-15T14:14:00Z">
                  <w:rPr>
                    <w:rFonts w:ascii="Nunito" w:hAnsi="Nunito"/>
                    <w:lang w:val="en-ZA" w:eastAsia="en-ZA"/>
                  </w:rPr>
                </w:rPrChange>
              </w:rPr>
              <w:t>National Institute of Standards and Technology</w:t>
            </w:r>
          </w:p>
        </w:tc>
      </w:tr>
      <w:tr w:rsidR="00691453" w:rsidRPr="00691453" w14:paraId="4238D08A"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2BF9573F" w14:textId="77777777" w:rsidR="00D0654F" w:rsidRPr="00691453" w:rsidRDefault="00D0654F">
            <w:pPr>
              <w:spacing w:line="276" w:lineRule="auto"/>
              <w:rPr>
                <w:rFonts w:ascii="Nunito" w:hAnsi="Nunito"/>
                <w:sz w:val="20"/>
                <w:szCs w:val="20"/>
                <w:lang w:val="en-ZA" w:eastAsia="en-ZA"/>
                <w:rPrChange w:id="652" w:author="Craig Parker" w:date="2024-08-15T16:14:00Z" w16du:dateUtc="2024-08-15T14:14:00Z">
                  <w:rPr>
                    <w:rFonts w:ascii="Nunito" w:hAnsi="Nunito"/>
                    <w:lang w:val="en-ZA" w:eastAsia="en-ZA"/>
                  </w:rPr>
                </w:rPrChange>
              </w:rPr>
              <w:pPrChange w:id="653" w:author="Craig Parker" w:date="2024-08-15T16:14:00Z" w16du:dateUtc="2024-08-15T14:14:00Z">
                <w:pPr/>
              </w:pPrChange>
            </w:pPr>
            <w:r w:rsidRPr="00691453">
              <w:rPr>
                <w:rFonts w:ascii="Nunito" w:hAnsi="Nunito"/>
                <w:sz w:val="20"/>
                <w:szCs w:val="20"/>
                <w:lang w:val="en-ZA" w:eastAsia="en-ZA"/>
                <w:rPrChange w:id="654" w:author="Craig Parker" w:date="2024-08-15T16:14:00Z" w16du:dateUtc="2024-08-15T14:14:00Z">
                  <w:rPr>
                    <w:rFonts w:ascii="Nunito" w:hAnsi="Nunito"/>
                    <w:lang w:val="en-ZA" w:eastAsia="en-ZA"/>
                  </w:rPr>
                </w:rPrChange>
              </w:rPr>
              <w:t>ODSP</w:t>
            </w:r>
          </w:p>
        </w:tc>
        <w:tc>
          <w:tcPr>
            <w:tcW w:w="0" w:type="dxa"/>
            <w:shd w:val="clear" w:color="auto" w:fill="FFFFFF" w:themeFill="background1"/>
            <w:noWrap/>
            <w:hideMark/>
          </w:tcPr>
          <w:p w14:paraId="1794CAE7"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655" w:author="Craig Parker" w:date="2024-08-15T16:14:00Z" w16du:dateUtc="2024-08-15T14:14:00Z">
                  <w:rPr>
                    <w:rFonts w:ascii="Nunito" w:hAnsi="Nunito"/>
                    <w:lang w:val="en-ZA" w:eastAsia="en-ZA"/>
                  </w:rPr>
                </w:rPrChange>
              </w:rPr>
              <w:pPrChange w:id="656"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657" w:author="Craig Parker" w:date="2024-08-15T16:14:00Z" w16du:dateUtc="2024-08-15T14:14:00Z">
                  <w:rPr>
                    <w:rFonts w:ascii="Nunito" w:hAnsi="Nunito"/>
                    <w:lang w:val="en-ZA" w:eastAsia="en-ZA"/>
                  </w:rPr>
                </w:rPrChange>
              </w:rPr>
              <w:t>Open Data Science Platform</w:t>
            </w:r>
          </w:p>
        </w:tc>
      </w:tr>
      <w:tr w:rsidR="00691453" w:rsidRPr="00691453" w14:paraId="08A48374"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18A5290F" w14:textId="77777777" w:rsidR="00D0654F" w:rsidRPr="00691453" w:rsidRDefault="00D0654F">
            <w:pPr>
              <w:spacing w:line="276" w:lineRule="auto"/>
              <w:rPr>
                <w:rFonts w:ascii="Nunito" w:hAnsi="Nunito"/>
                <w:sz w:val="20"/>
                <w:szCs w:val="20"/>
                <w:lang w:val="en-ZA" w:eastAsia="en-ZA"/>
                <w:rPrChange w:id="658" w:author="Craig Parker" w:date="2024-08-15T16:14:00Z" w16du:dateUtc="2024-08-15T14:14:00Z">
                  <w:rPr>
                    <w:rFonts w:ascii="Nunito" w:hAnsi="Nunito"/>
                    <w:lang w:val="en-ZA" w:eastAsia="en-ZA"/>
                  </w:rPr>
                </w:rPrChange>
              </w:rPr>
              <w:pPrChange w:id="659" w:author="Craig Parker" w:date="2024-08-15T16:14:00Z" w16du:dateUtc="2024-08-15T14:14:00Z">
                <w:pPr/>
              </w:pPrChange>
            </w:pPr>
            <w:r w:rsidRPr="00691453">
              <w:rPr>
                <w:rFonts w:ascii="Nunito" w:hAnsi="Nunito"/>
                <w:sz w:val="20"/>
                <w:szCs w:val="20"/>
                <w:lang w:val="en-ZA" w:eastAsia="en-ZA"/>
                <w:rPrChange w:id="660" w:author="Craig Parker" w:date="2024-08-15T16:14:00Z" w16du:dateUtc="2024-08-15T14:14:00Z">
                  <w:rPr>
                    <w:rFonts w:ascii="Nunito" w:hAnsi="Nunito"/>
                    <w:lang w:val="en-ZA" w:eastAsia="en-ZA"/>
                  </w:rPr>
                </w:rPrChange>
              </w:rPr>
              <w:t>PI</w:t>
            </w:r>
          </w:p>
        </w:tc>
        <w:tc>
          <w:tcPr>
            <w:tcW w:w="0" w:type="dxa"/>
            <w:shd w:val="clear" w:color="auto" w:fill="FFFFFF" w:themeFill="background1"/>
            <w:noWrap/>
            <w:hideMark/>
          </w:tcPr>
          <w:p w14:paraId="1324DFA5"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661" w:author="Craig Parker" w:date="2024-08-15T16:14:00Z" w16du:dateUtc="2024-08-15T14:14:00Z">
                  <w:rPr>
                    <w:rFonts w:ascii="Nunito" w:hAnsi="Nunito"/>
                    <w:lang w:val="en-ZA" w:eastAsia="en-ZA"/>
                  </w:rPr>
                </w:rPrChange>
              </w:rPr>
              <w:pPrChange w:id="662"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663" w:author="Craig Parker" w:date="2024-08-15T16:14:00Z" w16du:dateUtc="2024-08-15T14:14:00Z">
                  <w:rPr>
                    <w:rFonts w:ascii="Nunito" w:hAnsi="Nunito"/>
                    <w:lang w:val="en-ZA" w:eastAsia="en-ZA"/>
                  </w:rPr>
                </w:rPrChange>
              </w:rPr>
              <w:t>Principal Investigator</w:t>
            </w:r>
          </w:p>
        </w:tc>
      </w:tr>
      <w:tr w:rsidR="00691453" w:rsidRPr="00691453" w14:paraId="6B1F9931"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2A53A9B2" w14:textId="77777777" w:rsidR="00D0654F" w:rsidRPr="00691453" w:rsidRDefault="00D0654F">
            <w:pPr>
              <w:spacing w:line="276" w:lineRule="auto"/>
              <w:rPr>
                <w:rFonts w:ascii="Nunito" w:hAnsi="Nunito"/>
                <w:sz w:val="20"/>
                <w:szCs w:val="20"/>
                <w:lang w:val="en-ZA" w:eastAsia="en-ZA"/>
                <w:rPrChange w:id="664" w:author="Craig Parker" w:date="2024-08-15T16:14:00Z" w16du:dateUtc="2024-08-15T14:14:00Z">
                  <w:rPr>
                    <w:rFonts w:ascii="Nunito" w:hAnsi="Nunito"/>
                    <w:lang w:val="en-ZA" w:eastAsia="en-ZA"/>
                  </w:rPr>
                </w:rPrChange>
              </w:rPr>
              <w:pPrChange w:id="665" w:author="Craig Parker" w:date="2024-08-15T16:14:00Z" w16du:dateUtc="2024-08-15T14:14:00Z">
                <w:pPr/>
              </w:pPrChange>
            </w:pPr>
            <w:r w:rsidRPr="00691453">
              <w:rPr>
                <w:rFonts w:ascii="Nunito" w:hAnsi="Nunito"/>
                <w:sz w:val="20"/>
                <w:szCs w:val="20"/>
                <w:lang w:val="en-ZA" w:eastAsia="en-ZA"/>
                <w:rPrChange w:id="666" w:author="Craig Parker" w:date="2024-08-15T16:14:00Z" w16du:dateUtc="2024-08-15T14:14:00Z">
                  <w:rPr>
                    <w:rFonts w:ascii="Nunito" w:hAnsi="Nunito"/>
                    <w:lang w:val="en-ZA" w:eastAsia="en-ZA"/>
                  </w:rPr>
                </w:rPrChange>
              </w:rPr>
              <w:t>QoS</w:t>
            </w:r>
          </w:p>
        </w:tc>
        <w:tc>
          <w:tcPr>
            <w:tcW w:w="0" w:type="dxa"/>
            <w:shd w:val="clear" w:color="auto" w:fill="FFFFFF" w:themeFill="background1"/>
            <w:noWrap/>
            <w:hideMark/>
          </w:tcPr>
          <w:p w14:paraId="66A1E01D"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667" w:author="Craig Parker" w:date="2024-08-15T16:14:00Z" w16du:dateUtc="2024-08-15T14:14:00Z">
                  <w:rPr>
                    <w:rFonts w:ascii="Nunito" w:hAnsi="Nunito"/>
                    <w:lang w:val="en-ZA" w:eastAsia="en-ZA"/>
                  </w:rPr>
                </w:rPrChange>
              </w:rPr>
              <w:pPrChange w:id="668"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669" w:author="Craig Parker" w:date="2024-08-15T16:14:00Z" w16du:dateUtc="2024-08-15T14:14:00Z">
                  <w:rPr>
                    <w:rFonts w:ascii="Nunito" w:hAnsi="Nunito"/>
                    <w:lang w:val="en-ZA" w:eastAsia="en-ZA"/>
                  </w:rPr>
                </w:rPrChange>
              </w:rPr>
              <w:t>Quality of Service</w:t>
            </w:r>
          </w:p>
        </w:tc>
      </w:tr>
      <w:tr w:rsidR="00691453" w:rsidRPr="00691453" w14:paraId="696979CC"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3644D2C7" w14:textId="77777777" w:rsidR="00D0654F" w:rsidRPr="00691453" w:rsidRDefault="00D0654F">
            <w:pPr>
              <w:spacing w:line="276" w:lineRule="auto"/>
              <w:rPr>
                <w:rFonts w:ascii="Nunito" w:hAnsi="Nunito"/>
                <w:sz w:val="20"/>
                <w:szCs w:val="20"/>
                <w:lang w:val="en-ZA" w:eastAsia="en-ZA"/>
                <w:rPrChange w:id="670" w:author="Craig Parker" w:date="2024-08-15T16:14:00Z" w16du:dateUtc="2024-08-15T14:14:00Z">
                  <w:rPr>
                    <w:rFonts w:ascii="Nunito" w:hAnsi="Nunito"/>
                    <w:lang w:val="en-ZA" w:eastAsia="en-ZA"/>
                  </w:rPr>
                </w:rPrChange>
              </w:rPr>
              <w:pPrChange w:id="671" w:author="Craig Parker" w:date="2024-08-15T16:14:00Z" w16du:dateUtc="2024-08-15T14:14:00Z">
                <w:pPr/>
              </w:pPrChange>
            </w:pPr>
            <w:r w:rsidRPr="00691453">
              <w:rPr>
                <w:rFonts w:ascii="Nunito" w:hAnsi="Nunito"/>
                <w:sz w:val="20"/>
                <w:szCs w:val="20"/>
                <w:lang w:val="en-ZA" w:eastAsia="en-ZA"/>
                <w:rPrChange w:id="672" w:author="Craig Parker" w:date="2024-08-15T16:14:00Z" w16du:dateUtc="2024-08-15T14:14:00Z">
                  <w:rPr>
                    <w:rFonts w:ascii="Nunito" w:hAnsi="Nunito"/>
                    <w:lang w:val="en-ZA" w:eastAsia="en-ZA"/>
                  </w:rPr>
                </w:rPrChange>
              </w:rPr>
              <w:t>RP1</w:t>
            </w:r>
          </w:p>
        </w:tc>
        <w:tc>
          <w:tcPr>
            <w:tcW w:w="0" w:type="dxa"/>
            <w:shd w:val="clear" w:color="auto" w:fill="FFFFFF" w:themeFill="background1"/>
            <w:noWrap/>
            <w:hideMark/>
          </w:tcPr>
          <w:p w14:paraId="0956FE61"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673" w:author="Craig Parker" w:date="2024-08-15T16:14:00Z" w16du:dateUtc="2024-08-15T14:14:00Z">
                  <w:rPr>
                    <w:rFonts w:ascii="Nunito" w:hAnsi="Nunito"/>
                    <w:lang w:val="en-ZA" w:eastAsia="en-ZA"/>
                  </w:rPr>
                </w:rPrChange>
              </w:rPr>
              <w:pPrChange w:id="674"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675" w:author="Craig Parker" w:date="2024-08-15T16:14:00Z" w16du:dateUtc="2024-08-15T14:14:00Z">
                  <w:rPr>
                    <w:rFonts w:ascii="Nunito" w:hAnsi="Nunito"/>
                    <w:lang w:val="en-ZA" w:eastAsia="en-ZA"/>
                  </w:rPr>
                </w:rPrChange>
              </w:rPr>
              <w:t xml:space="preserve">Research Project 1 of the HEÂ²AT </w:t>
            </w:r>
            <w:proofErr w:type="spellStart"/>
            <w:r w:rsidRPr="00691453">
              <w:rPr>
                <w:rFonts w:ascii="Nunito" w:hAnsi="Nunito"/>
                <w:sz w:val="20"/>
                <w:szCs w:val="20"/>
                <w:lang w:val="en-ZA" w:eastAsia="en-ZA"/>
                <w:rPrChange w:id="676" w:author="Craig Parker" w:date="2024-08-15T16:14:00Z" w16du:dateUtc="2024-08-15T14:14:00Z">
                  <w:rPr>
                    <w:rFonts w:ascii="Nunito" w:hAnsi="Nunito"/>
                    <w:lang w:val="en-ZA" w:eastAsia="en-ZA"/>
                  </w:rPr>
                </w:rPrChange>
              </w:rPr>
              <w:t>Center</w:t>
            </w:r>
            <w:proofErr w:type="spellEnd"/>
          </w:p>
        </w:tc>
      </w:tr>
      <w:tr w:rsidR="00691453" w:rsidRPr="00691453" w14:paraId="1BB7790C"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0E72678C" w14:textId="77777777" w:rsidR="00D0654F" w:rsidRPr="00691453" w:rsidRDefault="00D0654F">
            <w:pPr>
              <w:spacing w:line="276" w:lineRule="auto"/>
              <w:rPr>
                <w:rFonts w:ascii="Nunito" w:hAnsi="Nunito"/>
                <w:sz w:val="20"/>
                <w:szCs w:val="20"/>
                <w:lang w:val="en-ZA" w:eastAsia="en-ZA"/>
                <w:rPrChange w:id="677" w:author="Craig Parker" w:date="2024-08-15T16:14:00Z" w16du:dateUtc="2024-08-15T14:14:00Z">
                  <w:rPr>
                    <w:rFonts w:ascii="Nunito" w:hAnsi="Nunito"/>
                    <w:lang w:val="en-ZA" w:eastAsia="en-ZA"/>
                  </w:rPr>
                </w:rPrChange>
              </w:rPr>
              <w:pPrChange w:id="678" w:author="Craig Parker" w:date="2024-08-15T16:14:00Z" w16du:dateUtc="2024-08-15T14:14:00Z">
                <w:pPr/>
              </w:pPrChange>
            </w:pPr>
            <w:r w:rsidRPr="00691453">
              <w:rPr>
                <w:rFonts w:ascii="Nunito" w:hAnsi="Nunito"/>
                <w:sz w:val="20"/>
                <w:szCs w:val="20"/>
                <w:lang w:val="en-ZA" w:eastAsia="en-ZA"/>
                <w:rPrChange w:id="679" w:author="Craig Parker" w:date="2024-08-15T16:14:00Z" w16du:dateUtc="2024-08-15T14:14:00Z">
                  <w:rPr>
                    <w:rFonts w:ascii="Nunito" w:hAnsi="Nunito"/>
                    <w:lang w:val="en-ZA" w:eastAsia="en-ZA"/>
                  </w:rPr>
                </w:rPrChange>
              </w:rPr>
              <w:t>RP2</w:t>
            </w:r>
          </w:p>
        </w:tc>
        <w:tc>
          <w:tcPr>
            <w:tcW w:w="0" w:type="dxa"/>
            <w:shd w:val="clear" w:color="auto" w:fill="FFFFFF" w:themeFill="background1"/>
            <w:noWrap/>
            <w:hideMark/>
          </w:tcPr>
          <w:p w14:paraId="55FB1091"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680" w:author="Craig Parker" w:date="2024-08-15T16:14:00Z" w16du:dateUtc="2024-08-15T14:14:00Z">
                  <w:rPr>
                    <w:rFonts w:ascii="Nunito" w:hAnsi="Nunito"/>
                    <w:lang w:val="en-ZA" w:eastAsia="en-ZA"/>
                  </w:rPr>
                </w:rPrChange>
              </w:rPr>
              <w:pPrChange w:id="681"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682" w:author="Craig Parker" w:date="2024-08-15T16:14:00Z" w16du:dateUtc="2024-08-15T14:14:00Z">
                  <w:rPr>
                    <w:rFonts w:ascii="Nunito" w:hAnsi="Nunito"/>
                    <w:lang w:val="en-ZA" w:eastAsia="en-ZA"/>
                  </w:rPr>
                </w:rPrChange>
              </w:rPr>
              <w:t xml:space="preserve">Research Project 2 of the HEÂ²AT </w:t>
            </w:r>
            <w:proofErr w:type="spellStart"/>
            <w:r w:rsidRPr="00691453">
              <w:rPr>
                <w:rFonts w:ascii="Nunito" w:hAnsi="Nunito"/>
                <w:sz w:val="20"/>
                <w:szCs w:val="20"/>
                <w:lang w:val="en-ZA" w:eastAsia="en-ZA"/>
                <w:rPrChange w:id="683" w:author="Craig Parker" w:date="2024-08-15T16:14:00Z" w16du:dateUtc="2024-08-15T14:14:00Z">
                  <w:rPr>
                    <w:rFonts w:ascii="Nunito" w:hAnsi="Nunito"/>
                    <w:lang w:val="en-ZA" w:eastAsia="en-ZA"/>
                  </w:rPr>
                </w:rPrChange>
              </w:rPr>
              <w:t>Center</w:t>
            </w:r>
            <w:proofErr w:type="spellEnd"/>
          </w:p>
        </w:tc>
      </w:tr>
      <w:tr w:rsidR="00691453" w:rsidRPr="00691453" w14:paraId="37C329BD"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68AB8A30" w14:textId="77777777" w:rsidR="00D0654F" w:rsidRPr="00691453" w:rsidRDefault="00D0654F">
            <w:pPr>
              <w:spacing w:line="276" w:lineRule="auto"/>
              <w:rPr>
                <w:rFonts w:ascii="Nunito" w:hAnsi="Nunito"/>
                <w:sz w:val="20"/>
                <w:szCs w:val="20"/>
                <w:lang w:val="en-ZA" w:eastAsia="en-ZA"/>
                <w:rPrChange w:id="684" w:author="Craig Parker" w:date="2024-08-15T16:14:00Z" w16du:dateUtc="2024-08-15T14:14:00Z">
                  <w:rPr>
                    <w:rFonts w:ascii="Nunito" w:hAnsi="Nunito"/>
                    <w:lang w:val="en-ZA" w:eastAsia="en-ZA"/>
                  </w:rPr>
                </w:rPrChange>
              </w:rPr>
              <w:pPrChange w:id="685" w:author="Craig Parker" w:date="2024-08-15T16:14:00Z" w16du:dateUtc="2024-08-15T14:14:00Z">
                <w:pPr/>
              </w:pPrChange>
            </w:pPr>
            <w:r w:rsidRPr="00691453">
              <w:rPr>
                <w:rFonts w:ascii="Nunito" w:hAnsi="Nunito"/>
                <w:sz w:val="20"/>
                <w:szCs w:val="20"/>
                <w:lang w:val="en-ZA" w:eastAsia="en-ZA"/>
                <w:rPrChange w:id="686" w:author="Craig Parker" w:date="2024-08-15T16:14:00Z" w16du:dateUtc="2024-08-15T14:14:00Z">
                  <w:rPr>
                    <w:rFonts w:ascii="Nunito" w:hAnsi="Nunito"/>
                    <w:lang w:val="en-ZA" w:eastAsia="en-ZA"/>
                  </w:rPr>
                </w:rPrChange>
              </w:rPr>
              <w:t>Research Hubs</w:t>
            </w:r>
          </w:p>
        </w:tc>
        <w:tc>
          <w:tcPr>
            <w:tcW w:w="0" w:type="dxa"/>
            <w:shd w:val="clear" w:color="auto" w:fill="FFFFFF" w:themeFill="background1"/>
            <w:noWrap/>
            <w:hideMark/>
          </w:tcPr>
          <w:p w14:paraId="17E1428F"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687" w:author="Craig Parker" w:date="2024-08-15T16:14:00Z" w16du:dateUtc="2024-08-15T14:14:00Z">
                  <w:rPr>
                    <w:rFonts w:ascii="Nunito" w:hAnsi="Nunito"/>
                    <w:lang w:val="en-ZA" w:eastAsia="en-ZA"/>
                  </w:rPr>
                </w:rPrChange>
              </w:rPr>
              <w:pPrChange w:id="688"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689" w:author="Craig Parker" w:date="2024-08-15T16:14:00Z" w16du:dateUtc="2024-08-15T14:14:00Z">
                  <w:rPr>
                    <w:rFonts w:ascii="Nunito" w:hAnsi="Nunito"/>
                    <w:lang w:val="en-ZA" w:eastAsia="en-ZA"/>
                  </w:rPr>
                </w:rPrChange>
              </w:rPr>
              <w:t>One of the seven NIH DS-I Africa Research hubs</w:t>
            </w:r>
          </w:p>
        </w:tc>
      </w:tr>
      <w:tr w:rsidR="00691453" w:rsidRPr="00691453" w14:paraId="0730C376"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5524FD91" w14:textId="77777777" w:rsidR="00D0654F" w:rsidRPr="00691453" w:rsidRDefault="00D0654F">
            <w:pPr>
              <w:spacing w:line="276" w:lineRule="auto"/>
              <w:rPr>
                <w:rFonts w:ascii="Nunito" w:hAnsi="Nunito"/>
                <w:sz w:val="20"/>
                <w:szCs w:val="20"/>
                <w:lang w:val="en-ZA" w:eastAsia="en-ZA"/>
                <w:rPrChange w:id="690" w:author="Craig Parker" w:date="2024-08-15T16:14:00Z" w16du:dateUtc="2024-08-15T14:14:00Z">
                  <w:rPr>
                    <w:rFonts w:ascii="Nunito" w:hAnsi="Nunito"/>
                    <w:lang w:val="en-ZA" w:eastAsia="en-ZA"/>
                  </w:rPr>
                </w:rPrChange>
              </w:rPr>
              <w:pPrChange w:id="691" w:author="Craig Parker" w:date="2024-08-15T16:14:00Z" w16du:dateUtc="2024-08-15T14:14:00Z">
                <w:pPr/>
              </w:pPrChange>
            </w:pPr>
            <w:r w:rsidRPr="00691453">
              <w:rPr>
                <w:rFonts w:ascii="Nunito" w:hAnsi="Nunito"/>
                <w:sz w:val="20"/>
                <w:szCs w:val="20"/>
                <w:lang w:val="en-ZA" w:eastAsia="en-ZA"/>
                <w:rPrChange w:id="692" w:author="Craig Parker" w:date="2024-08-15T16:14:00Z" w16du:dateUtc="2024-08-15T14:14:00Z">
                  <w:rPr>
                    <w:rFonts w:ascii="Nunito" w:hAnsi="Nunito"/>
                    <w:lang w:val="en-ZA" w:eastAsia="en-ZA"/>
                  </w:rPr>
                </w:rPrChange>
              </w:rPr>
              <w:t>SC</w:t>
            </w:r>
          </w:p>
        </w:tc>
        <w:tc>
          <w:tcPr>
            <w:tcW w:w="0" w:type="dxa"/>
            <w:shd w:val="clear" w:color="auto" w:fill="FFFFFF" w:themeFill="background1"/>
            <w:noWrap/>
            <w:hideMark/>
          </w:tcPr>
          <w:p w14:paraId="07208F94"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693" w:author="Craig Parker" w:date="2024-08-15T16:14:00Z" w16du:dateUtc="2024-08-15T14:14:00Z">
                  <w:rPr>
                    <w:rFonts w:ascii="Nunito" w:hAnsi="Nunito"/>
                    <w:lang w:val="en-ZA" w:eastAsia="en-ZA"/>
                  </w:rPr>
                </w:rPrChange>
              </w:rPr>
              <w:pPrChange w:id="694"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695" w:author="Craig Parker" w:date="2024-08-15T16:14:00Z" w16du:dateUtc="2024-08-15T14:14:00Z">
                  <w:rPr>
                    <w:rFonts w:ascii="Nunito" w:hAnsi="Nunito"/>
                    <w:lang w:val="en-ZA" w:eastAsia="en-ZA"/>
                  </w:rPr>
                </w:rPrChange>
              </w:rPr>
              <w:t xml:space="preserve">HEÂ²AT </w:t>
            </w:r>
            <w:proofErr w:type="spellStart"/>
            <w:r w:rsidRPr="00691453">
              <w:rPr>
                <w:rFonts w:ascii="Nunito" w:hAnsi="Nunito"/>
                <w:sz w:val="20"/>
                <w:szCs w:val="20"/>
                <w:lang w:val="en-ZA" w:eastAsia="en-ZA"/>
                <w:rPrChange w:id="696" w:author="Craig Parker" w:date="2024-08-15T16:14:00Z" w16du:dateUtc="2024-08-15T14:14:00Z">
                  <w:rPr>
                    <w:rFonts w:ascii="Nunito" w:hAnsi="Nunito"/>
                    <w:lang w:val="en-ZA" w:eastAsia="en-ZA"/>
                  </w:rPr>
                </w:rPrChange>
              </w:rPr>
              <w:t>Center</w:t>
            </w:r>
            <w:proofErr w:type="spellEnd"/>
            <w:r w:rsidRPr="00691453">
              <w:rPr>
                <w:rFonts w:ascii="Nunito" w:hAnsi="Nunito"/>
                <w:sz w:val="20"/>
                <w:szCs w:val="20"/>
                <w:lang w:val="en-ZA" w:eastAsia="en-ZA"/>
                <w:rPrChange w:id="697" w:author="Craig Parker" w:date="2024-08-15T16:14:00Z" w16du:dateUtc="2024-08-15T14:14:00Z">
                  <w:rPr>
                    <w:rFonts w:ascii="Nunito" w:hAnsi="Nunito"/>
                    <w:lang w:val="en-ZA" w:eastAsia="en-ZA"/>
                  </w:rPr>
                </w:rPrChange>
              </w:rPr>
              <w:t xml:space="preserve"> Steering Committee</w:t>
            </w:r>
          </w:p>
        </w:tc>
      </w:tr>
      <w:tr w:rsidR="00691453" w:rsidRPr="00691453" w14:paraId="1445A378"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74C73D29" w14:textId="77777777" w:rsidR="00D0654F" w:rsidRPr="00691453" w:rsidRDefault="00D0654F">
            <w:pPr>
              <w:spacing w:line="276" w:lineRule="auto"/>
              <w:rPr>
                <w:rFonts w:ascii="Nunito" w:hAnsi="Nunito"/>
                <w:sz w:val="20"/>
                <w:szCs w:val="20"/>
                <w:lang w:val="en-ZA" w:eastAsia="en-ZA"/>
                <w:rPrChange w:id="698" w:author="Craig Parker" w:date="2024-08-15T16:14:00Z" w16du:dateUtc="2024-08-15T14:14:00Z">
                  <w:rPr>
                    <w:rFonts w:ascii="Nunito" w:hAnsi="Nunito"/>
                    <w:lang w:val="en-ZA" w:eastAsia="en-ZA"/>
                  </w:rPr>
                </w:rPrChange>
              </w:rPr>
              <w:pPrChange w:id="699" w:author="Craig Parker" w:date="2024-08-15T16:14:00Z" w16du:dateUtc="2024-08-15T14:14:00Z">
                <w:pPr/>
              </w:pPrChange>
            </w:pPr>
            <w:r w:rsidRPr="00691453">
              <w:rPr>
                <w:rFonts w:ascii="Nunito" w:hAnsi="Nunito"/>
                <w:sz w:val="20"/>
                <w:szCs w:val="20"/>
                <w:lang w:val="en-ZA" w:eastAsia="en-ZA"/>
                <w:rPrChange w:id="700" w:author="Craig Parker" w:date="2024-08-15T16:14:00Z" w16du:dateUtc="2024-08-15T14:14:00Z">
                  <w:rPr>
                    <w:rFonts w:ascii="Nunito" w:hAnsi="Nunito"/>
                    <w:lang w:val="en-ZA" w:eastAsia="en-ZA"/>
                  </w:rPr>
                </w:rPrChange>
              </w:rPr>
              <w:t>SRTM</w:t>
            </w:r>
          </w:p>
        </w:tc>
        <w:tc>
          <w:tcPr>
            <w:tcW w:w="0" w:type="dxa"/>
            <w:shd w:val="clear" w:color="auto" w:fill="FFFFFF" w:themeFill="background1"/>
            <w:noWrap/>
            <w:hideMark/>
          </w:tcPr>
          <w:p w14:paraId="1A82500C"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701" w:author="Craig Parker" w:date="2024-08-15T16:14:00Z" w16du:dateUtc="2024-08-15T14:14:00Z">
                  <w:rPr>
                    <w:rFonts w:ascii="Nunito" w:hAnsi="Nunito"/>
                    <w:lang w:val="en-ZA" w:eastAsia="en-ZA"/>
                  </w:rPr>
                </w:rPrChange>
              </w:rPr>
              <w:pPrChange w:id="702"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703" w:author="Craig Parker" w:date="2024-08-15T16:14:00Z" w16du:dateUtc="2024-08-15T14:14:00Z">
                  <w:rPr>
                    <w:rFonts w:ascii="Nunito" w:hAnsi="Nunito"/>
                    <w:lang w:val="en-ZA" w:eastAsia="en-ZA"/>
                  </w:rPr>
                </w:rPrChange>
              </w:rPr>
              <w:t>Shuttle Radar Topography Mission</w:t>
            </w:r>
          </w:p>
        </w:tc>
      </w:tr>
      <w:tr w:rsidR="00691453" w:rsidRPr="00691453" w14:paraId="09644FE9"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4E9CF488" w14:textId="77777777" w:rsidR="00D0654F" w:rsidRPr="00691453" w:rsidRDefault="00D0654F">
            <w:pPr>
              <w:spacing w:line="276" w:lineRule="auto"/>
              <w:rPr>
                <w:rFonts w:ascii="Nunito" w:hAnsi="Nunito"/>
                <w:sz w:val="20"/>
                <w:szCs w:val="20"/>
                <w:lang w:val="en-ZA" w:eastAsia="en-ZA"/>
                <w:rPrChange w:id="704" w:author="Craig Parker" w:date="2024-08-15T16:14:00Z" w16du:dateUtc="2024-08-15T14:14:00Z">
                  <w:rPr>
                    <w:rFonts w:ascii="Nunito" w:hAnsi="Nunito"/>
                    <w:lang w:val="en-ZA" w:eastAsia="en-ZA"/>
                  </w:rPr>
                </w:rPrChange>
              </w:rPr>
              <w:pPrChange w:id="705" w:author="Craig Parker" w:date="2024-08-15T16:14:00Z" w16du:dateUtc="2024-08-15T14:14:00Z">
                <w:pPr/>
              </w:pPrChange>
            </w:pPr>
            <w:r w:rsidRPr="00691453">
              <w:rPr>
                <w:rFonts w:ascii="Nunito" w:hAnsi="Nunito"/>
                <w:sz w:val="20"/>
                <w:szCs w:val="20"/>
                <w:lang w:val="en-ZA" w:eastAsia="en-ZA"/>
                <w:rPrChange w:id="706" w:author="Craig Parker" w:date="2024-08-15T16:14:00Z" w16du:dateUtc="2024-08-15T14:14:00Z">
                  <w:rPr>
                    <w:rFonts w:ascii="Nunito" w:hAnsi="Nunito"/>
                    <w:lang w:val="en-ZA" w:eastAsia="en-ZA"/>
                  </w:rPr>
                </w:rPrChange>
              </w:rPr>
              <w:t>TEC</w:t>
            </w:r>
          </w:p>
        </w:tc>
        <w:tc>
          <w:tcPr>
            <w:tcW w:w="0" w:type="dxa"/>
            <w:shd w:val="clear" w:color="auto" w:fill="FFFFFF" w:themeFill="background1"/>
            <w:noWrap/>
            <w:hideMark/>
          </w:tcPr>
          <w:p w14:paraId="765DD93F"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707" w:author="Craig Parker" w:date="2024-08-15T16:14:00Z" w16du:dateUtc="2024-08-15T14:14:00Z">
                  <w:rPr>
                    <w:rFonts w:ascii="Nunito" w:hAnsi="Nunito"/>
                    <w:lang w:val="en-ZA" w:eastAsia="en-ZA"/>
                  </w:rPr>
                </w:rPrChange>
              </w:rPr>
              <w:pPrChange w:id="708"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709" w:author="Craig Parker" w:date="2024-08-15T16:14:00Z" w16du:dateUtc="2024-08-15T14:14:00Z">
                  <w:rPr>
                    <w:rFonts w:ascii="Nunito" w:hAnsi="Nunito"/>
                    <w:lang w:val="en-ZA" w:eastAsia="en-ZA"/>
                  </w:rPr>
                </w:rPrChange>
              </w:rPr>
              <w:t xml:space="preserve">Training and Engagement Core of the HEÂ²AT </w:t>
            </w:r>
            <w:proofErr w:type="spellStart"/>
            <w:r w:rsidRPr="00691453">
              <w:rPr>
                <w:rFonts w:ascii="Nunito" w:hAnsi="Nunito"/>
                <w:sz w:val="20"/>
                <w:szCs w:val="20"/>
                <w:lang w:val="en-ZA" w:eastAsia="en-ZA"/>
                <w:rPrChange w:id="710" w:author="Craig Parker" w:date="2024-08-15T16:14:00Z" w16du:dateUtc="2024-08-15T14:14:00Z">
                  <w:rPr>
                    <w:rFonts w:ascii="Nunito" w:hAnsi="Nunito"/>
                    <w:lang w:val="en-ZA" w:eastAsia="en-ZA"/>
                  </w:rPr>
                </w:rPrChange>
              </w:rPr>
              <w:t>Center</w:t>
            </w:r>
            <w:proofErr w:type="spellEnd"/>
          </w:p>
        </w:tc>
      </w:tr>
      <w:tr w:rsidR="00691453" w:rsidRPr="00691453" w14:paraId="41737065"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685A413C" w14:textId="77777777" w:rsidR="00D0654F" w:rsidRPr="00691453" w:rsidRDefault="00D0654F">
            <w:pPr>
              <w:spacing w:line="276" w:lineRule="auto"/>
              <w:rPr>
                <w:rFonts w:ascii="Nunito" w:hAnsi="Nunito"/>
                <w:sz w:val="20"/>
                <w:szCs w:val="20"/>
                <w:lang w:val="en-ZA" w:eastAsia="en-ZA"/>
                <w:rPrChange w:id="711" w:author="Craig Parker" w:date="2024-08-15T16:14:00Z" w16du:dateUtc="2024-08-15T14:14:00Z">
                  <w:rPr>
                    <w:rFonts w:ascii="Nunito" w:hAnsi="Nunito"/>
                    <w:lang w:val="en-ZA" w:eastAsia="en-ZA"/>
                  </w:rPr>
                </w:rPrChange>
              </w:rPr>
              <w:pPrChange w:id="712" w:author="Craig Parker" w:date="2024-08-15T16:14:00Z" w16du:dateUtc="2024-08-15T14:14:00Z">
                <w:pPr/>
              </w:pPrChange>
            </w:pPr>
            <w:r w:rsidRPr="00691453">
              <w:rPr>
                <w:rFonts w:ascii="Nunito" w:hAnsi="Nunito"/>
                <w:sz w:val="20"/>
                <w:szCs w:val="20"/>
                <w:lang w:val="en-ZA" w:eastAsia="en-ZA"/>
                <w:rPrChange w:id="713" w:author="Craig Parker" w:date="2024-08-15T16:14:00Z" w16du:dateUtc="2024-08-15T14:14:00Z">
                  <w:rPr>
                    <w:rFonts w:ascii="Nunito" w:hAnsi="Nunito"/>
                    <w:lang w:val="en-ZA" w:eastAsia="en-ZA"/>
                  </w:rPr>
                </w:rPrChange>
              </w:rPr>
              <w:t>TLS</w:t>
            </w:r>
          </w:p>
        </w:tc>
        <w:tc>
          <w:tcPr>
            <w:tcW w:w="0" w:type="dxa"/>
            <w:shd w:val="clear" w:color="auto" w:fill="FFFFFF" w:themeFill="background1"/>
            <w:noWrap/>
            <w:hideMark/>
          </w:tcPr>
          <w:p w14:paraId="69857F59"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714" w:author="Craig Parker" w:date="2024-08-15T16:14:00Z" w16du:dateUtc="2024-08-15T14:14:00Z">
                  <w:rPr>
                    <w:rFonts w:ascii="Nunito" w:hAnsi="Nunito"/>
                    <w:lang w:val="en-ZA" w:eastAsia="en-ZA"/>
                  </w:rPr>
                </w:rPrChange>
              </w:rPr>
              <w:pPrChange w:id="715"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716" w:author="Craig Parker" w:date="2024-08-15T16:14:00Z" w16du:dateUtc="2024-08-15T14:14:00Z">
                  <w:rPr>
                    <w:rFonts w:ascii="Nunito" w:hAnsi="Nunito"/>
                    <w:lang w:val="en-ZA" w:eastAsia="en-ZA"/>
                  </w:rPr>
                </w:rPrChange>
              </w:rPr>
              <w:t>Transport Layer Security</w:t>
            </w:r>
          </w:p>
        </w:tc>
      </w:tr>
      <w:tr w:rsidR="00691453" w:rsidRPr="00691453" w14:paraId="59EE6A8A"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04AB9E39" w14:textId="77777777" w:rsidR="00D0654F" w:rsidRPr="00691453" w:rsidRDefault="00D0654F">
            <w:pPr>
              <w:spacing w:line="276" w:lineRule="auto"/>
              <w:rPr>
                <w:rFonts w:ascii="Nunito" w:hAnsi="Nunito"/>
                <w:sz w:val="20"/>
                <w:szCs w:val="20"/>
                <w:lang w:val="en-ZA" w:eastAsia="en-ZA"/>
                <w:rPrChange w:id="717" w:author="Craig Parker" w:date="2024-08-15T16:14:00Z" w16du:dateUtc="2024-08-15T14:14:00Z">
                  <w:rPr>
                    <w:rFonts w:ascii="Nunito" w:hAnsi="Nunito"/>
                    <w:lang w:val="en-ZA" w:eastAsia="en-ZA"/>
                  </w:rPr>
                </w:rPrChange>
              </w:rPr>
              <w:pPrChange w:id="718" w:author="Craig Parker" w:date="2024-08-15T16:14:00Z" w16du:dateUtc="2024-08-15T14:14:00Z">
                <w:pPr/>
              </w:pPrChange>
            </w:pPr>
            <w:r w:rsidRPr="00691453">
              <w:rPr>
                <w:rFonts w:ascii="Nunito" w:hAnsi="Nunito"/>
                <w:sz w:val="20"/>
                <w:szCs w:val="20"/>
                <w:lang w:val="en-ZA" w:eastAsia="en-ZA"/>
                <w:rPrChange w:id="719" w:author="Craig Parker" w:date="2024-08-15T16:14:00Z" w16du:dateUtc="2024-08-15T14:14:00Z">
                  <w:rPr>
                    <w:rFonts w:ascii="Nunito" w:hAnsi="Nunito"/>
                    <w:lang w:val="en-ZA" w:eastAsia="en-ZA"/>
                  </w:rPr>
                </w:rPrChange>
              </w:rPr>
              <w:t>UCT</w:t>
            </w:r>
          </w:p>
        </w:tc>
        <w:tc>
          <w:tcPr>
            <w:tcW w:w="0" w:type="dxa"/>
            <w:shd w:val="clear" w:color="auto" w:fill="FFFFFF" w:themeFill="background1"/>
            <w:noWrap/>
            <w:hideMark/>
          </w:tcPr>
          <w:p w14:paraId="46E1A7C7"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720" w:author="Craig Parker" w:date="2024-08-15T16:14:00Z" w16du:dateUtc="2024-08-15T14:14:00Z">
                  <w:rPr>
                    <w:rFonts w:ascii="Nunito" w:hAnsi="Nunito"/>
                    <w:lang w:val="en-ZA" w:eastAsia="en-ZA"/>
                  </w:rPr>
                </w:rPrChange>
              </w:rPr>
              <w:pPrChange w:id="721"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722" w:author="Craig Parker" w:date="2024-08-15T16:14:00Z" w16du:dateUtc="2024-08-15T14:14:00Z">
                  <w:rPr>
                    <w:rFonts w:ascii="Nunito" w:hAnsi="Nunito"/>
                    <w:lang w:val="en-ZA" w:eastAsia="en-ZA"/>
                  </w:rPr>
                </w:rPrChange>
              </w:rPr>
              <w:t>University of Cape Town</w:t>
            </w:r>
          </w:p>
        </w:tc>
      </w:tr>
      <w:tr w:rsidR="00691453" w:rsidRPr="00691453" w14:paraId="0B22A3C9" w14:textId="77777777" w:rsidTr="00256BD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2A7A0388" w14:textId="77777777" w:rsidR="00D0654F" w:rsidRPr="00691453" w:rsidRDefault="00D0654F">
            <w:pPr>
              <w:spacing w:line="276" w:lineRule="auto"/>
              <w:rPr>
                <w:rFonts w:ascii="Nunito" w:hAnsi="Nunito"/>
                <w:sz w:val="20"/>
                <w:szCs w:val="20"/>
                <w:lang w:val="en-ZA" w:eastAsia="en-ZA"/>
                <w:rPrChange w:id="723" w:author="Craig Parker" w:date="2024-08-15T16:14:00Z" w16du:dateUtc="2024-08-15T14:14:00Z">
                  <w:rPr>
                    <w:rFonts w:ascii="Nunito" w:hAnsi="Nunito"/>
                    <w:lang w:val="en-ZA" w:eastAsia="en-ZA"/>
                  </w:rPr>
                </w:rPrChange>
              </w:rPr>
              <w:pPrChange w:id="724" w:author="Craig Parker" w:date="2024-08-15T16:14:00Z" w16du:dateUtc="2024-08-15T14:14:00Z">
                <w:pPr/>
              </w:pPrChange>
            </w:pPr>
            <w:r w:rsidRPr="00691453">
              <w:rPr>
                <w:rFonts w:ascii="Nunito" w:hAnsi="Nunito"/>
                <w:sz w:val="20"/>
                <w:szCs w:val="20"/>
                <w:lang w:val="en-ZA" w:eastAsia="en-ZA"/>
                <w:rPrChange w:id="725" w:author="Craig Parker" w:date="2024-08-15T16:14:00Z" w16du:dateUtc="2024-08-15T14:14:00Z">
                  <w:rPr>
                    <w:rFonts w:ascii="Nunito" w:hAnsi="Nunito"/>
                    <w:lang w:val="en-ZA" w:eastAsia="en-ZA"/>
                  </w:rPr>
                </w:rPrChange>
              </w:rPr>
              <w:lastRenderedPageBreak/>
              <w:t>WWARN</w:t>
            </w:r>
          </w:p>
        </w:tc>
        <w:tc>
          <w:tcPr>
            <w:tcW w:w="0" w:type="dxa"/>
            <w:shd w:val="clear" w:color="auto" w:fill="FFFFFF" w:themeFill="background1"/>
            <w:noWrap/>
            <w:hideMark/>
          </w:tcPr>
          <w:p w14:paraId="25E63241"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ZA" w:eastAsia="en-ZA"/>
                <w:rPrChange w:id="726" w:author="Craig Parker" w:date="2024-08-15T16:14:00Z" w16du:dateUtc="2024-08-15T14:14:00Z">
                  <w:rPr>
                    <w:rFonts w:ascii="Nunito" w:hAnsi="Nunito"/>
                    <w:lang w:val="en-ZA" w:eastAsia="en-ZA"/>
                  </w:rPr>
                </w:rPrChange>
              </w:rPr>
              <w:pPrChange w:id="727"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sz w:val="20"/>
                <w:szCs w:val="20"/>
                <w:lang w:val="en-ZA" w:eastAsia="en-ZA"/>
                <w:rPrChange w:id="728" w:author="Craig Parker" w:date="2024-08-15T16:14:00Z" w16du:dateUtc="2024-08-15T14:14:00Z">
                  <w:rPr>
                    <w:rFonts w:ascii="Nunito" w:hAnsi="Nunito"/>
                    <w:lang w:val="en-ZA" w:eastAsia="en-ZA"/>
                  </w:rPr>
                </w:rPrChange>
              </w:rPr>
              <w:t>Worldwide Antimalarial Resistance Network</w:t>
            </w:r>
          </w:p>
        </w:tc>
      </w:tr>
      <w:tr w:rsidR="00691453" w:rsidRPr="00691453" w14:paraId="7D8D9291"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noWrap/>
            <w:hideMark/>
          </w:tcPr>
          <w:p w14:paraId="4AF20406" w14:textId="77777777" w:rsidR="00D0654F" w:rsidRPr="00691453" w:rsidRDefault="00D0654F">
            <w:pPr>
              <w:spacing w:line="276" w:lineRule="auto"/>
              <w:rPr>
                <w:rFonts w:ascii="Nunito" w:hAnsi="Nunito"/>
                <w:sz w:val="20"/>
                <w:szCs w:val="20"/>
                <w:lang w:val="en-ZA" w:eastAsia="en-ZA"/>
                <w:rPrChange w:id="729" w:author="Craig Parker" w:date="2024-08-15T16:14:00Z" w16du:dateUtc="2024-08-15T14:14:00Z">
                  <w:rPr>
                    <w:rFonts w:ascii="Nunito" w:hAnsi="Nunito"/>
                    <w:lang w:val="en-ZA" w:eastAsia="en-ZA"/>
                  </w:rPr>
                </w:rPrChange>
              </w:rPr>
              <w:pPrChange w:id="730" w:author="Craig Parker" w:date="2024-08-15T16:14:00Z" w16du:dateUtc="2024-08-15T14:14:00Z">
                <w:pPr/>
              </w:pPrChange>
            </w:pPr>
            <w:proofErr w:type="spellStart"/>
            <w:r w:rsidRPr="00691453">
              <w:rPr>
                <w:rFonts w:ascii="Nunito" w:hAnsi="Nunito"/>
                <w:sz w:val="20"/>
                <w:szCs w:val="20"/>
                <w:lang w:val="en-ZA" w:eastAsia="en-ZA"/>
                <w:rPrChange w:id="731" w:author="Craig Parker" w:date="2024-08-15T16:14:00Z" w16du:dateUtc="2024-08-15T14:14:00Z">
                  <w:rPr>
                    <w:rFonts w:ascii="Nunito" w:hAnsi="Nunito"/>
                    <w:lang w:val="en-ZA" w:eastAsia="en-ZA"/>
                  </w:rPr>
                </w:rPrChange>
              </w:rPr>
              <w:t>sSA</w:t>
            </w:r>
            <w:proofErr w:type="spellEnd"/>
          </w:p>
        </w:tc>
        <w:tc>
          <w:tcPr>
            <w:tcW w:w="0" w:type="dxa"/>
            <w:shd w:val="clear" w:color="auto" w:fill="FFFFFF" w:themeFill="background1"/>
            <w:noWrap/>
            <w:hideMark/>
          </w:tcPr>
          <w:p w14:paraId="41914840"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sz w:val="20"/>
                <w:szCs w:val="20"/>
                <w:lang w:val="en-ZA" w:eastAsia="en-ZA"/>
                <w:rPrChange w:id="732" w:author="Craig Parker" w:date="2024-08-15T16:14:00Z" w16du:dateUtc="2024-08-15T14:14:00Z">
                  <w:rPr>
                    <w:rFonts w:ascii="Nunito" w:hAnsi="Nunito"/>
                    <w:lang w:val="en-ZA" w:eastAsia="en-ZA"/>
                  </w:rPr>
                </w:rPrChange>
              </w:rPr>
              <w:pPrChange w:id="733"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sz w:val="20"/>
                <w:szCs w:val="20"/>
                <w:lang w:val="en-ZA" w:eastAsia="en-ZA"/>
                <w:rPrChange w:id="734" w:author="Craig Parker" w:date="2024-08-15T16:14:00Z" w16du:dateUtc="2024-08-15T14:14:00Z">
                  <w:rPr>
                    <w:rFonts w:ascii="Nunito" w:hAnsi="Nunito"/>
                    <w:lang w:val="en-ZA" w:eastAsia="en-ZA"/>
                  </w:rPr>
                </w:rPrChange>
              </w:rPr>
              <w:t>sub-Saharan Africa</w:t>
            </w:r>
          </w:p>
        </w:tc>
      </w:tr>
    </w:tbl>
    <w:p w14:paraId="3B3CC447" w14:textId="19F8417E" w:rsidR="00DA0CA8" w:rsidRPr="00691453" w:rsidRDefault="00D0654F">
      <w:pPr>
        <w:pStyle w:val="ListParagraph"/>
        <w:rPr>
          <w:rFonts w:ascii="Nunito" w:eastAsia="Nunito" w:hAnsi="Nunito" w:cs="Nunito"/>
          <w:b/>
          <w:bCs/>
          <w:color w:val="000000" w:themeColor="text1"/>
          <w:sz w:val="20"/>
          <w:szCs w:val="20"/>
        </w:rPr>
        <w:pPrChange w:id="735" w:author="Craig Parker" w:date="2024-08-15T16:14:00Z" w16du:dateUtc="2024-08-15T14:14:00Z">
          <w:pPr>
            <w:pStyle w:val="ListParagraph"/>
            <w:spacing w:line="360" w:lineRule="auto"/>
          </w:pPr>
        </w:pPrChange>
      </w:pPr>
      <w:r w:rsidRPr="00691453">
        <w:rPr>
          <w:rFonts w:ascii="Nunito" w:eastAsia="Nunito" w:hAnsi="Nunito" w:cs="Nunito"/>
          <w:b/>
          <w:bCs/>
          <w:color w:val="000000" w:themeColor="text1"/>
          <w:sz w:val="20"/>
          <w:szCs w:val="20"/>
        </w:rPr>
        <w:fldChar w:fldCharType="end"/>
      </w:r>
    </w:p>
    <w:p w14:paraId="63F5426F" w14:textId="77777777" w:rsidR="00DA0CA8" w:rsidRPr="00691453" w:rsidRDefault="00DA0CA8" w:rsidP="00721DA5">
      <w:pPr>
        <w:rPr>
          <w:rFonts w:ascii="Nunito" w:eastAsia="Nunito" w:hAnsi="Nunito" w:cs="Nunito"/>
          <w:b/>
          <w:bCs/>
          <w:color w:val="000000" w:themeColor="text1"/>
          <w:sz w:val="20"/>
          <w:szCs w:val="20"/>
        </w:rPr>
      </w:pPr>
      <w:r w:rsidRPr="00691453">
        <w:rPr>
          <w:rFonts w:ascii="Nunito" w:eastAsia="Nunito" w:hAnsi="Nunito" w:cs="Nunito"/>
          <w:b/>
          <w:bCs/>
          <w:color w:val="000000" w:themeColor="text1"/>
          <w:sz w:val="20"/>
          <w:szCs w:val="20"/>
        </w:rPr>
        <w:br w:type="page"/>
      </w:r>
    </w:p>
    <w:p w14:paraId="78957D63" w14:textId="77777777" w:rsidR="00D0654F" w:rsidRPr="00691453" w:rsidRDefault="00D0654F">
      <w:pPr>
        <w:pStyle w:val="ListParagraph"/>
        <w:rPr>
          <w:rFonts w:ascii="Nunito" w:eastAsia="Nunito" w:hAnsi="Nunito" w:cs="Nunito"/>
          <w:color w:val="000000" w:themeColor="text1"/>
          <w:sz w:val="20"/>
          <w:szCs w:val="20"/>
        </w:rPr>
        <w:pPrChange w:id="736" w:author="Craig Parker" w:date="2024-08-15T16:14:00Z" w16du:dateUtc="2024-08-15T14:14:00Z">
          <w:pPr>
            <w:pStyle w:val="ListParagraph"/>
            <w:spacing w:line="360" w:lineRule="auto"/>
          </w:pPr>
        </w:pPrChange>
      </w:pPr>
    </w:p>
    <w:p w14:paraId="2542BE86" w14:textId="57D5C6FA" w:rsidR="00D0654F" w:rsidRPr="00007315" w:rsidRDefault="00502BB6">
      <w:pPr>
        <w:pStyle w:val="Heading1"/>
        <w:rPr>
          <w:rFonts w:ascii="Nunito" w:hAnsi="Nunito"/>
          <w:color w:val="auto"/>
          <w:sz w:val="32"/>
          <w:szCs w:val="32"/>
          <w:rPrChange w:id="737" w:author="Craig Parker" w:date="2024-08-16T13:26:00Z" w16du:dateUtc="2024-08-16T11:26:00Z">
            <w:rPr>
              <w:rFonts w:ascii="Nunito" w:hAnsi="Nunito"/>
            </w:rPr>
          </w:rPrChange>
        </w:rPr>
        <w:pPrChange w:id="738" w:author="Craig Parker" w:date="2024-08-15T16:29:00Z" w16du:dateUtc="2024-08-15T14:29:00Z">
          <w:pPr>
            <w:pStyle w:val="Heading2"/>
          </w:pPr>
        </w:pPrChange>
      </w:pPr>
      <w:bookmarkStart w:id="739" w:name="_Toc174715343"/>
      <w:r w:rsidRPr="00007315">
        <w:rPr>
          <w:rFonts w:ascii="Nunito" w:hAnsi="Nunito"/>
          <w:color w:val="auto"/>
          <w:sz w:val="32"/>
          <w:szCs w:val="32"/>
          <w:rPrChange w:id="740" w:author="Craig Parker" w:date="2024-08-16T13:26:00Z" w16du:dateUtc="2024-08-16T11:26:00Z">
            <w:rPr>
              <w:rFonts w:ascii="Nunito" w:hAnsi="Nunito"/>
            </w:rPr>
          </w:rPrChange>
        </w:rPr>
        <w:t>Definitions</w:t>
      </w:r>
      <w:bookmarkEnd w:id="739"/>
    </w:p>
    <w:p w14:paraId="0C93CF48" w14:textId="77777777" w:rsidR="00D0654F" w:rsidRPr="00691453" w:rsidRDefault="00D0654F">
      <w:pPr>
        <w:pStyle w:val="ListParagraph"/>
        <w:rPr>
          <w:rFonts w:ascii="Nunito" w:eastAsia="Nunito" w:hAnsi="Nunito" w:cs="Nunito"/>
          <w:color w:val="000000" w:themeColor="text1"/>
          <w:sz w:val="20"/>
          <w:szCs w:val="20"/>
        </w:rPr>
        <w:pPrChange w:id="741" w:author="Craig Parker" w:date="2024-08-15T16:14:00Z" w16du:dateUtc="2024-08-15T14:14:00Z">
          <w:pPr>
            <w:pStyle w:val="ListParagraph"/>
            <w:spacing w:line="360" w:lineRule="auto"/>
          </w:pPr>
        </w:pPrChange>
      </w:pPr>
    </w:p>
    <w:tbl>
      <w:tblPr>
        <w:tblStyle w:val="PlainTable4"/>
        <w:tblW w:w="5000" w:type="pct"/>
        <w:shd w:val="clear" w:color="auto" w:fill="FFFFFF" w:themeFill="background1"/>
        <w:tblLayout w:type="fixed"/>
        <w:tblLook w:val="04A0" w:firstRow="1" w:lastRow="0" w:firstColumn="1" w:lastColumn="0" w:noHBand="0" w:noVBand="1"/>
        <w:tblPrChange w:id="742" w:author="Craig Parker" w:date="2024-08-16T13:36:00Z" w16du:dateUtc="2024-08-16T11:36:00Z">
          <w:tblPr>
            <w:tblStyle w:val="PlainTable4"/>
            <w:tblW w:w="5000" w:type="pct"/>
            <w:shd w:val="clear" w:color="auto" w:fill="FFFFFF" w:themeFill="background1"/>
            <w:tblLayout w:type="fixed"/>
            <w:tblLook w:val="04A0" w:firstRow="1" w:lastRow="0" w:firstColumn="1" w:lastColumn="0" w:noHBand="0" w:noVBand="1"/>
          </w:tblPr>
        </w:tblPrChange>
      </w:tblPr>
      <w:tblGrid>
        <w:gridCol w:w="2694"/>
        <w:gridCol w:w="6666"/>
        <w:tblGridChange w:id="743">
          <w:tblGrid>
            <w:gridCol w:w="2409"/>
            <w:gridCol w:w="285"/>
            <w:gridCol w:w="6666"/>
          </w:tblGrid>
        </w:tblGridChange>
      </w:tblGrid>
      <w:tr w:rsidR="00A91EE1" w:rsidRPr="00691453" w14:paraId="0A90356D" w14:textId="77777777" w:rsidTr="007F59C6">
        <w:trPr>
          <w:cnfStyle w:val="100000000000" w:firstRow="1" w:lastRow="0" w:firstColumn="0" w:lastColumn="0" w:oddVBand="0" w:evenVBand="0" w:oddHBand="0" w:evenHBand="0" w:firstRowFirstColumn="0" w:firstRowLastColumn="0" w:lastRowFirstColumn="0" w:lastRowLastColumn="0"/>
          <w:trHeight w:val="290"/>
          <w:trPrChange w:id="744"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745" w:author="Craig Parker" w:date="2024-08-16T13:36:00Z" w16du:dateUtc="2024-08-16T11:36:00Z">
              <w:tcPr>
                <w:tcW w:w="1287" w:type="pct"/>
                <w:shd w:val="clear" w:color="auto" w:fill="FFFFFF" w:themeFill="background1"/>
                <w:noWrap/>
                <w:hideMark/>
              </w:tcPr>
            </w:tcPrChange>
          </w:tcPr>
          <w:p w14:paraId="1D83C444" w14:textId="77777777" w:rsidR="00D0654F" w:rsidRPr="00691453" w:rsidRDefault="00D0654F">
            <w:pPr>
              <w:spacing w:line="276" w:lineRule="auto"/>
              <w:cnfStyle w:val="101000000000" w:firstRow="1" w:lastRow="0" w:firstColumn="1" w:lastColumn="0" w:oddVBand="0" w:evenVBand="0" w:oddHBand="0" w:evenHBand="0" w:firstRowFirstColumn="0" w:firstRowLastColumn="0" w:lastRowFirstColumn="0" w:lastRowLastColumn="0"/>
              <w:rPr>
                <w:rFonts w:ascii="Nunito" w:hAnsi="Nunito"/>
                <w:color w:val="000000" w:themeColor="text1"/>
                <w:sz w:val="20"/>
                <w:szCs w:val="20"/>
                <w:lang w:val="en-ZA" w:eastAsia="en-ZA"/>
                <w:rPrChange w:id="746" w:author="Craig Parker" w:date="2024-08-15T16:14:00Z" w16du:dateUtc="2024-08-15T14:14:00Z">
                  <w:rPr>
                    <w:rFonts w:ascii="Nunito" w:hAnsi="Nunito"/>
                    <w:color w:val="000000" w:themeColor="text1"/>
                    <w:lang w:val="en-ZA" w:eastAsia="en-ZA"/>
                  </w:rPr>
                </w:rPrChange>
              </w:rPr>
              <w:pPrChange w:id="747" w:author="Craig Parker" w:date="2024-08-15T16:14:00Z" w16du:dateUtc="2024-08-15T14:14:00Z">
                <w:pPr>
                  <w:cnfStyle w:val="101000000000" w:firstRow="1" w:lastRow="0" w:firstColumn="1" w:lastColumn="0" w:oddVBand="0" w:evenVBand="0" w:oddHBand="0" w:evenHBand="0" w:firstRowFirstColumn="0" w:firstRowLastColumn="0" w:lastRowFirstColumn="0" w:lastRowLastColumn="0"/>
                </w:pPr>
              </w:pPrChange>
            </w:pPr>
            <w:r w:rsidRPr="00691453">
              <w:rPr>
                <w:rFonts w:ascii="Nunito" w:hAnsi="Nunito"/>
                <w:color w:val="000000" w:themeColor="text1"/>
                <w:sz w:val="20"/>
                <w:szCs w:val="20"/>
                <w:lang w:val="en-ZA" w:eastAsia="en-ZA"/>
                <w:rPrChange w:id="748" w:author="Craig Parker" w:date="2024-08-15T16:14:00Z" w16du:dateUtc="2024-08-15T14:14:00Z">
                  <w:rPr>
                    <w:rFonts w:ascii="Nunito" w:hAnsi="Nunito"/>
                    <w:color w:val="000000" w:themeColor="text1"/>
                    <w:lang w:val="en-ZA" w:eastAsia="en-ZA"/>
                  </w:rPr>
                </w:rPrChange>
              </w:rPr>
              <w:t>Term</w:t>
            </w:r>
          </w:p>
        </w:tc>
        <w:tc>
          <w:tcPr>
            <w:tcW w:w="3561" w:type="pct"/>
            <w:shd w:val="clear" w:color="auto" w:fill="FFFFFF" w:themeFill="background1"/>
            <w:hideMark/>
            <w:tcPrChange w:id="749" w:author="Craig Parker" w:date="2024-08-16T13:36:00Z" w16du:dateUtc="2024-08-16T11:36:00Z">
              <w:tcPr>
                <w:tcW w:w="3713" w:type="pct"/>
                <w:gridSpan w:val="2"/>
                <w:shd w:val="clear" w:color="auto" w:fill="FFFFFF" w:themeFill="background1"/>
                <w:hideMark/>
              </w:tcPr>
            </w:tcPrChange>
          </w:tcPr>
          <w:p w14:paraId="630D26A3" w14:textId="77777777" w:rsidR="00D0654F" w:rsidRPr="00691453" w:rsidRDefault="00D0654F">
            <w:pPr>
              <w:spacing w:line="276" w:lineRule="auto"/>
              <w:cnfStyle w:val="100000000000" w:firstRow="1"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Change w:id="750" w:author="Craig Parker" w:date="2024-08-15T16:14:00Z" w16du:dateUtc="2024-08-15T14:14:00Z">
                  <w:rPr>
                    <w:rFonts w:ascii="Nunito" w:hAnsi="Nunito"/>
                    <w:color w:val="000000" w:themeColor="text1"/>
                    <w:lang w:val="en-ZA" w:eastAsia="en-ZA"/>
                  </w:rPr>
                </w:rPrChange>
              </w:rPr>
              <w:pPrChange w:id="751" w:author="Craig Parker" w:date="2024-08-15T16:14:00Z" w16du:dateUtc="2024-08-15T14:14:00Z">
                <w:pPr>
                  <w:cnfStyle w:val="100000000000" w:firstRow="1" w:lastRow="0" w:firstColumn="0" w:lastColumn="0" w:oddVBand="0" w:evenVBand="0" w:oddHBand="0" w:evenHBand="0" w:firstRowFirstColumn="0" w:firstRowLastColumn="0" w:lastRowFirstColumn="0" w:lastRowLastColumn="0"/>
                </w:pPr>
              </w:pPrChange>
            </w:pPr>
            <w:r w:rsidRPr="00691453">
              <w:rPr>
                <w:rFonts w:ascii="Nunito" w:hAnsi="Nunito"/>
                <w:color w:val="000000" w:themeColor="text1"/>
                <w:sz w:val="20"/>
                <w:szCs w:val="20"/>
                <w:lang w:val="en-ZA" w:eastAsia="en-ZA"/>
                <w:rPrChange w:id="752" w:author="Craig Parker" w:date="2024-08-15T16:14:00Z" w16du:dateUtc="2024-08-15T14:14:00Z">
                  <w:rPr>
                    <w:rFonts w:ascii="Nunito" w:hAnsi="Nunito"/>
                    <w:color w:val="000000" w:themeColor="text1"/>
                    <w:lang w:val="en-ZA" w:eastAsia="en-ZA"/>
                  </w:rPr>
                </w:rPrChange>
              </w:rPr>
              <w:t>Definition</w:t>
            </w:r>
          </w:p>
        </w:tc>
      </w:tr>
      <w:tr w:rsidR="00A91EE1" w:rsidRPr="00691453" w14:paraId="2EC1EC78" w14:textId="77777777" w:rsidTr="007F59C6">
        <w:trPr>
          <w:cnfStyle w:val="000000100000" w:firstRow="0" w:lastRow="0" w:firstColumn="0" w:lastColumn="0" w:oddVBand="0" w:evenVBand="0" w:oddHBand="1" w:evenHBand="0" w:firstRowFirstColumn="0" w:firstRowLastColumn="0" w:lastRowFirstColumn="0" w:lastRowLastColumn="0"/>
          <w:trHeight w:val="580"/>
          <w:trPrChange w:id="753"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754" w:author="Craig Parker" w:date="2024-08-16T13:36:00Z" w16du:dateUtc="2024-08-16T11:36:00Z">
              <w:tcPr>
                <w:tcW w:w="1287" w:type="pct"/>
                <w:shd w:val="clear" w:color="auto" w:fill="FFFFFF" w:themeFill="background1"/>
                <w:noWrap/>
                <w:hideMark/>
              </w:tcPr>
            </w:tcPrChange>
          </w:tcPr>
          <w:p w14:paraId="595E53E3"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755" w:author="Craig Parker" w:date="2024-08-15T16:14:00Z" w16du:dateUtc="2024-08-15T14:14:00Z">
                  <w:rPr>
                    <w:rFonts w:ascii="Nunito" w:hAnsi="Nunito"/>
                    <w:color w:val="000000"/>
                    <w:lang w:val="en-ZA" w:eastAsia="en-ZA"/>
                  </w:rPr>
                </w:rPrChange>
              </w:rPr>
              <w:pPrChange w:id="756"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757" w:author="Craig Parker" w:date="2024-08-15T16:14:00Z" w16du:dateUtc="2024-08-15T14:14:00Z">
                  <w:rPr>
                    <w:rFonts w:ascii="Nunito" w:hAnsi="Nunito"/>
                    <w:color w:val="000000"/>
                    <w:lang w:val="en-ZA" w:eastAsia="en-ZA"/>
                  </w:rPr>
                </w:rPrChange>
              </w:rPr>
              <w:t>Areal/Geospatial Socio-Economic Data</w:t>
            </w:r>
          </w:p>
        </w:tc>
        <w:tc>
          <w:tcPr>
            <w:tcW w:w="3561" w:type="pct"/>
            <w:shd w:val="clear" w:color="auto" w:fill="FFFFFF" w:themeFill="background1"/>
            <w:hideMark/>
            <w:tcPrChange w:id="758" w:author="Craig Parker" w:date="2024-08-16T13:36:00Z" w16du:dateUtc="2024-08-16T11:36:00Z">
              <w:tcPr>
                <w:tcW w:w="3713" w:type="pct"/>
                <w:gridSpan w:val="2"/>
                <w:shd w:val="clear" w:color="auto" w:fill="FFFFFF" w:themeFill="background1"/>
                <w:hideMark/>
              </w:tcPr>
            </w:tcPrChange>
          </w:tcPr>
          <w:p w14:paraId="12C51BA3"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759" w:author="Craig Parker" w:date="2024-08-15T16:14:00Z" w16du:dateUtc="2024-08-15T14:14:00Z">
                  <w:rPr>
                    <w:rFonts w:ascii="Nunito" w:hAnsi="Nunito"/>
                    <w:color w:val="000000"/>
                    <w:lang w:val="en-ZA" w:eastAsia="en-ZA"/>
                  </w:rPr>
                </w:rPrChange>
              </w:rPr>
              <w:pPrChange w:id="760"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761" w:author="Craig Parker" w:date="2024-08-15T16:14:00Z" w16du:dateUtc="2024-08-15T14:14:00Z">
                  <w:rPr>
                    <w:rFonts w:ascii="Nunito" w:hAnsi="Nunito"/>
                    <w:color w:val="000000"/>
                    <w:lang w:val="en-ZA" w:eastAsia="en-ZA"/>
                  </w:rPr>
                </w:rPrChange>
              </w:rPr>
              <w:t>Represents socio-economic conditions such as household economic status, access to services, and dwelling type. Sourced from national census data and focused household and demographic surveys.</w:t>
            </w:r>
          </w:p>
        </w:tc>
      </w:tr>
      <w:tr w:rsidR="00A91EE1" w:rsidRPr="00691453" w14:paraId="104AB957" w14:textId="77777777" w:rsidTr="007F59C6">
        <w:trPr>
          <w:trHeight w:val="580"/>
          <w:trPrChange w:id="762"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763" w:author="Craig Parker" w:date="2024-08-16T13:36:00Z" w16du:dateUtc="2024-08-16T11:36:00Z">
              <w:tcPr>
                <w:tcW w:w="0" w:type="pct"/>
                <w:shd w:val="clear" w:color="auto" w:fill="FFFFFF" w:themeFill="background1"/>
                <w:noWrap/>
                <w:hideMark/>
              </w:tcPr>
            </w:tcPrChange>
          </w:tcPr>
          <w:p w14:paraId="60999088" w14:textId="77777777" w:rsidR="00D0654F" w:rsidRPr="00691453" w:rsidRDefault="00D0654F">
            <w:pPr>
              <w:spacing w:line="276" w:lineRule="auto"/>
              <w:rPr>
                <w:rFonts w:ascii="Nunito" w:hAnsi="Nunito"/>
                <w:color w:val="000000"/>
                <w:sz w:val="20"/>
                <w:szCs w:val="20"/>
                <w:lang w:val="en-ZA" w:eastAsia="en-ZA"/>
                <w:rPrChange w:id="764" w:author="Craig Parker" w:date="2024-08-15T16:14:00Z" w16du:dateUtc="2024-08-15T14:14:00Z">
                  <w:rPr>
                    <w:rFonts w:ascii="Nunito" w:hAnsi="Nunito"/>
                    <w:color w:val="000000"/>
                    <w:lang w:val="en-ZA" w:eastAsia="en-ZA"/>
                  </w:rPr>
                </w:rPrChange>
              </w:rPr>
              <w:pPrChange w:id="765" w:author="Craig Parker" w:date="2024-08-15T16:14:00Z" w16du:dateUtc="2024-08-15T14:14:00Z">
                <w:pPr/>
              </w:pPrChange>
            </w:pPr>
            <w:r w:rsidRPr="00691453">
              <w:rPr>
                <w:rFonts w:ascii="Nunito" w:hAnsi="Nunito"/>
                <w:color w:val="000000"/>
                <w:sz w:val="20"/>
                <w:szCs w:val="20"/>
                <w:lang w:val="en-ZA" w:eastAsia="en-ZA"/>
                <w:rPrChange w:id="766" w:author="Craig Parker" w:date="2024-08-15T16:14:00Z" w16du:dateUtc="2024-08-15T14:14:00Z">
                  <w:rPr>
                    <w:rFonts w:ascii="Nunito" w:hAnsi="Nunito"/>
                    <w:color w:val="000000"/>
                    <w:lang w:val="en-ZA" w:eastAsia="en-ZA"/>
                  </w:rPr>
                </w:rPrChange>
              </w:rPr>
              <w:t>Bona Fide Researcher</w:t>
            </w:r>
          </w:p>
        </w:tc>
        <w:tc>
          <w:tcPr>
            <w:tcW w:w="3561" w:type="pct"/>
            <w:shd w:val="clear" w:color="auto" w:fill="FFFFFF" w:themeFill="background1"/>
            <w:hideMark/>
            <w:tcPrChange w:id="767" w:author="Craig Parker" w:date="2024-08-16T13:36:00Z" w16du:dateUtc="2024-08-16T11:36:00Z">
              <w:tcPr>
                <w:tcW w:w="0" w:type="pct"/>
                <w:gridSpan w:val="2"/>
                <w:shd w:val="clear" w:color="auto" w:fill="FFFFFF" w:themeFill="background1"/>
                <w:hideMark/>
              </w:tcPr>
            </w:tcPrChange>
          </w:tcPr>
          <w:p w14:paraId="7E4AA28B" w14:textId="48194DD1"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768" w:author="Craig Parker" w:date="2024-08-15T16:14:00Z" w16du:dateUtc="2024-08-15T14:14:00Z">
                  <w:rPr>
                    <w:rFonts w:ascii="Nunito" w:hAnsi="Nunito"/>
                    <w:color w:val="000000"/>
                    <w:lang w:val="en-ZA" w:eastAsia="en-ZA"/>
                  </w:rPr>
                </w:rPrChange>
              </w:rPr>
              <w:pPrChange w:id="769"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770" w:author="Craig Parker" w:date="2024-08-15T16:14:00Z" w16du:dateUtc="2024-08-15T14:14:00Z">
                  <w:rPr>
                    <w:rFonts w:ascii="Nunito" w:hAnsi="Nunito"/>
                    <w:color w:val="000000"/>
                    <w:lang w:val="en-ZA" w:eastAsia="en-ZA"/>
                  </w:rPr>
                </w:rPrChange>
              </w:rPr>
              <w:t xml:space="preserve">An individual or entity engaged in legitimate scientific research </w:t>
            </w:r>
            <w:del w:id="771" w:author="Craig Parker" w:date="2024-08-15T15:20:00Z" w16du:dateUtc="2024-08-15T13:20:00Z">
              <w:r w:rsidRPr="00691453" w:rsidDel="00F24FC4">
                <w:rPr>
                  <w:rFonts w:ascii="Nunito" w:hAnsi="Nunito"/>
                  <w:color w:val="000000"/>
                  <w:sz w:val="20"/>
                  <w:szCs w:val="20"/>
                  <w:lang w:val="en-ZA" w:eastAsia="en-ZA"/>
                  <w:rPrChange w:id="772" w:author="Craig Parker" w:date="2024-08-15T16:14:00Z" w16du:dateUtc="2024-08-15T14:14:00Z">
                    <w:rPr>
                      <w:rFonts w:ascii="Nunito" w:hAnsi="Nunito"/>
                      <w:color w:val="000000"/>
                      <w:lang w:val="en-ZA" w:eastAsia="en-ZA"/>
                    </w:rPr>
                  </w:rPrChange>
                </w:rPr>
                <w:delText>with the objective of advancing</w:delText>
              </w:r>
            </w:del>
            <w:ins w:id="773" w:author="Craig Parker" w:date="2024-08-15T15:20:00Z" w16du:dateUtc="2024-08-15T13:20:00Z">
              <w:r w:rsidR="00F24FC4" w:rsidRPr="00691453">
                <w:rPr>
                  <w:rFonts w:ascii="Nunito" w:hAnsi="Nunito"/>
                  <w:color w:val="000000"/>
                  <w:sz w:val="20"/>
                  <w:szCs w:val="20"/>
                  <w:lang w:val="en-ZA" w:eastAsia="en-ZA"/>
                  <w:rPrChange w:id="774" w:author="Craig Parker" w:date="2024-08-15T16:14:00Z" w16du:dateUtc="2024-08-15T14:14:00Z">
                    <w:rPr>
                      <w:rFonts w:ascii="Nunito" w:hAnsi="Nunito"/>
                      <w:color w:val="000000"/>
                      <w:lang w:val="en-ZA" w:eastAsia="en-ZA"/>
                    </w:rPr>
                  </w:rPrChange>
                </w:rPr>
                <w:t>to advance</w:t>
              </w:r>
            </w:ins>
            <w:r w:rsidRPr="00691453">
              <w:rPr>
                <w:rFonts w:ascii="Nunito" w:hAnsi="Nunito"/>
                <w:color w:val="000000"/>
                <w:sz w:val="20"/>
                <w:szCs w:val="20"/>
                <w:lang w:val="en-ZA" w:eastAsia="en-ZA"/>
                <w:rPrChange w:id="775" w:author="Craig Parker" w:date="2024-08-15T16:14:00Z" w16du:dateUtc="2024-08-15T14:14:00Z">
                  <w:rPr>
                    <w:rFonts w:ascii="Nunito" w:hAnsi="Nunito"/>
                    <w:color w:val="000000"/>
                    <w:lang w:val="en-ZA" w:eastAsia="en-ZA"/>
                  </w:rPr>
                </w:rPrChange>
              </w:rPr>
              <w:t xml:space="preserve"> knowledge in health data science, operating within the ethical, legal, and professional frameworks of academic and scientific research.</w:t>
            </w:r>
          </w:p>
        </w:tc>
      </w:tr>
      <w:tr w:rsidR="00A91EE1" w:rsidRPr="00691453" w14:paraId="244263C8" w14:textId="77777777" w:rsidTr="007F59C6">
        <w:trPr>
          <w:cnfStyle w:val="000000100000" w:firstRow="0" w:lastRow="0" w:firstColumn="0" w:lastColumn="0" w:oddVBand="0" w:evenVBand="0" w:oddHBand="1" w:evenHBand="0" w:firstRowFirstColumn="0" w:firstRowLastColumn="0" w:lastRowFirstColumn="0" w:lastRowLastColumn="0"/>
          <w:trHeight w:val="870"/>
          <w:trPrChange w:id="776" w:author="Craig Parker" w:date="2024-08-16T13:36:00Z" w16du:dateUtc="2024-08-16T11:36:00Z">
            <w:trPr>
              <w:trHeight w:val="87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777" w:author="Craig Parker" w:date="2024-08-16T13:36:00Z" w16du:dateUtc="2024-08-16T11:36:00Z">
              <w:tcPr>
                <w:tcW w:w="1287" w:type="pct"/>
                <w:shd w:val="clear" w:color="auto" w:fill="FFFFFF" w:themeFill="background1"/>
                <w:noWrap/>
                <w:hideMark/>
              </w:tcPr>
            </w:tcPrChange>
          </w:tcPr>
          <w:p w14:paraId="1DB5086A"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778" w:author="Craig Parker" w:date="2024-08-15T16:14:00Z" w16du:dateUtc="2024-08-15T14:14:00Z">
                  <w:rPr>
                    <w:rFonts w:ascii="Nunito" w:hAnsi="Nunito"/>
                    <w:color w:val="000000"/>
                    <w:lang w:val="en-ZA" w:eastAsia="en-ZA"/>
                  </w:rPr>
                </w:rPrChange>
              </w:rPr>
              <w:pPrChange w:id="779"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780" w:author="Craig Parker" w:date="2024-08-15T16:14:00Z" w16du:dateUtc="2024-08-15T14:14:00Z">
                  <w:rPr>
                    <w:rFonts w:ascii="Nunito" w:hAnsi="Nunito"/>
                    <w:color w:val="000000"/>
                    <w:lang w:val="en-ZA" w:eastAsia="en-ZA"/>
                  </w:rPr>
                </w:rPrChange>
              </w:rPr>
              <w:t>CSAG GitLab</w:t>
            </w:r>
          </w:p>
        </w:tc>
        <w:tc>
          <w:tcPr>
            <w:tcW w:w="3561" w:type="pct"/>
            <w:shd w:val="clear" w:color="auto" w:fill="FFFFFF" w:themeFill="background1"/>
            <w:hideMark/>
            <w:tcPrChange w:id="781" w:author="Craig Parker" w:date="2024-08-16T13:36:00Z" w16du:dateUtc="2024-08-16T11:36:00Z">
              <w:tcPr>
                <w:tcW w:w="3713" w:type="pct"/>
                <w:gridSpan w:val="2"/>
                <w:shd w:val="clear" w:color="auto" w:fill="FFFFFF" w:themeFill="background1"/>
                <w:hideMark/>
              </w:tcPr>
            </w:tcPrChange>
          </w:tcPr>
          <w:p w14:paraId="45107AC3"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782" w:author="Craig Parker" w:date="2024-08-15T16:14:00Z" w16du:dateUtc="2024-08-15T14:14:00Z">
                  <w:rPr>
                    <w:rFonts w:ascii="Nunito" w:hAnsi="Nunito"/>
                    <w:color w:val="000000"/>
                    <w:lang w:val="en-ZA" w:eastAsia="en-ZA"/>
                  </w:rPr>
                </w:rPrChange>
              </w:rPr>
              <w:pPrChange w:id="783"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784" w:author="Craig Parker" w:date="2024-08-15T16:14:00Z" w16du:dateUtc="2024-08-15T14:14:00Z">
                  <w:rPr>
                    <w:rFonts w:ascii="Nunito" w:hAnsi="Nunito"/>
                    <w:color w:val="000000"/>
                    <w:lang w:val="en-ZA" w:eastAsia="en-ZA"/>
                  </w:rPr>
                </w:rPrChange>
              </w:rPr>
              <w:t xml:space="preserve">The version control and collaboration platform used by the Climate System Analysis Group (CSAG) at the University of Cape Town (UCT) for managing the HEÂ²AT </w:t>
            </w:r>
            <w:proofErr w:type="spellStart"/>
            <w:r w:rsidRPr="00691453">
              <w:rPr>
                <w:rFonts w:ascii="Nunito" w:hAnsi="Nunito"/>
                <w:color w:val="000000"/>
                <w:sz w:val="20"/>
                <w:szCs w:val="20"/>
                <w:lang w:val="en-ZA" w:eastAsia="en-ZA"/>
                <w:rPrChange w:id="785" w:author="Craig Parker" w:date="2024-08-15T16:14:00Z" w16du:dateUtc="2024-08-15T14:14:00Z">
                  <w:rPr>
                    <w:rFonts w:ascii="Nunito" w:hAnsi="Nunito"/>
                    <w:color w:val="000000"/>
                    <w:lang w:val="en-ZA" w:eastAsia="en-ZA"/>
                  </w:rPr>
                </w:rPrChange>
              </w:rPr>
              <w:t>Center's</w:t>
            </w:r>
            <w:proofErr w:type="spellEnd"/>
            <w:r w:rsidRPr="00691453">
              <w:rPr>
                <w:rFonts w:ascii="Nunito" w:hAnsi="Nunito"/>
                <w:color w:val="000000"/>
                <w:sz w:val="20"/>
                <w:szCs w:val="20"/>
                <w:lang w:val="en-ZA" w:eastAsia="en-ZA"/>
                <w:rPrChange w:id="786" w:author="Craig Parker" w:date="2024-08-15T16:14:00Z" w16du:dateUtc="2024-08-15T14:14:00Z">
                  <w:rPr>
                    <w:rFonts w:ascii="Nunito" w:hAnsi="Nunito"/>
                    <w:color w:val="000000"/>
                    <w:lang w:val="en-ZA" w:eastAsia="en-ZA"/>
                  </w:rPr>
                </w:rPrChange>
              </w:rPr>
              <w:t xml:space="preserve"> data processes, documenting Data Reference Syntax (DRS), and storing data management code. It ensures transparent, version-controlled data handling accessible to authorized team members.</w:t>
            </w:r>
          </w:p>
        </w:tc>
      </w:tr>
      <w:tr w:rsidR="00A91EE1" w:rsidRPr="00691453" w14:paraId="65F76090" w14:textId="77777777" w:rsidTr="007F59C6">
        <w:trPr>
          <w:trHeight w:val="580"/>
          <w:trPrChange w:id="787"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788" w:author="Craig Parker" w:date="2024-08-16T13:36:00Z" w16du:dateUtc="2024-08-16T11:36:00Z">
              <w:tcPr>
                <w:tcW w:w="0" w:type="pct"/>
                <w:shd w:val="clear" w:color="auto" w:fill="FFFFFF" w:themeFill="background1"/>
                <w:noWrap/>
                <w:hideMark/>
              </w:tcPr>
            </w:tcPrChange>
          </w:tcPr>
          <w:p w14:paraId="21FABA70" w14:textId="77777777" w:rsidR="00D0654F" w:rsidRPr="00691453" w:rsidRDefault="00D0654F">
            <w:pPr>
              <w:spacing w:line="276" w:lineRule="auto"/>
              <w:rPr>
                <w:rFonts w:ascii="Nunito" w:hAnsi="Nunito"/>
                <w:color w:val="000000"/>
                <w:sz w:val="20"/>
                <w:szCs w:val="20"/>
                <w:lang w:val="en-ZA" w:eastAsia="en-ZA"/>
                <w:rPrChange w:id="789" w:author="Craig Parker" w:date="2024-08-15T16:14:00Z" w16du:dateUtc="2024-08-15T14:14:00Z">
                  <w:rPr>
                    <w:rFonts w:ascii="Nunito" w:hAnsi="Nunito"/>
                    <w:color w:val="000000"/>
                    <w:lang w:val="en-ZA" w:eastAsia="en-ZA"/>
                  </w:rPr>
                </w:rPrChange>
              </w:rPr>
              <w:pPrChange w:id="790" w:author="Craig Parker" w:date="2024-08-15T16:14:00Z" w16du:dateUtc="2024-08-15T14:14:00Z">
                <w:pPr/>
              </w:pPrChange>
            </w:pPr>
            <w:r w:rsidRPr="00691453">
              <w:rPr>
                <w:rFonts w:ascii="Nunito" w:hAnsi="Nunito"/>
                <w:color w:val="000000"/>
                <w:sz w:val="20"/>
                <w:szCs w:val="20"/>
                <w:lang w:val="en-ZA" w:eastAsia="en-ZA"/>
                <w:rPrChange w:id="791" w:author="Craig Parker" w:date="2024-08-15T16:14:00Z" w16du:dateUtc="2024-08-15T14:14:00Z">
                  <w:rPr>
                    <w:rFonts w:ascii="Nunito" w:hAnsi="Nunito"/>
                    <w:color w:val="000000"/>
                    <w:lang w:val="en-ZA" w:eastAsia="en-ZA"/>
                  </w:rPr>
                </w:rPrChange>
              </w:rPr>
              <w:t>Climate/Weather Data</w:t>
            </w:r>
          </w:p>
        </w:tc>
        <w:tc>
          <w:tcPr>
            <w:tcW w:w="3561" w:type="pct"/>
            <w:shd w:val="clear" w:color="auto" w:fill="FFFFFF" w:themeFill="background1"/>
            <w:hideMark/>
            <w:tcPrChange w:id="792" w:author="Craig Parker" w:date="2024-08-16T13:36:00Z" w16du:dateUtc="2024-08-16T11:36:00Z">
              <w:tcPr>
                <w:tcW w:w="0" w:type="pct"/>
                <w:gridSpan w:val="2"/>
                <w:shd w:val="clear" w:color="auto" w:fill="FFFFFF" w:themeFill="background1"/>
                <w:hideMark/>
              </w:tcPr>
            </w:tcPrChange>
          </w:tcPr>
          <w:p w14:paraId="2ACF18CE"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793" w:author="Craig Parker" w:date="2024-08-15T16:14:00Z" w16du:dateUtc="2024-08-15T14:14:00Z">
                  <w:rPr>
                    <w:rFonts w:ascii="Nunito" w:hAnsi="Nunito"/>
                    <w:color w:val="000000"/>
                    <w:lang w:val="en-ZA" w:eastAsia="en-ZA"/>
                  </w:rPr>
                </w:rPrChange>
              </w:rPr>
              <w:pPrChange w:id="794"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795" w:author="Craig Parker" w:date="2024-08-15T16:14:00Z" w16du:dateUtc="2024-08-15T14:14:00Z">
                  <w:rPr>
                    <w:rFonts w:ascii="Nunito" w:hAnsi="Nunito"/>
                    <w:color w:val="000000"/>
                    <w:lang w:val="en-ZA" w:eastAsia="en-ZA"/>
                  </w:rPr>
                </w:rPrChange>
              </w:rPr>
              <w:t>Includes observational-based datasets such as weather station observations, satellite proxy observations, and gridded climate data produced from atmospheric re-analysis and climate simulations.</w:t>
            </w:r>
          </w:p>
        </w:tc>
      </w:tr>
      <w:tr w:rsidR="00A91EE1" w:rsidRPr="00691453" w14:paraId="59893B62" w14:textId="77777777" w:rsidTr="007F59C6">
        <w:trPr>
          <w:cnfStyle w:val="000000100000" w:firstRow="0" w:lastRow="0" w:firstColumn="0" w:lastColumn="0" w:oddVBand="0" w:evenVBand="0" w:oddHBand="1" w:evenHBand="0" w:firstRowFirstColumn="0" w:firstRowLastColumn="0" w:lastRowFirstColumn="0" w:lastRowLastColumn="0"/>
          <w:trHeight w:val="580"/>
          <w:trPrChange w:id="796"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797" w:author="Craig Parker" w:date="2024-08-16T13:36:00Z" w16du:dateUtc="2024-08-16T11:36:00Z">
              <w:tcPr>
                <w:tcW w:w="1287" w:type="pct"/>
                <w:shd w:val="clear" w:color="auto" w:fill="FFFFFF" w:themeFill="background1"/>
                <w:noWrap/>
                <w:hideMark/>
              </w:tcPr>
            </w:tcPrChange>
          </w:tcPr>
          <w:p w14:paraId="5E406A53"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798" w:author="Craig Parker" w:date="2024-08-15T16:14:00Z" w16du:dateUtc="2024-08-15T14:14:00Z">
                  <w:rPr>
                    <w:rFonts w:ascii="Nunito" w:hAnsi="Nunito"/>
                    <w:color w:val="000000"/>
                    <w:lang w:val="en-ZA" w:eastAsia="en-ZA"/>
                  </w:rPr>
                </w:rPrChange>
              </w:rPr>
              <w:pPrChange w:id="799"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00" w:author="Craig Parker" w:date="2024-08-15T16:14:00Z" w16du:dateUtc="2024-08-15T14:14:00Z">
                  <w:rPr>
                    <w:rFonts w:ascii="Nunito" w:hAnsi="Nunito"/>
                    <w:color w:val="000000"/>
                    <w:lang w:val="en-ZA" w:eastAsia="en-ZA"/>
                  </w:rPr>
                </w:rPrChange>
              </w:rPr>
              <w:t>Consortium Shared Data</w:t>
            </w:r>
          </w:p>
        </w:tc>
        <w:tc>
          <w:tcPr>
            <w:tcW w:w="3561" w:type="pct"/>
            <w:shd w:val="clear" w:color="auto" w:fill="FFFFFF" w:themeFill="background1"/>
            <w:hideMark/>
            <w:tcPrChange w:id="801" w:author="Craig Parker" w:date="2024-08-16T13:36:00Z" w16du:dateUtc="2024-08-16T11:36:00Z">
              <w:tcPr>
                <w:tcW w:w="3713" w:type="pct"/>
                <w:gridSpan w:val="2"/>
                <w:shd w:val="clear" w:color="auto" w:fill="FFFFFF" w:themeFill="background1"/>
                <w:hideMark/>
              </w:tcPr>
            </w:tcPrChange>
          </w:tcPr>
          <w:p w14:paraId="683BCF36"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802" w:author="Craig Parker" w:date="2024-08-15T16:14:00Z" w16du:dateUtc="2024-08-15T14:14:00Z">
                  <w:rPr>
                    <w:rFonts w:ascii="Nunito" w:hAnsi="Nunito"/>
                    <w:color w:val="000000"/>
                    <w:lang w:val="en-ZA" w:eastAsia="en-ZA"/>
                  </w:rPr>
                </w:rPrChange>
              </w:rPr>
              <w:pPrChange w:id="803"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04" w:author="Craig Parker" w:date="2024-08-15T16:14:00Z" w16du:dateUtc="2024-08-15T14:14:00Z">
                  <w:rPr>
                    <w:rFonts w:ascii="Nunito" w:hAnsi="Nunito"/>
                    <w:color w:val="000000"/>
                    <w:lang w:val="en-ZA" w:eastAsia="en-ZA"/>
                  </w:rPr>
                </w:rPrChange>
              </w:rPr>
              <w:t xml:space="preserve">Data that has undergone initial harmonisation and is shared among HEÂ²AT </w:t>
            </w:r>
            <w:proofErr w:type="spellStart"/>
            <w:r w:rsidRPr="00691453">
              <w:rPr>
                <w:rFonts w:ascii="Nunito" w:hAnsi="Nunito"/>
                <w:color w:val="000000"/>
                <w:sz w:val="20"/>
                <w:szCs w:val="20"/>
                <w:lang w:val="en-ZA" w:eastAsia="en-ZA"/>
                <w:rPrChange w:id="805" w:author="Craig Parker" w:date="2024-08-15T16:14:00Z" w16du:dateUtc="2024-08-15T14:14:00Z">
                  <w:rPr>
                    <w:rFonts w:ascii="Nunito" w:hAnsi="Nunito"/>
                    <w:color w:val="000000"/>
                    <w:lang w:val="en-ZA" w:eastAsia="en-ZA"/>
                  </w:rPr>
                </w:rPrChange>
              </w:rPr>
              <w:t>Center</w:t>
            </w:r>
            <w:proofErr w:type="spellEnd"/>
            <w:r w:rsidRPr="00691453">
              <w:rPr>
                <w:rFonts w:ascii="Nunito" w:hAnsi="Nunito"/>
                <w:color w:val="000000"/>
                <w:sz w:val="20"/>
                <w:szCs w:val="20"/>
                <w:lang w:val="en-ZA" w:eastAsia="en-ZA"/>
                <w:rPrChange w:id="806" w:author="Craig Parker" w:date="2024-08-15T16:14:00Z" w16du:dateUtc="2024-08-15T14:14:00Z">
                  <w:rPr>
                    <w:rFonts w:ascii="Nunito" w:hAnsi="Nunito"/>
                    <w:color w:val="000000"/>
                    <w:lang w:val="en-ZA" w:eastAsia="en-ZA"/>
                  </w:rPr>
                </w:rPrChange>
              </w:rPr>
              <w:t xml:space="preserve"> partners. This data is retained indefinitely or for five years post-project or DTA termination.</w:t>
            </w:r>
          </w:p>
        </w:tc>
      </w:tr>
      <w:tr w:rsidR="00A91EE1" w:rsidRPr="00691453" w14:paraId="33FD37EF" w14:textId="77777777" w:rsidTr="007F59C6">
        <w:trPr>
          <w:trHeight w:val="580"/>
          <w:trPrChange w:id="807"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808" w:author="Craig Parker" w:date="2024-08-16T13:36:00Z" w16du:dateUtc="2024-08-16T11:36:00Z">
              <w:tcPr>
                <w:tcW w:w="0" w:type="pct"/>
                <w:shd w:val="clear" w:color="auto" w:fill="FFFFFF" w:themeFill="background1"/>
                <w:noWrap/>
                <w:hideMark/>
              </w:tcPr>
            </w:tcPrChange>
          </w:tcPr>
          <w:p w14:paraId="00B8069B" w14:textId="77777777" w:rsidR="00D0654F" w:rsidRPr="00691453" w:rsidRDefault="00D0654F">
            <w:pPr>
              <w:spacing w:line="276" w:lineRule="auto"/>
              <w:rPr>
                <w:rFonts w:ascii="Nunito" w:hAnsi="Nunito"/>
                <w:color w:val="000000"/>
                <w:sz w:val="20"/>
                <w:szCs w:val="20"/>
                <w:lang w:val="en-ZA" w:eastAsia="en-ZA"/>
                <w:rPrChange w:id="809" w:author="Craig Parker" w:date="2024-08-15T16:14:00Z" w16du:dateUtc="2024-08-15T14:14:00Z">
                  <w:rPr>
                    <w:rFonts w:ascii="Nunito" w:hAnsi="Nunito"/>
                    <w:color w:val="000000"/>
                    <w:lang w:val="en-ZA" w:eastAsia="en-ZA"/>
                  </w:rPr>
                </w:rPrChange>
              </w:rPr>
              <w:pPrChange w:id="810" w:author="Craig Parker" w:date="2024-08-15T16:14:00Z" w16du:dateUtc="2024-08-15T14:14:00Z">
                <w:pPr/>
              </w:pPrChange>
            </w:pPr>
            <w:r w:rsidRPr="00691453">
              <w:rPr>
                <w:rFonts w:ascii="Nunito" w:hAnsi="Nunito"/>
                <w:color w:val="000000"/>
                <w:sz w:val="20"/>
                <w:szCs w:val="20"/>
                <w:lang w:val="en-ZA" w:eastAsia="en-ZA"/>
                <w:rPrChange w:id="811" w:author="Craig Parker" w:date="2024-08-15T16:14:00Z" w16du:dateUtc="2024-08-15T14:14:00Z">
                  <w:rPr>
                    <w:rFonts w:ascii="Nunito" w:hAnsi="Nunito"/>
                    <w:color w:val="000000"/>
                    <w:lang w:val="en-ZA" w:eastAsia="en-ZA"/>
                  </w:rPr>
                </w:rPrChange>
              </w:rPr>
              <w:t>Controlled Access</w:t>
            </w:r>
          </w:p>
        </w:tc>
        <w:tc>
          <w:tcPr>
            <w:tcW w:w="3561" w:type="pct"/>
            <w:shd w:val="clear" w:color="auto" w:fill="FFFFFF" w:themeFill="background1"/>
            <w:hideMark/>
            <w:tcPrChange w:id="812" w:author="Craig Parker" w:date="2024-08-16T13:36:00Z" w16du:dateUtc="2024-08-16T11:36:00Z">
              <w:tcPr>
                <w:tcW w:w="0" w:type="pct"/>
                <w:gridSpan w:val="2"/>
                <w:shd w:val="clear" w:color="auto" w:fill="FFFFFF" w:themeFill="background1"/>
                <w:hideMark/>
              </w:tcPr>
            </w:tcPrChange>
          </w:tcPr>
          <w:p w14:paraId="2EE22048"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813" w:author="Craig Parker" w:date="2024-08-15T16:14:00Z" w16du:dateUtc="2024-08-15T14:14:00Z">
                  <w:rPr>
                    <w:rFonts w:ascii="Nunito" w:hAnsi="Nunito"/>
                    <w:color w:val="000000"/>
                    <w:lang w:val="en-ZA" w:eastAsia="en-ZA"/>
                  </w:rPr>
                </w:rPrChange>
              </w:rPr>
              <w:pPrChange w:id="814"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815" w:author="Craig Parker" w:date="2024-08-15T16:14:00Z" w16du:dateUtc="2024-08-15T14:14:00Z">
                  <w:rPr>
                    <w:rFonts w:ascii="Nunito" w:hAnsi="Nunito"/>
                    <w:color w:val="000000"/>
                    <w:lang w:val="en-ZA" w:eastAsia="en-ZA"/>
                  </w:rPr>
                </w:rPrChange>
              </w:rPr>
              <w:t>A mechanism by which potentially personally identifiable research data is distributed to bona fide researchers upon submission of a data access request and supporting documentation.</w:t>
            </w:r>
          </w:p>
        </w:tc>
      </w:tr>
      <w:tr w:rsidR="00A91EE1" w:rsidRPr="00691453" w14:paraId="42A5D527" w14:textId="77777777" w:rsidTr="007F59C6">
        <w:trPr>
          <w:cnfStyle w:val="000000100000" w:firstRow="0" w:lastRow="0" w:firstColumn="0" w:lastColumn="0" w:oddVBand="0" w:evenVBand="0" w:oddHBand="1" w:evenHBand="0" w:firstRowFirstColumn="0" w:firstRowLastColumn="0" w:lastRowFirstColumn="0" w:lastRowLastColumn="0"/>
          <w:trHeight w:val="290"/>
          <w:trPrChange w:id="816"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817" w:author="Craig Parker" w:date="2024-08-16T13:36:00Z" w16du:dateUtc="2024-08-16T11:36:00Z">
              <w:tcPr>
                <w:tcW w:w="1287" w:type="pct"/>
                <w:shd w:val="clear" w:color="auto" w:fill="FFFFFF" w:themeFill="background1"/>
                <w:noWrap/>
                <w:hideMark/>
              </w:tcPr>
            </w:tcPrChange>
          </w:tcPr>
          <w:p w14:paraId="14579FA2"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818" w:author="Craig Parker" w:date="2024-08-15T16:14:00Z" w16du:dateUtc="2024-08-15T14:14:00Z">
                  <w:rPr>
                    <w:rFonts w:ascii="Nunito" w:hAnsi="Nunito"/>
                    <w:color w:val="000000"/>
                    <w:lang w:val="en-ZA" w:eastAsia="en-ZA"/>
                  </w:rPr>
                </w:rPrChange>
              </w:rPr>
              <w:pPrChange w:id="819"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20" w:author="Craig Parker" w:date="2024-08-15T16:14:00Z" w16du:dateUtc="2024-08-15T14:14:00Z">
                  <w:rPr>
                    <w:rFonts w:ascii="Nunito" w:hAnsi="Nunito"/>
                    <w:color w:val="000000"/>
                    <w:lang w:val="en-ZA" w:eastAsia="en-ZA"/>
                  </w:rPr>
                </w:rPrChange>
              </w:rPr>
              <w:t>Data Access Committee (DAC)</w:t>
            </w:r>
          </w:p>
        </w:tc>
        <w:tc>
          <w:tcPr>
            <w:tcW w:w="3561" w:type="pct"/>
            <w:shd w:val="clear" w:color="auto" w:fill="FFFFFF" w:themeFill="background1"/>
            <w:hideMark/>
            <w:tcPrChange w:id="821" w:author="Craig Parker" w:date="2024-08-16T13:36:00Z" w16du:dateUtc="2024-08-16T11:36:00Z">
              <w:tcPr>
                <w:tcW w:w="3713" w:type="pct"/>
                <w:gridSpan w:val="2"/>
                <w:shd w:val="clear" w:color="auto" w:fill="FFFFFF" w:themeFill="background1"/>
                <w:hideMark/>
              </w:tcPr>
            </w:tcPrChange>
          </w:tcPr>
          <w:p w14:paraId="0093D6D8"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822" w:author="Craig Parker" w:date="2024-08-15T16:14:00Z" w16du:dateUtc="2024-08-15T14:14:00Z">
                  <w:rPr>
                    <w:rFonts w:ascii="Nunito" w:hAnsi="Nunito"/>
                    <w:color w:val="000000"/>
                    <w:lang w:val="en-ZA" w:eastAsia="en-ZA"/>
                  </w:rPr>
                </w:rPrChange>
              </w:rPr>
              <w:pPrChange w:id="823"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24" w:author="Craig Parker" w:date="2024-08-15T16:14:00Z" w16du:dateUtc="2024-08-15T14:14:00Z">
                  <w:rPr>
                    <w:rFonts w:ascii="Nunito" w:hAnsi="Nunito"/>
                    <w:color w:val="000000"/>
                    <w:lang w:val="en-ZA" w:eastAsia="en-ZA"/>
                  </w:rPr>
                </w:rPrChange>
              </w:rPr>
              <w:t>A committee responsible for reviewing and approving data access requests, and ensuring adherence to ethical, legal, and scientific standards.</w:t>
            </w:r>
          </w:p>
        </w:tc>
      </w:tr>
      <w:tr w:rsidR="00A91EE1" w:rsidRPr="00691453" w14:paraId="11465D92" w14:textId="77777777" w:rsidTr="007F59C6">
        <w:trPr>
          <w:trHeight w:val="290"/>
          <w:trPrChange w:id="825"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826" w:author="Craig Parker" w:date="2024-08-16T13:36:00Z" w16du:dateUtc="2024-08-16T11:36:00Z">
              <w:tcPr>
                <w:tcW w:w="0" w:type="pct"/>
                <w:shd w:val="clear" w:color="auto" w:fill="FFFFFF" w:themeFill="background1"/>
                <w:noWrap/>
                <w:hideMark/>
              </w:tcPr>
            </w:tcPrChange>
          </w:tcPr>
          <w:p w14:paraId="6EEF0F99" w14:textId="77777777" w:rsidR="00D0654F" w:rsidRPr="00691453" w:rsidRDefault="00D0654F">
            <w:pPr>
              <w:spacing w:line="276" w:lineRule="auto"/>
              <w:rPr>
                <w:rFonts w:ascii="Nunito" w:hAnsi="Nunito"/>
                <w:color w:val="000000"/>
                <w:sz w:val="20"/>
                <w:szCs w:val="20"/>
                <w:lang w:val="en-ZA" w:eastAsia="en-ZA"/>
                <w:rPrChange w:id="827" w:author="Craig Parker" w:date="2024-08-15T16:14:00Z" w16du:dateUtc="2024-08-15T14:14:00Z">
                  <w:rPr>
                    <w:rFonts w:ascii="Nunito" w:hAnsi="Nunito"/>
                    <w:color w:val="000000"/>
                    <w:lang w:val="en-ZA" w:eastAsia="en-ZA"/>
                  </w:rPr>
                </w:rPrChange>
              </w:rPr>
              <w:pPrChange w:id="828" w:author="Craig Parker" w:date="2024-08-15T16:14:00Z" w16du:dateUtc="2024-08-15T14:14:00Z">
                <w:pPr/>
              </w:pPrChange>
            </w:pPr>
            <w:r w:rsidRPr="00691453">
              <w:rPr>
                <w:rFonts w:ascii="Nunito" w:hAnsi="Nunito"/>
                <w:color w:val="000000"/>
                <w:sz w:val="20"/>
                <w:szCs w:val="20"/>
                <w:lang w:val="en-ZA" w:eastAsia="en-ZA"/>
                <w:rPrChange w:id="829" w:author="Craig Parker" w:date="2024-08-15T16:14:00Z" w16du:dateUtc="2024-08-15T14:14:00Z">
                  <w:rPr>
                    <w:rFonts w:ascii="Nunito" w:hAnsi="Nunito"/>
                    <w:color w:val="000000"/>
                    <w:lang w:val="en-ZA" w:eastAsia="en-ZA"/>
                  </w:rPr>
                </w:rPrChange>
              </w:rPr>
              <w:t>Data Analysis Platform (DAP)</w:t>
            </w:r>
          </w:p>
        </w:tc>
        <w:tc>
          <w:tcPr>
            <w:tcW w:w="3561" w:type="pct"/>
            <w:shd w:val="clear" w:color="auto" w:fill="FFFFFF" w:themeFill="background1"/>
            <w:hideMark/>
            <w:tcPrChange w:id="830" w:author="Craig Parker" w:date="2024-08-16T13:36:00Z" w16du:dateUtc="2024-08-16T11:36:00Z">
              <w:tcPr>
                <w:tcW w:w="0" w:type="pct"/>
                <w:gridSpan w:val="2"/>
                <w:shd w:val="clear" w:color="auto" w:fill="FFFFFF" w:themeFill="background1"/>
                <w:hideMark/>
              </w:tcPr>
            </w:tcPrChange>
          </w:tcPr>
          <w:p w14:paraId="643646C8"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831" w:author="Craig Parker" w:date="2024-08-15T16:14:00Z" w16du:dateUtc="2024-08-15T14:14:00Z">
                  <w:rPr>
                    <w:rFonts w:ascii="Nunito" w:hAnsi="Nunito"/>
                    <w:color w:val="000000"/>
                    <w:lang w:val="en-ZA" w:eastAsia="en-ZA"/>
                  </w:rPr>
                </w:rPrChange>
              </w:rPr>
              <w:pPrChange w:id="832"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833" w:author="Craig Parker" w:date="2024-08-15T16:14:00Z" w16du:dateUtc="2024-08-15T14:14:00Z">
                  <w:rPr>
                    <w:rFonts w:ascii="Nunito" w:hAnsi="Nunito"/>
                    <w:color w:val="000000"/>
                    <w:lang w:val="en-ZA" w:eastAsia="en-ZA"/>
                  </w:rPr>
                </w:rPrChange>
              </w:rPr>
              <w:t xml:space="preserve">The platform used for conducting data analysis, typically including tools like </w:t>
            </w:r>
            <w:proofErr w:type="spellStart"/>
            <w:r w:rsidRPr="00691453">
              <w:rPr>
                <w:rFonts w:ascii="Nunito" w:hAnsi="Nunito"/>
                <w:color w:val="000000"/>
                <w:sz w:val="20"/>
                <w:szCs w:val="20"/>
                <w:lang w:val="en-ZA" w:eastAsia="en-ZA"/>
                <w:rPrChange w:id="834" w:author="Craig Parker" w:date="2024-08-15T16:14:00Z" w16du:dateUtc="2024-08-15T14:14:00Z">
                  <w:rPr>
                    <w:rFonts w:ascii="Nunito" w:hAnsi="Nunito"/>
                    <w:color w:val="000000"/>
                    <w:lang w:val="en-ZA" w:eastAsia="en-ZA"/>
                  </w:rPr>
                </w:rPrChange>
              </w:rPr>
              <w:t>JupyterHub</w:t>
            </w:r>
            <w:proofErr w:type="spellEnd"/>
            <w:r w:rsidRPr="00691453">
              <w:rPr>
                <w:rFonts w:ascii="Nunito" w:hAnsi="Nunito"/>
                <w:color w:val="000000"/>
                <w:sz w:val="20"/>
                <w:szCs w:val="20"/>
                <w:lang w:val="en-ZA" w:eastAsia="en-ZA"/>
                <w:rPrChange w:id="835" w:author="Craig Parker" w:date="2024-08-15T16:14:00Z" w16du:dateUtc="2024-08-15T14:14:00Z">
                  <w:rPr>
                    <w:rFonts w:ascii="Nunito" w:hAnsi="Nunito"/>
                    <w:color w:val="000000"/>
                    <w:lang w:val="en-ZA" w:eastAsia="en-ZA"/>
                  </w:rPr>
                </w:rPrChange>
              </w:rPr>
              <w:t>.</w:t>
            </w:r>
          </w:p>
        </w:tc>
      </w:tr>
      <w:tr w:rsidR="00A91EE1" w:rsidRPr="00691453" w14:paraId="2B4644C1" w14:textId="77777777" w:rsidTr="007F59C6">
        <w:trPr>
          <w:cnfStyle w:val="000000100000" w:firstRow="0" w:lastRow="0" w:firstColumn="0" w:lastColumn="0" w:oddVBand="0" w:evenVBand="0" w:oddHBand="1" w:evenHBand="0" w:firstRowFirstColumn="0" w:firstRowLastColumn="0" w:lastRowFirstColumn="0" w:lastRowLastColumn="0"/>
          <w:trHeight w:val="290"/>
          <w:trPrChange w:id="836"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837" w:author="Craig Parker" w:date="2024-08-16T13:36:00Z" w16du:dateUtc="2024-08-16T11:36:00Z">
              <w:tcPr>
                <w:tcW w:w="1287" w:type="pct"/>
                <w:shd w:val="clear" w:color="auto" w:fill="FFFFFF" w:themeFill="background1"/>
                <w:noWrap/>
                <w:hideMark/>
              </w:tcPr>
            </w:tcPrChange>
          </w:tcPr>
          <w:p w14:paraId="538067A1"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838" w:author="Craig Parker" w:date="2024-08-15T16:14:00Z" w16du:dateUtc="2024-08-15T14:14:00Z">
                  <w:rPr>
                    <w:rFonts w:ascii="Nunito" w:hAnsi="Nunito"/>
                    <w:color w:val="000000"/>
                    <w:lang w:val="en-ZA" w:eastAsia="en-ZA"/>
                  </w:rPr>
                </w:rPrChange>
              </w:rPr>
              <w:pPrChange w:id="839"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40" w:author="Craig Parker" w:date="2024-08-15T16:14:00Z" w16du:dateUtc="2024-08-15T14:14:00Z">
                  <w:rPr>
                    <w:rFonts w:ascii="Nunito" w:hAnsi="Nunito"/>
                    <w:color w:val="000000"/>
                    <w:lang w:val="en-ZA" w:eastAsia="en-ZA"/>
                  </w:rPr>
                </w:rPrChange>
              </w:rPr>
              <w:t>Data Downloads</w:t>
            </w:r>
          </w:p>
        </w:tc>
        <w:tc>
          <w:tcPr>
            <w:tcW w:w="3561" w:type="pct"/>
            <w:shd w:val="clear" w:color="auto" w:fill="FFFFFF" w:themeFill="background1"/>
            <w:hideMark/>
            <w:tcPrChange w:id="841" w:author="Craig Parker" w:date="2024-08-16T13:36:00Z" w16du:dateUtc="2024-08-16T11:36:00Z">
              <w:tcPr>
                <w:tcW w:w="3713" w:type="pct"/>
                <w:gridSpan w:val="2"/>
                <w:shd w:val="clear" w:color="auto" w:fill="FFFFFF" w:themeFill="background1"/>
                <w:hideMark/>
              </w:tcPr>
            </w:tcPrChange>
          </w:tcPr>
          <w:p w14:paraId="0014712C"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842" w:author="Craig Parker" w:date="2024-08-15T16:14:00Z" w16du:dateUtc="2024-08-15T14:14:00Z">
                  <w:rPr>
                    <w:rFonts w:ascii="Nunito" w:hAnsi="Nunito"/>
                    <w:color w:val="000000"/>
                    <w:lang w:val="en-ZA" w:eastAsia="en-ZA"/>
                  </w:rPr>
                </w:rPrChange>
              </w:rPr>
              <w:pPrChange w:id="843"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44" w:author="Craig Parker" w:date="2024-08-15T16:14:00Z" w16du:dateUtc="2024-08-15T14:14:00Z">
                  <w:rPr>
                    <w:rFonts w:ascii="Nunito" w:hAnsi="Nunito"/>
                    <w:color w:val="000000"/>
                    <w:lang w:val="en-ZA" w:eastAsia="en-ZA"/>
                  </w:rPr>
                </w:rPrChange>
              </w:rPr>
              <w:t>A modality of data sharing where researchers can download datasets to their local computing environments directly.</w:t>
            </w:r>
          </w:p>
        </w:tc>
      </w:tr>
      <w:tr w:rsidR="00A91EE1" w:rsidRPr="00691453" w14:paraId="338FE90B" w14:textId="77777777" w:rsidTr="007F59C6">
        <w:trPr>
          <w:trHeight w:val="290"/>
          <w:trPrChange w:id="845"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846" w:author="Craig Parker" w:date="2024-08-16T13:36:00Z" w16du:dateUtc="2024-08-16T11:36:00Z">
              <w:tcPr>
                <w:tcW w:w="0" w:type="pct"/>
                <w:shd w:val="clear" w:color="auto" w:fill="FFFFFF" w:themeFill="background1"/>
                <w:noWrap/>
                <w:hideMark/>
              </w:tcPr>
            </w:tcPrChange>
          </w:tcPr>
          <w:p w14:paraId="41C87A8E" w14:textId="77777777" w:rsidR="00D0654F" w:rsidRPr="00691453" w:rsidRDefault="00D0654F">
            <w:pPr>
              <w:spacing w:line="276" w:lineRule="auto"/>
              <w:rPr>
                <w:rFonts w:ascii="Nunito" w:hAnsi="Nunito"/>
                <w:color w:val="000000"/>
                <w:sz w:val="20"/>
                <w:szCs w:val="20"/>
                <w:lang w:val="en-ZA" w:eastAsia="en-ZA"/>
                <w:rPrChange w:id="847" w:author="Craig Parker" w:date="2024-08-15T16:14:00Z" w16du:dateUtc="2024-08-15T14:14:00Z">
                  <w:rPr>
                    <w:rFonts w:ascii="Nunito" w:hAnsi="Nunito"/>
                    <w:color w:val="000000"/>
                    <w:lang w:val="en-ZA" w:eastAsia="en-ZA"/>
                  </w:rPr>
                </w:rPrChange>
              </w:rPr>
              <w:pPrChange w:id="848" w:author="Craig Parker" w:date="2024-08-15T16:14:00Z" w16du:dateUtc="2024-08-15T14:14:00Z">
                <w:pPr/>
              </w:pPrChange>
            </w:pPr>
            <w:r w:rsidRPr="00691453">
              <w:rPr>
                <w:rFonts w:ascii="Nunito" w:hAnsi="Nunito"/>
                <w:color w:val="000000"/>
                <w:sz w:val="20"/>
                <w:szCs w:val="20"/>
                <w:lang w:val="en-ZA" w:eastAsia="en-ZA"/>
                <w:rPrChange w:id="849" w:author="Craig Parker" w:date="2024-08-15T16:14:00Z" w16du:dateUtc="2024-08-15T14:14:00Z">
                  <w:rPr>
                    <w:rFonts w:ascii="Nunito" w:hAnsi="Nunito"/>
                    <w:color w:val="000000"/>
                    <w:lang w:val="en-ZA" w:eastAsia="en-ZA"/>
                  </w:rPr>
                </w:rPrChange>
              </w:rPr>
              <w:lastRenderedPageBreak/>
              <w:t>Data Management Plan (DMP)</w:t>
            </w:r>
          </w:p>
        </w:tc>
        <w:tc>
          <w:tcPr>
            <w:tcW w:w="3561" w:type="pct"/>
            <w:shd w:val="clear" w:color="auto" w:fill="FFFFFF" w:themeFill="background1"/>
            <w:hideMark/>
            <w:tcPrChange w:id="850" w:author="Craig Parker" w:date="2024-08-16T13:36:00Z" w16du:dateUtc="2024-08-16T11:36:00Z">
              <w:tcPr>
                <w:tcW w:w="0" w:type="pct"/>
                <w:gridSpan w:val="2"/>
                <w:shd w:val="clear" w:color="auto" w:fill="FFFFFF" w:themeFill="background1"/>
                <w:hideMark/>
              </w:tcPr>
            </w:tcPrChange>
          </w:tcPr>
          <w:p w14:paraId="431263EA"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851" w:author="Craig Parker" w:date="2024-08-15T16:14:00Z" w16du:dateUtc="2024-08-15T14:14:00Z">
                  <w:rPr>
                    <w:rFonts w:ascii="Nunito" w:hAnsi="Nunito"/>
                    <w:color w:val="000000"/>
                    <w:lang w:val="en-ZA" w:eastAsia="en-ZA"/>
                  </w:rPr>
                </w:rPrChange>
              </w:rPr>
              <w:pPrChange w:id="852"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853" w:author="Craig Parker" w:date="2024-08-15T16:14:00Z" w16du:dateUtc="2024-08-15T14:14:00Z">
                  <w:rPr>
                    <w:rFonts w:ascii="Nunito" w:hAnsi="Nunito"/>
                    <w:color w:val="000000"/>
                    <w:lang w:val="en-ZA" w:eastAsia="en-ZA"/>
                  </w:rPr>
                </w:rPrChange>
              </w:rPr>
              <w:t>A document outlining the procedures and standards for data acquisition, transfer, processing, storage, and access within the project.</w:t>
            </w:r>
          </w:p>
        </w:tc>
      </w:tr>
      <w:tr w:rsidR="00A91EE1" w:rsidRPr="00691453" w14:paraId="4EE7404E" w14:textId="77777777" w:rsidTr="007F59C6">
        <w:trPr>
          <w:cnfStyle w:val="000000100000" w:firstRow="0" w:lastRow="0" w:firstColumn="0" w:lastColumn="0" w:oddVBand="0" w:evenVBand="0" w:oddHBand="1" w:evenHBand="0" w:firstRowFirstColumn="0" w:firstRowLastColumn="0" w:lastRowFirstColumn="0" w:lastRowLastColumn="0"/>
          <w:trHeight w:val="290"/>
          <w:trPrChange w:id="854"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855" w:author="Craig Parker" w:date="2024-08-16T13:36:00Z" w16du:dateUtc="2024-08-16T11:36:00Z">
              <w:tcPr>
                <w:tcW w:w="1287" w:type="pct"/>
                <w:shd w:val="clear" w:color="auto" w:fill="FFFFFF" w:themeFill="background1"/>
                <w:noWrap/>
                <w:hideMark/>
              </w:tcPr>
            </w:tcPrChange>
          </w:tcPr>
          <w:p w14:paraId="32EC0717"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856" w:author="Craig Parker" w:date="2024-08-15T16:14:00Z" w16du:dateUtc="2024-08-15T14:14:00Z">
                  <w:rPr>
                    <w:rFonts w:ascii="Nunito" w:hAnsi="Nunito"/>
                    <w:color w:val="000000"/>
                    <w:lang w:val="en-ZA" w:eastAsia="en-ZA"/>
                  </w:rPr>
                </w:rPrChange>
              </w:rPr>
              <w:pPrChange w:id="857"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58" w:author="Craig Parker" w:date="2024-08-15T16:14:00Z" w16du:dateUtc="2024-08-15T14:14:00Z">
                  <w:rPr>
                    <w:rFonts w:ascii="Nunito" w:hAnsi="Nunito"/>
                    <w:color w:val="000000"/>
                    <w:lang w:val="en-ZA" w:eastAsia="en-ZA"/>
                  </w:rPr>
                </w:rPrChange>
              </w:rPr>
              <w:t>Data Management and Analysis Core (DMAC)</w:t>
            </w:r>
          </w:p>
        </w:tc>
        <w:tc>
          <w:tcPr>
            <w:tcW w:w="3561" w:type="pct"/>
            <w:shd w:val="clear" w:color="auto" w:fill="FFFFFF" w:themeFill="background1"/>
            <w:hideMark/>
            <w:tcPrChange w:id="859" w:author="Craig Parker" w:date="2024-08-16T13:36:00Z" w16du:dateUtc="2024-08-16T11:36:00Z">
              <w:tcPr>
                <w:tcW w:w="3713" w:type="pct"/>
                <w:gridSpan w:val="2"/>
                <w:shd w:val="clear" w:color="auto" w:fill="FFFFFF" w:themeFill="background1"/>
                <w:hideMark/>
              </w:tcPr>
            </w:tcPrChange>
          </w:tcPr>
          <w:p w14:paraId="23D8CAC2"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860" w:author="Craig Parker" w:date="2024-08-15T16:14:00Z" w16du:dateUtc="2024-08-15T14:14:00Z">
                  <w:rPr>
                    <w:rFonts w:ascii="Nunito" w:hAnsi="Nunito"/>
                    <w:color w:val="000000"/>
                    <w:lang w:val="en-ZA" w:eastAsia="en-ZA"/>
                  </w:rPr>
                </w:rPrChange>
              </w:rPr>
              <w:pPrChange w:id="861"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62" w:author="Craig Parker" w:date="2024-08-15T16:14:00Z" w16du:dateUtc="2024-08-15T14:14:00Z">
                  <w:rPr>
                    <w:rFonts w:ascii="Nunito" w:hAnsi="Nunito"/>
                    <w:color w:val="000000"/>
                    <w:lang w:val="en-ZA" w:eastAsia="en-ZA"/>
                  </w:rPr>
                </w:rPrChange>
              </w:rPr>
              <w:t xml:space="preserve">The core component of the HEÂ²AT </w:t>
            </w:r>
            <w:proofErr w:type="spellStart"/>
            <w:r w:rsidRPr="00691453">
              <w:rPr>
                <w:rFonts w:ascii="Nunito" w:hAnsi="Nunito"/>
                <w:color w:val="000000"/>
                <w:sz w:val="20"/>
                <w:szCs w:val="20"/>
                <w:lang w:val="en-ZA" w:eastAsia="en-ZA"/>
                <w:rPrChange w:id="863" w:author="Craig Parker" w:date="2024-08-15T16:14:00Z" w16du:dateUtc="2024-08-15T14:14:00Z">
                  <w:rPr>
                    <w:rFonts w:ascii="Nunito" w:hAnsi="Nunito"/>
                    <w:color w:val="000000"/>
                    <w:lang w:val="en-ZA" w:eastAsia="en-ZA"/>
                  </w:rPr>
                </w:rPrChange>
              </w:rPr>
              <w:t>Center</w:t>
            </w:r>
            <w:proofErr w:type="spellEnd"/>
            <w:r w:rsidRPr="00691453">
              <w:rPr>
                <w:rFonts w:ascii="Nunito" w:hAnsi="Nunito"/>
                <w:color w:val="000000"/>
                <w:sz w:val="20"/>
                <w:szCs w:val="20"/>
                <w:lang w:val="en-ZA" w:eastAsia="en-ZA"/>
                <w:rPrChange w:id="864" w:author="Craig Parker" w:date="2024-08-15T16:14:00Z" w16du:dateUtc="2024-08-15T14:14:00Z">
                  <w:rPr>
                    <w:rFonts w:ascii="Nunito" w:hAnsi="Nunito"/>
                    <w:color w:val="000000"/>
                    <w:lang w:val="en-ZA" w:eastAsia="en-ZA"/>
                  </w:rPr>
                </w:rPrChange>
              </w:rPr>
              <w:t xml:space="preserve"> responsible for overseeing data management and analysis activities.</w:t>
            </w:r>
          </w:p>
        </w:tc>
      </w:tr>
      <w:tr w:rsidR="00A91EE1" w:rsidRPr="00691453" w14:paraId="05E57545" w14:textId="77777777" w:rsidTr="007F59C6">
        <w:trPr>
          <w:trHeight w:val="580"/>
          <w:trPrChange w:id="865"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866" w:author="Craig Parker" w:date="2024-08-16T13:36:00Z" w16du:dateUtc="2024-08-16T11:36:00Z">
              <w:tcPr>
                <w:tcW w:w="0" w:type="pct"/>
                <w:shd w:val="clear" w:color="auto" w:fill="FFFFFF" w:themeFill="background1"/>
                <w:noWrap/>
                <w:hideMark/>
              </w:tcPr>
            </w:tcPrChange>
          </w:tcPr>
          <w:p w14:paraId="189AC349" w14:textId="77777777" w:rsidR="00D0654F" w:rsidRPr="00691453" w:rsidRDefault="00D0654F">
            <w:pPr>
              <w:spacing w:line="276" w:lineRule="auto"/>
              <w:rPr>
                <w:rFonts w:ascii="Nunito" w:hAnsi="Nunito"/>
                <w:color w:val="000000"/>
                <w:sz w:val="20"/>
                <w:szCs w:val="20"/>
                <w:lang w:val="en-ZA" w:eastAsia="en-ZA"/>
                <w:rPrChange w:id="867" w:author="Craig Parker" w:date="2024-08-15T16:14:00Z" w16du:dateUtc="2024-08-15T14:14:00Z">
                  <w:rPr>
                    <w:rFonts w:ascii="Nunito" w:hAnsi="Nunito"/>
                    <w:color w:val="000000"/>
                    <w:lang w:val="en-ZA" w:eastAsia="en-ZA"/>
                  </w:rPr>
                </w:rPrChange>
              </w:rPr>
              <w:pPrChange w:id="868" w:author="Craig Parker" w:date="2024-08-15T16:14:00Z" w16du:dateUtc="2024-08-15T14:14:00Z">
                <w:pPr/>
              </w:pPrChange>
            </w:pPr>
            <w:r w:rsidRPr="00691453">
              <w:rPr>
                <w:rFonts w:ascii="Nunito" w:hAnsi="Nunito"/>
                <w:color w:val="000000"/>
                <w:sz w:val="20"/>
                <w:szCs w:val="20"/>
                <w:lang w:val="en-ZA" w:eastAsia="en-ZA"/>
                <w:rPrChange w:id="869" w:author="Craig Parker" w:date="2024-08-15T16:14:00Z" w16du:dateUtc="2024-08-15T14:14:00Z">
                  <w:rPr>
                    <w:rFonts w:ascii="Nunito" w:hAnsi="Nunito"/>
                    <w:color w:val="000000"/>
                    <w:lang w:val="en-ZA" w:eastAsia="en-ZA"/>
                  </w:rPr>
                </w:rPrChange>
              </w:rPr>
              <w:t>Data Protection Legislation</w:t>
            </w:r>
          </w:p>
        </w:tc>
        <w:tc>
          <w:tcPr>
            <w:tcW w:w="3561" w:type="pct"/>
            <w:shd w:val="clear" w:color="auto" w:fill="FFFFFF" w:themeFill="background1"/>
            <w:hideMark/>
            <w:tcPrChange w:id="870" w:author="Craig Parker" w:date="2024-08-16T13:36:00Z" w16du:dateUtc="2024-08-16T11:36:00Z">
              <w:tcPr>
                <w:tcW w:w="0" w:type="pct"/>
                <w:gridSpan w:val="2"/>
                <w:shd w:val="clear" w:color="auto" w:fill="FFFFFF" w:themeFill="background1"/>
                <w:hideMark/>
              </w:tcPr>
            </w:tcPrChange>
          </w:tcPr>
          <w:p w14:paraId="04427DEC"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871" w:author="Craig Parker" w:date="2024-08-15T16:14:00Z" w16du:dateUtc="2024-08-15T14:14:00Z">
                  <w:rPr>
                    <w:rFonts w:ascii="Nunito" w:hAnsi="Nunito"/>
                    <w:color w:val="000000"/>
                    <w:lang w:val="en-ZA" w:eastAsia="en-ZA"/>
                  </w:rPr>
                </w:rPrChange>
              </w:rPr>
              <w:pPrChange w:id="872"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873" w:author="Craig Parker" w:date="2024-08-15T16:14:00Z" w16du:dateUtc="2024-08-15T14:14:00Z">
                  <w:rPr>
                    <w:rFonts w:ascii="Nunito" w:hAnsi="Nunito"/>
                    <w:color w:val="000000"/>
                    <w:lang w:val="en-ZA" w:eastAsia="en-ZA"/>
                  </w:rPr>
                </w:rPrChange>
              </w:rPr>
              <w:t>Any data protection or data privacy laws as may be applicable including but not limited to POPIA, the Electronic Communications and Transactions Act 26 of 2005, the Consumer Protection Act 68 of 2008, and the General Data Protection Regulation (GDPR).</w:t>
            </w:r>
          </w:p>
        </w:tc>
      </w:tr>
      <w:tr w:rsidR="00A91EE1" w:rsidRPr="00691453" w14:paraId="23F82146" w14:textId="77777777" w:rsidTr="007F59C6">
        <w:trPr>
          <w:cnfStyle w:val="000000100000" w:firstRow="0" w:lastRow="0" w:firstColumn="0" w:lastColumn="0" w:oddVBand="0" w:evenVBand="0" w:oddHBand="1" w:evenHBand="0" w:firstRowFirstColumn="0" w:firstRowLastColumn="0" w:lastRowFirstColumn="0" w:lastRowLastColumn="0"/>
          <w:trHeight w:val="290"/>
          <w:trPrChange w:id="874"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875" w:author="Craig Parker" w:date="2024-08-16T13:36:00Z" w16du:dateUtc="2024-08-16T11:36:00Z">
              <w:tcPr>
                <w:tcW w:w="1287" w:type="pct"/>
                <w:shd w:val="clear" w:color="auto" w:fill="FFFFFF" w:themeFill="background1"/>
                <w:noWrap/>
                <w:hideMark/>
              </w:tcPr>
            </w:tcPrChange>
          </w:tcPr>
          <w:p w14:paraId="4ED083D3"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876" w:author="Craig Parker" w:date="2024-08-15T16:14:00Z" w16du:dateUtc="2024-08-15T14:14:00Z">
                  <w:rPr>
                    <w:rFonts w:ascii="Nunito" w:hAnsi="Nunito"/>
                    <w:color w:val="000000"/>
                    <w:lang w:val="en-ZA" w:eastAsia="en-ZA"/>
                  </w:rPr>
                </w:rPrChange>
              </w:rPr>
              <w:pPrChange w:id="877"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78" w:author="Craig Parker" w:date="2024-08-15T16:14:00Z" w16du:dateUtc="2024-08-15T14:14:00Z">
                  <w:rPr>
                    <w:rFonts w:ascii="Nunito" w:hAnsi="Nunito"/>
                    <w:color w:val="000000"/>
                    <w:lang w:val="en-ZA" w:eastAsia="en-ZA"/>
                  </w:rPr>
                </w:rPrChange>
              </w:rPr>
              <w:t>Data Provider</w:t>
            </w:r>
          </w:p>
        </w:tc>
        <w:tc>
          <w:tcPr>
            <w:tcW w:w="3561" w:type="pct"/>
            <w:shd w:val="clear" w:color="auto" w:fill="FFFFFF" w:themeFill="background1"/>
            <w:hideMark/>
            <w:tcPrChange w:id="879" w:author="Craig Parker" w:date="2024-08-16T13:36:00Z" w16du:dateUtc="2024-08-16T11:36:00Z">
              <w:tcPr>
                <w:tcW w:w="3713" w:type="pct"/>
                <w:gridSpan w:val="2"/>
                <w:shd w:val="clear" w:color="auto" w:fill="FFFFFF" w:themeFill="background1"/>
                <w:hideMark/>
              </w:tcPr>
            </w:tcPrChange>
          </w:tcPr>
          <w:p w14:paraId="305E127D"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880" w:author="Craig Parker" w:date="2024-08-15T16:14:00Z" w16du:dateUtc="2024-08-15T14:14:00Z">
                  <w:rPr>
                    <w:rFonts w:ascii="Nunito" w:hAnsi="Nunito"/>
                    <w:color w:val="000000"/>
                    <w:lang w:val="en-ZA" w:eastAsia="en-ZA"/>
                  </w:rPr>
                </w:rPrChange>
              </w:rPr>
              <w:pPrChange w:id="881"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82" w:author="Craig Parker" w:date="2024-08-15T16:14:00Z" w16du:dateUtc="2024-08-15T14:14:00Z">
                  <w:rPr>
                    <w:rFonts w:ascii="Nunito" w:hAnsi="Nunito"/>
                    <w:color w:val="000000"/>
                    <w:lang w:val="en-ZA" w:eastAsia="en-ZA"/>
                  </w:rPr>
                </w:rPrChange>
              </w:rPr>
              <w:t>The legal entity responsible for authorizing access to a dataset.</w:t>
            </w:r>
          </w:p>
        </w:tc>
      </w:tr>
      <w:tr w:rsidR="00A91EE1" w:rsidRPr="00691453" w14:paraId="7D3C4D53" w14:textId="77777777" w:rsidTr="007F59C6">
        <w:trPr>
          <w:trHeight w:val="290"/>
          <w:trPrChange w:id="883"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884" w:author="Craig Parker" w:date="2024-08-16T13:36:00Z" w16du:dateUtc="2024-08-16T11:36:00Z">
              <w:tcPr>
                <w:tcW w:w="0" w:type="pct"/>
                <w:shd w:val="clear" w:color="auto" w:fill="FFFFFF" w:themeFill="background1"/>
                <w:noWrap/>
                <w:hideMark/>
              </w:tcPr>
            </w:tcPrChange>
          </w:tcPr>
          <w:p w14:paraId="0121486F" w14:textId="77777777" w:rsidR="00D0654F" w:rsidRPr="00691453" w:rsidRDefault="00D0654F">
            <w:pPr>
              <w:spacing w:line="276" w:lineRule="auto"/>
              <w:rPr>
                <w:rFonts w:ascii="Nunito" w:hAnsi="Nunito"/>
                <w:color w:val="000000"/>
                <w:sz w:val="20"/>
                <w:szCs w:val="20"/>
                <w:lang w:val="en-ZA" w:eastAsia="en-ZA"/>
                <w:rPrChange w:id="885" w:author="Craig Parker" w:date="2024-08-15T16:14:00Z" w16du:dateUtc="2024-08-15T14:14:00Z">
                  <w:rPr>
                    <w:rFonts w:ascii="Nunito" w:hAnsi="Nunito"/>
                    <w:color w:val="000000"/>
                    <w:lang w:val="en-ZA" w:eastAsia="en-ZA"/>
                  </w:rPr>
                </w:rPrChange>
              </w:rPr>
              <w:pPrChange w:id="886" w:author="Craig Parker" w:date="2024-08-15T16:14:00Z" w16du:dateUtc="2024-08-15T14:14:00Z">
                <w:pPr/>
              </w:pPrChange>
            </w:pPr>
            <w:r w:rsidRPr="00691453">
              <w:rPr>
                <w:rFonts w:ascii="Nunito" w:hAnsi="Nunito"/>
                <w:color w:val="000000"/>
                <w:sz w:val="20"/>
                <w:szCs w:val="20"/>
                <w:lang w:val="en-ZA" w:eastAsia="en-ZA"/>
                <w:rPrChange w:id="887" w:author="Craig Parker" w:date="2024-08-15T16:14:00Z" w16du:dateUtc="2024-08-15T14:14:00Z">
                  <w:rPr>
                    <w:rFonts w:ascii="Nunito" w:hAnsi="Nunito"/>
                    <w:color w:val="000000"/>
                    <w:lang w:val="en-ZA" w:eastAsia="en-ZA"/>
                  </w:rPr>
                </w:rPrChange>
              </w:rPr>
              <w:t>Data Subject</w:t>
            </w:r>
          </w:p>
        </w:tc>
        <w:tc>
          <w:tcPr>
            <w:tcW w:w="3561" w:type="pct"/>
            <w:shd w:val="clear" w:color="auto" w:fill="FFFFFF" w:themeFill="background1"/>
            <w:hideMark/>
            <w:tcPrChange w:id="888" w:author="Craig Parker" w:date="2024-08-16T13:36:00Z" w16du:dateUtc="2024-08-16T11:36:00Z">
              <w:tcPr>
                <w:tcW w:w="0" w:type="pct"/>
                <w:gridSpan w:val="2"/>
                <w:shd w:val="clear" w:color="auto" w:fill="FFFFFF" w:themeFill="background1"/>
                <w:hideMark/>
              </w:tcPr>
            </w:tcPrChange>
          </w:tcPr>
          <w:p w14:paraId="74E4812B"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889" w:author="Craig Parker" w:date="2024-08-15T16:14:00Z" w16du:dateUtc="2024-08-15T14:14:00Z">
                  <w:rPr>
                    <w:rFonts w:ascii="Nunito" w:hAnsi="Nunito"/>
                    <w:color w:val="000000"/>
                    <w:lang w:val="en-ZA" w:eastAsia="en-ZA"/>
                  </w:rPr>
                </w:rPrChange>
              </w:rPr>
              <w:pPrChange w:id="890"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891" w:author="Craig Parker" w:date="2024-08-15T16:14:00Z" w16du:dateUtc="2024-08-15T14:14:00Z">
                  <w:rPr>
                    <w:rFonts w:ascii="Nunito" w:hAnsi="Nunito"/>
                    <w:color w:val="000000"/>
                    <w:lang w:val="en-ZA" w:eastAsia="en-ZA"/>
                  </w:rPr>
                </w:rPrChange>
              </w:rPr>
              <w:t>The individuals whose personal information is captured in health datasets.</w:t>
            </w:r>
          </w:p>
        </w:tc>
      </w:tr>
      <w:tr w:rsidR="00A91EE1" w:rsidRPr="00691453" w14:paraId="44875697" w14:textId="77777777" w:rsidTr="007F59C6">
        <w:trPr>
          <w:cnfStyle w:val="000000100000" w:firstRow="0" w:lastRow="0" w:firstColumn="0" w:lastColumn="0" w:oddVBand="0" w:evenVBand="0" w:oddHBand="1" w:evenHBand="0" w:firstRowFirstColumn="0" w:firstRowLastColumn="0" w:lastRowFirstColumn="0" w:lastRowLastColumn="0"/>
          <w:trHeight w:val="580"/>
          <w:trPrChange w:id="892"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893" w:author="Craig Parker" w:date="2024-08-16T13:36:00Z" w16du:dateUtc="2024-08-16T11:36:00Z">
              <w:tcPr>
                <w:tcW w:w="1287" w:type="pct"/>
                <w:shd w:val="clear" w:color="auto" w:fill="FFFFFF" w:themeFill="background1"/>
                <w:noWrap/>
                <w:hideMark/>
              </w:tcPr>
            </w:tcPrChange>
          </w:tcPr>
          <w:p w14:paraId="0D6F5487"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894" w:author="Craig Parker" w:date="2024-08-15T16:14:00Z" w16du:dateUtc="2024-08-15T14:14:00Z">
                  <w:rPr>
                    <w:rFonts w:ascii="Nunito" w:hAnsi="Nunito"/>
                    <w:color w:val="000000"/>
                    <w:lang w:val="en-ZA" w:eastAsia="en-ZA"/>
                  </w:rPr>
                </w:rPrChange>
              </w:rPr>
              <w:pPrChange w:id="895"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896" w:author="Craig Parker" w:date="2024-08-15T16:14:00Z" w16du:dateUtc="2024-08-15T14:14:00Z">
                  <w:rPr>
                    <w:rFonts w:ascii="Nunito" w:hAnsi="Nunito"/>
                    <w:color w:val="000000"/>
                    <w:lang w:val="en-ZA" w:eastAsia="en-ZA"/>
                  </w:rPr>
                </w:rPrChange>
              </w:rPr>
              <w:t>Data Transfer Agreement (DTA)</w:t>
            </w:r>
          </w:p>
        </w:tc>
        <w:tc>
          <w:tcPr>
            <w:tcW w:w="3561" w:type="pct"/>
            <w:shd w:val="clear" w:color="auto" w:fill="FFFFFF" w:themeFill="background1"/>
            <w:hideMark/>
            <w:tcPrChange w:id="897" w:author="Craig Parker" w:date="2024-08-16T13:36:00Z" w16du:dateUtc="2024-08-16T11:36:00Z">
              <w:tcPr>
                <w:tcW w:w="3713" w:type="pct"/>
                <w:gridSpan w:val="2"/>
                <w:shd w:val="clear" w:color="auto" w:fill="FFFFFF" w:themeFill="background1"/>
                <w:hideMark/>
              </w:tcPr>
            </w:tcPrChange>
          </w:tcPr>
          <w:p w14:paraId="030A7DC3"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898" w:author="Craig Parker" w:date="2024-08-15T16:14:00Z" w16du:dateUtc="2024-08-15T14:14:00Z">
                  <w:rPr>
                    <w:rFonts w:ascii="Nunito" w:hAnsi="Nunito"/>
                    <w:color w:val="000000"/>
                    <w:lang w:val="en-ZA" w:eastAsia="en-ZA"/>
                  </w:rPr>
                </w:rPrChange>
              </w:rPr>
              <w:pPrChange w:id="899"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900" w:author="Craig Parker" w:date="2024-08-15T16:14:00Z" w16du:dateUtc="2024-08-15T14:14:00Z">
                  <w:rPr>
                    <w:rFonts w:ascii="Nunito" w:hAnsi="Nunito"/>
                    <w:color w:val="000000"/>
                    <w:lang w:val="en-ZA" w:eastAsia="en-ZA"/>
                  </w:rPr>
                </w:rPrChange>
              </w:rPr>
              <w:t>A legal document outlining the terms and conditions under which data is shared between the provider and the recipient, addressing confidentiality, data use limitations, and compliance with relevant laws and guidelines.</w:t>
            </w:r>
          </w:p>
        </w:tc>
      </w:tr>
      <w:tr w:rsidR="00A91EE1" w:rsidRPr="00691453" w14:paraId="40BFF9ED" w14:textId="77777777" w:rsidTr="007F59C6">
        <w:trPr>
          <w:trHeight w:val="290"/>
          <w:trPrChange w:id="901"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902" w:author="Craig Parker" w:date="2024-08-16T13:36:00Z" w16du:dateUtc="2024-08-16T11:36:00Z">
              <w:tcPr>
                <w:tcW w:w="0" w:type="pct"/>
                <w:shd w:val="clear" w:color="auto" w:fill="FFFFFF" w:themeFill="background1"/>
                <w:noWrap/>
                <w:hideMark/>
              </w:tcPr>
            </w:tcPrChange>
          </w:tcPr>
          <w:p w14:paraId="1711B3E7" w14:textId="77777777" w:rsidR="00D0654F" w:rsidRPr="00691453" w:rsidRDefault="00D0654F">
            <w:pPr>
              <w:spacing w:line="276" w:lineRule="auto"/>
              <w:rPr>
                <w:rFonts w:ascii="Nunito" w:hAnsi="Nunito"/>
                <w:color w:val="000000"/>
                <w:sz w:val="20"/>
                <w:szCs w:val="20"/>
                <w:lang w:val="en-ZA" w:eastAsia="en-ZA"/>
                <w:rPrChange w:id="903" w:author="Craig Parker" w:date="2024-08-15T16:14:00Z" w16du:dateUtc="2024-08-15T14:14:00Z">
                  <w:rPr>
                    <w:rFonts w:ascii="Nunito" w:hAnsi="Nunito"/>
                    <w:color w:val="000000"/>
                    <w:lang w:val="en-ZA" w:eastAsia="en-ZA"/>
                  </w:rPr>
                </w:rPrChange>
              </w:rPr>
              <w:pPrChange w:id="904" w:author="Craig Parker" w:date="2024-08-15T16:14:00Z" w16du:dateUtc="2024-08-15T14:14:00Z">
                <w:pPr/>
              </w:pPrChange>
            </w:pPr>
            <w:r w:rsidRPr="00691453">
              <w:rPr>
                <w:rFonts w:ascii="Nunito" w:hAnsi="Nunito"/>
                <w:color w:val="000000"/>
                <w:sz w:val="20"/>
                <w:szCs w:val="20"/>
                <w:lang w:val="en-ZA" w:eastAsia="en-ZA"/>
                <w:rPrChange w:id="905" w:author="Craig Parker" w:date="2024-08-15T16:14:00Z" w16du:dateUtc="2024-08-15T14:14:00Z">
                  <w:rPr>
                    <w:rFonts w:ascii="Nunito" w:hAnsi="Nunito"/>
                    <w:color w:val="000000"/>
                    <w:lang w:val="en-ZA" w:eastAsia="en-ZA"/>
                  </w:rPr>
                </w:rPrChange>
              </w:rPr>
              <w:t>Data Visiting</w:t>
            </w:r>
          </w:p>
        </w:tc>
        <w:tc>
          <w:tcPr>
            <w:tcW w:w="3561" w:type="pct"/>
            <w:shd w:val="clear" w:color="auto" w:fill="FFFFFF" w:themeFill="background1"/>
            <w:hideMark/>
            <w:tcPrChange w:id="906" w:author="Craig Parker" w:date="2024-08-16T13:36:00Z" w16du:dateUtc="2024-08-16T11:36:00Z">
              <w:tcPr>
                <w:tcW w:w="0" w:type="pct"/>
                <w:gridSpan w:val="2"/>
                <w:shd w:val="clear" w:color="auto" w:fill="FFFFFF" w:themeFill="background1"/>
                <w:hideMark/>
              </w:tcPr>
            </w:tcPrChange>
          </w:tcPr>
          <w:p w14:paraId="1D2F759E"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907" w:author="Craig Parker" w:date="2024-08-15T16:14:00Z" w16du:dateUtc="2024-08-15T14:14:00Z">
                  <w:rPr>
                    <w:rFonts w:ascii="Nunito" w:hAnsi="Nunito"/>
                    <w:color w:val="000000"/>
                    <w:lang w:val="en-ZA" w:eastAsia="en-ZA"/>
                  </w:rPr>
                </w:rPrChange>
              </w:rPr>
              <w:pPrChange w:id="908"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909" w:author="Craig Parker" w:date="2024-08-15T16:14:00Z" w16du:dateUtc="2024-08-15T14:14:00Z">
                  <w:rPr>
                    <w:rFonts w:ascii="Nunito" w:hAnsi="Nunito"/>
                    <w:color w:val="000000"/>
                    <w:lang w:val="en-ZA" w:eastAsia="en-ZA"/>
                  </w:rPr>
                </w:rPrChange>
              </w:rPr>
              <w:t>A modality of data sharing where data users access and analyse the data within the computing environment of the data provider.</w:t>
            </w:r>
          </w:p>
        </w:tc>
      </w:tr>
      <w:tr w:rsidR="00A91EE1" w:rsidRPr="00691453" w14:paraId="50B43610" w14:textId="77777777" w:rsidTr="007F59C6">
        <w:trPr>
          <w:cnfStyle w:val="000000100000" w:firstRow="0" w:lastRow="0" w:firstColumn="0" w:lastColumn="0" w:oddVBand="0" w:evenVBand="0" w:oddHBand="1" w:evenHBand="0" w:firstRowFirstColumn="0" w:firstRowLastColumn="0" w:lastRowFirstColumn="0" w:lastRowLastColumn="0"/>
          <w:trHeight w:val="290"/>
          <w:trPrChange w:id="910"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911" w:author="Craig Parker" w:date="2024-08-16T13:36:00Z" w16du:dateUtc="2024-08-16T11:36:00Z">
              <w:tcPr>
                <w:tcW w:w="1287" w:type="pct"/>
                <w:shd w:val="clear" w:color="auto" w:fill="FFFFFF" w:themeFill="background1"/>
                <w:noWrap/>
                <w:hideMark/>
              </w:tcPr>
            </w:tcPrChange>
          </w:tcPr>
          <w:p w14:paraId="1FE3D689"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912" w:author="Craig Parker" w:date="2024-08-15T16:14:00Z" w16du:dateUtc="2024-08-15T14:14:00Z">
                  <w:rPr>
                    <w:rFonts w:ascii="Nunito" w:hAnsi="Nunito"/>
                    <w:color w:val="000000"/>
                    <w:lang w:val="en-ZA" w:eastAsia="en-ZA"/>
                  </w:rPr>
                </w:rPrChange>
              </w:rPr>
              <w:pPrChange w:id="913"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914" w:author="Craig Parker" w:date="2024-08-15T16:14:00Z" w16du:dateUtc="2024-08-15T14:14:00Z">
                  <w:rPr>
                    <w:rFonts w:ascii="Nunito" w:hAnsi="Nunito"/>
                    <w:color w:val="000000"/>
                    <w:lang w:val="en-ZA" w:eastAsia="en-ZA"/>
                  </w:rPr>
                </w:rPrChange>
              </w:rPr>
              <w:t>Ethical Legal and Social Implications (ELSI)</w:t>
            </w:r>
          </w:p>
        </w:tc>
        <w:tc>
          <w:tcPr>
            <w:tcW w:w="3561" w:type="pct"/>
            <w:shd w:val="clear" w:color="auto" w:fill="FFFFFF" w:themeFill="background1"/>
            <w:hideMark/>
            <w:tcPrChange w:id="915" w:author="Craig Parker" w:date="2024-08-16T13:36:00Z" w16du:dateUtc="2024-08-16T11:36:00Z">
              <w:tcPr>
                <w:tcW w:w="3713" w:type="pct"/>
                <w:gridSpan w:val="2"/>
                <w:shd w:val="clear" w:color="auto" w:fill="FFFFFF" w:themeFill="background1"/>
                <w:hideMark/>
              </w:tcPr>
            </w:tcPrChange>
          </w:tcPr>
          <w:p w14:paraId="02AA0CA8"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916" w:author="Craig Parker" w:date="2024-08-15T16:14:00Z" w16du:dateUtc="2024-08-15T14:14:00Z">
                  <w:rPr>
                    <w:rFonts w:ascii="Nunito" w:hAnsi="Nunito"/>
                    <w:color w:val="000000"/>
                    <w:lang w:val="en-ZA" w:eastAsia="en-ZA"/>
                  </w:rPr>
                </w:rPrChange>
              </w:rPr>
              <w:pPrChange w:id="917"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918" w:author="Craig Parker" w:date="2024-08-15T16:14:00Z" w16du:dateUtc="2024-08-15T14:14:00Z">
                  <w:rPr>
                    <w:rFonts w:ascii="Nunito" w:hAnsi="Nunito"/>
                    <w:color w:val="000000"/>
                    <w:lang w:val="en-ZA" w:eastAsia="en-ZA"/>
                  </w:rPr>
                </w:rPrChange>
              </w:rPr>
              <w:t>Projects within DS-I Africa that focus on data science and research's ethical, legal, and social aspects.</w:t>
            </w:r>
          </w:p>
        </w:tc>
      </w:tr>
      <w:tr w:rsidR="00A91EE1" w:rsidRPr="00691453" w14:paraId="17ED8100" w14:textId="77777777" w:rsidTr="007F59C6">
        <w:trPr>
          <w:trHeight w:val="290"/>
          <w:trPrChange w:id="919"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920" w:author="Craig Parker" w:date="2024-08-16T13:36:00Z" w16du:dateUtc="2024-08-16T11:36:00Z">
              <w:tcPr>
                <w:tcW w:w="0" w:type="pct"/>
                <w:shd w:val="clear" w:color="auto" w:fill="FFFFFF" w:themeFill="background1"/>
                <w:noWrap/>
                <w:hideMark/>
              </w:tcPr>
            </w:tcPrChange>
          </w:tcPr>
          <w:p w14:paraId="2C8AE406" w14:textId="77777777" w:rsidR="00D0654F" w:rsidRPr="00691453" w:rsidRDefault="00D0654F">
            <w:pPr>
              <w:spacing w:line="276" w:lineRule="auto"/>
              <w:rPr>
                <w:rFonts w:ascii="Nunito" w:hAnsi="Nunito"/>
                <w:color w:val="000000"/>
                <w:sz w:val="20"/>
                <w:szCs w:val="20"/>
                <w:lang w:val="en-ZA" w:eastAsia="en-ZA"/>
                <w:rPrChange w:id="921" w:author="Craig Parker" w:date="2024-08-15T16:14:00Z" w16du:dateUtc="2024-08-15T14:14:00Z">
                  <w:rPr>
                    <w:rFonts w:ascii="Nunito" w:hAnsi="Nunito"/>
                    <w:color w:val="000000"/>
                    <w:lang w:val="en-ZA" w:eastAsia="en-ZA"/>
                  </w:rPr>
                </w:rPrChange>
              </w:rPr>
              <w:pPrChange w:id="922" w:author="Craig Parker" w:date="2024-08-15T16:14:00Z" w16du:dateUtc="2024-08-15T14:14:00Z">
                <w:pPr/>
              </w:pPrChange>
            </w:pPr>
            <w:r w:rsidRPr="00691453">
              <w:rPr>
                <w:rFonts w:ascii="Nunito" w:hAnsi="Nunito"/>
                <w:color w:val="000000"/>
                <w:sz w:val="20"/>
                <w:szCs w:val="20"/>
                <w:lang w:val="en-ZA" w:eastAsia="en-ZA"/>
                <w:rPrChange w:id="923" w:author="Craig Parker" w:date="2024-08-15T16:14:00Z" w16du:dateUtc="2024-08-15T14:14:00Z">
                  <w:rPr>
                    <w:rFonts w:ascii="Nunito" w:hAnsi="Nunito"/>
                    <w:color w:val="000000"/>
                    <w:lang w:val="en-ZA" w:eastAsia="en-ZA"/>
                  </w:rPr>
                </w:rPrChange>
              </w:rPr>
              <w:t>Federal Information Processing Standards (FIPS)</w:t>
            </w:r>
          </w:p>
        </w:tc>
        <w:tc>
          <w:tcPr>
            <w:tcW w:w="3561" w:type="pct"/>
            <w:shd w:val="clear" w:color="auto" w:fill="FFFFFF" w:themeFill="background1"/>
            <w:hideMark/>
            <w:tcPrChange w:id="924" w:author="Craig Parker" w:date="2024-08-16T13:36:00Z" w16du:dateUtc="2024-08-16T11:36:00Z">
              <w:tcPr>
                <w:tcW w:w="0" w:type="pct"/>
                <w:gridSpan w:val="2"/>
                <w:shd w:val="clear" w:color="auto" w:fill="FFFFFF" w:themeFill="background1"/>
                <w:hideMark/>
              </w:tcPr>
            </w:tcPrChange>
          </w:tcPr>
          <w:p w14:paraId="675A8D59"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925" w:author="Craig Parker" w:date="2024-08-15T16:14:00Z" w16du:dateUtc="2024-08-15T14:14:00Z">
                  <w:rPr>
                    <w:rFonts w:ascii="Nunito" w:hAnsi="Nunito"/>
                    <w:color w:val="000000"/>
                    <w:lang w:val="en-ZA" w:eastAsia="en-ZA"/>
                  </w:rPr>
                </w:rPrChange>
              </w:rPr>
              <w:pPrChange w:id="926"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927" w:author="Craig Parker" w:date="2024-08-15T16:14:00Z" w16du:dateUtc="2024-08-15T14:14:00Z">
                  <w:rPr>
                    <w:rFonts w:ascii="Nunito" w:hAnsi="Nunito"/>
                    <w:color w:val="000000"/>
                    <w:lang w:val="en-ZA" w:eastAsia="en-ZA"/>
                  </w:rPr>
                </w:rPrChange>
              </w:rPr>
              <w:t>Standards for federal computer systems that NIST develops.</w:t>
            </w:r>
          </w:p>
        </w:tc>
      </w:tr>
      <w:tr w:rsidR="00A91EE1" w:rsidRPr="00691453" w14:paraId="200A49F1" w14:textId="77777777" w:rsidTr="007F59C6">
        <w:trPr>
          <w:cnfStyle w:val="000000100000" w:firstRow="0" w:lastRow="0" w:firstColumn="0" w:lastColumn="0" w:oddVBand="0" w:evenVBand="0" w:oddHBand="1" w:evenHBand="0" w:firstRowFirstColumn="0" w:firstRowLastColumn="0" w:lastRowFirstColumn="0" w:lastRowLastColumn="0"/>
          <w:trHeight w:val="290"/>
          <w:trPrChange w:id="928"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929" w:author="Craig Parker" w:date="2024-08-16T13:36:00Z" w16du:dateUtc="2024-08-16T11:36:00Z">
              <w:tcPr>
                <w:tcW w:w="1287" w:type="pct"/>
                <w:shd w:val="clear" w:color="auto" w:fill="FFFFFF" w:themeFill="background1"/>
                <w:noWrap/>
                <w:hideMark/>
              </w:tcPr>
            </w:tcPrChange>
          </w:tcPr>
          <w:p w14:paraId="0D7AA589"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930" w:author="Craig Parker" w:date="2024-08-15T16:14:00Z" w16du:dateUtc="2024-08-15T14:14:00Z">
                  <w:rPr>
                    <w:rFonts w:ascii="Nunito" w:hAnsi="Nunito"/>
                    <w:color w:val="000000"/>
                    <w:lang w:val="en-ZA" w:eastAsia="en-ZA"/>
                  </w:rPr>
                </w:rPrChange>
              </w:rPr>
              <w:pPrChange w:id="931"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eastAsia="en-ZA"/>
                <w:rPrChange w:id="932" w:author="Craig Parker" w:date="2024-08-15T16:14:00Z" w16du:dateUtc="2024-08-15T14:14:00Z">
                  <w:rPr>
                    <w:rFonts w:ascii="Nunito" w:hAnsi="Nunito"/>
                    <w:color w:val="000000"/>
                    <w:lang w:eastAsia="en-ZA"/>
                  </w:rPr>
                </w:rPrChange>
              </w:rPr>
              <w:t>Findable, Accessible, Interoperable, and Reusable (FAIR)</w:t>
            </w:r>
          </w:p>
        </w:tc>
        <w:tc>
          <w:tcPr>
            <w:tcW w:w="3561" w:type="pct"/>
            <w:shd w:val="clear" w:color="auto" w:fill="FFFFFF" w:themeFill="background1"/>
            <w:hideMark/>
            <w:tcPrChange w:id="933" w:author="Craig Parker" w:date="2024-08-16T13:36:00Z" w16du:dateUtc="2024-08-16T11:36:00Z">
              <w:tcPr>
                <w:tcW w:w="3713" w:type="pct"/>
                <w:gridSpan w:val="2"/>
                <w:shd w:val="clear" w:color="auto" w:fill="FFFFFF" w:themeFill="background1"/>
                <w:hideMark/>
              </w:tcPr>
            </w:tcPrChange>
          </w:tcPr>
          <w:p w14:paraId="352D25A7"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934" w:author="Craig Parker" w:date="2024-08-15T16:14:00Z" w16du:dateUtc="2024-08-15T14:14:00Z">
                  <w:rPr>
                    <w:rFonts w:ascii="Nunito" w:hAnsi="Nunito"/>
                    <w:color w:val="000000"/>
                    <w:lang w:val="en-ZA" w:eastAsia="en-ZA"/>
                  </w:rPr>
                </w:rPrChange>
              </w:rPr>
              <w:pPrChange w:id="935"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936" w:author="Craig Parker" w:date="2024-08-15T16:14:00Z" w16du:dateUtc="2024-08-15T14:14:00Z">
                  <w:rPr>
                    <w:rFonts w:ascii="Nunito" w:hAnsi="Nunito"/>
                    <w:color w:val="000000"/>
                    <w:lang w:val="en-ZA" w:eastAsia="en-ZA"/>
                  </w:rPr>
                </w:rPrChange>
              </w:rPr>
              <w:t xml:space="preserve"> </w:t>
            </w:r>
            <w:r w:rsidRPr="00691453">
              <w:rPr>
                <w:rFonts w:ascii="Nunito" w:hAnsi="Nunito"/>
                <w:color w:val="000000"/>
                <w:sz w:val="20"/>
                <w:szCs w:val="20"/>
                <w:lang w:eastAsia="en-ZA"/>
                <w:rPrChange w:id="937" w:author="Craig Parker" w:date="2024-08-15T16:14:00Z" w16du:dateUtc="2024-08-15T14:14:00Z">
                  <w:rPr>
                    <w:rFonts w:ascii="Nunito" w:hAnsi="Nunito"/>
                    <w:color w:val="000000"/>
                    <w:lang w:eastAsia="en-ZA"/>
                  </w:rPr>
                </w:rPrChange>
              </w:rPr>
              <w:t>Principles that aim to improve the discovery, accessibility, interoperability, and reuse of data.</w:t>
            </w:r>
          </w:p>
        </w:tc>
      </w:tr>
      <w:tr w:rsidR="00A91EE1" w:rsidRPr="00691453" w14:paraId="7F18BEA8" w14:textId="77777777" w:rsidTr="007F59C6">
        <w:trPr>
          <w:trHeight w:val="290"/>
          <w:trPrChange w:id="938"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939" w:author="Craig Parker" w:date="2024-08-16T13:36:00Z" w16du:dateUtc="2024-08-16T11:36:00Z">
              <w:tcPr>
                <w:tcW w:w="0" w:type="pct"/>
                <w:shd w:val="clear" w:color="auto" w:fill="FFFFFF" w:themeFill="background1"/>
                <w:noWrap/>
                <w:hideMark/>
              </w:tcPr>
            </w:tcPrChange>
          </w:tcPr>
          <w:p w14:paraId="45C366F6" w14:textId="77777777" w:rsidR="00D0654F" w:rsidRPr="00691453" w:rsidRDefault="00D0654F">
            <w:pPr>
              <w:spacing w:line="276" w:lineRule="auto"/>
              <w:rPr>
                <w:rFonts w:ascii="Nunito" w:hAnsi="Nunito"/>
                <w:color w:val="000000"/>
                <w:sz w:val="20"/>
                <w:szCs w:val="20"/>
                <w:lang w:val="en-ZA" w:eastAsia="en-ZA"/>
                <w:rPrChange w:id="940" w:author="Craig Parker" w:date="2024-08-15T16:14:00Z" w16du:dateUtc="2024-08-15T14:14:00Z">
                  <w:rPr>
                    <w:rFonts w:ascii="Nunito" w:hAnsi="Nunito"/>
                    <w:color w:val="000000"/>
                    <w:lang w:val="en-ZA" w:eastAsia="en-ZA"/>
                  </w:rPr>
                </w:rPrChange>
              </w:rPr>
              <w:pPrChange w:id="941" w:author="Craig Parker" w:date="2024-08-15T16:14:00Z" w16du:dateUtc="2024-08-15T14:14:00Z">
                <w:pPr/>
              </w:pPrChange>
            </w:pPr>
            <w:r w:rsidRPr="00691453">
              <w:rPr>
                <w:rFonts w:ascii="Nunito" w:hAnsi="Nunito"/>
                <w:color w:val="000000"/>
                <w:sz w:val="20"/>
                <w:szCs w:val="20"/>
                <w:lang w:val="en-ZA" w:eastAsia="en-ZA"/>
                <w:rPrChange w:id="942" w:author="Craig Parker" w:date="2024-08-15T16:14:00Z" w16du:dateUtc="2024-08-15T14:14:00Z">
                  <w:rPr>
                    <w:rFonts w:ascii="Nunito" w:hAnsi="Nunito"/>
                    <w:color w:val="000000"/>
                    <w:lang w:val="en-ZA" w:eastAsia="en-ZA"/>
                  </w:rPr>
                </w:rPrChange>
              </w:rPr>
              <w:t>Gauteng City-Region Observatory (GCRO)</w:t>
            </w:r>
          </w:p>
        </w:tc>
        <w:tc>
          <w:tcPr>
            <w:tcW w:w="3561" w:type="pct"/>
            <w:shd w:val="clear" w:color="auto" w:fill="FFFFFF" w:themeFill="background1"/>
            <w:hideMark/>
            <w:tcPrChange w:id="943" w:author="Craig Parker" w:date="2024-08-16T13:36:00Z" w16du:dateUtc="2024-08-16T11:36:00Z">
              <w:tcPr>
                <w:tcW w:w="0" w:type="pct"/>
                <w:gridSpan w:val="2"/>
                <w:shd w:val="clear" w:color="auto" w:fill="FFFFFF" w:themeFill="background1"/>
                <w:hideMark/>
              </w:tcPr>
            </w:tcPrChange>
          </w:tcPr>
          <w:p w14:paraId="7451BEFC"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944" w:author="Craig Parker" w:date="2024-08-15T16:14:00Z" w16du:dateUtc="2024-08-15T14:14:00Z">
                  <w:rPr>
                    <w:rFonts w:ascii="Nunito" w:hAnsi="Nunito"/>
                    <w:color w:val="000000"/>
                    <w:lang w:val="en-ZA" w:eastAsia="en-ZA"/>
                  </w:rPr>
                </w:rPrChange>
              </w:rPr>
              <w:pPrChange w:id="945"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946" w:author="Craig Parker" w:date="2024-08-15T16:14:00Z" w16du:dateUtc="2024-08-15T14:14:00Z">
                  <w:rPr>
                    <w:rFonts w:ascii="Nunito" w:hAnsi="Nunito"/>
                    <w:color w:val="000000"/>
                    <w:lang w:val="en-ZA" w:eastAsia="en-ZA"/>
                  </w:rPr>
                </w:rPrChange>
              </w:rPr>
              <w:t>A research institute producing data on the quality of life in the Gauteng City-Region.</w:t>
            </w:r>
          </w:p>
        </w:tc>
      </w:tr>
      <w:tr w:rsidR="00A91EE1" w:rsidRPr="00691453" w14:paraId="7EB2182C" w14:textId="77777777" w:rsidTr="007F59C6">
        <w:trPr>
          <w:cnfStyle w:val="000000100000" w:firstRow="0" w:lastRow="0" w:firstColumn="0" w:lastColumn="0" w:oddVBand="0" w:evenVBand="0" w:oddHBand="1" w:evenHBand="0" w:firstRowFirstColumn="0" w:firstRowLastColumn="0" w:lastRowFirstColumn="0" w:lastRowLastColumn="0"/>
          <w:trHeight w:val="290"/>
          <w:trPrChange w:id="947"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948" w:author="Craig Parker" w:date="2024-08-16T13:36:00Z" w16du:dateUtc="2024-08-16T11:36:00Z">
              <w:tcPr>
                <w:tcW w:w="1287" w:type="pct"/>
                <w:shd w:val="clear" w:color="auto" w:fill="FFFFFF" w:themeFill="background1"/>
                <w:noWrap/>
                <w:hideMark/>
              </w:tcPr>
            </w:tcPrChange>
          </w:tcPr>
          <w:p w14:paraId="73572FA2"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949" w:author="Craig Parker" w:date="2024-08-15T16:14:00Z" w16du:dateUtc="2024-08-15T14:14:00Z">
                  <w:rPr>
                    <w:rFonts w:ascii="Nunito" w:hAnsi="Nunito"/>
                    <w:color w:val="000000"/>
                    <w:lang w:val="en-ZA" w:eastAsia="en-ZA"/>
                  </w:rPr>
                </w:rPrChange>
              </w:rPr>
              <w:pPrChange w:id="950"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951" w:author="Craig Parker" w:date="2024-08-15T16:14:00Z" w16du:dateUtc="2024-08-15T14:14:00Z">
                  <w:rPr>
                    <w:rFonts w:ascii="Nunito" w:hAnsi="Nunito"/>
                    <w:color w:val="000000"/>
                    <w:lang w:val="en-ZA" w:eastAsia="en-ZA"/>
                  </w:rPr>
                </w:rPrChange>
              </w:rPr>
              <w:t xml:space="preserve">HE2AT </w:t>
            </w:r>
            <w:proofErr w:type="spellStart"/>
            <w:r w:rsidRPr="00691453">
              <w:rPr>
                <w:rFonts w:ascii="Nunito" w:hAnsi="Nunito"/>
                <w:color w:val="000000"/>
                <w:sz w:val="20"/>
                <w:szCs w:val="20"/>
                <w:lang w:val="en-ZA" w:eastAsia="en-ZA"/>
                <w:rPrChange w:id="952" w:author="Craig Parker" w:date="2024-08-15T16:14:00Z" w16du:dateUtc="2024-08-15T14:14:00Z">
                  <w:rPr>
                    <w:rFonts w:ascii="Nunito" w:hAnsi="Nunito"/>
                    <w:color w:val="000000"/>
                    <w:lang w:val="en-ZA" w:eastAsia="en-ZA"/>
                  </w:rPr>
                </w:rPrChange>
              </w:rPr>
              <w:t>Center</w:t>
            </w:r>
            <w:proofErr w:type="spellEnd"/>
            <w:r w:rsidRPr="00691453">
              <w:rPr>
                <w:rFonts w:ascii="Nunito" w:hAnsi="Nunito"/>
                <w:color w:val="000000"/>
                <w:sz w:val="20"/>
                <w:szCs w:val="20"/>
                <w:lang w:val="en-ZA" w:eastAsia="en-ZA"/>
                <w:rPrChange w:id="953" w:author="Craig Parker" w:date="2024-08-15T16:14:00Z" w16du:dateUtc="2024-08-15T14:14:00Z">
                  <w:rPr>
                    <w:rFonts w:ascii="Nunito" w:hAnsi="Nunito"/>
                    <w:color w:val="000000"/>
                    <w:lang w:val="en-ZA" w:eastAsia="en-ZA"/>
                  </w:rPr>
                </w:rPrChange>
              </w:rPr>
              <w:t xml:space="preserve"> Consortium</w:t>
            </w:r>
          </w:p>
        </w:tc>
        <w:tc>
          <w:tcPr>
            <w:tcW w:w="3561" w:type="pct"/>
            <w:shd w:val="clear" w:color="auto" w:fill="FFFFFF" w:themeFill="background1"/>
            <w:hideMark/>
            <w:tcPrChange w:id="954" w:author="Craig Parker" w:date="2024-08-16T13:36:00Z" w16du:dateUtc="2024-08-16T11:36:00Z">
              <w:tcPr>
                <w:tcW w:w="3713" w:type="pct"/>
                <w:gridSpan w:val="2"/>
                <w:shd w:val="clear" w:color="auto" w:fill="FFFFFF" w:themeFill="background1"/>
                <w:hideMark/>
              </w:tcPr>
            </w:tcPrChange>
          </w:tcPr>
          <w:p w14:paraId="72CB5CC0"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955" w:author="Craig Parker" w:date="2024-08-15T16:14:00Z" w16du:dateUtc="2024-08-15T14:14:00Z">
                  <w:rPr>
                    <w:rFonts w:ascii="Nunito" w:hAnsi="Nunito"/>
                    <w:color w:val="000000"/>
                    <w:lang w:val="en-ZA" w:eastAsia="en-ZA"/>
                  </w:rPr>
                </w:rPrChange>
              </w:rPr>
              <w:pPrChange w:id="956"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957" w:author="Craig Parker" w:date="2024-08-15T16:14:00Z" w16du:dateUtc="2024-08-15T14:14:00Z">
                  <w:rPr>
                    <w:rFonts w:ascii="Nunito" w:hAnsi="Nunito"/>
                    <w:color w:val="000000"/>
                    <w:lang w:val="en-ZA" w:eastAsia="en-ZA"/>
                  </w:rPr>
                </w:rPrChange>
              </w:rPr>
              <w:t>The consortium members jointly working on the HE2AT Project.</w:t>
            </w:r>
          </w:p>
        </w:tc>
      </w:tr>
      <w:tr w:rsidR="00A91EE1" w:rsidRPr="00691453" w14:paraId="22885961" w14:textId="77777777" w:rsidTr="007F59C6">
        <w:trPr>
          <w:trHeight w:val="290"/>
          <w:trPrChange w:id="958"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959" w:author="Craig Parker" w:date="2024-08-16T13:36:00Z" w16du:dateUtc="2024-08-16T11:36:00Z">
              <w:tcPr>
                <w:tcW w:w="0" w:type="pct"/>
                <w:shd w:val="clear" w:color="auto" w:fill="FFFFFF" w:themeFill="background1"/>
                <w:noWrap/>
                <w:hideMark/>
              </w:tcPr>
            </w:tcPrChange>
          </w:tcPr>
          <w:p w14:paraId="11565BE1" w14:textId="77777777" w:rsidR="00D0654F" w:rsidRPr="00691453" w:rsidRDefault="00D0654F">
            <w:pPr>
              <w:spacing w:line="276" w:lineRule="auto"/>
              <w:rPr>
                <w:rFonts w:ascii="Nunito" w:hAnsi="Nunito"/>
                <w:color w:val="000000"/>
                <w:sz w:val="20"/>
                <w:szCs w:val="20"/>
                <w:lang w:val="en-ZA" w:eastAsia="en-ZA"/>
                <w:rPrChange w:id="960" w:author="Craig Parker" w:date="2024-08-15T16:14:00Z" w16du:dateUtc="2024-08-15T14:14:00Z">
                  <w:rPr>
                    <w:rFonts w:ascii="Nunito" w:hAnsi="Nunito"/>
                    <w:color w:val="000000"/>
                    <w:lang w:val="en-ZA" w:eastAsia="en-ZA"/>
                  </w:rPr>
                </w:rPrChange>
              </w:rPr>
              <w:pPrChange w:id="961" w:author="Craig Parker" w:date="2024-08-15T16:14:00Z" w16du:dateUtc="2024-08-15T14:14:00Z">
                <w:pPr/>
              </w:pPrChange>
            </w:pPr>
            <w:r w:rsidRPr="00691453">
              <w:rPr>
                <w:rFonts w:ascii="Nunito" w:hAnsi="Nunito"/>
                <w:color w:val="000000"/>
                <w:sz w:val="20"/>
                <w:szCs w:val="20"/>
                <w:lang w:val="en-ZA" w:eastAsia="en-ZA"/>
                <w:rPrChange w:id="962" w:author="Craig Parker" w:date="2024-08-15T16:14:00Z" w16du:dateUtc="2024-08-15T14:14:00Z">
                  <w:rPr>
                    <w:rFonts w:ascii="Nunito" w:hAnsi="Nunito"/>
                    <w:color w:val="000000"/>
                    <w:lang w:val="en-ZA" w:eastAsia="en-ZA"/>
                  </w:rPr>
                </w:rPrChange>
              </w:rPr>
              <w:t xml:space="preserve">HE2AT </w:t>
            </w:r>
            <w:proofErr w:type="spellStart"/>
            <w:r w:rsidRPr="00691453">
              <w:rPr>
                <w:rFonts w:ascii="Nunito" w:hAnsi="Nunito"/>
                <w:color w:val="000000"/>
                <w:sz w:val="20"/>
                <w:szCs w:val="20"/>
                <w:lang w:val="en-ZA" w:eastAsia="en-ZA"/>
                <w:rPrChange w:id="963" w:author="Craig Parker" w:date="2024-08-15T16:14:00Z" w16du:dateUtc="2024-08-15T14:14:00Z">
                  <w:rPr>
                    <w:rFonts w:ascii="Nunito" w:hAnsi="Nunito"/>
                    <w:color w:val="000000"/>
                    <w:lang w:val="en-ZA" w:eastAsia="en-ZA"/>
                  </w:rPr>
                </w:rPrChange>
              </w:rPr>
              <w:t>Center</w:t>
            </w:r>
            <w:proofErr w:type="spellEnd"/>
            <w:r w:rsidRPr="00691453">
              <w:rPr>
                <w:rFonts w:ascii="Nunito" w:hAnsi="Nunito"/>
                <w:color w:val="000000"/>
                <w:sz w:val="20"/>
                <w:szCs w:val="20"/>
                <w:lang w:val="en-ZA" w:eastAsia="en-ZA"/>
                <w:rPrChange w:id="964" w:author="Craig Parker" w:date="2024-08-15T16:14:00Z" w16du:dateUtc="2024-08-15T14:14:00Z">
                  <w:rPr>
                    <w:rFonts w:ascii="Nunito" w:hAnsi="Nunito"/>
                    <w:color w:val="000000"/>
                    <w:lang w:val="en-ZA" w:eastAsia="en-ZA"/>
                  </w:rPr>
                </w:rPrChange>
              </w:rPr>
              <w:t xml:space="preserve"> Data Management Plan</w:t>
            </w:r>
          </w:p>
        </w:tc>
        <w:tc>
          <w:tcPr>
            <w:tcW w:w="3561" w:type="pct"/>
            <w:shd w:val="clear" w:color="auto" w:fill="FFFFFF" w:themeFill="background1"/>
            <w:hideMark/>
            <w:tcPrChange w:id="965" w:author="Craig Parker" w:date="2024-08-16T13:36:00Z" w16du:dateUtc="2024-08-16T11:36:00Z">
              <w:tcPr>
                <w:tcW w:w="0" w:type="pct"/>
                <w:gridSpan w:val="2"/>
                <w:shd w:val="clear" w:color="auto" w:fill="FFFFFF" w:themeFill="background1"/>
                <w:hideMark/>
              </w:tcPr>
            </w:tcPrChange>
          </w:tcPr>
          <w:p w14:paraId="390F7F03" w14:textId="23E1384F"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966" w:author="Craig Parker" w:date="2024-08-15T16:14:00Z" w16du:dateUtc="2024-08-15T14:14:00Z">
                  <w:rPr>
                    <w:rFonts w:ascii="Nunito" w:hAnsi="Nunito"/>
                    <w:color w:val="000000"/>
                    <w:lang w:val="en-ZA" w:eastAsia="en-ZA"/>
                  </w:rPr>
                </w:rPrChange>
              </w:rPr>
              <w:pPrChange w:id="967"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968" w:author="Craig Parker" w:date="2024-08-15T16:14:00Z" w16du:dateUtc="2024-08-15T14:14:00Z">
                  <w:rPr>
                    <w:rFonts w:ascii="Nunito" w:hAnsi="Nunito"/>
                    <w:color w:val="000000"/>
                    <w:lang w:val="en-ZA" w:eastAsia="en-ZA"/>
                  </w:rPr>
                </w:rPrChange>
              </w:rPr>
              <w:t>The data management plan applicable to the RP1</w:t>
            </w:r>
            <w:ins w:id="969" w:author="Craig Parker" w:date="2024-08-16T13:36:00Z" w16du:dateUtc="2024-08-16T11:36:00Z">
              <w:r w:rsidR="007F59C6">
                <w:rPr>
                  <w:rFonts w:ascii="Nunito" w:hAnsi="Nunito"/>
                  <w:color w:val="000000"/>
                  <w:sz w:val="20"/>
                  <w:szCs w:val="20"/>
                  <w:lang w:val="en-ZA" w:eastAsia="en-ZA"/>
                </w:rPr>
                <w:t>/</w:t>
              </w:r>
              <w:r w:rsidR="007F59C6">
                <w:rPr>
                  <w:color w:val="000000"/>
                  <w:sz w:val="20"/>
                  <w:szCs w:val="20"/>
                  <w:lang w:val="en-ZA" w:eastAsia="en-ZA"/>
                </w:rPr>
                <w:t>RP2</w:t>
              </w:r>
            </w:ins>
            <w:r w:rsidRPr="00691453">
              <w:rPr>
                <w:rFonts w:ascii="Nunito" w:hAnsi="Nunito"/>
                <w:color w:val="000000"/>
                <w:sz w:val="20"/>
                <w:szCs w:val="20"/>
                <w:lang w:val="en-ZA" w:eastAsia="en-ZA"/>
                <w:rPrChange w:id="970" w:author="Craig Parker" w:date="2024-08-15T16:14:00Z" w16du:dateUtc="2024-08-15T14:14:00Z">
                  <w:rPr>
                    <w:rFonts w:ascii="Nunito" w:hAnsi="Nunito"/>
                    <w:color w:val="000000"/>
                    <w:lang w:val="en-ZA" w:eastAsia="en-ZA"/>
                  </w:rPr>
                </w:rPrChange>
              </w:rPr>
              <w:t xml:space="preserve"> Study as may be amended and updated from time to time.</w:t>
            </w:r>
          </w:p>
        </w:tc>
      </w:tr>
      <w:tr w:rsidR="00A91EE1" w:rsidRPr="00691453" w14:paraId="22B90E38" w14:textId="77777777" w:rsidTr="007F59C6">
        <w:trPr>
          <w:cnfStyle w:val="000000100000" w:firstRow="0" w:lastRow="0" w:firstColumn="0" w:lastColumn="0" w:oddVBand="0" w:evenVBand="0" w:oddHBand="1" w:evenHBand="0" w:firstRowFirstColumn="0" w:firstRowLastColumn="0" w:lastRowFirstColumn="0" w:lastRowLastColumn="0"/>
          <w:trHeight w:val="290"/>
          <w:trPrChange w:id="971"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972" w:author="Craig Parker" w:date="2024-08-16T13:36:00Z" w16du:dateUtc="2024-08-16T11:36:00Z">
              <w:tcPr>
                <w:tcW w:w="1287" w:type="pct"/>
                <w:shd w:val="clear" w:color="auto" w:fill="FFFFFF" w:themeFill="background1"/>
                <w:noWrap/>
                <w:hideMark/>
              </w:tcPr>
            </w:tcPrChange>
          </w:tcPr>
          <w:p w14:paraId="63D9960F"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973" w:author="Craig Parker" w:date="2024-08-15T16:14:00Z" w16du:dateUtc="2024-08-15T14:14:00Z">
                  <w:rPr>
                    <w:rFonts w:ascii="Nunito" w:hAnsi="Nunito"/>
                    <w:color w:val="000000"/>
                    <w:lang w:val="en-ZA" w:eastAsia="en-ZA"/>
                  </w:rPr>
                </w:rPrChange>
              </w:rPr>
              <w:pPrChange w:id="974"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975" w:author="Craig Parker" w:date="2024-08-15T16:14:00Z" w16du:dateUtc="2024-08-15T14:14:00Z">
                  <w:rPr>
                    <w:rFonts w:ascii="Nunito" w:hAnsi="Nunito"/>
                    <w:color w:val="000000"/>
                    <w:lang w:val="en-ZA" w:eastAsia="en-ZA"/>
                  </w:rPr>
                </w:rPrChange>
              </w:rPr>
              <w:t xml:space="preserve">HEÂ²AT </w:t>
            </w:r>
            <w:proofErr w:type="spellStart"/>
            <w:r w:rsidRPr="00691453">
              <w:rPr>
                <w:rFonts w:ascii="Nunito" w:hAnsi="Nunito"/>
                <w:color w:val="000000"/>
                <w:sz w:val="20"/>
                <w:szCs w:val="20"/>
                <w:lang w:val="en-ZA" w:eastAsia="en-ZA"/>
                <w:rPrChange w:id="976" w:author="Craig Parker" w:date="2024-08-15T16:14:00Z" w16du:dateUtc="2024-08-15T14:14:00Z">
                  <w:rPr>
                    <w:rFonts w:ascii="Nunito" w:hAnsi="Nunito"/>
                    <w:color w:val="000000"/>
                    <w:lang w:val="en-ZA" w:eastAsia="en-ZA"/>
                  </w:rPr>
                </w:rPrChange>
              </w:rPr>
              <w:t>Center</w:t>
            </w:r>
            <w:proofErr w:type="spellEnd"/>
          </w:p>
        </w:tc>
        <w:tc>
          <w:tcPr>
            <w:tcW w:w="3561" w:type="pct"/>
            <w:shd w:val="clear" w:color="auto" w:fill="FFFFFF" w:themeFill="background1"/>
            <w:hideMark/>
            <w:tcPrChange w:id="977" w:author="Craig Parker" w:date="2024-08-16T13:36:00Z" w16du:dateUtc="2024-08-16T11:36:00Z">
              <w:tcPr>
                <w:tcW w:w="3713" w:type="pct"/>
                <w:gridSpan w:val="2"/>
                <w:shd w:val="clear" w:color="auto" w:fill="FFFFFF" w:themeFill="background1"/>
                <w:hideMark/>
              </w:tcPr>
            </w:tcPrChange>
          </w:tcPr>
          <w:p w14:paraId="2D5EA3A7"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978" w:author="Craig Parker" w:date="2024-08-15T16:14:00Z" w16du:dateUtc="2024-08-15T14:14:00Z">
                  <w:rPr>
                    <w:rFonts w:ascii="Nunito" w:hAnsi="Nunito"/>
                    <w:color w:val="000000"/>
                    <w:lang w:val="en-ZA" w:eastAsia="en-ZA"/>
                  </w:rPr>
                </w:rPrChange>
              </w:rPr>
              <w:pPrChange w:id="979"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980" w:author="Craig Parker" w:date="2024-08-15T16:14:00Z" w16du:dateUtc="2024-08-15T14:14:00Z">
                  <w:rPr>
                    <w:rFonts w:ascii="Nunito" w:hAnsi="Nunito"/>
                    <w:color w:val="000000"/>
                    <w:lang w:val="en-ZA" w:eastAsia="en-ZA"/>
                  </w:rPr>
                </w:rPrChange>
              </w:rPr>
              <w:t xml:space="preserve">The Heat and Health in Africa Transdisciplinary </w:t>
            </w:r>
            <w:proofErr w:type="spellStart"/>
            <w:r w:rsidRPr="00691453">
              <w:rPr>
                <w:rFonts w:ascii="Nunito" w:hAnsi="Nunito"/>
                <w:color w:val="000000"/>
                <w:sz w:val="20"/>
                <w:szCs w:val="20"/>
                <w:lang w:val="en-ZA" w:eastAsia="en-ZA"/>
                <w:rPrChange w:id="981" w:author="Craig Parker" w:date="2024-08-15T16:14:00Z" w16du:dateUtc="2024-08-15T14:14:00Z">
                  <w:rPr>
                    <w:rFonts w:ascii="Nunito" w:hAnsi="Nunito"/>
                    <w:color w:val="000000"/>
                    <w:lang w:val="en-ZA" w:eastAsia="en-ZA"/>
                  </w:rPr>
                </w:rPrChange>
              </w:rPr>
              <w:t>Center</w:t>
            </w:r>
            <w:proofErr w:type="spellEnd"/>
            <w:r w:rsidRPr="00691453">
              <w:rPr>
                <w:rFonts w:ascii="Nunito" w:hAnsi="Nunito"/>
                <w:color w:val="000000"/>
                <w:sz w:val="20"/>
                <w:szCs w:val="20"/>
                <w:lang w:val="en-ZA" w:eastAsia="en-ZA"/>
                <w:rPrChange w:id="982" w:author="Craig Parker" w:date="2024-08-15T16:14:00Z" w16du:dateUtc="2024-08-15T14:14:00Z">
                  <w:rPr>
                    <w:rFonts w:ascii="Nunito" w:hAnsi="Nunito"/>
                    <w:color w:val="000000"/>
                    <w:lang w:val="en-ZA" w:eastAsia="en-ZA"/>
                  </w:rPr>
                </w:rPrChange>
              </w:rPr>
              <w:t>, focused on heat-health research, capacity building, and engagement.</w:t>
            </w:r>
          </w:p>
        </w:tc>
      </w:tr>
      <w:tr w:rsidR="00A91EE1" w:rsidRPr="00691453" w14:paraId="7D5767FE" w14:textId="77777777" w:rsidTr="007F59C6">
        <w:trPr>
          <w:trHeight w:val="290"/>
          <w:trPrChange w:id="983"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984" w:author="Craig Parker" w:date="2024-08-16T13:36:00Z" w16du:dateUtc="2024-08-16T11:36:00Z">
              <w:tcPr>
                <w:tcW w:w="0" w:type="pct"/>
                <w:shd w:val="clear" w:color="auto" w:fill="FFFFFF" w:themeFill="background1"/>
                <w:noWrap/>
                <w:hideMark/>
              </w:tcPr>
            </w:tcPrChange>
          </w:tcPr>
          <w:p w14:paraId="306337F0" w14:textId="77777777" w:rsidR="00D0654F" w:rsidRPr="00691453" w:rsidRDefault="00D0654F">
            <w:pPr>
              <w:spacing w:line="276" w:lineRule="auto"/>
              <w:rPr>
                <w:rFonts w:ascii="Nunito" w:hAnsi="Nunito"/>
                <w:color w:val="000000"/>
                <w:sz w:val="20"/>
                <w:szCs w:val="20"/>
                <w:lang w:val="en-ZA" w:eastAsia="en-ZA"/>
                <w:rPrChange w:id="985" w:author="Craig Parker" w:date="2024-08-15T16:14:00Z" w16du:dateUtc="2024-08-15T14:14:00Z">
                  <w:rPr>
                    <w:rFonts w:ascii="Nunito" w:hAnsi="Nunito"/>
                    <w:color w:val="000000"/>
                    <w:lang w:val="en-ZA" w:eastAsia="en-ZA"/>
                  </w:rPr>
                </w:rPrChange>
              </w:rPr>
              <w:pPrChange w:id="986" w:author="Craig Parker" w:date="2024-08-15T16:14:00Z" w16du:dateUtc="2024-08-15T14:14:00Z">
                <w:pPr/>
              </w:pPrChange>
            </w:pPr>
            <w:r w:rsidRPr="00691453">
              <w:rPr>
                <w:rFonts w:ascii="Nunito" w:hAnsi="Nunito"/>
                <w:color w:val="000000"/>
                <w:sz w:val="20"/>
                <w:szCs w:val="20"/>
                <w:lang w:val="en-ZA" w:eastAsia="en-ZA"/>
                <w:rPrChange w:id="987" w:author="Craig Parker" w:date="2024-08-15T16:14:00Z" w16du:dateUtc="2024-08-15T14:14:00Z">
                  <w:rPr>
                    <w:rFonts w:ascii="Nunito" w:hAnsi="Nunito"/>
                    <w:color w:val="000000"/>
                    <w:lang w:val="en-ZA" w:eastAsia="en-ZA"/>
                  </w:rPr>
                </w:rPrChange>
              </w:rPr>
              <w:t xml:space="preserve">HEÂ²AT </w:t>
            </w:r>
            <w:proofErr w:type="spellStart"/>
            <w:r w:rsidRPr="00691453">
              <w:rPr>
                <w:rFonts w:ascii="Nunito" w:hAnsi="Nunito"/>
                <w:color w:val="000000"/>
                <w:sz w:val="20"/>
                <w:szCs w:val="20"/>
                <w:lang w:val="en-ZA" w:eastAsia="en-ZA"/>
                <w:rPrChange w:id="988" w:author="Craig Parker" w:date="2024-08-15T16:14:00Z" w16du:dateUtc="2024-08-15T14:14:00Z">
                  <w:rPr>
                    <w:rFonts w:ascii="Nunito" w:hAnsi="Nunito"/>
                    <w:color w:val="000000"/>
                    <w:lang w:val="en-ZA" w:eastAsia="en-ZA"/>
                  </w:rPr>
                </w:rPrChange>
              </w:rPr>
              <w:t>Center</w:t>
            </w:r>
            <w:proofErr w:type="spellEnd"/>
            <w:r w:rsidRPr="00691453">
              <w:rPr>
                <w:rFonts w:ascii="Nunito" w:hAnsi="Nunito"/>
                <w:color w:val="000000"/>
                <w:sz w:val="20"/>
                <w:szCs w:val="20"/>
                <w:lang w:val="en-ZA" w:eastAsia="en-ZA"/>
                <w:rPrChange w:id="989" w:author="Craig Parker" w:date="2024-08-15T16:14:00Z" w16du:dateUtc="2024-08-15T14:14:00Z">
                  <w:rPr>
                    <w:rFonts w:ascii="Nunito" w:hAnsi="Nunito"/>
                    <w:color w:val="000000"/>
                    <w:lang w:val="en-ZA" w:eastAsia="en-ZA"/>
                  </w:rPr>
                </w:rPrChange>
              </w:rPr>
              <w:t xml:space="preserve"> Steering Committee (SC)</w:t>
            </w:r>
          </w:p>
        </w:tc>
        <w:tc>
          <w:tcPr>
            <w:tcW w:w="3561" w:type="pct"/>
            <w:shd w:val="clear" w:color="auto" w:fill="FFFFFF" w:themeFill="background1"/>
            <w:hideMark/>
            <w:tcPrChange w:id="990" w:author="Craig Parker" w:date="2024-08-16T13:36:00Z" w16du:dateUtc="2024-08-16T11:36:00Z">
              <w:tcPr>
                <w:tcW w:w="0" w:type="pct"/>
                <w:gridSpan w:val="2"/>
                <w:shd w:val="clear" w:color="auto" w:fill="FFFFFF" w:themeFill="background1"/>
                <w:hideMark/>
              </w:tcPr>
            </w:tcPrChange>
          </w:tcPr>
          <w:p w14:paraId="6965B180"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991" w:author="Craig Parker" w:date="2024-08-15T16:14:00Z" w16du:dateUtc="2024-08-15T14:14:00Z">
                  <w:rPr>
                    <w:rFonts w:ascii="Nunito" w:hAnsi="Nunito"/>
                    <w:color w:val="000000"/>
                    <w:lang w:val="en-ZA" w:eastAsia="en-ZA"/>
                  </w:rPr>
                </w:rPrChange>
              </w:rPr>
              <w:pPrChange w:id="992"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993" w:author="Craig Parker" w:date="2024-08-15T16:14:00Z" w16du:dateUtc="2024-08-15T14:14:00Z">
                  <w:rPr>
                    <w:rFonts w:ascii="Nunito" w:hAnsi="Nunito"/>
                    <w:color w:val="000000"/>
                    <w:lang w:val="en-ZA" w:eastAsia="en-ZA"/>
                  </w:rPr>
                </w:rPrChange>
              </w:rPr>
              <w:t xml:space="preserve">The committee responsible for guiding the strategic direction and oversight of the HEÂ²AT </w:t>
            </w:r>
            <w:proofErr w:type="spellStart"/>
            <w:r w:rsidRPr="00691453">
              <w:rPr>
                <w:rFonts w:ascii="Nunito" w:hAnsi="Nunito"/>
                <w:color w:val="000000"/>
                <w:sz w:val="20"/>
                <w:szCs w:val="20"/>
                <w:lang w:val="en-ZA" w:eastAsia="en-ZA"/>
                <w:rPrChange w:id="994" w:author="Craig Parker" w:date="2024-08-15T16:14:00Z" w16du:dateUtc="2024-08-15T14:14:00Z">
                  <w:rPr>
                    <w:rFonts w:ascii="Nunito" w:hAnsi="Nunito"/>
                    <w:color w:val="000000"/>
                    <w:lang w:val="en-ZA" w:eastAsia="en-ZA"/>
                  </w:rPr>
                </w:rPrChange>
              </w:rPr>
              <w:t>Center</w:t>
            </w:r>
            <w:proofErr w:type="spellEnd"/>
            <w:r w:rsidRPr="00691453">
              <w:rPr>
                <w:rFonts w:ascii="Nunito" w:hAnsi="Nunito"/>
                <w:color w:val="000000"/>
                <w:sz w:val="20"/>
                <w:szCs w:val="20"/>
                <w:lang w:val="en-ZA" w:eastAsia="en-ZA"/>
                <w:rPrChange w:id="995" w:author="Craig Parker" w:date="2024-08-15T16:14:00Z" w16du:dateUtc="2024-08-15T14:14:00Z">
                  <w:rPr>
                    <w:rFonts w:ascii="Nunito" w:hAnsi="Nunito"/>
                    <w:color w:val="000000"/>
                    <w:lang w:val="en-ZA" w:eastAsia="en-ZA"/>
                  </w:rPr>
                </w:rPrChange>
              </w:rPr>
              <w:t>.</w:t>
            </w:r>
          </w:p>
        </w:tc>
      </w:tr>
      <w:tr w:rsidR="00A91EE1" w:rsidRPr="00691453" w14:paraId="237FC0A9" w14:textId="77777777" w:rsidTr="007F59C6">
        <w:trPr>
          <w:cnfStyle w:val="000000100000" w:firstRow="0" w:lastRow="0" w:firstColumn="0" w:lastColumn="0" w:oddVBand="0" w:evenVBand="0" w:oddHBand="1" w:evenHBand="0" w:firstRowFirstColumn="0" w:firstRowLastColumn="0" w:lastRowFirstColumn="0" w:lastRowLastColumn="0"/>
          <w:trHeight w:val="290"/>
          <w:trPrChange w:id="996"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997" w:author="Craig Parker" w:date="2024-08-16T13:36:00Z" w16du:dateUtc="2024-08-16T11:36:00Z">
              <w:tcPr>
                <w:tcW w:w="1287" w:type="pct"/>
                <w:shd w:val="clear" w:color="auto" w:fill="FFFFFF" w:themeFill="background1"/>
                <w:noWrap/>
                <w:hideMark/>
              </w:tcPr>
            </w:tcPrChange>
          </w:tcPr>
          <w:p w14:paraId="1D3D7C14"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998" w:author="Craig Parker" w:date="2024-08-15T16:14:00Z" w16du:dateUtc="2024-08-15T14:14:00Z">
                  <w:rPr>
                    <w:rFonts w:ascii="Nunito" w:hAnsi="Nunito"/>
                    <w:color w:val="000000"/>
                    <w:lang w:val="en-ZA" w:eastAsia="en-ZA"/>
                  </w:rPr>
                </w:rPrChange>
              </w:rPr>
              <w:pPrChange w:id="999"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00" w:author="Craig Parker" w:date="2024-08-15T16:14:00Z" w16du:dateUtc="2024-08-15T14:14:00Z">
                  <w:rPr>
                    <w:rFonts w:ascii="Nunito" w:hAnsi="Nunito"/>
                    <w:color w:val="000000"/>
                    <w:lang w:val="en-ZA" w:eastAsia="en-ZA"/>
                  </w:rPr>
                </w:rPrChange>
              </w:rPr>
              <w:t>Harmonization</w:t>
            </w:r>
          </w:p>
        </w:tc>
        <w:tc>
          <w:tcPr>
            <w:tcW w:w="3561" w:type="pct"/>
            <w:shd w:val="clear" w:color="auto" w:fill="FFFFFF" w:themeFill="background1"/>
            <w:hideMark/>
            <w:tcPrChange w:id="1001" w:author="Craig Parker" w:date="2024-08-16T13:36:00Z" w16du:dateUtc="2024-08-16T11:36:00Z">
              <w:tcPr>
                <w:tcW w:w="3713" w:type="pct"/>
                <w:gridSpan w:val="2"/>
                <w:shd w:val="clear" w:color="auto" w:fill="FFFFFF" w:themeFill="background1"/>
                <w:hideMark/>
              </w:tcPr>
            </w:tcPrChange>
          </w:tcPr>
          <w:p w14:paraId="5ACDC808"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002" w:author="Craig Parker" w:date="2024-08-15T16:14:00Z" w16du:dateUtc="2024-08-15T14:14:00Z">
                  <w:rPr>
                    <w:rFonts w:ascii="Nunito" w:hAnsi="Nunito"/>
                    <w:color w:val="000000"/>
                    <w:lang w:val="en-ZA" w:eastAsia="en-ZA"/>
                  </w:rPr>
                </w:rPrChange>
              </w:rPr>
              <w:pPrChange w:id="1003"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04" w:author="Craig Parker" w:date="2024-08-15T16:14:00Z" w16du:dateUtc="2024-08-15T14:14:00Z">
                  <w:rPr>
                    <w:rFonts w:ascii="Nunito" w:hAnsi="Nunito"/>
                    <w:color w:val="000000"/>
                    <w:lang w:val="en-ZA" w:eastAsia="en-ZA"/>
                  </w:rPr>
                </w:rPrChange>
              </w:rPr>
              <w:t>Aligning various health datasets into a unified format.</w:t>
            </w:r>
          </w:p>
        </w:tc>
      </w:tr>
      <w:tr w:rsidR="00A91EE1" w:rsidRPr="00691453" w14:paraId="46B3CB92" w14:textId="77777777" w:rsidTr="007F59C6">
        <w:trPr>
          <w:trHeight w:val="580"/>
          <w:trPrChange w:id="1005"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06" w:author="Craig Parker" w:date="2024-08-16T13:36:00Z" w16du:dateUtc="2024-08-16T11:36:00Z">
              <w:tcPr>
                <w:tcW w:w="0" w:type="pct"/>
                <w:shd w:val="clear" w:color="auto" w:fill="FFFFFF" w:themeFill="background1"/>
                <w:noWrap/>
                <w:hideMark/>
              </w:tcPr>
            </w:tcPrChange>
          </w:tcPr>
          <w:p w14:paraId="770EE07E" w14:textId="77777777" w:rsidR="00D0654F" w:rsidRPr="00691453" w:rsidRDefault="00D0654F">
            <w:pPr>
              <w:spacing w:line="276" w:lineRule="auto"/>
              <w:rPr>
                <w:rFonts w:ascii="Nunito" w:hAnsi="Nunito"/>
                <w:color w:val="000000"/>
                <w:sz w:val="20"/>
                <w:szCs w:val="20"/>
                <w:lang w:val="en-ZA" w:eastAsia="en-ZA"/>
                <w:rPrChange w:id="1007" w:author="Craig Parker" w:date="2024-08-15T16:14:00Z" w16du:dateUtc="2024-08-15T14:14:00Z">
                  <w:rPr>
                    <w:rFonts w:ascii="Nunito" w:hAnsi="Nunito"/>
                    <w:color w:val="000000"/>
                    <w:lang w:val="en-ZA" w:eastAsia="en-ZA"/>
                  </w:rPr>
                </w:rPrChange>
              </w:rPr>
              <w:pPrChange w:id="1008" w:author="Craig Parker" w:date="2024-08-15T16:14:00Z" w16du:dateUtc="2024-08-15T14:14:00Z">
                <w:pPr/>
              </w:pPrChange>
            </w:pPr>
            <w:r w:rsidRPr="00691453">
              <w:rPr>
                <w:rFonts w:ascii="Nunito" w:hAnsi="Nunito"/>
                <w:color w:val="000000"/>
                <w:sz w:val="20"/>
                <w:szCs w:val="20"/>
                <w:lang w:val="en-ZA" w:eastAsia="en-ZA"/>
                <w:rPrChange w:id="1009" w:author="Craig Parker" w:date="2024-08-15T16:14:00Z" w16du:dateUtc="2024-08-15T14:14:00Z">
                  <w:rPr>
                    <w:rFonts w:ascii="Nunito" w:hAnsi="Nunito"/>
                    <w:color w:val="000000"/>
                    <w:lang w:val="en-ZA" w:eastAsia="en-ZA"/>
                  </w:rPr>
                </w:rPrChange>
              </w:rPr>
              <w:lastRenderedPageBreak/>
              <w:t>Health-Related Data</w:t>
            </w:r>
          </w:p>
        </w:tc>
        <w:tc>
          <w:tcPr>
            <w:tcW w:w="3561" w:type="pct"/>
            <w:shd w:val="clear" w:color="auto" w:fill="FFFFFF" w:themeFill="background1"/>
            <w:hideMark/>
            <w:tcPrChange w:id="1010" w:author="Craig Parker" w:date="2024-08-16T13:36:00Z" w16du:dateUtc="2024-08-16T11:36:00Z">
              <w:tcPr>
                <w:tcW w:w="0" w:type="pct"/>
                <w:gridSpan w:val="2"/>
                <w:shd w:val="clear" w:color="auto" w:fill="FFFFFF" w:themeFill="background1"/>
                <w:hideMark/>
              </w:tcPr>
            </w:tcPrChange>
          </w:tcPr>
          <w:p w14:paraId="10C73E75"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011" w:author="Craig Parker" w:date="2024-08-15T16:14:00Z" w16du:dateUtc="2024-08-15T14:14:00Z">
                  <w:rPr>
                    <w:rFonts w:ascii="Nunito" w:hAnsi="Nunito"/>
                    <w:color w:val="000000"/>
                    <w:lang w:val="en-ZA" w:eastAsia="en-ZA"/>
                  </w:rPr>
                </w:rPrChange>
              </w:rPr>
              <w:pPrChange w:id="1012"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013" w:author="Craig Parker" w:date="2024-08-15T16:14:00Z" w16du:dateUtc="2024-08-15T14:14:00Z">
                  <w:rPr>
                    <w:rFonts w:ascii="Nunito" w:hAnsi="Nunito"/>
                    <w:color w:val="000000"/>
                    <w:lang w:val="en-ZA" w:eastAsia="en-ZA"/>
                  </w:rPr>
                </w:rPrChange>
              </w:rPr>
              <w:t>Includes data collected from previous clinical cohort and trial studies, generally considered personal data due to its association with individual medical records and health events.</w:t>
            </w:r>
          </w:p>
        </w:tc>
      </w:tr>
      <w:tr w:rsidR="00A91EE1" w:rsidRPr="00691453" w14:paraId="73453787" w14:textId="77777777" w:rsidTr="007F59C6">
        <w:trPr>
          <w:cnfStyle w:val="000000100000" w:firstRow="0" w:lastRow="0" w:firstColumn="0" w:lastColumn="0" w:oddVBand="0" w:evenVBand="0" w:oddHBand="1" w:evenHBand="0" w:firstRowFirstColumn="0" w:firstRowLastColumn="0" w:lastRowFirstColumn="0" w:lastRowLastColumn="0"/>
          <w:trHeight w:val="290"/>
          <w:trPrChange w:id="1014"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15" w:author="Craig Parker" w:date="2024-08-16T13:36:00Z" w16du:dateUtc="2024-08-16T11:36:00Z">
              <w:tcPr>
                <w:tcW w:w="1287" w:type="pct"/>
                <w:shd w:val="clear" w:color="auto" w:fill="FFFFFF" w:themeFill="background1"/>
                <w:noWrap/>
                <w:hideMark/>
              </w:tcPr>
            </w:tcPrChange>
          </w:tcPr>
          <w:p w14:paraId="7A957B4C"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016" w:author="Craig Parker" w:date="2024-08-15T16:14:00Z" w16du:dateUtc="2024-08-15T14:14:00Z">
                  <w:rPr>
                    <w:rFonts w:ascii="Nunito" w:hAnsi="Nunito"/>
                    <w:color w:val="000000"/>
                    <w:lang w:val="en-ZA" w:eastAsia="en-ZA"/>
                  </w:rPr>
                </w:rPrChange>
              </w:rPr>
              <w:pPrChange w:id="1017"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18" w:author="Craig Parker" w:date="2024-08-15T16:14:00Z" w16du:dateUtc="2024-08-15T14:14:00Z">
                  <w:rPr>
                    <w:rFonts w:ascii="Nunito" w:hAnsi="Nunito"/>
                    <w:color w:val="000000"/>
                    <w:lang w:val="en-ZA" w:eastAsia="en-ZA"/>
                  </w:rPr>
                </w:rPrChange>
              </w:rPr>
              <w:t>Integration</w:t>
            </w:r>
          </w:p>
        </w:tc>
        <w:tc>
          <w:tcPr>
            <w:tcW w:w="3561" w:type="pct"/>
            <w:shd w:val="clear" w:color="auto" w:fill="FFFFFF" w:themeFill="background1"/>
            <w:hideMark/>
            <w:tcPrChange w:id="1019" w:author="Craig Parker" w:date="2024-08-16T13:36:00Z" w16du:dateUtc="2024-08-16T11:36:00Z">
              <w:tcPr>
                <w:tcW w:w="3713" w:type="pct"/>
                <w:gridSpan w:val="2"/>
                <w:shd w:val="clear" w:color="auto" w:fill="FFFFFF" w:themeFill="background1"/>
                <w:hideMark/>
              </w:tcPr>
            </w:tcPrChange>
          </w:tcPr>
          <w:p w14:paraId="53A81BF4"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020" w:author="Craig Parker" w:date="2024-08-15T16:14:00Z" w16du:dateUtc="2024-08-15T14:14:00Z">
                  <w:rPr>
                    <w:rFonts w:ascii="Nunito" w:hAnsi="Nunito"/>
                    <w:color w:val="000000"/>
                    <w:lang w:val="en-ZA" w:eastAsia="en-ZA"/>
                  </w:rPr>
                </w:rPrChange>
              </w:rPr>
              <w:pPrChange w:id="1021"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22" w:author="Craig Parker" w:date="2024-08-15T16:14:00Z" w16du:dateUtc="2024-08-15T14:14:00Z">
                  <w:rPr>
                    <w:rFonts w:ascii="Nunito" w:hAnsi="Nunito"/>
                    <w:color w:val="000000"/>
                    <w:lang w:val="en-ZA" w:eastAsia="en-ZA"/>
                  </w:rPr>
                </w:rPrChange>
              </w:rPr>
              <w:t>Aligning and integrating health and other various datasets into a unified format.</w:t>
            </w:r>
          </w:p>
        </w:tc>
      </w:tr>
      <w:tr w:rsidR="00A91EE1" w:rsidRPr="00691453" w14:paraId="7A104DBA" w14:textId="77777777" w:rsidTr="007F59C6">
        <w:trPr>
          <w:trHeight w:val="290"/>
          <w:trPrChange w:id="1023"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24" w:author="Craig Parker" w:date="2024-08-16T13:36:00Z" w16du:dateUtc="2024-08-16T11:36:00Z">
              <w:tcPr>
                <w:tcW w:w="0" w:type="pct"/>
                <w:shd w:val="clear" w:color="auto" w:fill="FFFFFF" w:themeFill="background1"/>
                <w:noWrap/>
                <w:hideMark/>
              </w:tcPr>
            </w:tcPrChange>
          </w:tcPr>
          <w:p w14:paraId="417038B8" w14:textId="77777777" w:rsidR="00D0654F" w:rsidRPr="00691453" w:rsidRDefault="00D0654F">
            <w:pPr>
              <w:spacing w:line="276" w:lineRule="auto"/>
              <w:rPr>
                <w:rFonts w:ascii="Nunito" w:hAnsi="Nunito"/>
                <w:color w:val="000000"/>
                <w:sz w:val="20"/>
                <w:szCs w:val="20"/>
                <w:lang w:val="en-ZA" w:eastAsia="en-ZA"/>
                <w:rPrChange w:id="1025" w:author="Craig Parker" w:date="2024-08-15T16:14:00Z" w16du:dateUtc="2024-08-15T14:14:00Z">
                  <w:rPr>
                    <w:rFonts w:ascii="Nunito" w:hAnsi="Nunito"/>
                    <w:color w:val="000000"/>
                    <w:lang w:val="en-ZA" w:eastAsia="en-ZA"/>
                  </w:rPr>
                </w:rPrChange>
              </w:rPr>
              <w:pPrChange w:id="1026" w:author="Craig Parker" w:date="2024-08-15T16:14:00Z" w16du:dateUtc="2024-08-15T14:14:00Z">
                <w:pPr/>
              </w:pPrChange>
            </w:pPr>
            <w:r w:rsidRPr="00691453">
              <w:rPr>
                <w:rFonts w:ascii="Nunito" w:hAnsi="Nunito"/>
                <w:color w:val="000000"/>
                <w:sz w:val="20"/>
                <w:szCs w:val="20"/>
                <w:lang w:val="en-ZA" w:eastAsia="en-ZA"/>
                <w:rPrChange w:id="1027" w:author="Craig Parker" w:date="2024-08-15T16:14:00Z" w16du:dateUtc="2024-08-15T14:14:00Z">
                  <w:rPr>
                    <w:rFonts w:ascii="Nunito" w:hAnsi="Nunito"/>
                    <w:color w:val="000000"/>
                    <w:lang w:val="en-ZA" w:eastAsia="en-ZA"/>
                  </w:rPr>
                </w:rPrChange>
              </w:rPr>
              <w:t>NIH Data Science Initiative (DS-I) Africa</w:t>
            </w:r>
          </w:p>
        </w:tc>
        <w:tc>
          <w:tcPr>
            <w:tcW w:w="3561" w:type="pct"/>
            <w:shd w:val="clear" w:color="auto" w:fill="FFFFFF" w:themeFill="background1"/>
            <w:hideMark/>
            <w:tcPrChange w:id="1028" w:author="Craig Parker" w:date="2024-08-16T13:36:00Z" w16du:dateUtc="2024-08-16T11:36:00Z">
              <w:tcPr>
                <w:tcW w:w="0" w:type="pct"/>
                <w:gridSpan w:val="2"/>
                <w:shd w:val="clear" w:color="auto" w:fill="FFFFFF" w:themeFill="background1"/>
                <w:hideMark/>
              </w:tcPr>
            </w:tcPrChange>
          </w:tcPr>
          <w:p w14:paraId="093CBC4B"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029" w:author="Craig Parker" w:date="2024-08-15T16:14:00Z" w16du:dateUtc="2024-08-15T14:14:00Z">
                  <w:rPr>
                    <w:rFonts w:ascii="Nunito" w:hAnsi="Nunito"/>
                    <w:color w:val="000000"/>
                    <w:lang w:val="en-ZA" w:eastAsia="en-ZA"/>
                  </w:rPr>
                </w:rPrChange>
              </w:rPr>
              <w:pPrChange w:id="1030"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031" w:author="Craig Parker" w:date="2024-08-15T16:14:00Z" w16du:dateUtc="2024-08-15T14:14:00Z">
                  <w:rPr>
                    <w:rFonts w:ascii="Nunito" w:hAnsi="Nunito"/>
                    <w:color w:val="000000"/>
                    <w:lang w:val="en-ZA" w:eastAsia="en-ZA"/>
                  </w:rPr>
                </w:rPrChange>
              </w:rPr>
              <w:t>An NIH initiative aimed at enhancing data science capacity and collaboration across Africa.</w:t>
            </w:r>
          </w:p>
        </w:tc>
      </w:tr>
      <w:tr w:rsidR="00A91EE1" w:rsidRPr="00691453" w14:paraId="0D17F11E" w14:textId="77777777" w:rsidTr="007F59C6">
        <w:trPr>
          <w:cnfStyle w:val="000000100000" w:firstRow="0" w:lastRow="0" w:firstColumn="0" w:lastColumn="0" w:oddVBand="0" w:evenVBand="0" w:oddHBand="1" w:evenHBand="0" w:firstRowFirstColumn="0" w:firstRowLastColumn="0" w:lastRowFirstColumn="0" w:lastRowLastColumn="0"/>
          <w:trHeight w:val="290"/>
          <w:trPrChange w:id="1032"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33" w:author="Craig Parker" w:date="2024-08-16T13:36:00Z" w16du:dateUtc="2024-08-16T11:36:00Z">
              <w:tcPr>
                <w:tcW w:w="1287" w:type="pct"/>
                <w:shd w:val="clear" w:color="auto" w:fill="FFFFFF" w:themeFill="background1"/>
                <w:noWrap/>
                <w:hideMark/>
              </w:tcPr>
            </w:tcPrChange>
          </w:tcPr>
          <w:p w14:paraId="5E82D985"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034" w:author="Craig Parker" w:date="2024-08-15T16:14:00Z" w16du:dateUtc="2024-08-15T14:14:00Z">
                  <w:rPr>
                    <w:rFonts w:ascii="Nunito" w:hAnsi="Nunito"/>
                    <w:color w:val="000000"/>
                    <w:lang w:val="en-ZA" w:eastAsia="en-ZA"/>
                  </w:rPr>
                </w:rPrChange>
              </w:rPr>
              <w:pPrChange w:id="1035"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36" w:author="Craig Parker" w:date="2024-08-15T16:14:00Z" w16du:dateUtc="2024-08-15T14:14:00Z">
                  <w:rPr>
                    <w:rFonts w:ascii="Nunito" w:hAnsi="Nunito"/>
                    <w:color w:val="000000"/>
                    <w:lang w:val="en-ZA" w:eastAsia="en-ZA"/>
                  </w:rPr>
                </w:rPrChange>
              </w:rPr>
              <w:t>National Institute of Standards and Technology (NIST)</w:t>
            </w:r>
          </w:p>
        </w:tc>
        <w:tc>
          <w:tcPr>
            <w:tcW w:w="3561" w:type="pct"/>
            <w:shd w:val="clear" w:color="auto" w:fill="FFFFFF" w:themeFill="background1"/>
            <w:hideMark/>
            <w:tcPrChange w:id="1037" w:author="Craig Parker" w:date="2024-08-16T13:36:00Z" w16du:dateUtc="2024-08-16T11:36:00Z">
              <w:tcPr>
                <w:tcW w:w="3713" w:type="pct"/>
                <w:gridSpan w:val="2"/>
                <w:shd w:val="clear" w:color="auto" w:fill="FFFFFF" w:themeFill="background1"/>
                <w:hideMark/>
              </w:tcPr>
            </w:tcPrChange>
          </w:tcPr>
          <w:p w14:paraId="5CDFB462"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038" w:author="Craig Parker" w:date="2024-08-15T16:14:00Z" w16du:dateUtc="2024-08-15T14:14:00Z">
                  <w:rPr>
                    <w:rFonts w:ascii="Nunito" w:hAnsi="Nunito"/>
                    <w:color w:val="000000"/>
                    <w:lang w:val="en-ZA" w:eastAsia="en-ZA"/>
                  </w:rPr>
                </w:rPrChange>
              </w:rPr>
              <w:pPrChange w:id="1039"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40" w:author="Craig Parker" w:date="2024-08-15T16:14:00Z" w16du:dateUtc="2024-08-15T14:14:00Z">
                  <w:rPr>
                    <w:rFonts w:ascii="Nunito" w:hAnsi="Nunito"/>
                    <w:color w:val="000000"/>
                    <w:lang w:val="en-ZA" w:eastAsia="en-ZA"/>
                  </w:rPr>
                </w:rPrChange>
              </w:rPr>
              <w:t>A US federal agency that develops and promotes measurement standards.</w:t>
            </w:r>
          </w:p>
        </w:tc>
      </w:tr>
      <w:tr w:rsidR="00A91EE1" w:rsidRPr="00691453" w14:paraId="6AE380BE" w14:textId="77777777" w:rsidTr="007F59C6">
        <w:trPr>
          <w:trHeight w:val="290"/>
          <w:trPrChange w:id="1041"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42" w:author="Craig Parker" w:date="2024-08-16T13:36:00Z" w16du:dateUtc="2024-08-16T11:36:00Z">
              <w:tcPr>
                <w:tcW w:w="0" w:type="pct"/>
                <w:shd w:val="clear" w:color="auto" w:fill="FFFFFF" w:themeFill="background1"/>
                <w:noWrap/>
                <w:hideMark/>
              </w:tcPr>
            </w:tcPrChange>
          </w:tcPr>
          <w:p w14:paraId="6A89B362" w14:textId="77777777" w:rsidR="00D0654F" w:rsidRPr="00691453" w:rsidRDefault="00D0654F">
            <w:pPr>
              <w:spacing w:line="276" w:lineRule="auto"/>
              <w:rPr>
                <w:rFonts w:ascii="Nunito" w:hAnsi="Nunito"/>
                <w:color w:val="000000"/>
                <w:sz w:val="20"/>
                <w:szCs w:val="20"/>
                <w:lang w:val="en-ZA" w:eastAsia="en-ZA"/>
                <w:rPrChange w:id="1043" w:author="Craig Parker" w:date="2024-08-15T16:14:00Z" w16du:dateUtc="2024-08-15T14:14:00Z">
                  <w:rPr>
                    <w:rFonts w:ascii="Nunito" w:hAnsi="Nunito"/>
                    <w:color w:val="000000"/>
                    <w:lang w:val="en-ZA" w:eastAsia="en-ZA"/>
                  </w:rPr>
                </w:rPrChange>
              </w:rPr>
              <w:pPrChange w:id="1044" w:author="Craig Parker" w:date="2024-08-15T16:14:00Z" w16du:dateUtc="2024-08-15T14:14:00Z">
                <w:pPr/>
              </w:pPrChange>
            </w:pPr>
            <w:r w:rsidRPr="00691453">
              <w:rPr>
                <w:rFonts w:ascii="Nunito" w:hAnsi="Nunito"/>
                <w:color w:val="000000"/>
                <w:sz w:val="20"/>
                <w:szCs w:val="20"/>
                <w:lang w:val="en-ZA" w:eastAsia="en-ZA"/>
                <w:rPrChange w:id="1045" w:author="Craig Parker" w:date="2024-08-15T16:14:00Z" w16du:dateUtc="2024-08-15T14:14:00Z">
                  <w:rPr>
                    <w:rFonts w:ascii="Nunito" w:hAnsi="Nunito"/>
                    <w:color w:val="000000"/>
                    <w:lang w:val="en-ZA" w:eastAsia="en-ZA"/>
                  </w:rPr>
                </w:rPrChange>
              </w:rPr>
              <w:t>Near-Infrared (NIR)</w:t>
            </w:r>
          </w:p>
        </w:tc>
        <w:tc>
          <w:tcPr>
            <w:tcW w:w="3561" w:type="pct"/>
            <w:shd w:val="clear" w:color="auto" w:fill="FFFFFF" w:themeFill="background1"/>
            <w:hideMark/>
            <w:tcPrChange w:id="1046" w:author="Craig Parker" w:date="2024-08-16T13:36:00Z" w16du:dateUtc="2024-08-16T11:36:00Z">
              <w:tcPr>
                <w:tcW w:w="0" w:type="pct"/>
                <w:gridSpan w:val="2"/>
                <w:shd w:val="clear" w:color="auto" w:fill="FFFFFF" w:themeFill="background1"/>
                <w:hideMark/>
              </w:tcPr>
            </w:tcPrChange>
          </w:tcPr>
          <w:p w14:paraId="3FB3AC3D"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047" w:author="Craig Parker" w:date="2024-08-15T16:14:00Z" w16du:dateUtc="2024-08-15T14:14:00Z">
                  <w:rPr>
                    <w:rFonts w:ascii="Nunito" w:hAnsi="Nunito"/>
                    <w:color w:val="000000"/>
                    <w:lang w:val="en-ZA" w:eastAsia="en-ZA"/>
                  </w:rPr>
                </w:rPrChange>
              </w:rPr>
              <w:pPrChange w:id="1048"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049" w:author="Craig Parker" w:date="2024-08-15T16:14:00Z" w16du:dateUtc="2024-08-15T14:14:00Z">
                  <w:rPr>
                    <w:rFonts w:ascii="Nunito" w:hAnsi="Nunito"/>
                    <w:color w:val="000000"/>
                    <w:lang w:val="en-ZA" w:eastAsia="en-ZA"/>
                  </w:rPr>
                </w:rPrChange>
              </w:rPr>
              <w:t>A region of the infrared spectrum of light used in remote sensing applications.</w:t>
            </w:r>
          </w:p>
        </w:tc>
      </w:tr>
      <w:tr w:rsidR="00A91EE1" w:rsidRPr="00691453" w14:paraId="5AC2CFD9" w14:textId="77777777" w:rsidTr="007F59C6">
        <w:trPr>
          <w:cnfStyle w:val="000000100000" w:firstRow="0" w:lastRow="0" w:firstColumn="0" w:lastColumn="0" w:oddVBand="0" w:evenVBand="0" w:oddHBand="1" w:evenHBand="0" w:firstRowFirstColumn="0" w:firstRowLastColumn="0" w:lastRowFirstColumn="0" w:lastRowLastColumn="0"/>
          <w:trHeight w:val="290"/>
          <w:trPrChange w:id="1050"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51" w:author="Craig Parker" w:date="2024-08-16T13:36:00Z" w16du:dateUtc="2024-08-16T11:36:00Z">
              <w:tcPr>
                <w:tcW w:w="1287" w:type="pct"/>
                <w:shd w:val="clear" w:color="auto" w:fill="FFFFFF" w:themeFill="background1"/>
                <w:noWrap/>
                <w:hideMark/>
              </w:tcPr>
            </w:tcPrChange>
          </w:tcPr>
          <w:p w14:paraId="34CED809"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052" w:author="Craig Parker" w:date="2024-08-15T16:14:00Z" w16du:dateUtc="2024-08-15T14:14:00Z">
                  <w:rPr>
                    <w:rFonts w:ascii="Nunito" w:hAnsi="Nunito"/>
                    <w:color w:val="000000"/>
                    <w:lang w:val="en-ZA" w:eastAsia="en-ZA"/>
                  </w:rPr>
                </w:rPrChange>
              </w:rPr>
              <w:pPrChange w:id="1053"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54" w:author="Craig Parker" w:date="2024-08-15T16:14:00Z" w16du:dateUtc="2024-08-15T14:14:00Z">
                  <w:rPr>
                    <w:rFonts w:ascii="Nunito" w:hAnsi="Nunito"/>
                    <w:color w:val="000000"/>
                    <w:lang w:val="en-ZA" w:eastAsia="en-ZA"/>
                  </w:rPr>
                </w:rPrChange>
              </w:rPr>
              <w:t>Normalized Difference Vegetation Index (NDVI)</w:t>
            </w:r>
          </w:p>
        </w:tc>
        <w:tc>
          <w:tcPr>
            <w:tcW w:w="3561" w:type="pct"/>
            <w:shd w:val="clear" w:color="auto" w:fill="FFFFFF" w:themeFill="background1"/>
            <w:hideMark/>
            <w:tcPrChange w:id="1055" w:author="Craig Parker" w:date="2024-08-16T13:36:00Z" w16du:dateUtc="2024-08-16T11:36:00Z">
              <w:tcPr>
                <w:tcW w:w="3713" w:type="pct"/>
                <w:gridSpan w:val="2"/>
                <w:shd w:val="clear" w:color="auto" w:fill="FFFFFF" w:themeFill="background1"/>
                <w:hideMark/>
              </w:tcPr>
            </w:tcPrChange>
          </w:tcPr>
          <w:p w14:paraId="7E429108"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056" w:author="Craig Parker" w:date="2024-08-15T16:14:00Z" w16du:dateUtc="2024-08-15T14:14:00Z">
                  <w:rPr>
                    <w:rFonts w:ascii="Nunito" w:hAnsi="Nunito"/>
                    <w:color w:val="000000"/>
                    <w:lang w:val="en-ZA" w:eastAsia="en-ZA"/>
                  </w:rPr>
                </w:rPrChange>
              </w:rPr>
              <w:pPrChange w:id="1057"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58" w:author="Craig Parker" w:date="2024-08-15T16:14:00Z" w16du:dateUtc="2024-08-15T14:14:00Z">
                  <w:rPr>
                    <w:rFonts w:ascii="Nunito" w:hAnsi="Nunito"/>
                    <w:color w:val="000000"/>
                    <w:lang w:val="en-ZA" w:eastAsia="en-ZA"/>
                  </w:rPr>
                </w:rPrChange>
              </w:rPr>
              <w:t>An index of plant 'greenness' or photosynthetic activity.</w:t>
            </w:r>
          </w:p>
        </w:tc>
      </w:tr>
      <w:tr w:rsidR="00A91EE1" w:rsidRPr="00691453" w14:paraId="73025413" w14:textId="77777777" w:rsidTr="007F59C6">
        <w:trPr>
          <w:trHeight w:val="290"/>
          <w:trPrChange w:id="1059"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60" w:author="Craig Parker" w:date="2024-08-16T13:36:00Z" w16du:dateUtc="2024-08-16T11:36:00Z">
              <w:tcPr>
                <w:tcW w:w="0" w:type="pct"/>
                <w:shd w:val="clear" w:color="auto" w:fill="FFFFFF" w:themeFill="background1"/>
                <w:noWrap/>
                <w:hideMark/>
              </w:tcPr>
            </w:tcPrChange>
          </w:tcPr>
          <w:p w14:paraId="7EACA00E" w14:textId="77777777" w:rsidR="00D0654F" w:rsidRPr="00691453" w:rsidRDefault="00D0654F">
            <w:pPr>
              <w:spacing w:line="276" w:lineRule="auto"/>
              <w:rPr>
                <w:rFonts w:ascii="Nunito" w:hAnsi="Nunito"/>
                <w:color w:val="000000"/>
                <w:sz w:val="20"/>
                <w:szCs w:val="20"/>
                <w:lang w:val="en-ZA" w:eastAsia="en-ZA"/>
                <w:rPrChange w:id="1061" w:author="Craig Parker" w:date="2024-08-15T16:14:00Z" w16du:dateUtc="2024-08-15T14:14:00Z">
                  <w:rPr>
                    <w:rFonts w:ascii="Nunito" w:hAnsi="Nunito"/>
                    <w:color w:val="000000"/>
                    <w:lang w:val="en-ZA" w:eastAsia="en-ZA"/>
                  </w:rPr>
                </w:rPrChange>
              </w:rPr>
              <w:pPrChange w:id="1062" w:author="Craig Parker" w:date="2024-08-15T16:14:00Z" w16du:dateUtc="2024-08-15T14:14:00Z">
                <w:pPr/>
              </w:pPrChange>
            </w:pPr>
            <w:r w:rsidRPr="00691453">
              <w:rPr>
                <w:rFonts w:ascii="Nunito" w:hAnsi="Nunito"/>
                <w:color w:val="000000"/>
                <w:sz w:val="20"/>
                <w:szCs w:val="20"/>
                <w:lang w:val="en-ZA" w:eastAsia="en-ZA"/>
                <w:rPrChange w:id="1063" w:author="Craig Parker" w:date="2024-08-15T16:14:00Z" w16du:dateUtc="2024-08-15T14:14:00Z">
                  <w:rPr>
                    <w:rFonts w:ascii="Nunito" w:hAnsi="Nunito"/>
                    <w:color w:val="000000"/>
                    <w:lang w:val="en-ZA" w:eastAsia="en-ZA"/>
                  </w:rPr>
                </w:rPrChange>
              </w:rPr>
              <w:t>Open Access</w:t>
            </w:r>
          </w:p>
        </w:tc>
        <w:tc>
          <w:tcPr>
            <w:tcW w:w="3561" w:type="pct"/>
            <w:shd w:val="clear" w:color="auto" w:fill="FFFFFF" w:themeFill="background1"/>
            <w:hideMark/>
            <w:tcPrChange w:id="1064" w:author="Craig Parker" w:date="2024-08-16T13:36:00Z" w16du:dateUtc="2024-08-16T11:36:00Z">
              <w:tcPr>
                <w:tcW w:w="0" w:type="pct"/>
                <w:gridSpan w:val="2"/>
                <w:shd w:val="clear" w:color="auto" w:fill="FFFFFF" w:themeFill="background1"/>
                <w:hideMark/>
              </w:tcPr>
            </w:tcPrChange>
          </w:tcPr>
          <w:p w14:paraId="3F852C53"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065" w:author="Craig Parker" w:date="2024-08-15T16:14:00Z" w16du:dateUtc="2024-08-15T14:14:00Z">
                  <w:rPr>
                    <w:rFonts w:ascii="Nunito" w:hAnsi="Nunito"/>
                    <w:color w:val="000000"/>
                    <w:lang w:val="en-ZA" w:eastAsia="en-ZA"/>
                  </w:rPr>
                </w:rPrChange>
              </w:rPr>
              <w:pPrChange w:id="1066"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067" w:author="Craig Parker" w:date="2024-08-15T16:14:00Z" w16du:dateUtc="2024-08-15T14:14:00Z">
                  <w:rPr>
                    <w:rFonts w:ascii="Nunito" w:hAnsi="Nunito"/>
                    <w:color w:val="000000"/>
                    <w:lang w:val="en-ZA" w:eastAsia="en-ZA"/>
                  </w:rPr>
                </w:rPrChange>
              </w:rPr>
              <w:t>Research data freely available in community-focused data repositories without major restrictions.</w:t>
            </w:r>
          </w:p>
        </w:tc>
      </w:tr>
      <w:tr w:rsidR="00A91EE1" w:rsidRPr="00691453" w14:paraId="6051AF6C" w14:textId="77777777" w:rsidTr="007F59C6">
        <w:trPr>
          <w:cnfStyle w:val="000000100000" w:firstRow="0" w:lastRow="0" w:firstColumn="0" w:lastColumn="0" w:oddVBand="0" w:evenVBand="0" w:oddHBand="1" w:evenHBand="0" w:firstRowFirstColumn="0" w:firstRowLastColumn="0" w:lastRowFirstColumn="0" w:lastRowLastColumn="0"/>
          <w:trHeight w:val="290"/>
          <w:trPrChange w:id="1068"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69" w:author="Craig Parker" w:date="2024-08-16T13:36:00Z" w16du:dateUtc="2024-08-16T11:36:00Z">
              <w:tcPr>
                <w:tcW w:w="1287" w:type="pct"/>
                <w:shd w:val="clear" w:color="auto" w:fill="FFFFFF" w:themeFill="background1"/>
                <w:noWrap/>
                <w:hideMark/>
              </w:tcPr>
            </w:tcPrChange>
          </w:tcPr>
          <w:p w14:paraId="3B605AA2"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070" w:author="Craig Parker" w:date="2024-08-15T16:14:00Z" w16du:dateUtc="2024-08-15T14:14:00Z">
                  <w:rPr>
                    <w:rFonts w:ascii="Nunito" w:hAnsi="Nunito"/>
                    <w:color w:val="000000"/>
                    <w:lang w:val="en-ZA" w:eastAsia="en-ZA"/>
                  </w:rPr>
                </w:rPrChange>
              </w:rPr>
              <w:pPrChange w:id="1071"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72" w:author="Craig Parker" w:date="2024-08-15T16:14:00Z" w16du:dateUtc="2024-08-15T14:14:00Z">
                  <w:rPr>
                    <w:rFonts w:ascii="Nunito" w:hAnsi="Nunito"/>
                    <w:color w:val="000000"/>
                    <w:lang w:val="en-ZA" w:eastAsia="en-ZA"/>
                  </w:rPr>
                </w:rPrChange>
              </w:rPr>
              <w:t>Open Data Science Platform (ODSP)</w:t>
            </w:r>
          </w:p>
        </w:tc>
        <w:tc>
          <w:tcPr>
            <w:tcW w:w="3561" w:type="pct"/>
            <w:shd w:val="clear" w:color="auto" w:fill="FFFFFF" w:themeFill="background1"/>
            <w:hideMark/>
            <w:tcPrChange w:id="1073" w:author="Craig Parker" w:date="2024-08-16T13:36:00Z" w16du:dateUtc="2024-08-16T11:36:00Z">
              <w:tcPr>
                <w:tcW w:w="3713" w:type="pct"/>
                <w:gridSpan w:val="2"/>
                <w:shd w:val="clear" w:color="auto" w:fill="FFFFFF" w:themeFill="background1"/>
                <w:hideMark/>
              </w:tcPr>
            </w:tcPrChange>
          </w:tcPr>
          <w:p w14:paraId="7A81CAE5"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074" w:author="Craig Parker" w:date="2024-08-15T16:14:00Z" w16du:dateUtc="2024-08-15T14:14:00Z">
                  <w:rPr>
                    <w:rFonts w:ascii="Nunito" w:hAnsi="Nunito"/>
                    <w:color w:val="000000"/>
                    <w:lang w:val="en-ZA" w:eastAsia="en-ZA"/>
                  </w:rPr>
                </w:rPrChange>
              </w:rPr>
              <w:pPrChange w:id="1075"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76" w:author="Craig Parker" w:date="2024-08-15T16:14:00Z" w16du:dateUtc="2024-08-15T14:14:00Z">
                  <w:rPr>
                    <w:rFonts w:ascii="Nunito" w:hAnsi="Nunito"/>
                    <w:color w:val="000000"/>
                    <w:lang w:val="en-ZA" w:eastAsia="en-ZA"/>
                  </w:rPr>
                </w:rPrChange>
              </w:rPr>
              <w:t>A platform facilitating the storage, retrieval, and processing of data for health research.</w:t>
            </w:r>
          </w:p>
        </w:tc>
      </w:tr>
      <w:tr w:rsidR="00A91EE1" w:rsidRPr="00691453" w14:paraId="51EBDD9B" w14:textId="77777777" w:rsidTr="007F59C6">
        <w:trPr>
          <w:trHeight w:val="580"/>
          <w:trPrChange w:id="1077"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78" w:author="Craig Parker" w:date="2024-08-16T13:36:00Z" w16du:dateUtc="2024-08-16T11:36:00Z">
              <w:tcPr>
                <w:tcW w:w="0" w:type="pct"/>
                <w:shd w:val="clear" w:color="auto" w:fill="FFFFFF" w:themeFill="background1"/>
                <w:noWrap/>
                <w:hideMark/>
              </w:tcPr>
            </w:tcPrChange>
          </w:tcPr>
          <w:p w14:paraId="38C3A25E" w14:textId="77777777" w:rsidR="00D0654F" w:rsidRPr="00691453" w:rsidRDefault="00D0654F">
            <w:pPr>
              <w:spacing w:line="276" w:lineRule="auto"/>
              <w:rPr>
                <w:rFonts w:ascii="Nunito" w:hAnsi="Nunito"/>
                <w:color w:val="000000"/>
                <w:sz w:val="20"/>
                <w:szCs w:val="20"/>
                <w:lang w:val="en-ZA" w:eastAsia="en-ZA"/>
                <w:rPrChange w:id="1079" w:author="Craig Parker" w:date="2024-08-15T16:14:00Z" w16du:dateUtc="2024-08-15T14:14:00Z">
                  <w:rPr>
                    <w:rFonts w:ascii="Nunito" w:hAnsi="Nunito"/>
                    <w:color w:val="000000"/>
                    <w:lang w:val="en-ZA" w:eastAsia="en-ZA"/>
                  </w:rPr>
                </w:rPrChange>
              </w:rPr>
              <w:pPrChange w:id="1080" w:author="Craig Parker" w:date="2024-08-15T16:14:00Z" w16du:dateUtc="2024-08-15T14:14:00Z">
                <w:pPr/>
              </w:pPrChange>
            </w:pPr>
            <w:r w:rsidRPr="00691453">
              <w:rPr>
                <w:rFonts w:ascii="Nunito" w:hAnsi="Nunito"/>
                <w:color w:val="000000"/>
                <w:sz w:val="20"/>
                <w:szCs w:val="20"/>
                <w:lang w:val="en-ZA" w:eastAsia="en-ZA"/>
                <w:rPrChange w:id="1081" w:author="Craig Parker" w:date="2024-08-15T16:14:00Z" w16du:dateUtc="2024-08-15T14:14:00Z">
                  <w:rPr>
                    <w:rFonts w:ascii="Nunito" w:hAnsi="Nunito"/>
                    <w:color w:val="000000"/>
                    <w:lang w:val="en-ZA" w:eastAsia="en-ZA"/>
                  </w:rPr>
                </w:rPrChange>
              </w:rPr>
              <w:t>Operator</w:t>
            </w:r>
          </w:p>
        </w:tc>
        <w:tc>
          <w:tcPr>
            <w:tcW w:w="3561" w:type="pct"/>
            <w:shd w:val="clear" w:color="auto" w:fill="FFFFFF" w:themeFill="background1"/>
            <w:hideMark/>
            <w:tcPrChange w:id="1082" w:author="Craig Parker" w:date="2024-08-16T13:36:00Z" w16du:dateUtc="2024-08-16T11:36:00Z">
              <w:tcPr>
                <w:tcW w:w="0" w:type="pct"/>
                <w:gridSpan w:val="2"/>
                <w:shd w:val="clear" w:color="auto" w:fill="FFFFFF" w:themeFill="background1"/>
                <w:hideMark/>
              </w:tcPr>
            </w:tcPrChange>
          </w:tcPr>
          <w:p w14:paraId="4438CBB6"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083" w:author="Craig Parker" w:date="2024-08-15T16:14:00Z" w16du:dateUtc="2024-08-15T14:14:00Z">
                  <w:rPr>
                    <w:rFonts w:ascii="Nunito" w:hAnsi="Nunito"/>
                    <w:color w:val="000000"/>
                    <w:lang w:val="en-ZA" w:eastAsia="en-ZA"/>
                  </w:rPr>
                </w:rPrChange>
              </w:rPr>
              <w:pPrChange w:id="1084"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085" w:author="Craig Parker" w:date="2024-08-15T16:14:00Z" w16du:dateUtc="2024-08-15T14:14:00Z">
                  <w:rPr>
                    <w:rFonts w:ascii="Nunito" w:hAnsi="Nunito"/>
                    <w:color w:val="000000"/>
                    <w:lang w:val="en-ZA" w:eastAsia="en-ZA"/>
                  </w:rPr>
                </w:rPrChange>
              </w:rPr>
              <w:t>A person who processes Personal Data for a Responsible Party in terms of a contract or mandate without coming under the direct authority of that party.</w:t>
            </w:r>
          </w:p>
        </w:tc>
      </w:tr>
      <w:tr w:rsidR="00A91EE1" w:rsidRPr="00691453" w14:paraId="3A895ABC" w14:textId="77777777" w:rsidTr="007F59C6">
        <w:trPr>
          <w:cnfStyle w:val="000000100000" w:firstRow="0" w:lastRow="0" w:firstColumn="0" w:lastColumn="0" w:oddVBand="0" w:evenVBand="0" w:oddHBand="1" w:evenHBand="0" w:firstRowFirstColumn="0" w:firstRowLastColumn="0" w:lastRowFirstColumn="0" w:lastRowLastColumn="0"/>
          <w:trHeight w:val="580"/>
          <w:trPrChange w:id="1086"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87" w:author="Craig Parker" w:date="2024-08-16T13:36:00Z" w16du:dateUtc="2024-08-16T11:36:00Z">
              <w:tcPr>
                <w:tcW w:w="1287" w:type="pct"/>
                <w:shd w:val="clear" w:color="auto" w:fill="FFFFFF" w:themeFill="background1"/>
                <w:noWrap/>
                <w:hideMark/>
              </w:tcPr>
            </w:tcPrChange>
          </w:tcPr>
          <w:p w14:paraId="60A17100"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088" w:author="Craig Parker" w:date="2024-08-15T16:14:00Z" w16du:dateUtc="2024-08-15T14:14:00Z">
                  <w:rPr>
                    <w:rFonts w:ascii="Nunito" w:hAnsi="Nunito"/>
                    <w:color w:val="000000"/>
                    <w:lang w:val="en-ZA" w:eastAsia="en-ZA"/>
                  </w:rPr>
                </w:rPrChange>
              </w:rPr>
              <w:pPrChange w:id="1089"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90" w:author="Craig Parker" w:date="2024-08-15T16:14:00Z" w16du:dateUtc="2024-08-15T14:14:00Z">
                  <w:rPr>
                    <w:rFonts w:ascii="Nunito" w:hAnsi="Nunito"/>
                    <w:color w:val="000000"/>
                    <w:lang w:val="en-ZA" w:eastAsia="en-ZA"/>
                  </w:rPr>
                </w:rPrChange>
              </w:rPr>
              <w:t>Original Study Data</w:t>
            </w:r>
          </w:p>
        </w:tc>
        <w:tc>
          <w:tcPr>
            <w:tcW w:w="3561" w:type="pct"/>
            <w:shd w:val="clear" w:color="auto" w:fill="FFFFFF" w:themeFill="background1"/>
            <w:hideMark/>
            <w:tcPrChange w:id="1091" w:author="Craig Parker" w:date="2024-08-16T13:36:00Z" w16du:dateUtc="2024-08-16T11:36:00Z">
              <w:tcPr>
                <w:tcW w:w="3713" w:type="pct"/>
                <w:gridSpan w:val="2"/>
                <w:shd w:val="clear" w:color="auto" w:fill="FFFFFF" w:themeFill="background1"/>
                <w:hideMark/>
              </w:tcPr>
            </w:tcPrChange>
          </w:tcPr>
          <w:p w14:paraId="2C790A35"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092" w:author="Craig Parker" w:date="2024-08-15T16:14:00Z" w16du:dateUtc="2024-08-15T14:14:00Z">
                  <w:rPr>
                    <w:rFonts w:ascii="Nunito" w:hAnsi="Nunito"/>
                    <w:color w:val="000000"/>
                    <w:lang w:val="en-ZA" w:eastAsia="en-ZA"/>
                  </w:rPr>
                </w:rPrChange>
              </w:rPr>
              <w:pPrChange w:id="1093"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094" w:author="Craig Parker" w:date="2024-08-15T16:14:00Z" w16du:dateUtc="2024-08-15T14:14:00Z">
                  <w:rPr>
                    <w:rFonts w:ascii="Nunito" w:hAnsi="Nunito"/>
                    <w:color w:val="000000"/>
                    <w:lang w:val="en-ZA" w:eastAsia="en-ZA"/>
                  </w:rPr>
                </w:rPrChange>
              </w:rPr>
              <w:t>Raw, unprocessed data collected directly from various cohort studies and clinical trials. These data are owned by the data providers who conducted or commissioned the studies and is retained for five years following the termination of the project or the Data Transfer Agreement (DTA).</w:t>
            </w:r>
          </w:p>
        </w:tc>
      </w:tr>
      <w:tr w:rsidR="00A91EE1" w:rsidRPr="00691453" w14:paraId="3AD65B64" w14:textId="77777777" w:rsidTr="007F59C6">
        <w:trPr>
          <w:trHeight w:val="290"/>
          <w:trPrChange w:id="1095"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096" w:author="Craig Parker" w:date="2024-08-16T13:36:00Z" w16du:dateUtc="2024-08-16T11:36:00Z">
              <w:tcPr>
                <w:tcW w:w="0" w:type="pct"/>
                <w:shd w:val="clear" w:color="auto" w:fill="FFFFFF" w:themeFill="background1"/>
                <w:noWrap/>
                <w:hideMark/>
              </w:tcPr>
            </w:tcPrChange>
          </w:tcPr>
          <w:p w14:paraId="426AC313" w14:textId="77777777" w:rsidR="00D0654F" w:rsidRPr="00691453" w:rsidRDefault="00D0654F">
            <w:pPr>
              <w:spacing w:line="276" w:lineRule="auto"/>
              <w:rPr>
                <w:rFonts w:ascii="Nunito" w:hAnsi="Nunito"/>
                <w:color w:val="000000"/>
                <w:sz w:val="20"/>
                <w:szCs w:val="20"/>
                <w:lang w:val="en-ZA" w:eastAsia="en-ZA"/>
                <w:rPrChange w:id="1097" w:author="Craig Parker" w:date="2024-08-15T16:14:00Z" w16du:dateUtc="2024-08-15T14:14:00Z">
                  <w:rPr>
                    <w:rFonts w:ascii="Nunito" w:hAnsi="Nunito"/>
                    <w:color w:val="000000"/>
                    <w:lang w:val="en-ZA" w:eastAsia="en-ZA"/>
                  </w:rPr>
                </w:rPrChange>
              </w:rPr>
              <w:pPrChange w:id="1098" w:author="Craig Parker" w:date="2024-08-15T16:14:00Z" w16du:dateUtc="2024-08-15T14:14:00Z">
                <w:pPr/>
              </w:pPrChange>
            </w:pPr>
            <w:r w:rsidRPr="00691453">
              <w:rPr>
                <w:rFonts w:ascii="Nunito" w:hAnsi="Nunito"/>
                <w:color w:val="000000"/>
                <w:sz w:val="20"/>
                <w:szCs w:val="20"/>
                <w:lang w:val="en-ZA" w:eastAsia="en-ZA"/>
                <w:rPrChange w:id="1099" w:author="Craig Parker" w:date="2024-08-15T16:14:00Z" w16du:dateUtc="2024-08-15T14:14:00Z">
                  <w:rPr>
                    <w:rFonts w:ascii="Nunito" w:hAnsi="Nunito"/>
                    <w:color w:val="000000"/>
                    <w:lang w:val="en-ZA" w:eastAsia="en-ZA"/>
                  </w:rPr>
                </w:rPrChange>
              </w:rPr>
              <w:t>Personal Data</w:t>
            </w:r>
          </w:p>
        </w:tc>
        <w:tc>
          <w:tcPr>
            <w:tcW w:w="3561" w:type="pct"/>
            <w:shd w:val="clear" w:color="auto" w:fill="FFFFFF" w:themeFill="background1"/>
            <w:hideMark/>
            <w:tcPrChange w:id="1100" w:author="Craig Parker" w:date="2024-08-16T13:36:00Z" w16du:dateUtc="2024-08-16T11:36:00Z">
              <w:tcPr>
                <w:tcW w:w="0" w:type="pct"/>
                <w:gridSpan w:val="2"/>
                <w:shd w:val="clear" w:color="auto" w:fill="FFFFFF" w:themeFill="background1"/>
                <w:hideMark/>
              </w:tcPr>
            </w:tcPrChange>
          </w:tcPr>
          <w:p w14:paraId="14CA9582"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101" w:author="Craig Parker" w:date="2024-08-15T16:14:00Z" w16du:dateUtc="2024-08-15T14:14:00Z">
                  <w:rPr>
                    <w:rFonts w:ascii="Nunito" w:hAnsi="Nunito"/>
                    <w:color w:val="000000"/>
                    <w:lang w:val="en-ZA" w:eastAsia="en-ZA"/>
                  </w:rPr>
                </w:rPrChange>
              </w:rPr>
              <w:pPrChange w:id="1102"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103" w:author="Craig Parker" w:date="2024-08-15T16:14:00Z" w16du:dateUtc="2024-08-15T14:14:00Z">
                  <w:rPr>
                    <w:rFonts w:ascii="Nunito" w:hAnsi="Nunito"/>
                    <w:color w:val="000000"/>
                    <w:lang w:val="en-ZA" w:eastAsia="en-ZA"/>
                  </w:rPr>
                </w:rPrChange>
              </w:rPr>
              <w:t>Any information relating to an identifiable living natural person and where it is applicable an identifiable existing juristic person.</w:t>
            </w:r>
          </w:p>
        </w:tc>
      </w:tr>
      <w:tr w:rsidR="00A91EE1" w:rsidRPr="00691453" w14:paraId="0E7E49C0" w14:textId="77777777" w:rsidTr="007F59C6">
        <w:trPr>
          <w:cnfStyle w:val="000000100000" w:firstRow="0" w:lastRow="0" w:firstColumn="0" w:lastColumn="0" w:oddVBand="0" w:evenVBand="0" w:oddHBand="1" w:evenHBand="0" w:firstRowFirstColumn="0" w:firstRowLastColumn="0" w:lastRowFirstColumn="0" w:lastRowLastColumn="0"/>
          <w:trHeight w:val="580"/>
          <w:trPrChange w:id="1104"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105" w:author="Craig Parker" w:date="2024-08-16T13:36:00Z" w16du:dateUtc="2024-08-16T11:36:00Z">
              <w:tcPr>
                <w:tcW w:w="1287" w:type="pct"/>
                <w:shd w:val="clear" w:color="auto" w:fill="FFFFFF" w:themeFill="background1"/>
                <w:noWrap/>
                <w:hideMark/>
              </w:tcPr>
            </w:tcPrChange>
          </w:tcPr>
          <w:p w14:paraId="4C7CE9E3"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106" w:author="Craig Parker" w:date="2024-08-15T16:14:00Z" w16du:dateUtc="2024-08-15T14:14:00Z">
                  <w:rPr>
                    <w:rFonts w:ascii="Nunito" w:hAnsi="Nunito"/>
                    <w:color w:val="000000"/>
                    <w:lang w:val="en-ZA" w:eastAsia="en-ZA"/>
                  </w:rPr>
                </w:rPrChange>
              </w:rPr>
              <w:pPrChange w:id="1107"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108" w:author="Craig Parker" w:date="2024-08-15T16:14:00Z" w16du:dateUtc="2024-08-15T14:14:00Z">
                  <w:rPr>
                    <w:rFonts w:ascii="Nunito" w:hAnsi="Nunito"/>
                    <w:color w:val="000000"/>
                    <w:lang w:val="en-ZA" w:eastAsia="en-ZA"/>
                  </w:rPr>
                </w:rPrChange>
              </w:rPr>
              <w:t>Personally identifiable data</w:t>
            </w:r>
          </w:p>
        </w:tc>
        <w:tc>
          <w:tcPr>
            <w:tcW w:w="3561" w:type="pct"/>
            <w:shd w:val="clear" w:color="auto" w:fill="FFFFFF" w:themeFill="background1"/>
            <w:hideMark/>
            <w:tcPrChange w:id="1109" w:author="Craig Parker" w:date="2024-08-16T13:36:00Z" w16du:dateUtc="2024-08-16T11:36:00Z">
              <w:tcPr>
                <w:tcW w:w="3713" w:type="pct"/>
                <w:gridSpan w:val="2"/>
                <w:shd w:val="clear" w:color="auto" w:fill="FFFFFF" w:themeFill="background1"/>
                <w:hideMark/>
              </w:tcPr>
            </w:tcPrChange>
          </w:tcPr>
          <w:p w14:paraId="6F258C25"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110" w:author="Craig Parker" w:date="2024-08-15T16:14:00Z" w16du:dateUtc="2024-08-15T14:14:00Z">
                  <w:rPr>
                    <w:rFonts w:ascii="Nunito" w:hAnsi="Nunito"/>
                    <w:color w:val="000000"/>
                    <w:lang w:val="en-ZA" w:eastAsia="en-ZA"/>
                  </w:rPr>
                </w:rPrChange>
              </w:rPr>
              <w:pPrChange w:id="1111"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112" w:author="Craig Parker" w:date="2024-08-15T16:14:00Z" w16du:dateUtc="2024-08-15T14:14:00Z">
                  <w:rPr>
                    <w:rFonts w:ascii="Nunito" w:hAnsi="Nunito"/>
                    <w:color w:val="000000"/>
                    <w:lang w:val="en-ZA" w:eastAsia="en-ZA"/>
                  </w:rPr>
                </w:rPrChange>
              </w:rPr>
              <w:t>Data variables that enable the identification of an individual either directly through names, ID numbers, etc., or indirectly through combining other variables such as locations (GPS, street address), age, gender, and medical information.</w:t>
            </w:r>
          </w:p>
        </w:tc>
      </w:tr>
      <w:tr w:rsidR="00A91EE1" w:rsidRPr="00691453" w14:paraId="64AC28EB" w14:textId="77777777" w:rsidTr="007F59C6">
        <w:trPr>
          <w:trHeight w:val="290"/>
          <w:trPrChange w:id="1113"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114" w:author="Craig Parker" w:date="2024-08-16T13:36:00Z" w16du:dateUtc="2024-08-16T11:36:00Z">
              <w:tcPr>
                <w:tcW w:w="0" w:type="pct"/>
                <w:shd w:val="clear" w:color="auto" w:fill="FFFFFF" w:themeFill="background1"/>
                <w:noWrap/>
                <w:hideMark/>
              </w:tcPr>
            </w:tcPrChange>
          </w:tcPr>
          <w:p w14:paraId="1DE00A37" w14:textId="77777777" w:rsidR="00D0654F" w:rsidRPr="00691453" w:rsidRDefault="00D0654F">
            <w:pPr>
              <w:spacing w:line="276" w:lineRule="auto"/>
              <w:rPr>
                <w:rFonts w:ascii="Nunito" w:hAnsi="Nunito"/>
                <w:color w:val="000000"/>
                <w:sz w:val="20"/>
                <w:szCs w:val="20"/>
                <w:lang w:val="en-ZA" w:eastAsia="en-ZA"/>
                <w:rPrChange w:id="1115" w:author="Craig Parker" w:date="2024-08-15T16:14:00Z" w16du:dateUtc="2024-08-15T14:14:00Z">
                  <w:rPr>
                    <w:rFonts w:ascii="Nunito" w:hAnsi="Nunito"/>
                    <w:color w:val="000000"/>
                    <w:lang w:val="en-ZA" w:eastAsia="en-ZA"/>
                  </w:rPr>
                </w:rPrChange>
              </w:rPr>
              <w:pPrChange w:id="1116" w:author="Craig Parker" w:date="2024-08-15T16:14:00Z" w16du:dateUtc="2024-08-15T14:14:00Z">
                <w:pPr/>
              </w:pPrChange>
            </w:pPr>
            <w:r w:rsidRPr="00691453">
              <w:rPr>
                <w:rFonts w:ascii="Nunito" w:hAnsi="Nunito"/>
                <w:color w:val="000000"/>
                <w:sz w:val="20"/>
                <w:szCs w:val="20"/>
                <w:lang w:val="en-ZA" w:eastAsia="en-ZA"/>
                <w:rPrChange w:id="1117" w:author="Craig Parker" w:date="2024-08-15T16:14:00Z" w16du:dateUtc="2024-08-15T14:14:00Z">
                  <w:rPr>
                    <w:rFonts w:ascii="Nunito" w:hAnsi="Nunito"/>
                    <w:color w:val="000000"/>
                    <w:lang w:val="en-ZA" w:eastAsia="en-ZA"/>
                  </w:rPr>
                </w:rPrChange>
              </w:rPr>
              <w:t>Principal Investigator (PI)</w:t>
            </w:r>
          </w:p>
        </w:tc>
        <w:tc>
          <w:tcPr>
            <w:tcW w:w="3561" w:type="pct"/>
            <w:shd w:val="clear" w:color="auto" w:fill="FFFFFF" w:themeFill="background1"/>
            <w:hideMark/>
            <w:tcPrChange w:id="1118" w:author="Craig Parker" w:date="2024-08-16T13:36:00Z" w16du:dateUtc="2024-08-16T11:36:00Z">
              <w:tcPr>
                <w:tcW w:w="0" w:type="pct"/>
                <w:gridSpan w:val="2"/>
                <w:shd w:val="clear" w:color="auto" w:fill="FFFFFF" w:themeFill="background1"/>
                <w:hideMark/>
              </w:tcPr>
            </w:tcPrChange>
          </w:tcPr>
          <w:p w14:paraId="36F4B40D"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119" w:author="Craig Parker" w:date="2024-08-15T16:14:00Z" w16du:dateUtc="2024-08-15T14:14:00Z">
                  <w:rPr>
                    <w:rFonts w:ascii="Nunito" w:hAnsi="Nunito"/>
                    <w:color w:val="000000"/>
                    <w:lang w:val="en-ZA" w:eastAsia="en-ZA"/>
                  </w:rPr>
                </w:rPrChange>
              </w:rPr>
              <w:pPrChange w:id="1120"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121" w:author="Craig Parker" w:date="2024-08-15T16:14:00Z" w16du:dateUtc="2024-08-15T14:14:00Z">
                  <w:rPr>
                    <w:rFonts w:ascii="Nunito" w:hAnsi="Nunito"/>
                    <w:color w:val="000000"/>
                    <w:lang w:val="en-ZA" w:eastAsia="en-ZA"/>
                  </w:rPr>
                </w:rPrChange>
              </w:rPr>
              <w:t>The lead researcher responsible for the conduct of a research project.</w:t>
            </w:r>
          </w:p>
        </w:tc>
      </w:tr>
      <w:tr w:rsidR="00A91EE1" w:rsidRPr="00691453" w14:paraId="49C2B9BB" w14:textId="77777777" w:rsidTr="007F59C6">
        <w:trPr>
          <w:cnfStyle w:val="000000100000" w:firstRow="0" w:lastRow="0" w:firstColumn="0" w:lastColumn="0" w:oddVBand="0" w:evenVBand="0" w:oddHBand="1" w:evenHBand="0" w:firstRowFirstColumn="0" w:firstRowLastColumn="0" w:lastRowFirstColumn="0" w:lastRowLastColumn="0"/>
          <w:trHeight w:val="870"/>
          <w:trPrChange w:id="1122" w:author="Craig Parker" w:date="2024-08-16T13:36:00Z" w16du:dateUtc="2024-08-16T11:36:00Z">
            <w:trPr>
              <w:trHeight w:val="87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123" w:author="Craig Parker" w:date="2024-08-16T13:36:00Z" w16du:dateUtc="2024-08-16T11:36:00Z">
              <w:tcPr>
                <w:tcW w:w="1287" w:type="pct"/>
                <w:shd w:val="clear" w:color="auto" w:fill="FFFFFF" w:themeFill="background1"/>
                <w:noWrap/>
                <w:hideMark/>
              </w:tcPr>
            </w:tcPrChange>
          </w:tcPr>
          <w:p w14:paraId="3BAAA32D"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124" w:author="Craig Parker" w:date="2024-08-15T16:14:00Z" w16du:dateUtc="2024-08-15T14:14:00Z">
                  <w:rPr>
                    <w:rFonts w:ascii="Nunito" w:hAnsi="Nunito"/>
                    <w:color w:val="000000"/>
                    <w:lang w:val="en-ZA" w:eastAsia="en-ZA"/>
                  </w:rPr>
                </w:rPrChange>
              </w:rPr>
              <w:pPrChange w:id="1125"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126" w:author="Craig Parker" w:date="2024-08-15T16:14:00Z" w16du:dateUtc="2024-08-15T14:14:00Z">
                  <w:rPr>
                    <w:rFonts w:ascii="Nunito" w:hAnsi="Nunito"/>
                    <w:color w:val="000000"/>
                    <w:lang w:val="en-ZA" w:eastAsia="en-ZA"/>
                  </w:rPr>
                </w:rPrChange>
              </w:rPr>
              <w:t>Processing</w:t>
            </w:r>
          </w:p>
        </w:tc>
        <w:tc>
          <w:tcPr>
            <w:tcW w:w="3561" w:type="pct"/>
            <w:shd w:val="clear" w:color="auto" w:fill="FFFFFF" w:themeFill="background1"/>
            <w:hideMark/>
            <w:tcPrChange w:id="1127" w:author="Craig Parker" w:date="2024-08-16T13:36:00Z" w16du:dateUtc="2024-08-16T11:36:00Z">
              <w:tcPr>
                <w:tcW w:w="3713" w:type="pct"/>
                <w:gridSpan w:val="2"/>
                <w:shd w:val="clear" w:color="auto" w:fill="FFFFFF" w:themeFill="background1"/>
                <w:hideMark/>
              </w:tcPr>
            </w:tcPrChange>
          </w:tcPr>
          <w:p w14:paraId="1C42CD17"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128" w:author="Craig Parker" w:date="2024-08-15T16:14:00Z" w16du:dateUtc="2024-08-15T14:14:00Z">
                  <w:rPr>
                    <w:rFonts w:ascii="Nunito" w:hAnsi="Nunito"/>
                    <w:color w:val="000000"/>
                    <w:lang w:val="en-ZA" w:eastAsia="en-ZA"/>
                  </w:rPr>
                </w:rPrChange>
              </w:rPr>
              <w:pPrChange w:id="1129"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130" w:author="Craig Parker" w:date="2024-08-15T16:14:00Z" w16du:dateUtc="2024-08-15T14:14:00Z">
                  <w:rPr>
                    <w:rFonts w:ascii="Nunito" w:hAnsi="Nunito"/>
                    <w:color w:val="000000"/>
                    <w:lang w:val="en-ZA" w:eastAsia="en-ZA"/>
                  </w:rPr>
                </w:rPrChange>
              </w:rPr>
              <w:t xml:space="preserve">Any operation or set of operations which is performed upon Personal Data </w:t>
            </w:r>
            <w:proofErr w:type="gramStart"/>
            <w:r w:rsidRPr="00691453">
              <w:rPr>
                <w:rFonts w:ascii="Nunito" w:hAnsi="Nunito"/>
                <w:color w:val="000000"/>
                <w:sz w:val="20"/>
                <w:szCs w:val="20"/>
                <w:lang w:val="en-ZA" w:eastAsia="en-ZA"/>
                <w:rPrChange w:id="1131" w:author="Craig Parker" w:date="2024-08-15T16:14:00Z" w16du:dateUtc="2024-08-15T14:14:00Z">
                  <w:rPr>
                    <w:rFonts w:ascii="Nunito" w:hAnsi="Nunito"/>
                    <w:color w:val="000000"/>
                    <w:lang w:val="en-ZA" w:eastAsia="en-ZA"/>
                  </w:rPr>
                </w:rPrChange>
              </w:rPr>
              <w:t>whether or not</w:t>
            </w:r>
            <w:proofErr w:type="gramEnd"/>
            <w:r w:rsidRPr="00691453">
              <w:rPr>
                <w:rFonts w:ascii="Nunito" w:hAnsi="Nunito"/>
                <w:color w:val="000000"/>
                <w:sz w:val="20"/>
                <w:szCs w:val="20"/>
                <w:lang w:val="en-ZA" w:eastAsia="en-ZA"/>
                <w:rPrChange w:id="1132" w:author="Craig Parker" w:date="2024-08-15T16:14:00Z" w16du:dateUtc="2024-08-15T14:14:00Z">
                  <w:rPr>
                    <w:rFonts w:ascii="Nunito" w:hAnsi="Nunito"/>
                    <w:color w:val="000000"/>
                    <w:lang w:val="en-ZA" w:eastAsia="en-ZA"/>
                  </w:rPr>
                </w:rPrChange>
              </w:rPr>
              <w:t xml:space="preserve"> by automatic means such as collection, recording, organization, storage, adaptation or alteration, retrieval, consultation, </w:t>
            </w:r>
            <w:r w:rsidRPr="00691453">
              <w:rPr>
                <w:rFonts w:ascii="Nunito" w:hAnsi="Nunito"/>
                <w:color w:val="000000"/>
                <w:sz w:val="20"/>
                <w:szCs w:val="20"/>
                <w:lang w:val="en-ZA" w:eastAsia="en-ZA"/>
                <w:rPrChange w:id="1133" w:author="Craig Parker" w:date="2024-08-15T16:14:00Z" w16du:dateUtc="2024-08-15T14:14:00Z">
                  <w:rPr>
                    <w:rFonts w:ascii="Nunito" w:hAnsi="Nunito"/>
                    <w:color w:val="000000"/>
                    <w:lang w:val="en-ZA" w:eastAsia="en-ZA"/>
                  </w:rPr>
                </w:rPrChange>
              </w:rPr>
              <w:lastRenderedPageBreak/>
              <w:t>use, disclosure by transmission, dissemination or otherwise making available, alignment or combination, blocking, erasure or destruction.</w:t>
            </w:r>
          </w:p>
        </w:tc>
      </w:tr>
      <w:tr w:rsidR="00A91EE1" w:rsidRPr="00691453" w14:paraId="58A4368D" w14:textId="77777777" w:rsidTr="007F59C6">
        <w:trPr>
          <w:trHeight w:val="290"/>
          <w:trPrChange w:id="1134"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135" w:author="Craig Parker" w:date="2024-08-16T13:36:00Z" w16du:dateUtc="2024-08-16T11:36:00Z">
              <w:tcPr>
                <w:tcW w:w="0" w:type="pct"/>
                <w:shd w:val="clear" w:color="auto" w:fill="FFFFFF" w:themeFill="background1"/>
                <w:noWrap/>
                <w:hideMark/>
              </w:tcPr>
            </w:tcPrChange>
          </w:tcPr>
          <w:p w14:paraId="4E5C149F" w14:textId="77777777" w:rsidR="00D0654F" w:rsidRPr="00691453" w:rsidRDefault="00D0654F">
            <w:pPr>
              <w:spacing w:line="276" w:lineRule="auto"/>
              <w:rPr>
                <w:rFonts w:ascii="Nunito" w:hAnsi="Nunito"/>
                <w:color w:val="000000"/>
                <w:sz w:val="20"/>
                <w:szCs w:val="20"/>
                <w:lang w:val="en-ZA" w:eastAsia="en-ZA"/>
                <w:rPrChange w:id="1136" w:author="Craig Parker" w:date="2024-08-15T16:14:00Z" w16du:dateUtc="2024-08-15T14:14:00Z">
                  <w:rPr>
                    <w:rFonts w:ascii="Nunito" w:hAnsi="Nunito"/>
                    <w:color w:val="000000"/>
                    <w:lang w:val="en-ZA" w:eastAsia="en-ZA"/>
                  </w:rPr>
                </w:rPrChange>
              </w:rPr>
              <w:pPrChange w:id="1137" w:author="Craig Parker" w:date="2024-08-15T16:14:00Z" w16du:dateUtc="2024-08-15T14:14:00Z">
                <w:pPr/>
              </w:pPrChange>
            </w:pPr>
            <w:r w:rsidRPr="00691453">
              <w:rPr>
                <w:rFonts w:ascii="Nunito" w:hAnsi="Nunito"/>
                <w:color w:val="000000"/>
                <w:sz w:val="20"/>
                <w:szCs w:val="20"/>
                <w:lang w:val="en-ZA" w:eastAsia="en-ZA"/>
                <w:rPrChange w:id="1138" w:author="Craig Parker" w:date="2024-08-15T16:14:00Z" w16du:dateUtc="2024-08-15T14:14:00Z">
                  <w:rPr>
                    <w:rFonts w:ascii="Nunito" w:hAnsi="Nunito"/>
                    <w:color w:val="000000"/>
                    <w:lang w:val="en-ZA" w:eastAsia="en-ZA"/>
                  </w:rPr>
                </w:rPrChange>
              </w:rPr>
              <w:lastRenderedPageBreak/>
              <w:t>Quality of Service (QoS)</w:t>
            </w:r>
          </w:p>
        </w:tc>
        <w:tc>
          <w:tcPr>
            <w:tcW w:w="3561" w:type="pct"/>
            <w:shd w:val="clear" w:color="auto" w:fill="FFFFFF" w:themeFill="background1"/>
            <w:hideMark/>
            <w:tcPrChange w:id="1139" w:author="Craig Parker" w:date="2024-08-16T13:36:00Z" w16du:dateUtc="2024-08-16T11:36:00Z">
              <w:tcPr>
                <w:tcW w:w="0" w:type="pct"/>
                <w:gridSpan w:val="2"/>
                <w:shd w:val="clear" w:color="auto" w:fill="FFFFFF" w:themeFill="background1"/>
                <w:hideMark/>
              </w:tcPr>
            </w:tcPrChange>
          </w:tcPr>
          <w:p w14:paraId="3D9001DC"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140" w:author="Craig Parker" w:date="2024-08-15T16:14:00Z" w16du:dateUtc="2024-08-15T14:14:00Z">
                  <w:rPr>
                    <w:rFonts w:ascii="Nunito" w:hAnsi="Nunito"/>
                    <w:color w:val="000000"/>
                    <w:lang w:val="en-ZA" w:eastAsia="en-ZA"/>
                  </w:rPr>
                </w:rPrChange>
              </w:rPr>
              <w:pPrChange w:id="1141"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142" w:author="Craig Parker" w:date="2024-08-15T16:14:00Z" w16du:dateUtc="2024-08-15T14:14:00Z">
                  <w:rPr>
                    <w:rFonts w:ascii="Nunito" w:hAnsi="Nunito"/>
                    <w:color w:val="000000"/>
                    <w:lang w:val="en-ZA" w:eastAsia="en-ZA"/>
                  </w:rPr>
                </w:rPrChange>
              </w:rPr>
              <w:t>A measure of the overall performance of a service such as a survey or data collection process.</w:t>
            </w:r>
          </w:p>
        </w:tc>
      </w:tr>
      <w:tr w:rsidR="00A91EE1" w:rsidRPr="00691453" w14:paraId="5BA4127F" w14:textId="77777777" w:rsidTr="007F59C6">
        <w:trPr>
          <w:cnfStyle w:val="000000100000" w:firstRow="0" w:lastRow="0" w:firstColumn="0" w:lastColumn="0" w:oddVBand="0" w:evenVBand="0" w:oddHBand="1" w:evenHBand="0" w:firstRowFirstColumn="0" w:firstRowLastColumn="0" w:lastRowFirstColumn="0" w:lastRowLastColumn="0"/>
          <w:trHeight w:val="290"/>
          <w:trPrChange w:id="1143"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144" w:author="Craig Parker" w:date="2024-08-16T13:36:00Z" w16du:dateUtc="2024-08-16T11:36:00Z">
              <w:tcPr>
                <w:tcW w:w="1287" w:type="pct"/>
                <w:shd w:val="clear" w:color="auto" w:fill="FFFFFF" w:themeFill="background1"/>
                <w:noWrap/>
                <w:hideMark/>
              </w:tcPr>
            </w:tcPrChange>
          </w:tcPr>
          <w:p w14:paraId="2ECDB310"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145" w:author="Craig Parker" w:date="2024-08-15T16:14:00Z" w16du:dateUtc="2024-08-15T14:14:00Z">
                  <w:rPr>
                    <w:rFonts w:ascii="Nunito" w:hAnsi="Nunito"/>
                    <w:color w:val="000000"/>
                    <w:lang w:val="en-ZA" w:eastAsia="en-ZA"/>
                  </w:rPr>
                </w:rPrChange>
              </w:rPr>
              <w:pPrChange w:id="1146"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147" w:author="Craig Parker" w:date="2024-08-15T16:14:00Z" w16du:dateUtc="2024-08-15T14:14:00Z">
                  <w:rPr>
                    <w:rFonts w:ascii="Nunito" w:hAnsi="Nunito"/>
                    <w:color w:val="000000"/>
                    <w:lang w:val="en-ZA" w:eastAsia="en-ZA"/>
                  </w:rPr>
                </w:rPrChange>
              </w:rPr>
              <w:t>RP1 De-identified Data</w:t>
            </w:r>
          </w:p>
        </w:tc>
        <w:tc>
          <w:tcPr>
            <w:tcW w:w="3561" w:type="pct"/>
            <w:shd w:val="clear" w:color="auto" w:fill="FFFFFF" w:themeFill="background1"/>
            <w:hideMark/>
            <w:tcPrChange w:id="1148" w:author="Craig Parker" w:date="2024-08-16T13:36:00Z" w16du:dateUtc="2024-08-16T11:36:00Z">
              <w:tcPr>
                <w:tcW w:w="3713" w:type="pct"/>
                <w:gridSpan w:val="2"/>
                <w:shd w:val="clear" w:color="auto" w:fill="FFFFFF" w:themeFill="background1"/>
                <w:hideMark/>
              </w:tcPr>
            </w:tcPrChange>
          </w:tcPr>
          <w:p w14:paraId="245B3F9C"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149" w:author="Craig Parker" w:date="2024-08-15T16:14:00Z" w16du:dateUtc="2024-08-15T14:14:00Z">
                  <w:rPr>
                    <w:rFonts w:ascii="Nunito" w:hAnsi="Nunito"/>
                    <w:color w:val="000000"/>
                    <w:lang w:val="en-ZA" w:eastAsia="en-ZA"/>
                  </w:rPr>
                </w:rPrChange>
              </w:rPr>
              <w:pPrChange w:id="1150"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151" w:author="Craig Parker" w:date="2024-08-15T16:14:00Z" w16du:dateUtc="2024-08-15T14:14:00Z">
                  <w:rPr>
                    <w:rFonts w:ascii="Nunito" w:hAnsi="Nunito"/>
                    <w:color w:val="000000"/>
                    <w:lang w:val="en-ZA" w:eastAsia="en-ZA"/>
                  </w:rPr>
                </w:rPrChange>
              </w:rPr>
              <w:t>Data with the following information deleted</w:t>
            </w:r>
          </w:p>
        </w:tc>
      </w:tr>
      <w:tr w:rsidR="00A91EE1" w:rsidRPr="00691453" w14:paraId="6997195A" w14:textId="77777777" w:rsidTr="007F59C6">
        <w:trPr>
          <w:trHeight w:val="580"/>
          <w:trPrChange w:id="1152"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153" w:author="Craig Parker" w:date="2024-08-16T13:36:00Z" w16du:dateUtc="2024-08-16T11:36:00Z">
              <w:tcPr>
                <w:tcW w:w="0" w:type="pct"/>
                <w:shd w:val="clear" w:color="auto" w:fill="FFFFFF" w:themeFill="background1"/>
                <w:noWrap/>
                <w:hideMark/>
              </w:tcPr>
            </w:tcPrChange>
          </w:tcPr>
          <w:p w14:paraId="40666F46" w14:textId="77777777" w:rsidR="00D0654F" w:rsidRPr="00691453" w:rsidRDefault="00D0654F">
            <w:pPr>
              <w:spacing w:line="276" w:lineRule="auto"/>
              <w:rPr>
                <w:rFonts w:ascii="Nunito" w:hAnsi="Nunito"/>
                <w:color w:val="000000"/>
                <w:sz w:val="20"/>
                <w:szCs w:val="20"/>
                <w:lang w:val="en-ZA" w:eastAsia="en-ZA"/>
                <w:rPrChange w:id="1154" w:author="Craig Parker" w:date="2024-08-15T16:14:00Z" w16du:dateUtc="2024-08-15T14:14:00Z">
                  <w:rPr>
                    <w:rFonts w:ascii="Nunito" w:hAnsi="Nunito"/>
                    <w:color w:val="000000"/>
                    <w:lang w:val="en-ZA" w:eastAsia="en-ZA"/>
                  </w:rPr>
                </w:rPrChange>
              </w:rPr>
              <w:pPrChange w:id="1155" w:author="Craig Parker" w:date="2024-08-15T16:14:00Z" w16du:dateUtc="2024-08-15T14:14:00Z">
                <w:pPr/>
              </w:pPrChange>
            </w:pPr>
            <w:r w:rsidRPr="00691453">
              <w:rPr>
                <w:rFonts w:ascii="Nunito" w:hAnsi="Nunito"/>
                <w:color w:val="000000"/>
                <w:sz w:val="20"/>
                <w:szCs w:val="20"/>
                <w:lang w:val="en-ZA" w:eastAsia="en-ZA"/>
                <w:rPrChange w:id="1156" w:author="Craig Parker" w:date="2024-08-15T16:14:00Z" w16du:dateUtc="2024-08-15T14:14:00Z">
                  <w:rPr>
                    <w:rFonts w:ascii="Nunito" w:hAnsi="Nunito"/>
                    <w:color w:val="000000"/>
                    <w:lang w:val="en-ZA" w:eastAsia="en-ZA"/>
                  </w:rPr>
                </w:rPrChange>
              </w:rPr>
              <w:t>Re-analysis</w:t>
            </w:r>
          </w:p>
        </w:tc>
        <w:tc>
          <w:tcPr>
            <w:tcW w:w="3561" w:type="pct"/>
            <w:shd w:val="clear" w:color="auto" w:fill="FFFFFF" w:themeFill="background1"/>
            <w:hideMark/>
            <w:tcPrChange w:id="1157" w:author="Craig Parker" w:date="2024-08-16T13:36:00Z" w16du:dateUtc="2024-08-16T11:36:00Z">
              <w:tcPr>
                <w:tcW w:w="0" w:type="pct"/>
                <w:gridSpan w:val="2"/>
                <w:shd w:val="clear" w:color="auto" w:fill="FFFFFF" w:themeFill="background1"/>
                <w:hideMark/>
              </w:tcPr>
            </w:tcPrChange>
          </w:tcPr>
          <w:p w14:paraId="34C7A1CE"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158" w:author="Craig Parker" w:date="2024-08-15T16:14:00Z" w16du:dateUtc="2024-08-15T14:14:00Z">
                  <w:rPr>
                    <w:rFonts w:ascii="Nunito" w:hAnsi="Nunito"/>
                    <w:color w:val="000000"/>
                    <w:lang w:val="en-ZA" w:eastAsia="en-ZA"/>
                  </w:rPr>
                </w:rPrChange>
              </w:rPr>
              <w:pPrChange w:id="1159"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160" w:author="Craig Parker" w:date="2024-08-15T16:14:00Z" w16du:dateUtc="2024-08-15T14:14:00Z">
                  <w:rPr>
                    <w:rFonts w:ascii="Nunito" w:hAnsi="Nunito"/>
                    <w:color w:val="000000"/>
                    <w:lang w:val="en-ZA" w:eastAsia="en-ZA"/>
                  </w:rPr>
                </w:rPrChange>
              </w:rPr>
              <w:t>A dynamical model simulation of historical climate evolution continuously nudged by observations to provide an approximate historical representation of the climate system.</w:t>
            </w:r>
          </w:p>
        </w:tc>
      </w:tr>
      <w:tr w:rsidR="00A91EE1" w:rsidRPr="00691453" w14:paraId="02F90356" w14:textId="77777777" w:rsidTr="007F59C6">
        <w:trPr>
          <w:cnfStyle w:val="000000100000" w:firstRow="0" w:lastRow="0" w:firstColumn="0" w:lastColumn="0" w:oddVBand="0" w:evenVBand="0" w:oddHBand="1" w:evenHBand="0" w:firstRowFirstColumn="0" w:firstRowLastColumn="0" w:lastRowFirstColumn="0" w:lastRowLastColumn="0"/>
          <w:trHeight w:val="580"/>
          <w:trPrChange w:id="1161"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162" w:author="Craig Parker" w:date="2024-08-16T13:36:00Z" w16du:dateUtc="2024-08-16T11:36:00Z">
              <w:tcPr>
                <w:tcW w:w="1287" w:type="pct"/>
                <w:shd w:val="clear" w:color="auto" w:fill="FFFFFF" w:themeFill="background1"/>
                <w:noWrap/>
                <w:hideMark/>
              </w:tcPr>
            </w:tcPrChange>
          </w:tcPr>
          <w:p w14:paraId="64B47067"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163" w:author="Craig Parker" w:date="2024-08-15T16:14:00Z" w16du:dateUtc="2024-08-15T14:14:00Z">
                  <w:rPr>
                    <w:rFonts w:ascii="Nunito" w:hAnsi="Nunito"/>
                    <w:color w:val="000000"/>
                    <w:lang w:val="en-ZA" w:eastAsia="en-ZA"/>
                  </w:rPr>
                </w:rPrChange>
              </w:rPr>
              <w:pPrChange w:id="1164"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165" w:author="Craig Parker" w:date="2024-08-15T16:14:00Z" w16du:dateUtc="2024-08-15T14:14:00Z">
                  <w:rPr>
                    <w:rFonts w:ascii="Nunito" w:hAnsi="Nunito"/>
                    <w:color w:val="000000"/>
                    <w:lang w:val="en-ZA" w:eastAsia="en-ZA"/>
                  </w:rPr>
                </w:rPrChange>
              </w:rPr>
              <w:t>Remote Sensing Data</w:t>
            </w:r>
          </w:p>
        </w:tc>
        <w:tc>
          <w:tcPr>
            <w:tcW w:w="3561" w:type="pct"/>
            <w:shd w:val="clear" w:color="auto" w:fill="FFFFFF" w:themeFill="background1"/>
            <w:hideMark/>
            <w:tcPrChange w:id="1166" w:author="Craig Parker" w:date="2024-08-16T13:36:00Z" w16du:dateUtc="2024-08-16T11:36:00Z">
              <w:tcPr>
                <w:tcW w:w="3713" w:type="pct"/>
                <w:gridSpan w:val="2"/>
                <w:shd w:val="clear" w:color="auto" w:fill="FFFFFF" w:themeFill="background1"/>
                <w:hideMark/>
              </w:tcPr>
            </w:tcPrChange>
          </w:tcPr>
          <w:p w14:paraId="79491008"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167" w:author="Craig Parker" w:date="2024-08-15T16:14:00Z" w16du:dateUtc="2024-08-15T14:14:00Z">
                  <w:rPr>
                    <w:rFonts w:ascii="Nunito" w:hAnsi="Nunito"/>
                    <w:color w:val="000000"/>
                    <w:lang w:val="en-ZA" w:eastAsia="en-ZA"/>
                  </w:rPr>
                </w:rPrChange>
              </w:rPr>
              <w:pPrChange w:id="1168"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169" w:author="Craig Parker" w:date="2024-08-15T16:14:00Z" w16du:dateUtc="2024-08-15T14:14:00Z">
                  <w:rPr>
                    <w:rFonts w:ascii="Nunito" w:hAnsi="Nunito"/>
                    <w:color w:val="000000"/>
                    <w:lang w:val="en-ZA" w:eastAsia="en-ZA"/>
                  </w:rPr>
                </w:rPrChange>
              </w:rPr>
              <w:t>Data derived from satellite sensors, including optical imagery and indicators of physical measures like land surface temperature, soil moisture estimates, and vegetation condition.</w:t>
            </w:r>
          </w:p>
        </w:tc>
      </w:tr>
      <w:tr w:rsidR="00A91EE1" w:rsidRPr="00691453" w14:paraId="35FE068A" w14:textId="77777777" w:rsidTr="007F59C6">
        <w:trPr>
          <w:trHeight w:val="290"/>
          <w:trPrChange w:id="1170"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171" w:author="Craig Parker" w:date="2024-08-16T13:36:00Z" w16du:dateUtc="2024-08-16T11:36:00Z">
              <w:tcPr>
                <w:tcW w:w="0" w:type="pct"/>
                <w:shd w:val="clear" w:color="auto" w:fill="FFFFFF" w:themeFill="background1"/>
                <w:noWrap/>
                <w:hideMark/>
              </w:tcPr>
            </w:tcPrChange>
          </w:tcPr>
          <w:p w14:paraId="2601BA9C" w14:textId="77777777" w:rsidR="00D0654F" w:rsidRPr="00691453" w:rsidRDefault="00D0654F">
            <w:pPr>
              <w:spacing w:line="276" w:lineRule="auto"/>
              <w:rPr>
                <w:rFonts w:ascii="Nunito" w:hAnsi="Nunito"/>
                <w:color w:val="000000"/>
                <w:sz w:val="20"/>
                <w:szCs w:val="20"/>
                <w:lang w:val="en-ZA" w:eastAsia="en-ZA"/>
                <w:rPrChange w:id="1172" w:author="Craig Parker" w:date="2024-08-15T16:14:00Z" w16du:dateUtc="2024-08-15T14:14:00Z">
                  <w:rPr>
                    <w:rFonts w:ascii="Nunito" w:hAnsi="Nunito"/>
                    <w:color w:val="000000"/>
                    <w:lang w:val="en-ZA" w:eastAsia="en-ZA"/>
                  </w:rPr>
                </w:rPrChange>
              </w:rPr>
              <w:pPrChange w:id="1173" w:author="Craig Parker" w:date="2024-08-15T16:14:00Z" w16du:dateUtc="2024-08-15T14:14:00Z">
                <w:pPr/>
              </w:pPrChange>
            </w:pPr>
            <w:r w:rsidRPr="00691453">
              <w:rPr>
                <w:rFonts w:ascii="Nunito" w:hAnsi="Nunito"/>
                <w:color w:val="000000"/>
                <w:sz w:val="20"/>
                <w:szCs w:val="20"/>
                <w:lang w:val="en-ZA" w:eastAsia="en-ZA"/>
                <w:rPrChange w:id="1174" w:author="Craig Parker" w:date="2024-08-15T16:14:00Z" w16du:dateUtc="2024-08-15T14:14:00Z">
                  <w:rPr>
                    <w:rFonts w:ascii="Nunito" w:hAnsi="Nunito"/>
                    <w:color w:val="000000"/>
                    <w:lang w:val="en-ZA" w:eastAsia="en-ZA"/>
                  </w:rPr>
                </w:rPrChange>
              </w:rPr>
              <w:t>Research Hubs</w:t>
            </w:r>
          </w:p>
        </w:tc>
        <w:tc>
          <w:tcPr>
            <w:tcW w:w="3561" w:type="pct"/>
            <w:shd w:val="clear" w:color="auto" w:fill="FFFFFF" w:themeFill="background1"/>
            <w:hideMark/>
            <w:tcPrChange w:id="1175" w:author="Craig Parker" w:date="2024-08-16T13:36:00Z" w16du:dateUtc="2024-08-16T11:36:00Z">
              <w:tcPr>
                <w:tcW w:w="0" w:type="pct"/>
                <w:gridSpan w:val="2"/>
                <w:shd w:val="clear" w:color="auto" w:fill="FFFFFF" w:themeFill="background1"/>
                <w:hideMark/>
              </w:tcPr>
            </w:tcPrChange>
          </w:tcPr>
          <w:p w14:paraId="2B60A747"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176" w:author="Craig Parker" w:date="2024-08-15T16:14:00Z" w16du:dateUtc="2024-08-15T14:14:00Z">
                  <w:rPr>
                    <w:rFonts w:ascii="Nunito" w:hAnsi="Nunito"/>
                    <w:color w:val="000000"/>
                    <w:lang w:val="en-ZA" w:eastAsia="en-ZA"/>
                  </w:rPr>
                </w:rPrChange>
              </w:rPr>
              <w:pPrChange w:id="1177"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178" w:author="Craig Parker" w:date="2024-08-15T16:14:00Z" w16du:dateUtc="2024-08-15T14:14:00Z">
                  <w:rPr>
                    <w:rFonts w:ascii="Nunito" w:hAnsi="Nunito"/>
                    <w:color w:val="000000"/>
                    <w:lang w:val="en-ZA" w:eastAsia="en-ZA"/>
                  </w:rPr>
                </w:rPrChange>
              </w:rPr>
              <w:t>Seven NIH DS-I Africa U54 grants that are called Research Hubs and who contribute to and utilize shared data resources.</w:t>
            </w:r>
          </w:p>
        </w:tc>
      </w:tr>
      <w:tr w:rsidR="00A91EE1" w:rsidRPr="00691453" w14:paraId="2CC60AA8" w14:textId="77777777" w:rsidTr="007F59C6">
        <w:trPr>
          <w:cnfStyle w:val="000000100000" w:firstRow="0" w:lastRow="0" w:firstColumn="0" w:lastColumn="0" w:oddVBand="0" w:evenVBand="0" w:oddHBand="1" w:evenHBand="0" w:firstRowFirstColumn="0" w:firstRowLastColumn="0" w:lastRowFirstColumn="0" w:lastRowLastColumn="0"/>
          <w:trHeight w:val="290"/>
          <w:trPrChange w:id="1179"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180" w:author="Craig Parker" w:date="2024-08-16T13:36:00Z" w16du:dateUtc="2024-08-16T11:36:00Z">
              <w:tcPr>
                <w:tcW w:w="1287" w:type="pct"/>
                <w:shd w:val="clear" w:color="auto" w:fill="FFFFFF" w:themeFill="background1"/>
                <w:noWrap/>
                <w:hideMark/>
              </w:tcPr>
            </w:tcPrChange>
          </w:tcPr>
          <w:p w14:paraId="6D4DBB5D"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181" w:author="Craig Parker" w:date="2024-08-15T16:14:00Z" w16du:dateUtc="2024-08-15T14:14:00Z">
                  <w:rPr>
                    <w:rFonts w:ascii="Nunito" w:hAnsi="Nunito"/>
                    <w:color w:val="000000"/>
                    <w:lang w:val="en-ZA" w:eastAsia="en-ZA"/>
                  </w:rPr>
                </w:rPrChange>
              </w:rPr>
              <w:pPrChange w:id="1182"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183" w:author="Craig Parker" w:date="2024-08-15T16:14:00Z" w16du:dateUtc="2024-08-15T14:14:00Z">
                  <w:rPr>
                    <w:rFonts w:ascii="Nunito" w:hAnsi="Nunito"/>
                    <w:color w:val="000000"/>
                    <w:lang w:val="en-ZA" w:eastAsia="en-ZA"/>
                  </w:rPr>
                </w:rPrChange>
              </w:rPr>
              <w:t>Research Project 1 (RP1)</w:t>
            </w:r>
          </w:p>
        </w:tc>
        <w:tc>
          <w:tcPr>
            <w:tcW w:w="3561" w:type="pct"/>
            <w:shd w:val="clear" w:color="auto" w:fill="FFFFFF" w:themeFill="background1"/>
            <w:hideMark/>
            <w:tcPrChange w:id="1184" w:author="Craig Parker" w:date="2024-08-16T13:36:00Z" w16du:dateUtc="2024-08-16T11:36:00Z">
              <w:tcPr>
                <w:tcW w:w="3713" w:type="pct"/>
                <w:gridSpan w:val="2"/>
                <w:shd w:val="clear" w:color="auto" w:fill="FFFFFF" w:themeFill="background1"/>
                <w:hideMark/>
              </w:tcPr>
            </w:tcPrChange>
          </w:tcPr>
          <w:p w14:paraId="5A19D9D1"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185" w:author="Craig Parker" w:date="2024-08-15T16:14:00Z" w16du:dateUtc="2024-08-15T14:14:00Z">
                  <w:rPr>
                    <w:rFonts w:ascii="Nunito" w:hAnsi="Nunito"/>
                    <w:color w:val="000000"/>
                    <w:lang w:val="en-ZA" w:eastAsia="en-ZA"/>
                  </w:rPr>
                </w:rPrChange>
              </w:rPr>
              <w:pPrChange w:id="1186"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187" w:author="Craig Parker" w:date="2024-08-15T16:14:00Z" w16du:dateUtc="2024-08-15T14:14:00Z">
                  <w:rPr>
                    <w:rFonts w:ascii="Nunito" w:hAnsi="Nunito"/>
                    <w:color w:val="000000"/>
                    <w:lang w:val="en-ZA" w:eastAsia="en-ZA"/>
                  </w:rPr>
                </w:rPrChange>
              </w:rPr>
              <w:t xml:space="preserve">The first major research project of the HEÂ²AT </w:t>
            </w:r>
            <w:proofErr w:type="spellStart"/>
            <w:r w:rsidRPr="00691453">
              <w:rPr>
                <w:rFonts w:ascii="Nunito" w:hAnsi="Nunito"/>
                <w:color w:val="000000"/>
                <w:sz w:val="20"/>
                <w:szCs w:val="20"/>
                <w:lang w:val="en-ZA" w:eastAsia="en-ZA"/>
                <w:rPrChange w:id="1188" w:author="Craig Parker" w:date="2024-08-15T16:14:00Z" w16du:dateUtc="2024-08-15T14:14:00Z">
                  <w:rPr>
                    <w:rFonts w:ascii="Nunito" w:hAnsi="Nunito"/>
                    <w:color w:val="000000"/>
                    <w:lang w:val="en-ZA" w:eastAsia="en-ZA"/>
                  </w:rPr>
                </w:rPrChange>
              </w:rPr>
              <w:t>Center</w:t>
            </w:r>
            <w:proofErr w:type="spellEnd"/>
            <w:r w:rsidRPr="00691453">
              <w:rPr>
                <w:rFonts w:ascii="Nunito" w:hAnsi="Nunito"/>
                <w:color w:val="000000"/>
                <w:sz w:val="20"/>
                <w:szCs w:val="20"/>
                <w:lang w:val="en-ZA" w:eastAsia="en-ZA"/>
                <w:rPrChange w:id="1189" w:author="Craig Parker" w:date="2024-08-15T16:14:00Z" w16du:dateUtc="2024-08-15T14:14:00Z">
                  <w:rPr>
                    <w:rFonts w:ascii="Nunito" w:hAnsi="Nunito"/>
                    <w:color w:val="000000"/>
                    <w:lang w:val="en-ZA" w:eastAsia="en-ZA"/>
                  </w:rPr>
                </w:rPrChange>
              </w:rPr>
              <w:t>, focusing on individual participant data meta-analysis of heat-health impacts.</w:t>
            </w:r>
          </w:p>
        </w:tc>
      </w:tr>
      <w:tr w:rsidR="00A91EE1" w:rsidRPr="00691453" w14:paraId="6B89BA31" w14:textId="77777777" w:rsidTr="007F59C6">
        <w:trPr>
          <w:trHeight w:val="290"/>
          <w:trPrChange w:id="1190"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191" w:author="Craig Parker" w:date="2024-08-16T13:36:00Z" w16du:dateUtc="2024-08-16T11:36:00Z">
              <w:tcPr>
                <w:tcW w:w="0" w:type="pct"/>
                <w:shd w:val="clear" w:color="auto" w:fill="FFFFFF" w:themeFill="background1"/>
                <w:noWrap/>
                <w:hideMark/>
              </w:tcPr>
            </w:tcPrChange>
          </w:tcPr>
          <w:p w14:paraId="44939FCE" w14:textId="77777777" w:rsidR="00D0654F" w:rsidRPr="00691453" w:rsidRDefault="00D0654F">
            <w:pPr>
              <w:spacing w:line="276" w:lineRule="auto"/>
              <w:rPr>
                <w:rFonts w:ascii="Nunito" w:hAnsi="Nunito"/>
                <w:color w:val="000000"/>
                <w:sz w:val="20"/>
                <w:szCs w:val="20"/>
                <w:lang w:val="en-ZA" w:eastAsia="en-ZA"/>
                <w:rPrChange w:id="1192" w:author="Craig Parker" w:date="2024-08-15T16:14:00Z" w16du:dateUtc="2024-08-15T14:14:00Z">
                  <w:rPr>
                    <w:rFonts w:ascii="Nunito" w:hAnsi="Nunito"/>
                    <w:color w:val="000000"/>
                    <w:lang w:val="en-ZA" w:eastAsia="en-ZA"/>
                  </w:rPr>
                </w:rPrChange>
              </w:rPr>
              <w:pPrChange w:id="1193" w:author="Craig Parker" w:date="2024-08-15T16:14:00Z" w16du:dateUtc="2024-08-15T14:14:00Z">
                <w:pPr/>
              </w:pPrChange>
            </w:pPr>
            <w:r w:rsidRPr="00691453">
              <w:rPr>
                <w:rFonts w:ascii="Nunito" w:hAnsi="Nunito"/>
                <w:color w:val="000000"/>
                <w:sz w:val="20"/>
                <w:szCs w:val="20"/>
                <w:lang w:val="en-ZA" w:eastAsia="en-ZA"/>
                <w:rPrChange w:id="1194" w:author="Craig Parker" w:date="2024-08-15T16:14:00Z" w16du:dateUtc="2024-08-15T14:14:00Z">
                  <w:rPr>
                    <w:rFonts w:ascii="Nunito" w:hAnsi="Nunito"/>
                    <w:color w:val="000000"/>
                    <w:lang w:val="en-ZA" w:eastAsia="en-ZA"/>
                  </w:rPr>
                </w:rPrChange>
              </w:rPr>
              <w:t>Research Project 2 (RP2)</w:t>
            </w:r>
          </w:p>
        </w:tc>
        <w:tc>
          <w:tcPr>
            <w:tcW w:w="3561" w:type="pct"/>
            <w:shd w:val="clear" w:color="auto" w:fill="FFFFFF" w:themeFill="background1"/>
            <w:hideMark/>
            <w:tcPrChange w:id="1195" w:author="Craig Parker" w:date="2024-08-16T13:36:00Z" w16du:dateUtc="2024-08-16T11:36:00Z">
              <w:tcPr>
                <w:tcW w:w="0" w:type="pct"/>
                <w:gridSpan w:val="2"/>
                <w:shd w:val="clear" w:color="auto" w:fill="FFFFFF" w:themeFill="background1"/>
                <w:hideMark/>
              </w:tcPr>
            </w:tcPrChange>
          </w:tcPr>
          <w:p w14:paraId="6E667454"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196" w:author="Craig Parker" w:date="2024-08-15T16:14:00Z" w16du:dateUtc="2024-08-15T14:14:00Z">
                  <w:rPr>
                    <w:rFonts w:ascii="Nunito" w:hAnsi="Nunito"/>
                    <w:color w:val="000000"/>
                    <w:lang w:val="en-ZA" w:eastAsia="en-ZA"/>
                  </w:rPr>
                </w:rPrChange>
              </w:rPr>
              <w:pPrChange w:id="1197"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198" w:author="Craig Parker" w:date="2024-08-15T16:14:00Z" w16du:dateUtc="2024-08-15T14:14:00Z">
                  <w:rPr>
                    <w:rFonts w:ascii="Nunito" w:hAnsi="Nunito"/>
                    <w:color w:val="000000"/>
                    <w:lang w:val="en-ZA" w:eastAsia="en-ZA"/>
                  </w:rPr>
                </w:rPrChange>
              </w:rPr>
              <w:t xml:space="preserve">The second major research project of the HEÂ²AT </w:t>
            </w:r>
            <w:proofErr w:type="spellStart"/>
            <w:r w:rsidRPr="00691453">
              <w:rPr>
                <w:rFonts w:ascii="Nunito" w:hAnsi="Nunito"/>
                <w:color w:val="000000"/>
                <w:sz w:val="20"/>
                <w:szCs w:val="20"/>
                <w:lang w:val="en-ZA" w:eastAsia="en-ZA"/>
                <w:rPrChange w:id="1199" w:author="Craig Parker" w:date="2024-08-15T16:14:00Z" w16du:dateUtc="2024-08-15T14:14:00Z">
                  <w:rPr>
                    <w:rFonts w:ascii="Nunito" w:hAnsi="Nunito"/>
                    <w:color w:val="000000"/>
                    <w:lang w:val="en-ZA" w:eastAsia="en-ZA"/>
                  </w:rPr>
                </w:rPrChange>
              </w:rPr>
              <w:t>Center</w:t>
            </w:r>
            <w:proofErr w:type="spellEnd"/>
            <w:r w:rsidRPr="00691453">
              <w:rPr>
                <w:rFonts w:ascii="Nunito" w:hAnsi="Nunito"/>
                <w:color w:val="000000"/>
                <w:sz w:val="20"/>
                <w:szCs w:val="20"/>
                <w:lang w:val="en-ZA" w:eastAsia="en-ZA"/>
                <w:rPrChange w:id="1200" w:author="Craig Parker" w:date="2024-08-15T16:14:00Z" w16du:dateUtc="2024-08-15T14:14:00Z">
                  <w:rPr>
                    <w:rFonts w:ascii="Nunito" w:hAnsi="Nunito"/>
                    <w:color w:val="000000"/>
                    <w:lang w:val="en-ZA" w:eastAsia="en-ZA"/>
                  </w:rPr>
                </w:rPrChange>
              </w:rPr>
              <w:t>, focusing on urban heat vulnerability and early warning systems.</w:t>
            </w:r>
          </w:p>
        </w:tc>
      </w:tr>
      <w:tr w:rsidR="00A91EE1" w:rsidRPr="00691453" w14:paraId="78524FA4" w14:textId="77777777" w:rsidTr="007F59C6">
        <w:trPr>
          <w:cnfStyle w:val="000000100000" w:firstRow="0" w:lastRow="0" w:firstColumn="0" w:lastColumn="0" w:oddVBand="0" w:evenVBand="0" w:oddHBand="1" w:evenHBand="0" w:firstRowFirstColumn="0" w:firstRowLastColumn="0" w:lastRowFirstColumn="0" w:lastRowLastColumn="0"/>
          <w:trHeight w:val="580"/>
          <w:trPrChange w:id="1201"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202" w:author="Craig Parker" w:date="2024-08-16T13:36:00Z" w16du:dateUtc="2024-08-16T11:36:00Z">
              <w:tcPr>
                <w:tcW w:w="1287" w:type="pct"/>
                <w:shd w:val="clear" w:color="auto" w:fill="FFFFFF" w:themeFill="background1"/>
                <w:noWrap/>
                <w:hideMark/>
              </w:tcPr>
            </w:tcPrChange>
          </w:tcPr>
          <w:p w14:paraId="1DB8D76C"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203" w:author="Craig Parker" w:date="2024-08-15T16:14:00Z" w16du:dateUtc="2024-08-15T14:14:00Z">
                  <w:rPr>
                    <w:rFonts w:ascii="Nunito" w:hAnsi="Nunito"/>
                    <w:color w:val="000000"/>
                    <w:lang w:val="en-ZA" w:eastAsia="en-ZA"/>
                  </w:rPr>
                </w:rPrChange>
              </w:rPr>
              <w:pPrChange w:id="1204"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205" w:author="Craig Parker" w:date="2024-08-15T16:14:00Z" w16du:dateUtc="2024-08-15T14:14:00Z">
                  <w:rPr>
                    <w:rFonts w:ascii="Nunito" w:hAnsi="Nunito"/>
                    <w:color w:val="000000"/>
                    <w:lang w:val="en-ZA" w:eastAsia="en-ZA"/>
                  </w:rPr>
                </w:rPrChange>
              </w:rPr>
              <w:t>Responsible Party</w:t>
            </w:r>
          </w:p>
        </w:tc>
        <w:tc>
          <w:tcPr>
            <w:tcW w:w="3561" w:type="pct"/>
            <w:shd w:val="clear" w:color="auto" w:fill="FFFFFF" w:themeFill="background1"/>
            <w:hideMark/>
            <w:tcPrChange w:id="1206" w:author="Craig Parker" w:date="2024-08-16T13:36:00Z" w16du:dateUtc="2024-08-16T11:36:00Z">
              <w:tcPr>
                <w:tcW w:w="3713" w:type="pct"/>
                <w:gridSpan w:val="2"/>
                <w:shd w:val="clear" w:color="auto" w:fill="FFFFFF" w:themeFill="background1"/>
                <w:hideMark/>
              </w:tcPr>
            </w:tcPrChange>
          </w:tcPr>
          <w:p w14:paraId="572D1A2F"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207" w:author="Craig Parker" w:date="2024-08-15T16:14:00Z" w16du:dateUtc="2024-08-15T14:14:00Z">
                  <w:rPr>
                    <w:rFonts w:ascii="Nunito" w:hAnsi="Nunito"/>
                    <w:color w:val="000000"/>
                    <w:lang w:val="en-ZA" w:eastAsia="en-ZA"/>
                  </w:rPr>
                </w:rPrChange>
              </w:rPr>
              <w:pPrChange w:id="1208"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209" w:author="Craig Parker" w:date="2024-08-15T16:14:00Z" w16du:dateUtc="2024-08-15T14:14:00Z">
                  <w:rPr>
                    <w:rFonts w:ascii="Nunito" w:hAnsi="Nunito"/>
                    <w:color w:val="000000"/>
                    <w:lang w:val="en-ZA" w:eastAsia="en-ZA"/>
                  </w:rPr>
                </w:rPrChange>
              </w:rPr>
              <w:t>A public or private body or any other person which alone or in conjunction with others determines the purpose of and means for Processing Personal Data.</w:t>
            </w:r>
          </w:p>
        </w:tc>
      </w:tr>
      <w:tr w:rsidR="00A91EE1" w:rsidRPr="00691453" w14:paraId="5EA63A5F" w14:textId="77777777" w:rsidTr="007F59C6">
        <w:trPr>
          <w:trHeight w:val="290"/>
          <w:trPrChange w:id="1210"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211" w:author="Craig Parker" w:date="2024-08-16T13:36:00Z" w16du:dateUtc="2024-08-16T11:36:00Z">
              <w:tcPr>
                <w:tcW w:w="0" w:type="pct"/>
                <w:shd w:val="clear" w:color="auto" w:fill="FFFFFF" w:themeFill="background1"/>
                <w:noWrap/>
                <w:hideMark/>
              </w:tcPr>
            </w:tcPrChange>
          </w:tcPr>
          <w:p w14:paraId="08C64D3A" w14:textId="77777777" w:rsidR="00D0654F" w:rsidRPr="00691453" w:rsidRDefault="00D0654F">
            <w:pPr>
              <w:spacing w:line="276" w:lineRule="auto"/>
              <w:rPr>
                <w:rFonts w:ascii="Nunito" w:hAnsi="Nunito"/>
                <w:color w:val="000000"/>
                <w:sz w:val="20"/>
                <w:szCs w:val="20"/>
                <w:lang w:val="en-ZA" w:eastAsia="en-ZA"/>
                <w:rPrChange w:id="1212" w:author="Craig Parker" w:date="2024-08-15T16:14:00Z" w16du:dateUtc="2024-08-15T14:14:00Z">
                  <w:rPr>
                    <w:rFonts w:ascii="Nunito" w:hAnsi="Nunito"/>
                    <w:color w:val="000000"/>
                    <w:lang w:val="en-ZA" w:eastAsia="en-ZA"/>
                  </w:rPr>
                </w:rPrChange>
              </w:rPr>
              <w:pPrChange w:id="1213" w:author="Craig Parker" w:date="2024-08-15T16:14:00Z" w16du:dateUtc="2024-08-15T14:14:00Z">
                <w:pPr/>
              </w:pPrChange>
            </w:pPr>
            <w:r w:rsidRPr="00691453">
              <w:rPr>
                <w:rFonts w:ascii="Nunito" w:hAnsi="Nunito"/>
                <w:color w:val="000000"/>
                <w:sz w:val="20"/>
                <w:szCs w:val="20"/>
                <w:lang w:val="en-ZA" w:eastAsia="en-ZA"/>
                <w:rPrChange w:id="1214" w:author="Craig Parker" w:date="2024-08-15T16:14:00Z" w16du:dateUtc="2024-08-15T14:14:00Z">
                  <w:rPr>
                    <w:rFonts w:ascii="Nunito" w:hAnsi="Nunito"/>
                    <w:color w:val="000000"/>
                    <w:lang w:val="en-ZA" w:eastAsia="en-ZA"/>
                  </w:rPr>
                </w:rPrChange>
              </w:rPr>
              <w:t>Sensitive data</w:t>
            </w:r>
          </w:p>
        </w:tc>
        <w:tc>
          <w:tcPr>
            <w:tcW w:w="3561" w:type="pct"/>
            <w:shd w:val="clear" w:color="auto" w:fill="FFFFFF" w:themeFill="background1"/>
            <w:hideMark/>
            <w:tcPrChange w:id="1215" w:author="Craig Parker" w:date="2024-08-16T13:36:00Z" w16du:dateUtc="2024-08-16T11:36:00Z">
              <w:tcPr>
                <w:tcW w:w="0" w:type="pct"/>
                <w:gridSpan w:val="2"/>
                <w:shd w:val="clear" w:color="auto" w:fill="FFFFFF" w:themeFill="background1"/>
                <w:hideMark/>
              </w:tcPr>
            </w:tcPrChange>
          </w:tcPr>
          <w:p w14:paraId="3A8D6D48"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216" w:author="Craig Parker" w:date="2024-08-15T16:14:00Z" w16du:dateUtc="2024-08-15T14:14:00Z">
                  <w:rPr>
                    <w:rFonts w:ascii="Nunito" w:hAnsi="Nunito"/>
                    <w:color w:val="000000"/>
                    <w:lang w:val="en-ZA" w:eastAsia="en-ZA"/>
                  </w:rPr>
                </w:rPrChange>
              </w:rPr>
              <w:pPrChange w:id="1217"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218" w:author="Craig Parker" w:date="2024-08-15T16:14:00Z" w16du:dateUtc="2024-08-15T14:14:00Z">
                  <w:rPr>
                    <w:rFonts w:ascii="Nunito" w:hAnsi="Nunito"/>
                    <w:color w:val="000000"/>
                    <w:lang w:val="en-ZA" w:eastAsia="en-ZA"/>
                  </w:rPr>
                </w:rPrChange>
              </w:rPr>
              <w:t>Data that pertains to an individual's personal information, health, finances, occupation, etc.</w:t>
            </w:r>
          </w:p>
        </w:tc>
      </w:tr>
      <w:tr w:rsidR="00A91EE1" w:rsidRPr="00691453" w14:paraId="55D1AD7C" w14:textId="77777777" w:rsidTr="007F59C6">
        <w:trPr>
          <w:cnfStyle w:val="000000100000" w:firstRow="0" w:lastRow="0" w:firstColumn="0" w:lastColumn="0" w:oddVBand="0" w:evenVBand="0" w:oddHBand="1" w:evenHBand="0" w:firstRowFirstColumn="0" w:firstRowLastColumn="0" w:lastRowFirstColumn="0" w:lastRowLastColumn="0"/>
          <w:trHeight w:val="290"/>
          <w:trPrChange w:id="1219"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220" w:author="Craig Parker" w:date="2024-08-16T13:36:00Z" w16du:dateUtc="2024-08-16T11:36:00Z">
              <w:tcPr>
                <w:tcW w:w="1287" w:type="pct"/>
                <w:shd w:val="clear" w:color="auto" w:fill="FFFFFF" w:themeFill="background1"/>
                <w:noWrap/>
                <w:hideMark/>
              </w:tcPr>
            </w:tcPrChange>
          </w:tcPr>
          <w:p w14:paraId="2A1A38D6"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221" w:author="Craig Parker" w:date="2024-08-15T16:14:00Z" w16du:dateUtc="2024-08-15T14:14:00Z">
                  <w:rPr>
                    <w:rFonts w:ascii="Nunito" w:hAnsi="Nunito"/>
                    <w:color w:val="000000"/>
                    <w:lang w:val="en-ZA" w:eastAsia="en-ZA"/>
                  </w:rPr>
                </w:rPrChange>
              </w:rPr>
              <w:pPrChange w:id="1222"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223" w:author="Craig Parker" w:date="2024-08-15T16:14:00Z" w16du:dateUtc="2024-08-15T14:14:00Z">
                  <w:rPr>
                    <w:rFonts w:ascii="Nunito" w:hAnsi="Nunito"/>
                    <w:color w:val="000000"/>
                    <w:lang w:val="en-ZA" w:eastAsia="en-ZA"/>
                  </w:rPr>
                </w:rPrChange>
              </w:rPr>
              <w:t>Shuttle Radar Topography Mission (SRTM)</w:t>
            </w:r>
          </w:p>
        </w:tc>
        <w:tc>
          <w:tcPr>
            <w:tcW w:w="3561" w:type="pct"/>
            <w:shd w:val="clear" w:color="auto" w:fill="FFFFFF" w:themeFill="background1"/>
            <w:hideMark/>
            <w:tcPrChange w:id="1224" w:author="Craig Parker" w:date="2024-08-16T13:36:00Z" w16du:dateUtc="2024-08-16T11:36:00Z">
              <w:tcPr>
                <w:tcW w:w="3713" w:type="pct"/>
                <w:gridSpan w:val="2"/>
                <w:shd w:val="clear" w:color="auto" w:fill="FFFFFF" w:themeFill="background1"/>
                <w:hideMark/>
              </w:tcPr>
            </w:tcPrChange>
          </w:tcPr>
          <w:p w14:paraId="4B0339EA"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225" w:author="Craig Parker" w:date="2024-08-15T16:14:00Z" w16du:dateUtc="2024-08-15T14:14:00Z">
                  <w:rPr>
                    <w:rFonts w:ascii="Nunito" w:hAnsi="Nunito"/>
                    <w:color w:val="000000"/>
                    <w:lang w:val="en-ZA" w:eastAsia="en-ZA"/>
                  </w:rPr>
                </w:rPrChange>
              </w:rPr>
              <w:pPrChange w:id="1226"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227" w:author="Craig Parker" w:date="2024-08-15T16:14:00Z" w16du:dateUtc="2024-08-15T14:14:00Z">
                  <w:rPr>
                    <w:rFonts w:ascii="Nunito" w:hAnsi="Nunito"/>
                    <w:color w:val="000000"/>
                    <w:lang w:val="en-ZA" w:eastAsia="en-ZA"/>
                  </w:rPr>
                </w:rPrChange>
              </w:rPr>
              <w:t>A mission that obtained elevation data for most of the Earth using radar interferometry.</w:t>
            </w:r>
          </w:p>
        </w:tc>
      </w:tr>
      <w:tr w:rsidR="00A91EE1" w:rsidRPr="00691453" w14:paraId="0C42E7BF" w14:textId="77777777" w:rsidTr="007F59C6">
        <w:trPr>
          <w:trHeight w:val="580"/>
          <w:trPrChange w:id="1228" w:author="Craig Parker" w:date="2024-08-16T13:36:00Z" w16du:dateUtc="2024-08-16T11:36:00Z">
            <w:trPr>
              <w:trHeight w:val="58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229" w:author="Craig Parker" w:date="2024-08-16T13:36:00Z" w16du:dateUtc="2024-08-16T11:36:00Z">
              <w:tcPr>
                <w:tcW w:w="0" w:type="pct"/>
                <w:shd w:val="clear" w:color="auto" w:fill="FFFFFF" w:themeFill="background1"/>
                <w:noWrap/>
                <w:hideMark/>
              </w:tcPr>
            </w:tcPrChange>
          </w:tcPr>
          <w:p w14:paraId="67F941F7" w14:textId="77777777" w:rsidR="00D0654F" w:rsidRPr="00691453" w:rsidRDefault="00D0654F">
            <w:pPr>
              <w:spacing w:line="276" w:lineRule="auto"/>
              <w:rPr>
                <w:rFonts w:ascii="Nunito" w:hAnsi="Nunito"/>
                <w:color w:val="000000"/>
                <w:sz w:val="20"/>
                <w:szCs w:val="20"/>
                <w:lang w:val="en-ZA" w:eastAsia="en-ZA"/>
                <w:rPrChange w:id="1230" w:author="Craig Parker" w:date="2024-08-15T16:14:00Z" w16du:dateUtc="2024-08-15T14:14:00Z">
                  <w:rPr>
                    <w:rFonts w:ascii="Nunito" w:hAnsi="Nunito"/>
                    <w:color w:val="000000"/>
                    <w:lang w:val="en-ZA" w:eastAsia="en-ZA"/>
                  </w:rPr>
                </w:rPrChange>
              </w:rPr>
              <w:pPrChange w:id="1231" w:author="Craig Parker" w:date="2024-08-15T16:14:00Z" w16du:dateUtc="2024-08-15T14:14:00Z">
                <w:pPr/>
              </w:pPrChange>
            </w:pPr>
            <w:r w:rsidRPr="00691453">
              <w:rPr>
                <w:rFonts w:ascii="Nunito" w:hAnsi="Nunito"/>
                <w:color w:val="000000"/>
                <w:sz w:val="20"/>
                <w:szCs w:val="20"/>
                <w:lang w:val="en-ZA" w:eastAsia="en-ZA"/>
                <w:rPrChange w:id="1232" w:author="Craig Parker" w:date="2024-08-15T16:14:00Z" w16du:dateUtc="2024-08-15T14:14:00Z">
                  <w:rPr>
                    <w:rFonts w:ascii="Nunito" w:hAnsi="Nunito"/>
                    <w:color w:val="000000"/>
                    <w:lang w:val="en-ZA" w:eastAsia="en-ZA"/>
                  </w:rPr>
                </w:rPrChange>
              </w:rPr>
              <w:t>Social Media Data</w:t>
            </w:r>
          </w:p>
        </w:tc>
        <w:tc>
          <w:tcPr>
            <w:tcW w:w="3561" w:type="pct"/>
            <w:shd w:val="clear" w:color="auto" w:fill="FFFFFF" w:themeFill="background1"/>
            <w:hideMark/>
            <w:tcPrChange w:id="1233" w:author="Craig Parker" w:date="2024-08-16T13:36:00Z" w16du:dateUtc="2024-08-16T11:36:00Z">
              <w:tcPr>
                <w:tcW w:w="0" w:type="pct"/>
                <w:gridSpan w:val="2"/>
                <w:shd w:val="clear" w:color="auto" w:fill="FFFFFF" w:themeFill="background1"/>
                <w:hideMark/>
              </w:tcPr>
            </w:tcPrChange>
          </w:tcPr>
          <w:p w14:paraId="60648B5A"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234" w:author="Craig Parker" w:date="2024-08-15T16:14:00Z" w16du:dateUtc="2024-08-15T14:14:00Z">
                  <w:rPr>
                    <w:rFonts w:ascii="Nunito" w:hAnsi="Nunito"/>
                    <w:color w:val="000000"/>
                    <w:lang w:val="en-ZA" w:eastAsia="en-ZA"/>
                  </w:rPr>
                </w:rPrChange>
              </w:rPr>
              <w:pPrChange w:id="1235"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236" w:author="Craig Parker" w:date="2024-08-15T16:14:00Z" w16du:dateUtc="2024-08-15T14:14:00Z">
                  <w:rPr>
                    <w:rFonts w:ascii="Nunito" w:hAnsi="Nunito"/>
                    <w:color w:val="000000"/>
                    <w:lang w:val="en-ZA" w:eastAsia="en-ZA"/>
                  </w:rPr>
                </w:rPrChange>
              </w:rPr>
              <w:t>Data representing activity on social media platforms, initially Twitter, and includes data like Google Search trends and Facebook mobility data. Used for analysing public perceptions.</w:t>
            </w:r>
          </w:p>
        </w:tc>
      </w:tr>
      <w:tr w:rsidR="00A91EE1" w:rsidRPr="00691453" w14:paraId="57A9908C" w14:textId="77777777" w:rsidTr="007F59C6">
        <w:trPr>
          <w:cnfStyle w:val="000000100000" w:firstRow="0" w:lastRow="0" w:firstColumn="0" w:lastColumn="0" w:oddVBand="0" w:evenVBand="0" w:oddHBand="1" w:evenHBand="0" w:firstRowFirstColumn="0" w:firstRowLastColumn="0" w:lastRowFirstColumn="0" w:lastRowLastColumn="0"/>
          <w:trHeight w:val="290"/>
          <w:trPrChange w:id="1237"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238" w:author="Craig Parker" w:date="2024-08-16T13:36:00Z" w16du:dateUtc="2024-08-16T11:36:00Z">
              <w:tcPr>
                <w:tcW w:w="1287" w:type="pct"/>
                <w:shd w:val="clear" w:color="auto" w:fill="FFFFFF" w:themeFill="background1"/>
                <w:noWrap/>
                <w:hideMark/>
              </w:tcPr>
            </w:tcPrChange>
          </w:tcPr>
          <w:p w14:paraId="7DC13B03"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239" w:author="Craig Parker" w:date="2024-08-15T16:14:00Z" w16du:dateUtc="2024-08-15T14:14:00Z">
                  <w:rPr>
                    <w:rFonts w:ascii="Nunito" w:hAnsi="Nunito"/>
                    <w:color w:val="000000"/>
                    <w:lang w:val="en-ZA" w:eastAsia="en-ZA"/>
                  </w:rPr>
                </w:rPrChange>
              </w:rPr>
              <w:pPrChange w:id="1240"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241" w:author="Craig Parker" w:date="2024-08-15T16:14:00Z" w16du:dateUtc="2024-08-15T14:14:00Z">
                  <w:rPr>
                    <w:rFonts w:ascii="Nunito" w:hAnsi="Nunito"/>
                    <w:color w:val="000000"/>
                    <w:lang w:val="en-ZA" w:eastAsia="en-ZA"/>
                  </w:rPr>
                </w:rPrChange>
              </w:rPr>
              <w:t>Training and Engagement Core (TEC)</w:t>
            </w:r>
          </w:p>
        </w:tc>
        <w:tc>
          <w:tcPr>
            <w:tcW w:w="3561" w:type="pct"/>
            <w:shd w:val="clear" w:color="auto" w:fill="FFFFFF" w:themeFill="background1"/>
            <w:hideMark/>
            <w:tcPrChange w:id="1242" w:author="Craig Parker" w:date="2024-08-16T13:36:00Z" w16du:dateUtc="2024-08-16T11:36:00Z">
              <w:tcPr>
                <w:tcW w:w="3713" w:type="pct"/>
                <w:gridSpan w:val="2"/>
                <w:shd w:val="clear" w:color="auto" w:fill="FFFFFF" w:themeFill="background1"/>
                <w:hideMark/>
              </w:tcPr>
            </w:tcPrChange>
          </w:tcPr>
          <w:p w14:paraId="7901DDDE"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243" w:author="Craig Parker" w:date="2024-08-15T16:14:00Z" w16du:dateUtc="2024-08-15T14:14:00Z">
                  <w:rPr>
                    <w:rFonts w:ascii="Nunito" w:hAnsi="Nunito"/>
                    <w:color w:val="000000"/>
                    <w:lang w:val="en-ZA" w:eastAsia="en-ZA"/>
                  </w:rPr>
                </w:rPrChange>
              </w:rPr>
              <w:pPrChange w:id="1244"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245" w:author="Craig Parker" w:date="2024-08-15T16:14:00Z" w16du:dateUtc="2024-08-15T14:14:00Z">
                  <w:rPr>
                    <w:rFonts w:ascii="Nunito" w:hAnsi="Nunito"/>
                    <w:color w:val="000000"/>
                    <w:lang w:val="en-ZA" w:eastAsia="en-ZA"/>
                  </w:rPr>
                </w:rPrChange>
              </w:rPr>
              <w:t xml:space="preserve">The core component of the HEÂ²AT </w:t>
            </w:r>
            <w:proofErr w:type="spellStart"/>
            <w:r w:rsidRPr="00691453">
              <w:rPr>
                <w:rFonts w:ascii="Nunito" w:hAnsi="Nunito"/>
                <w:color w:val="000000"/>
                <w:sz w:val="20"/>
                <w:szCs w:val="20"/>
                <w:lang w:val="en-ZA" w:eastAsia="en-ZA"/>
                <w:rPrChange w:id="1246" w:author="Craig Parker" w:date="2024-08-15T16:14:00Z" w16du:dateUtc="2024-08-15T14:14:00Z">
                  <w:rPr>
                    <w:rFonts w:ascii="Nunito" w:hAnsi="Nunito"/>
                    <w:color w:val="000000"/>
                    <w:lang w:val="en-ZA" w:eastAsia="en-ZA"/>
                  </w:rPr>
                </w:rPrChange>
              </w:rPr>
              <w:t>Center</w:t>
            </w:r>
            <w:proofErr w:type="spellEnd"/>
            <w:r w:rsidRPr="00691453">
              <w:rPr>
                <w:rFonts w:ascii="Nunito" w:hAnsi="Nunito"/>
                <w:color w:val="000000"/>
                <w:sz w:val="20"/>
                <w:szCs w:val="20"/>
                <w:lang w:val="en-ZA" w:eastAsia="en-ZA"/>
                <w:rPrChange w:id="1247" w:author="Craig Parker" w:date="2024-08-15T16:14:00Z" w16du:dateUtc="2024-08-15T14:14:00Z">
                  <w:rPr>
                    <w:rFonts w:ascii="Nunito" w:hAnsi="Nunito"/>
                    <w:color w:val="000000"/>
                    <w:lang w:val="en-ZA" w:eastAsia="en-ZA"/>
                  </w:rPr>
                </w:rPrChange>
              </w:rPr>
              <w:t xml:space="preserve"> responsible for training and capacity-building activities.</w:t>
            </w:r>
          </w:p>
        </w:tc>
      </w:tr>
      <w:tr w:rsidR="00A91EE1" w:rsidRPr="00691453" w14:paraId="0AFF020D" w14:textId="77777777" w:rsidTr="007F59C6">
        <w:trPr>
          <w:trHeight w:val="290"/>
          <w:trPrChange w:id="1248"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249" w:author="Craig Parker" w:date="2024-08-16T13:36:00Z" w16du:dateUtc="2024-08-16T11:36:00Z">
              <w:tcPr>
                <w:tcW w:w="0" w:type="pct"/>
                <w:shd w:val="clear" w:color="auto" w:fill="FFFFFF" w:themeFill="background1"/>
                <w:noWrap/>
                <w:hideMark/>
              </w:tcPr>
            </w:tcPrChange>
          </w:tcPr>
          <w:p w14:paraId="1F1B314A" w14:textId="77777777" w:rsidR="00D0654F" w:rsidRPr="00691453" w:rsidRDefault="00D0654F">
            <w:pPr>
              <w:spacing w:line="276" w:lineRule="auto"/>
              <w:rPr>
                <w:rFonts w:ascii="Nunito" w:hAnsi="Nunito"/>
                <w:color w:val="000000"/>
                <w:sz w:val="20"/>
                <w:szCs w:val="20"/>
                <w:lang w:val="en-ZA" w:eastAsia="en-ZA"/>
                <w:rPrChange w:id="1250" w:author="Craig Parker" w:date="2024-08-15T16:14:00Z" w16du:dateUtc="2024-08-15T14:14:00Z">
                  <w:rPr>
                    <w:rFonts w:ascii="Nunito" w:hAnsi="Nunito"/>
                    <w:color w:val="000000"/>
                    <w:lang w:val="en-ZA" w:eastAsia="en-ZA"/>
                  </w:rPr>
                </w:rPrChange>
              </w:rPr>
              <w:pPrChange w:id="1251" w:author="Craig Parker" w:date="2024-08-15T16:14:00Z" w16du:dateUtc="2024-08-15T14:14:00Z">
                <w:pPr/>
              </w:pPrChange>
            </w:pPr>
            <w:r w:rsidRPr="00691453">
              <w:rPr>
                <w:rFonts w:ascii="Nunito" w:hAnsi="Nunito"/>
                <w:color w:val="000000"/>
                <w:sz w:val="20"/>
                <w:szCs w:val="20"/>
                <w:lang w:val="en-ZA" w:eastAsia="en-ZA"/>
                <w:rPrChange w:id="1252" w:author="Craig Parker" w:date="2024-08-15T16:14:00Z" w16du:dateUtc="2024-08-15T14:14:00Z">
                  <w:rPr>
                    <w:rFonts w:ascii="Nunito" w:hAnsi="Nunito"/>
                    <w:color w:val="000000"/>
                    <w:lang w:val="en-ZA" w:eastAsia="en-ZA"/>
                  </w:rPr>
                </w:rPrChange>
              </w:rPr>
              <w:t>Transport Layer Security (TLS)</w:t>
            </w:r>
          </w:p>
        </w:tc>
        <w:tc>
          <w:tcPr>
            <w:tcW w:w="3561" w:type="pct"/>
            <w:shd w:val="clear" w:color="auto" w:fill="FFFFFF" w:themeFill="background1"/>
            <w:hideMark/>
            <w:tcPrChange w:id="1253" w:author="Craig Parker" w:date="2024-08-16T13:36:00Z" w16du:dateUtc="2024-08-16T11:36:00Z">
              <w:tcPr>
                <w:tcW w:w="0" w:type="pct"/>
                <w:gridSpan w:val="2"/>
                <w:shd w:val="clear" w:color="auto" w:fill="FFFFFF" w:themeFill="background1"/>
                <w:hideMark/>
              </w:tcPr>
            </w:tcPrChange>
          </w:tcPr>
          <w:p w14:paraId="713EA2F8"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254" w:author="Craig Parker" w:date="2024-08-15T16:14:00Z" w16du:dateUtc="2024-08-15T14:14:00Z">
                  <w:rPr>
                    <w:rFonts w:ascii="Nunito" w:hAnsi="Nunito"/>
                    <w:color w:val="000000"/>
                    <w:lang w:val="en-ZA" w:eastAsia="en-ZA"/>
                  </w:rPr>
                </w:rPrChange>
              </w:rPr>
              <w:pPrChange w:id="1255"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256" w:author="Craig Parker" w:date="2024-08-15T16:14:00Z" w16du:dateUtc="2024-08-15T14:14:00Z">
                  <w:rPr>
                    <w:rFonts w:ascii="Nunito" w:hAnsi="Nunito"/>
                    <w:color w:val="000000"/>
                    <w:lang w:val="en-ZA" w:eastAsia="en-ZA"/>
                  </w:rPr>
                </w:rPrChange>
              </w:rPr>
              <w:t>A cryptographic protocol designed to provide secure communication over a computer network.</w:t>
            </w:r>
          </w:p>
        </w:tc>
      </w:tr>
      <w:tr w:rsidR="00A91EE1" w:rsidRPr="00691453" w14:paraId="6E7CB4E4" w14:textId="77777777" w:rsidTr="007F59C6">
        <w:trPr>
          <w:cnfStyle w:val="000000100000" w:firstRow="0" w:lastRow="0" w:firstColumn="0" w:lastColumn="0" w:oddVBand="0" w:evenVBand="0" w:oddHBand="1" w:evenHBand="0" w:firstRowFirstColumn="0" w:firstRowLastColumn="0" w:lastRowFirstColumn="0" w:lastRowLastColumn="0"/>
          <w:trHeight w:val="290"/>
          <w:trPrChange w:id="1257"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258" w:author="Craig Parker" w:date="2024-08-16T13:36:00Z" w16du:dateUtc="2024-08-16T11:36:00Z">
              <w:tcPr>
                <w:tcW w:w="1287" w:type="pct"/>
                <w:shd w:val="clear" w:color="auto" w:fill="FFFFFF" w:themeFill="background1"/>
                <w:noWrap/>
                <w:hideMark/>
              </w:tcPr>
            </w:tcPrChange>
          </w:tcPr>
          <w:p w14:paraId="73FE6D3C"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259" w:author="Craig Parker" w:date="2024-08-15T16:14:00Z" w16du:dateUtc="2024-08-15T14:14:00Z">
                  <w:rPr>
                    <w:rFonts w:ascii="Nunito" w:hAnsi="Nunito"/>
                    <w:color w:val="000000"/>
                    <w:lang w:val="en-ZA" w:eastAsia="en-ZA"/>
                  </w:rPr>
                </w:rPrChange>
              </w:rPr>
              <w:pPrChange w:id="1260"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261" w:author="Craig Parker" w:date="2024-08-15T16:14:00Z" w16du:dateUtc="2024-08-15T14:14:00Z">
                  <w:rPr>
                    <w:rFonts w:ascii="Nunito" w:hAnsi="Nunito"/>
                    <w:color w:val="000000"/>
                    <w:lang w:val="en-ZA" w:eastAsia="en-ZA"/>
                  </w:rPr>
                </w:rPrChange>
              </w:rPr>
              <w:t>US National Institute of Health (NIH)</w:t>
            </w:r>
          </w:p>
        </w:tc>
        <w:tc>
          <w:tcPr>
            <w:tcW w:w="3561" w:type="pct"/>
            <w:shd w:val="clear" w:color="auto" w:fill="FFFFFF" w:themeFill="background1"/>
            <w:hideMark/>
            <w:tcPrChange w:id="1262" w:author="Craig Parker" w:date="2024-08-16T13:36:00Z" w16du:dateUtc="2024-08-16T11:36:00Z">
              <w:tcPr>
                <w:tcW w:w="3713" w:type="pct"/>
                <w:gridSpan w:val="2"/>
                <w:shd w:val="clear" w:color="auto" w:fill="FFFFFF" w:themeFill="background1"/>
                <w:hideMark/>
              </w:tcPr>
            </w:tcPrChange>
          </w:tcPr>
          <w:p w14:paraId="02B17FB3"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263" w:author="Craig Parker" w:date="2024-08-15T16:14:00Z" w16du:dateUtc="2024-08-15T14:14:00Z">
                  <w:rPr>
                    <w:rFonts w:ascii="Nunito" w:hAnsi="Nunito"/>
                    <w:color w:val="000000"/>
                    <w:lang w:val="en-ZA" w:eastAsia="en-ZA"/>
                  </w:rPr>
                </w:rPrChange>
              </w:rPr>
              <w:pPrChange w:id="1264"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265" w:author="Craig Parker" w:date="2024-08-15T16:14:00Z" w16du:dateUtc="2024-08-15T14:14:00Z">
                  <w:rPr>
                    <w:rFonts w:ascii="Nunito" w:hAnsi="Nunito"/>
                    <w:color w:val="000000"/>
                    <w:lang w:val="en-ZA" w:eastAsia="en-ZA"/>
                  </w:rPr>
                </w:rPrChange>
              </w:rPr>
              <w:t>The primary agency of the United States government responsible for biomedical and public health research.</w:t>
            </w:r>
          </w:p>
        </w:tc>
      </w:tr>
      <w:tr w:rsidR="00A91EE1" w:rsidRPr="00691453" w14:paraId="1D214A1C" w14:textId="77777777" w:rsidTr="007F59C6">
        <w:trPr>
          <w:trHeight w:val="290"/>
          <w:trPrChange w:id="1266"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267" w:author="Craig Parker" w:date="2024-08-16T13:36:00Z" w16du:dateUtc="2024-08-16T11:36:00Z">
              <w:tcPr>
                <w:tcW w:w="0" w:type="pct"/>
                <w:shd w:val="clear" w:color="auto" w:fill="FFFFFF" w:themeFill="background1"/>
                <w:noWrap/>
                <w:hideMark/>
              </w:tcPr>
            </w:tcPrChange>
          </w:tcPr>
          <w:p w14:paraId="413477E1" w14:textId="77777777" w:rsidR="00D0654F" w:rsidRPr="00691453" w:rsidRDefault="00D0654F">
            <w:pPr>
              <w:spacing w:line="276" w:lineRule="auto"/>
              <w:rPr>
                <w:rFonts w:ascii="Nunito" w:hAnsi="Nunito"/>
                <w:color w:val="000000"/>
                <w:sz w:val="20"/>
                <w:szCs w:val="20"/>
                <w:lang w:val="en-ZA" w:eastAsia="en-ZA"/>
                <w:rPrChange w:id="1268" w:author="Craig Parker" w:date="2024-08-15T16:14:00Z" w16du:dateUtc="2024-08-15T14:14:00Z">
                  <w:rPr>
                    <w:rFonts w:ascii="Nunito" w:hAnsi="Nunito"/>
                    <w:color w:val="000000"/>
                    <w:lang w:val="en-ZA" w:eastAsia="en-ZA"/>
                  </w:rPr>
                </w:rPrChange>
              </w:rPr>
              <w:pPrChange w:id="1269" w:author="Craig Parker" w:date="2024-08-15T16:14:00Z" w16du:dateUtc="2024-08-15T14:14:00Z">
                <w:pPr/>
              </w:pPrChange>
            </w:pPr>
            <w:r w:rsidRPr="00691453">
              <w:rPr>
                <w:rFonts w:ascii="Nunito" w:hAnsi="Nunito"/>
                <w:color w:val="000000"/>
                <w:sz w:val="20"/>
                <w:szCs w:val="20"/>
                <w:lang w:val="en-ZA" w:eastAsia="en-ZA"/>
                <w:rPrChange w:id="1270" w:author="Craig Parker" w:date="2024-08-15T16:14:00Z" w16du:dateUtc="2024-08-15T14:14:00Z">
                  <w:rPr>
                    <w:rFonts w:ascii="Nunito" w:hAnsi="Nunito"/>
                    <w:color w:val="000000"/>
                    <w:lang w:val="en-ZA" w:eastAsia="en-ZA"/>
                  </w:rPr>
                </w:rPrChange>
              </w:rPr>
              <w:lastRenderedPageBreak/>
              <w:t>Worldwide Antimalarial Resistance Network (WWARN)</w:t>
            </w:r>
          </w:p>
        </w:tc>
        <w:tc>
          <w:tcPr>
            <w:tcW w:w="3561" w:type="pct"/>
            <w:shd w:val="clear" w:color="auto" w:fill="FFFFFF" w:themeFill="background1"/>
            <w:hideMark/>
            <w:tcPrChange w:id="1271" w:author="Craig Parker" w:date="2024-08-16T13:36:00Z" w16du:dateUtc="2024-08-16T11:36:00Z">
              <w:tcPr>
                <w:tcW w:w="0" w:type="pct"/>
                <w:gridSpan w:val="2"/>
                <w:shd w:val="clear" w:color="auto" w:fill="FFFFFF" w:themeFill="background1"/>
                <w:hideMark/>
              </w:tcPr>
            </w:tcPrChange>
          </w:tcPr>
          <w:p w14:paraId="14E7D69F" w14:textId="77777777" w:rsidR="00D0654F" w:rsidRPr="00691453" w:rsidRDefault="00D0654F">
            <w:pPr>
              <w:spacing w:line="276" w:lineRule="auto"/>
              <w:cnfStyle w:val="000000000000" w:firstRow="0" w:lastRow="0" w:firstColumn="0" w:lastColumn="0" w:oddVBand="0" w:evenVBand="0" w:oddHBand="0" w:evenHBand="0" w:firstRowFirstColumn="0" w:firstRowLastColumn="0" w:lastRowFirstColumn="0" w:lastRowLastColumn="0"/>
              <w:rPr>
                <w:rFonts w:ascii="Nunito" w:hAnsi="Nunito"/>
                <w:color w:val="000000"/>
                <w:sz w:val="20"/>
                <w:szCs w:val="20"/>
                <w:lang w:val="en-ZA" w:eastAsia="en-ZA"/>
                <w:rPrChange w:id="1272" w:author="Craig Parker" w:date="2024-08-15T16:14:00Z" w16du:dateUtc="2024-08-15T14:14:00Z">
                  <w:rPr>
                    <w:rFonts w:ascii="Nunito" w:hAnsi="Nunito"/>
                    <w:color w:val="000000"/>
                    <w:lang w:val="en-ZA" w:eastAsia="en-ZA"/>
                  </w:rPr>
                </w:rPrChange>
              </w:rPr>
              <w:pPrChange w:id="1273" w:author="Craig Parker" w:date="2024-08-15T16:14:00Z" w16du:dateUtc="2024-08-15T14:14:00Z">
                <w:pPr>
                  <w:cnfStyle w:val="000000000000" w:firstRow="0" w:lastRow="0" w:firstColumn="0" w:lastColumn="0" w:oddVBand="0" w:evenVBand="0" w:oddHBand="0" w:evenHBand="0" w:firstRowFirstColumn="0" w:firstRowLastColumn="0" w:lastRowFirstColumn="0" w:lastRowLastColumn="0"/>
                </w:pPr>
              </w:pPrChange>
            </w:pPr>
            <w:r w:rsidRPr="00691453">
              <w:rPr>
                <w:rFonts w:ascii="Nunito" w:hAnsi="Nunito"/>
                <w:color w:val="000000"/>
                <w:sz w:val="20"/>
                <w:szCs w:val="20"/>
                <w:lang w:val="en-ZA" w:eastAsia="en-ZA"/>
                <w:rPrChange w:id="1274" w:author="Craig Parker" w:date="2024-08-15T16:14:00Z" w16du:dateUtc="2024-08-15T14:14:00Z">
                  <w:rPr>
                    <w:rFonts w:ascii="Nunito" w:hAnsi="Nunito"/>
                    <w:color w:val="000000"/>
                    <w:lang w:val="en-ZA" w:eastAsia="en-ZA"/>
                  </w:rPr>
                </w:rPrChange>
              </w:rPr>
              <w:t>A network focused on monitoring and understanding antimalarial drug resistance.</w:t>
            </w:r>
          </w:p>
        </w:tc>
      </w:tr>
      <w:tr w:rsidR="00A91EE1" w:rsidRPr="00691453" w14:paraId="29929AF9" w14:textId="77777777" w:rsidTr="007F59C6">
        <w:trPr>
          <w:cnfStyle w:val="000000100000" w:firstRow="0" w:lastRow="0" w:firstColumn="0" w:lastColumn="0" w:oddVBand="0" w:evenVBand="0" w:oddHBand="1" w:evenHBand="0" w:firstRowFirstColumn="0" w:firstRowLastColumn="0" w:lastRowFirstColumn="0" w:lastRowLastColumn="0"/>
          <w:trHeight w:val="290"/>
          <w:trPrChange w:id="1275" w:author="Craig Parker" w:date="2024-08-16T13:36:00Z" w16du:dateUtc="2024-08-16T11:36:00Z">
            <w:trPr>
              <w:trHeight w:val="290"/>
            </w:trPr>
          </w:trPrChange>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Change w:id="1276" w:author="Craig Parker" w:date="2024-08-16T13:36:00Z" w16du:dateUtc="2024-08-16T11:36:00Z">
              <w:tcPr>
                <w:tcW w:w="1287" w:type="pct"/>
                <w:shd w:val="clear" w:color="auto" w:fill="FFFFFF" w:themeFill="background1"/>
                <w:noWrap/>
                <w:hideMark/>
              </w:tcPr>
            </w:tcPrChange>
          </w:tcPr>
          <w:p w14:paraId="2124DE6E" w14:textId="77777777" w:rsidR="00D0654F" w:rsidRPr="00691453" w:rsidRDefault="00D0654F">
            <w:pPr>
              <w:spacing w:line="276" w:lineRule="auto"/>
              <w:cnfStyle w:val="001000100000" w:firstRow="0" w:lastRow="0" w:firstColumn="1" w:lastColumn="0" w:oddVBand="0" w:evenVBand="0" w:oddHBand="1" w:evenHBand="0" w:firstRowFirstColumn="0" w:firstRowLastColumn="0" w:lastRowFirstColumn="0" w:lastRowLastColumn="0"/>
              <w:rPr>
                <w:rFonts w:ascii="Nunito" w:hAnsi="Nunito"/>
                <w:color w:val="000000"/>
                <w:sz w:val="20"/>
                <w:szCs w:val="20"/>
                <w:lang w:val="en-ZA" w:eastAsia="en-ZA"/>
                <w:rPrChange w:id="1277" w:author="Craig Parker" w:date="2024-08-15T16:14:00Z" w16du:dateUtc="2024-08-15T14:14:00Z">
                  <w:rPr>
                    <w:rFonts w:ascii="Nunito" w:hAnsi="Nunito"/>
                    <w:color w:val="000000"/>
                    <w:lang w:val="en-ZA" w:eastAsia="en-ZA"/>
                  </w:rPr>
                </w:rPrChange>
              </w:rPr>
              <w:pPrChange w:id="1278" w:author="Craig Parker" w:date="2024-08-15T16:14:00Z" w16du:dateUtc="2024-08-15T14:14:00Z">
                <w:pPr>
                  <w:cnfStyle w:val="001000100000" w:firstRow="0" w:lastRow="0" w:firstColumn="1"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279" w:author="Craig Parker" w:date="2024-08-15T16:14:00Z" w16du:dateUtc="2024-08-15T14:14:00Z">
                  <w:rPr>
                    <w:rFonts w:ascii="Nunito" w:hAnsi="Nunito"/>
                    <w:color w:val="000000"/>
                    <w:lang w:val="en-ZA" w:eastAsia="en-ZA"/>
                  </w:rPr>
                </w:rPrChange>
              </w:rPr>
              <w:t>sub-Saharan Africa (</w:t>
            </w:r>
            <w:proofErr w:type="spellStart"/>
            <w:r w:rsidRPr="00691453">
              <w:rPr>
                <w:rFonts w:ascii="Nunito" w:hAnsi="Nunito"/>
                <w:color w:val="000000"/>
                <w:sz w:val="20"/>
                <w:szCs w:val="20"/>
                <w:lang w:val="en-ZA" w:eastAsia="en-ZA"/>
                <w:rPrChange w:id="1280" w:author="Craig Parker" w:date="2024-08-15T16:14:00Z" w16du:dateUtc="2024-08-15T14:14:00Z">
                  <w:rPr>
                    <w:rFonts w:ascii="Nunito" w:hAnsi="Nunito"/>
                    <w:color w:val="000000"/>
                    <w:lang w:val="en-ZA" w:eastAsia="en-ZA"/>
                  </w:rPr>
                </w:rPrChange>
              </w:rPr>
              <w:t>sSA</w:t>
            </w:r>
            <w:proofErr w:type="spellEnd"/>
            <w:r w:rsidRPr="00691453">
              <w:rPr>
                <w:rFonts w:ascii="Nunito" w:hAnsi="Nunito"/>
                <w:color w:val="000000"/>
                <w:sz w:val="20"/>
                <w:szCs w:val="20"/>
                <w:lang w:val="en-ZA" w:eastAsia="en-ZA"/>
                <w:rPrChange w:id="1281" w:author="Craig Parker" w:date="2024-08-15T16:14:00Z" w16du:dateUtc="2024-08-15T14:14:00Z">
                  <w:rPr>
                    <w:rFonts w:ascii="Nunito" w:hAnsi="Nunito"/>
                    <w:color w:val="000000"/>
                    <w:lang w:val="en-ZA" w:eastAsia="en-ZA"/>
                  </w:rPr>
                </w:rPrChange>
              </w:rPr>
              <w:t>)</w:t>
            </w:r>
          </w:p>
        </w:tc>
        <w:tc>
          <w:tcPr>
            <w:tcW w:w="3561" w:type="pct"/>
            <w:shd w:val="clear" w:color="auto" w:fill="FFFFFF" w:themeFill="background1"/>
            <w:hideMark/>
            <w:tcPrChange w:id="1282" w:author="Craig Parker" w:date="2024-08-16T13:36:00Z" w16du:dateUtc="2024-08-16T11:36:00Z">
              <w:tcPr>
                <w:tcW w:w="3713" w:type="pct"/>
                <w:gridSpan w:val="2"/>
                <w:shd w:val="clear" w:color="auto" w:fill="FFFFFF" w:themeFill="background1"/>
                <w:hideMark/>
              </w:tcPr>
            </w:tcPrChange>
          </w:tcPr>
          <w:p w14:paraId="1E75D5AA" w14:textId="77777777" w:rsidR="00D0654F" w:rsidRPr="00691453" w:rsidRDefault="00D0654F">
            <w:pPr>
              <w:spacing w:line="276" w:lineRule="auto"/>
              <w:cnfStyle w:val="000000100000" w:firstRow="0" w:lastRow="0" w:firstColumn="0" w:lastColumn="0" w:oddVBand="0" w:evenVBand="0" w:oddHBand="1" w:evenHBand="0" w:firstRowFirstColumn="0" w:firstRowLastColumn="0" w:lastRowFirstColumn="0" w:lastRowLastColumn="0"/>
              <w:rPr>
                <w:rFonts w:ascii="Nunito" w:hAnsi="Nunito"/>
                <w:color w:val="000000"/>
                <w:sz w:val="20"/>
                <w:szCs w:val="20"/>
                <w:lang w:val="en-ZA" w:eastAsia="en-ZA"/>
                <w:rPrChange w:id="1283" w:author="Craig Parker" w:date="2024-08-15T16:14:00Z" w16du:dateUtc="2024-08-15T14:14:00Z">
                  <w:rPr>
                    <w:rFonts w:ascii="Nunito" w:hAnsi="Nunito"/>
                    <w:color w:val="000000"/>
                    <w:lang w:val="en-ZA" w:eastAsia="en-ZA"/>
                  </w:rPr>
                </w:rPrChange>
              </w:rPr>
              <w:pPrChange w:id="1284" w:author="Craig Parker" w:date="2024-08-15T16:14:00Z" w16du:dateUtc="2024-08-15T14:14:00Z">
                <w:pPr>
                  <w:cnfStyle w:val="000000100000" w:firstRow="0" w:lastRow="0" w:firstColumn="0" w:lastColumn="0" w:oddVBand="0" w:evenVBand="0" w:oddHBand="1" w:evenHBand="0" w:firstRowFirstColumn="0" w:firstRowLastColumn="0" w:lastRowFirstColumn="0" w:lastRowLastColumn="0"/>
                </w:pPr>
              </w:pPrChange>
            </w:pPr>
            <w:r w:rsidRPr="00691453">
              <w:rPr>
                <w:rFonts w:ascii="Nunito" w:hAnsi="Nunito"/>
                <w:color w:val="000000"/>
                <w:sz w:val="20"/>
                <w:szCs w:val="20"/>
                <w:lang w:val="en-ZA" w:eastAsia="en-ZA"/>
                <w:rPrChange w:id="1285" w:author="Craig Parker" w:date="2024-08-15T16:14:00Z" w16du:dateUtc="2024-08-15T14:14:00Z">
                  <w:rPr>
                    <w:rFonts w:ascii="Nunito" w:hAnsi="Nunito"/>
                    <w:color w:val="000000"/>
                    <w:lang w:val="en-ZA" w:eastAsia="en-ZA"/>
                  </w:rPr>
                </w:rPrChange>
              </w:rPr>
              <w:t>A geographical region of Africa located south of the Sahara Desert.</w:t>
            </w:r>
          </w:p>
        </w:tc>
      </w:tr>
    </w:tbl>
    <w:p w14:paraId="4544DE0B" w14:textId="77777777" w:rsidR="008B62B0" w:rsidRPr="00691453" w:rsidRDefault="008B62B0" w:rsidP="00721DA5">
      <w:pPr>
        <w:rPr>
          <w:rFonts w:ascii="Nunito" w:eastAsiaTheme="majorEastAsia" w:hAnsi="Nunito" w:cstheme="majorBidi"/>
          <w:b/>
          <w:bCs/>
          <w:color w:val="4F81BD" w:themeColor="accent1"/>
          <w:sz w:val="20"/>
          <w:szCs w:val="20"/>
          <w:rPrChange w:id="1286" w:author="Craig Parker" w:date="2024-08-15T16:14:00Z" w16du:dateUtc="2024-08-15T14:14:00Z">
            <w:rPr>
              <w:rFonts w:ascii="Nunito" w:eastAsiaTheme="majorEastAsia" w:hAnsi="Nunito" w:cstheme="majorBidi"/>
              <w:b/>
              <w:bCs/>
              <w:color w:val="4F81BD" w:themeColor="accent1"/>
              <w:sz w:val="26"/>
              <w:szCs w:val="26"/>
            </w:rPr>
          </w:rPrChange>
        </w:rPr>
      </w:pPr>
      <w:bookmarkStart w:id="1287" w:name="_Toc174562908"/>
      <w:r w:rsidRPr="00691453">
        <w:rPr>
          <w:rFonts w:ascii="Nunito" w:hAnsi="Nunito"/>
          <w:sz w:val="20"/>
          <w:szCs w:val="20"/>
          <w:rPrChange w:id="1288" w:author="Craig Parker" w:date="2024-08-15T16:14:00Z" w16du:dateUtc="2024-08-15T14:14:00Z">
            <w:rPr>
              <w:rFonts w:ascii="Nunito" w:hAnsi="Nunito"/>
            </w:rPr>
          </w:rPrChange>
        </w:rPr>
        <w:br w:type="page"/>
      </w:r>
    </w:p>
    <w:p w14:paraId="326ED766" w14:textId="4290BA38" w:rsidR="00D0654F" w:rsidRPr="00007315" w:rsidRDefault="00D0654F">
      <w:pPr>
        <w:pStyle w:val="Heading1"/>
        <w:rPr>
          <w:rFonts w:ascii="Nunito" w:hAnsi="Nunito"/>
          <w:color w:val="auto"/>
          <w:sz w:val="32"/>
          <w:szCs w:val="32"/>
          <w:rPrChange w:id="1289" w:author="Craig Parker" w:date="2024-08-16T13:26:00Z" w16du:dateUtc="2024-08-16T11:26:00Z">
            <w:rPr>
              <w:rFonts w:ascii="Nunito" w:hAnsi="Nunito"/>
            </w:rPr>
          </w:rPrChange>
        </w:rPr>
        <w:pPrChange w:id="1290" w:author="Craig Parker" w:date="2024-08-15T16:29:00Z" w16du:dateUtc="2024-08-15T14:29:00Z">
          <w:pPr>
            <w:pStyle w:val="Heading2"/>
          </w:pPr>
        </w:pPrChange>
      </w:pPr>
      <w:bookmarkStart w:id="1291" w:name="_Toc174715344"/>
      <w:r w:rsidRPr="00007315">
        <w:rPr>
          <w:rFonts w:ascii="Nunito" w:hAnsi="Nunito"/>
          <w:color w:val="auto"/>
          <w:sz w:val="32"/>
          <w:szCs w:val="32"/>
          <w:rPrChange w:id="1292" w:author="Craig Parker" w:date="2024-08-16T13:26:00Z" w16du:dateUtc="2024-08-16T11:26:00Z">
            <w:rPr>
              <w:rFonts w:ascii="Nunito" w:hAnsi="Nunito"/>
            </w:rPr>
          </w:rPrChange>
        </w:rPr>
        <w:lastRenderedPageBreak/>
        <w:t>Stakeholders</w:t>
      </w:r>
      <w:bookmarkEnd w:id="1287"/>
      <w:bookmarkEnd w:id="1291"/>
    </w:p>
    <w:p w14:paraId="614A2551" w14:textId="77777777" w:rsidR="00D0654F" w:rsidRPr="009742F2" w:rsidDel="009742F2" w:rsidRDefault="00D0654F">
      <w:pPr>
        <w:pStyle w:val="ListParagraph"/>
        <w:numPr>
          <w:ilvl w:val="0"/>
          <w:numId w:val="73"/>
        </w:numPr>
        <w:rPr>
          <w:del w:id="1293" w:author="Craig Parker" w:date="2024-08-16T08:43:00Z" w16du:dateUtc="2024-08-16T06:43:00Z"/>
          <w:rFonts w:ascii="Nunito" w:eastAsia="Nunito" w:hAnsi="Nunito" w:cs="Nunito"/>
          <w:color w:val="000000" w:themeColor="text1"/>
          <w:sz w:val="20"/>
          <w:szCs w:val="20"/>
          <w:rPrChange w:id="1294" w:author="Craig Parker" w:date="2024-08-16T08:43:00Z" w16du:dateUtc="2024-08-16T06:43:00Z">
            <w:rPr>
              <w:del w:id="1295" w:author="Craig Parker" w:date="2024-08-16T08:43:00Z" w16du:dateUtc="2024-08-16T06:43:00Z"/>
            </w:rPr>
          </w:rPrChange>
        </w:rPr>
        <w:pPrChange w:id="1296" w:author="Craig Parker" w:date="2024-08-16T08:43:00Z" w16du:dateUtc="2024-08-16T06:43:00Z">
          <w:pPr>
            <w:spacing w:line="360" w:lineRule="auto"/>
          </w:pPr>
        </w:pPrChange>
      </w:pPr>
      <w:r w:rsidRPr="009742F2">
        <w:rPr>
          <w:rFonts w:ascii="Nunito" w:eastAsia="Nunito" w:hAnsi="Nunito" w:cs="Nunito"/>
          <w:b/>
          <w:bCs/>
          <w:color w:val="000000" w:themeColor="text1"/>
          <w:sz w:val="20"/>
          <w:szCs w:val="20"/>
          <w:rPrChange w:id="1297" w:author="Craig Parker" w:date="2024-08-16T08:43:00Z" w16du:dateUtc="2024-08-16T06:43:00Z">
            <w:rPr>
              <w:b/>
              <w:bCs/>
            </w:rPr>
          </w:rPrChange>
        </w:rPr>
        <w:t>CSAG/UCT Data Management Team:</w:t>
      </w:r>
      <w:r w:rsidRPr="009742F2">
        <w:rPr>
          <w:rFonts w:ascii="Nunito" w:eastAsia="Nunito" w:hAnsi="Nunito" w:cs="Nunito"/>
          <w:color w:val="000000" w:themeColor="text1"/>
          <w:sz w:val="20"/>
          <w:szCs w:val="20"/>
          <w:rPrChange w:id="1298" w:author="Craig Parker" w:date="2024-08-16T08:43:00Z" w16du:dateUtc="2024-08-16T06:43:00Z">
            <w:rPr/>
          </w:rPrChange>
        </w:rPr>
        <w:t xml:space="preserve"> The Climate System Analysis Group (CSAG) at the University of Cape Town (UCT) manages data storage, </w:t>
      </w:r>
      <w:proofErr w:type="spellStart"/>
      <w:r w:rsidRPr="009742F2">
        <w:rPr>
          <w:rFonts w:ascii="Nunito" w:eastAsia="Nunito" w:hAnsi="Nunito" w:cs="Nunito"/>
          <w:color w:val="000000" w:themeColor="text1"/>
          <w:sz w:val="20"/>
          <w:szCs w:val="20"/>
          <w:rPrChange w:id="1299" w:author="Craig Parker" w:date="2024-08-16T08:43:00Z" w16du:dateUtc="2024-08-16T06:43:00Z">
            <w:rPr/>
          </w:rPrChange>
        </w:rPr>
        <w:t>harmonisation</w:t>
      </w:r>
      <w:proofErr w:type="spellEnd"/>
      <w:r w:rsidRPr="009742F2">
        <w:rPr>
          <w:rFonts w:ascii="Nunito" w:eastAsia="Nunito" w:hAnsi="Nunito" w:cs="Nunito"/>
          <w:color w:val="000000" w:themeColor="text1"/>
          <w:sz w:val="20"/>
          <w:szCs w:val="20"/>
          <w:rPrChange w:id="1300" w:author="Craig Parker" w:date="2024-08-16T08:43:00Z" w16du:dateUtc="2024-08-16T06:43:00Z">
            <w:rPr/>
          </w:rPrChange>
        </w:rPr>
        <w:t>, and integration processes within the HE²AT Center.</w:t>
      </w:r>
    </w:p>
    <w:p w14:paraId="74867647" w14:textId="77777777" w:rsidR="00D0654F" w:rsidRPr="009742F2" w:rsidRDefault="00D0654F">
      <w:pPr>
        <w:pStyle w:val="ListParagraph"/>
        <w:numPr>
          <w:ilvl w:val="0"/>
          <w:numId w:val="73"/>
        </w:numPr>
        <w:rPr>
          <w:rFonts w:ascii="Nunito" w:eastAsia="Nunito" w:hAnsi="Nunito"/>
          <w:sz w:val="20"/>
          <w:szCs w:val="20"/>
          <w:lang w:eastAsia="ja-JP"/>
          <w:rPrChange w:id="1301" w:author="Craig Parker" w:date="2024-08-16T08:43:00Z" w16du:dateUtc="2024-08-16T06:43:00Z">
            <w:rPr>
              <w:rFonts w:ascii="Nunito" w:eastAsia="Nunito" w:hAnsi="Nunito"/>
              <w:lang w:eastAsia="ja-JP"/>
            </w:rPr>
          </w:rPrChange>
        </w:rPr>
        <w:pPrChange w:id="1302" w:author="Craig Parker" w:date="2024-08-16T08:43:00Z" w16du:dateUtc="2024-08-16T06:43:00Z">
          <w:pPr>
            <w:overflowPunct w:val="0"/>
            <w:autoSpaceDE w:val="0"/>
            <w:autoSpaceDN w:val="0"/>
            <w:adjustRightInd w:val="0"/>
          </w:pPr>
        </w:pPrChange>
      </w:pPr>
    </w:p>
    <w:p w14:paraId="65748A89"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03"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Climate Data Providers</w:t>
      </w:r>
      <w:r w:rsidRPr="00691453">
        <w:rPr>
          <w:rFonts w:ascii="Nunito" w:eastAsia="Nunito" w:hAnsi="Nunito" w:cs="Nunito"/>
          <w:color w:val="000000" w:themeColor="text1"/>
          <w:sz w:val="20"/>
          <w:szCs w:val="20"/>
          <w:lang w:eastAsia="ja-JP"/>
        </w:rPr>
        <w:t>: Organizations or agencies that supply data related to climate and weather, such as weather station observations, satellite data, and gridded climate data. Examples include national meteorological services and international climate data repositories like Copernicus Climate Data Store (CDS).</w:t>
      </w:r>
    </w:p>
    <w:p w14:paraId="6529866C" w14:textId="2726031F" w:rsidR="007F59C6" w:rsidRPr="007F59C6"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Change w:id="1304" w:author="Craig Parker" w:date="2024-08-16T13:38:00Z" w16du:dateUtc="2024-08-16T11:38:00Z">
            <w:rPr>
              <w:lang w:eastAsia="ja-JP"/>
            </w:rPr>
          </w:rPrChange>
        </w:rPr>
        <w:pPrChange w:id="1305" w:author="Craig Parker" w:date="2024-08-16T13:38:00Z" w16du:dateUtc="2024-08-16T11:38: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Compliance Officers:</w:t>
      </w:r>
      <w:r w:rsidRPr="00691453">
        <w:rPr>
          <w:rFonts w:ascii="Nunito" w:eastAsia="Nunito" w:hAnsi="Nunito" w:cs="Nunito"/>
          <w:color w:val="000000" w:themeColor="text1"/>
          <w:sz w:val="20"/>
          <w:szCs w:val="20"/>
          <w:lang w:eastAsia="ja-JP"/>
        </w:rPr>
        <w:t xml:space="preserve"> Individuals responsible for monitoring and enforcing compliance with data security and privacy regulations, ensuring that all data management activities adhere to relevant laws and guidelines.</w:t>
      </w:r>
    </w:p>
    <w:p w14:paraId="15E6E87F" w14:textId="3FB51BB1"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06"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Core HE²AT Team:</w:t>
      </w:r>
      <w:r w:rsidRPr="00691453">
        <w:rPr>
          <w:rFonts w:ascii="Nunito" w:eastAsia="Nunito" w:hAnsi="Nunito" w:cs="Nunito"/>
          <w:color w:val="000000" w:themeColor="text1"/>
          <w:sz w:val="20"/>
          <w:szCs w:val="20"/>
          <w:lang w:eastAsia="ja-JP"/>
        </w:rPr>
        <w:t xml:space="preserve"> A group of named </w:t>
      </w:r>
      <w:r w:rsidRPr="00691453">
        <w:rPr>
          <w:rFonts w:ascii="Nunito" w:eastAsia="Nunito" w:hAnsi="Nunito" w:cs="Nunito"/>
          <w:color w:val="000000" w:themeColor="text1"/>
          <w:sz w:val="20"/>
          <w:szCs w:val="20"/>
        </w:rPr>
        <w:t>vital</w:t>
      </w:r>
      <w:r w:rsidRPr="00691453">
        <w:rPr>
          <w:rFonts w:ascii="Nunito" w:eastAsia="Nunito" w:hAnsi="Nunito" w:cs="Nunito"/>
          <w:color w:val="000000" w:themeColor="text1"/>
          <w:sz w:val="20"/>
          <w:szCs w:val="20"/>
          <w:lang w:eastAsia="ja-JP"/>
        </w:rPr>
        <w:t xml:space="preserve"> personnel responsible for the initial processing and </w:t>
      </w:r>
      <w:r w:rsidRPr="00691453">
        <w:rPr>
          <w:rFonts w:ascii="Nunito" w:eastAsia="Nunito" w:hAnsi="Nunito" w:cs="Nunito"/>
          <w:color w:val="000000" w:themeColor="text1"/>
          <w:sz w:val="20"/>
          <w:szCs w:val="20"/>
        </w:rPr>
        <w:t>de-identifying</w:t>
      </w:r>
      <w:r w:rsidRPr="00691453">
        <w:rPr>
          <w:rFonts w:ascii="Nunito" w:eastAsia="Nunito" w:hAnsi="Nunito" w:cs="Nunito"/>
          <w:color w:val="000000" w:themeColor="text1"/>
          <w:sz w:val="20"/>
          <w:szCs w:val="20"/>
          <w:lang w:eastAsia="ja-JP"/>
        </w:rPr>
        <w:t xml:space="preserve"> the Original S</w:t>
      </w:r>
      <w:ins w:id="1307" w:author="Craig Parker" w:date="2024-08-16T08:44:00Z" w16du:dateUtc="2024-08-16T06:44:00Z">
        <w:r w:rsidR="009742F2">
          <w:rPr>
            <w:rFonts w:ascii="Nunito" w:eastAsia="Nunito" w:hAnsi="Nunito" w:cs="Nunito"/>
            <w:color w:val="000000" w:themeColor="text1"/>
            <w:sz w:val="20"/>
            <w:szCs w:val="20"/>
            <w:lang w:eastAsia="ja-JP"/>
          </w:rPr>
          <w:t>tudy</w:t>
        </w:r>
      </w:ins>
      <w:del w:id="1308" w:author="Craig Parker" w:date="2024-08-16T08:44:00Z" w16du:dateUtc="2024-08-16T06:44:00Z">
        <w:r w:rsidRPr="00691453" w:rsidDel="009742F2">
          <w:rPr>
            <w:rFonts w:ascii="Nunito" w:eastAsia="Nunito" w:hAnsi="Nunito" w:cs="Nunito"/>
            <w:color w:val="000000" w:themeColor="text1"/>
            <w:sz w:val="20"/>
            <w:szCs w:val="20"/>
            <w:lang w:eastAsia="ja-JP"/>
          </w:rPr>
          <w:delText>ource</w:delText>
        </w:r>
      </w:del>
      <w:r w:rsidRPr="00691453">
        <w:rPr>
          <w:rFonts w:ascii="Nunito" w:eastAsia="Nunito" w:hAnsi="Nunito" w:cs="Nunito"/>
          <w:color w:val="000000" w:themeColor="text1"/>
          <w:sz w:val="20"/>
          <w:szCs w:val="20"/>
          <w:lang w:eastAsia="ja-JP"/>
        </w:rPr>
        <w:t xml:space="preserve"> Data.</w:t>
      </w:r>
    </w:p>
    <w:p w14:paraId="56721E96" w14:textId="2A636968"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09"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Data Access Committee (DAC):</w:t>
      </w:r>
      <w:r w:rsidRPr="00691453">
        <w:rPr>
          <w:rFonts w:ascii="Nunito" w:eastAsia="Nunito" w:hAnsi="Nunito" w:cs="Nunito"/>
          <w:color w:val="000000" w:themeColor="text1"/>
          <w:sz w:val="20"/>
          <w:szCs w:val="20"/>
          <w:lang w:eastAsia="ja-JP"/>
        </w:rPr>
        <w:t xml:space="preserve"> </w:t>
      </w:r>
      <w:del w:id="1310" w:author="Craig Parker" w:date="2024-08-15T15:20:00Z" w16du:dateUtc="2024-08-15T13:20:00Z">
        <w:r w:rsidRPr="00691453" w:rsidDel="00F24FC4">
          <w:rPr>
            <w:rFonts w:ascii="Nunito" w:eastAsia="Nunito" w:hAnsi="Nunito" w:cs="Nunito"/>
            <w:color w:val="000000" w:themeColor="text1"/>
            <w:sz w:val="20"/>
            <w:szCs w:val="20"/>
            <w:lang w:eastAsia="ja-JP"/>
          </w:rPr>
          <w:delText>A committee that evaluates and approves requests for data access, ensuring</w:delText>
        </w:r>
      </w:del>
      <w:ins w:id="1311" w:author="Craig Parker" w:date="2024-08-15T15:20:00Z" w16du:dateUtc="2024-08-15T13:20:00Z">
        <w:r w:rsidR="00F24FC4" w:rsidRPr="00691453">
          <w:rPr>
            <w:rFonts w:ascii="Nunito" w:eastAsia="Nunito" w:hAnsi="Nunito" w:cs="Nunito"/>
            <w:color w:val="000000" w:themeColor="text1"/>
            <w:sz w:val="20"/>
            <w:szCs w:val="20"/>
            <w:lang w:eastAsia="ja-JP"/>
          </w:rPr>
          <w:t>This committee evaluates and approves requests for data access and ensures</w:t>
        </w:r>
      </w:ins>
      <w:r w:rsidRPr="00691453">
        <w:rPr>
          <w:rFonts w:ascii="Nunito" w:eastAsia="Nunito" w:hAnsi="Nunito" w:cs="Nunito"/>
          <w:color w:val="000000" w:themeColor="text1"/>
          <w:sz w:val="20"/>
          <w:szCs w:val="20"/>
          <w:lang w:eastAsia="ja-JP"/>
        </w:rPr>
        <w:t xml:space="preserve"> that data sharing complies with ethical, legal, and scientific standards.</w:t>
      </w:r>
    </w:p>
    <w:p w14:paraId="730C4126"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12"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Data Providers:</w:t>
      </w:r>
      <w:r w:rsidRPr="00691453">
        <w:rPr>
          <w:rFonts w:ascii="Nunito" w:eastAsia="Nunito" w:hAnsi="Nunito" w:cs="Nunito"/>
          <w:color w:val="000000" w:themeColor="text1"/>
          <w:sz w:val="20"/>
          <w:szCs w:val="20"/>
          <w:lang w:eastAsia="ja-JP"/>
        </w:rPr>
        <w:t xml:space="preserve"> Legal entities or </w:t>
      </w:r>
      <w:proofErr w:type="spellStart"/>
      <w:r w:rsidRPr="00691453">
        <w:rPr>
          <w:rFonts w:ascii="Nunito" w:eastAsia="Nunito" w:hAnsi="Nunito" w:cs="Nunito"/>
          <w:color w:val="000000" w:themeColor="text1"/>
          <w:sz w:val="20"/>
          <w:szCs w:val="20"/>
        </w:rPr>
        <w:t>organisations</w:t>
      </w:r>
      <w:proofErr w:type="spellEnd"/>
      <w:r w:rsidRPr="00691453">
        <w:rPr>
          <w:rFonts w:ascii="Nunito" w:eastAsia="Nunito" w:hAnsi="Nunito" w:cs="Nunito"/>
          <w:color w:val="000000" w:themeColor="text1"/>
          <w:sz w:val="20"/>
          <w:szCs w:val="20"/>
          <w:lang w:eastAsia="ja-JP"/>
        </w:rPr>
        <w:t xml:space="preserve"> responsible for </w:t>
      </w:r>
      <w:proofErr w:type="spellStart"/>
      <w:r w:rsidRPr="00691453">
        <w:rPr>
          <w:rFonts w:ascii="Nunito" w:eastAsia="Nunito" w:hAnsi="Nunito" w:cs="Nunito"/>
          <w:color w:val="000000" w:themeColor="text1"/>
          <w:sz w:val="20"/>
          <w:szCs w:val="20"/>
        </w:rPr>
        <w:t>authorising</w:t>
      </w:r>
      <w:proofErr w:type="spellEnd"/>
      <w:r w:rsidRPr="00691453">
        <w:rPr>
          <w:rFonts w:ascii="Nunito" w:eastAsia="Nunito" w:hAnsi="Nunito" w:cs="Nunito"/>
          <w:color w:val="000000" w:themeColor="text1"/>
          <w:sz w:val="20"/>
          <w:szCs w:val="20"/>
          <w:lang w:eastAsia="ja-JP"/>
        </w:rPr>
        <w:t xml:space="preserve"> access to their datasets and ensuring that data sharing complies with legal and ethical standards.</w:t>
      </w:r>
    </w:p>
    <w:p w14:paraId="382C34C8" w14:textId="52669C9C" w:rsidR="00D0654F" w:rsidRPr="00691453" w:rsidRDefault="4BB0F642">
      <w:pPr>
        <w:pStyle w:val="ListParagraph"/>
        <w:numPr>
          <w:ilvl w:val="0"/>
          <w:numId w:val="29"/>
        </w:numPr>
        <w:overflowPunct w:val="0"/>
        <w:autoSpaceDE w:val="0"/>
        <w:autoSpaceDN w:val="0"/>
        <w:adjustRightInd w:val="0"/>
        <w:spacing w:before="240" w:after="240"/>
        <w:rPr>
          <w:rFonts w:ascii="Nunito" w:eastAsia="Nunito" w:hAnsi="Nunito" w:cs="Nunito"/>
          <w:color w:val="000000" w:themeColor="text1"/>
          <w:sz w:val="20"/>
          <w:szCs w:val="20"/>
          <w:lang w:eastAsia="ja-JP"/>
        </w:rPr>
        <w:pPrChange w:id="1313"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pPr>
        </w:pPrChange>
      </w:pPr>
      <w:r w:rsidRPr="4BB0F642">
        <w:rPr>
          <w:rFonts w:ascii="Nunito" w:eastAsia="Nunito" w:hAnsi="Nunito" w:cs="Nunito"/>
          <w:b/>
          <w:bCs/>
          <w:color w:val="000000" w:themeColor="text1"/>
          <w:sz w:val="20"/>
          <w:szCs w:val="20"/>
          <w:lang w:eastAsia="ja-JP"/>
        </w:rPr>
        <w:t>DSI Partners:</w:t>
      </w:r>
      <w:r w:rsidRPr="4BB0F642">
        <w:rPr>
          <w:rFonts w:ascii="Nunito" w:eastAsia="Nunito" w:hAnsi="Nunito" w:cs="Nunito"/>
          <w:color w:val="000000" w:themeColor="text1"/>
          <w:sz w:val="20"/>
          <w:szCs w:val="20"/>
          <w:lang w:eastAsia="ja-JP"/>
        </w:rPr>
        <w:t xml:space="preserve"> Partners within the NIH Data Science</w:t>
      </w:r>
      <w:ins w:id="1314" w:author="Lisa van Aardenne" w:date="2024-08-17T13:43:00Z">
        <w:r w:rsidRPr="4BB0F642">
          <w:rPr>
            <w:rFonts w:ascii="Nunito" w:eastAsia="Nunito" w:hAnsi="Nunito" w:cs="Nunito"/>
            <w:color w:val="000000" w:themeColor="text1"/>
            <w:sz w:val="20"/>
            <w:szCs w:val="20"/>
            <w:lang w:eastAsia="ja-JP"/>
          </w:rPr>
          <w:t xml:space="preserve"> for Health Discovery and I</w:t>
        </w:r>
      </w:ins>
      <w:ins w:id="1315" w:author="Lisa van Aardenne" w:date="2024-08-17T13:44:00Z">
        <w:r w:rsidRPr="4BB0F642">
          <w:rPr>
            <w:rFonts w:ascii="Nunito" w:eastAsia="Nunito" w:hAnsi="Nunito" w:cs="Nunito"/>
            <w:color w:val="000000" w:themeColor="text1"/>
            <w:sz w:val="20"/>
            <w:szCs w:val="20"/>
            <w:lang w:eastAsia="ja-JP"/>
          </w:rPr>
          <w:t>nnovation in Africa (DS-I Africa)</w:t>
        </w:r>
      </w:ins>
      <w:r w:rsidRPr="4BB0F642">
        <w:rPr>
          <w:rFonts w:ascii="Nunito" w:eastAsia="Nunito" w:hAnsi="Nunito" w:cs="Nunito"/>
          <w:color w:val="000000" w:themeColor="text1"/>
          <w:sz w:val="20"/>
          <w:szCs w:val="20"/>
          <w:lang w:eastAsia="ja-JP"/>
        </w:rPr>
        <w:t xml:space="preserve"> Initiative</w:t>
      </w:r>
      <w:del w:id="1316" w:author="Lisa van Aardenne" w:date="2024-08-17T13:44:00Z">
        <w:r w:rsidR="00D0654F" w:rsidRPr="4BB0F642" w:rsidDel="4BB0F642">
          <w:rPr>
            <w:rFonts w:ascii="Nunito" w:eastAsia="Nunito" w:hAnsi="Nunito" w:cs="Nunito"/>
            <w:color w:val="000000" w:themeColor="text1"/>
            <w:sz w:val="20"/>
            <w:szCs w:val="20"/>
            <w:lang w:eastAsia="ja-JP"/>
          </w:rPr>
          <w:delText xml:space="preserve"> (DS-I) Africa</w:delText>
        </w:r>
      </w:del>
      <w:r w:rsidRPr="4BB0F642">
        <w:rPr>
          <w:rFonts w:ascii="Nunito" w:eastAsia="Nunito" w:hAnsi="Nunito" w:cs="Nunito"/>
          <w:color w:val="000000" w:themeColor="text1"/>
          <w:sz w:val="20"/>
          <w:szCs w:val="20"/>
          <w:lang w:eastAsia="ja-JP"/>
        </w:rPr>
        <w:t xml:space="preserve"> who contribute to and utilize the shared data resources, collaborating on data management practices to ensure alignment with the broader DS-I Africa objectives.</w:t>
      </w:r>
    </w:p>
    <w:p w14:paraId="12F1BEBE"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17"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Ethics Committees</w:t>
      </w:r>
      <w:r w:rsidRPr="00691453">
        <w:rPr>
          <w:rFonts w:ascii="Nunito" w:eastAsia="Nunito" w:hAnsi="Nunito" w:cs="Nunito"/>
          <w:color w:val="000000" w:themeColor="text1"/>
          <w:sz w:val="20"/>
          <w:szCs w:val="20"/>
          <w:lang w:eastAsia="ja-JP"/>
        </w:rPr>
        <w:t>: Institutional bodies that review and approve the ethical aspects of research projects, ensuring that studies comply with ethical standards and protect participants' rights and welfare.</w:t>
      </w:r>
    </w:p>
    <w:p w14:paraId="5F2F2995"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18"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Harmonization Team Members</w:t>
      </w:r>
      <w:r w:rsidRPr="00691453">
        <w:rPr>
          <w:rFonts w:ascii="Nunito" w:eastAsia="Nunito" w:hAnsi="Nunito" w:cs="Nunito"/>
          <w:color w:val="000000" w:themeColor="text1"/>
          <w:sz w:val="20"/>
          <w:szCs w:val="20"/>
          <w:lang w:eastAsia="ja-JP"/>
        </w:rPr>
        <w:t>: Researchers and data scientists who work on aligning and integrating various datasets into a unified format, ensuring consistency and usability for analysis.</w:t>
      </w:r>
    </w:p>
    <w:p w14:paraId="2F5B1990"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19"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Health Data Providers</w:t>
      </w:r>
      <w:r w:rsidRPr="00691453">
        <w:rPr>
          <w:rFonts w:ascii="Nunito" w:eastAsia="Nunito" w:hAnsi="Nunito" w:cs="Nunito"/>
          <w:color w:val="000000" w:themeColor="text1"/>
          <w:sz w:val="20"/>
          <w:szCs w:val="20"/>
          <w:lang w:eastAsia="ja-JP"/>
        </w:rPr>
        <w:t>: Entities responsible for collecting and providing biomedical data, including clinical trial coordinators, cohort study administrators, hospitals, and research institutions involved in health-related studies.</w:t>
      </w:r>
    </w:p>
    <w:p w14:paraId="54F07A62"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20"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lastRenderedPageBreak/>
        <w:t>Health Experts:</w:t>
      </w:r>
      <w:r w:rsidRPr="00691453">
        <w:rPr>
          <w:rFonts w:ascii="Nunito" w:eastAsia="Nunito" w:hAnsi="Nunito" w:cs="Nunito"/>
          <w:color w:val="000000" w:themeColor="text1"/>
          <w:sz w:val="20"/>
          <w:szCs w:val="20"/>
          <w:lang w:eastAsia="ja-JP"/>
        </w:rPr>
        <w:t xml:space="preserve"> Specialists in health-related fields who validate the harmonization of biomedical data and ensure the accuracy and reliability of the integrated datasets.</w:t>
      </w:r>
    </w:p>
    <w:p w14:paraId="2893EFF9"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21"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IBM Data Analysis Platforms Team:</w:t>
      </w:r>
      <w:r w:rsidRPr="00691453">
        <w:rPr>
          <w:rFonts w:ascii="Nunito" w:eastAsia="Nunito" w:hAnsi="Nunito" w:cs="Nunito"/>
          <w:color w:val="000000" w:themeColor="text1"/>
          <w:sz w:val="20"/>
          <w:szCs w:val="20"/>
          <w:lang w:eastAsia="ja-JP"/>
        </w:rPr>
        <w:t xml:space="preserve"> The team responsible for managing IBM's suite of data analysis tools and platforms, such as IBM Watson Studio, which support advanced analytics and machine learning within the HE²AT Center.</w:t>
      </w:r>
    </w:p>
    <w:p w14:paraId="4E69EC49"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22"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OpenAI:</w:t>
      </w:r>
      <w:r w:rsidRPr="00691453">
        <w:rPr>
          <w:rFonts w:ascii="Nunito" w:eastAsia="Nunito" w:hAnsi="Nunito" w:cs="Nunito"/>
          <w:color w:val="000000" w:themeColor="text1"/>
          <w:sz w:val="20"/>
          <w:szCs w:val="20"/>
          <w:lang w:eastAsia="ja-JP"/>
        </w:rPr>
        <w:t xml:space="preserve"> An artificial intelligence research organization that provides large language models (LLMs) to assist with variable mapping suggestions, data transformation recommendations, and other AI-driven insights.</w:t>
      </w:r>
    </w:p>
    <w:p w14:paraId="509A9BA3"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23"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Partner Researchers:</w:t>
      </w:r>
      <w:r w:rsidRPr="00691453">
        <w:rPr>
          <w:rFonts w:ascii="Nunito" w:eastAsia="Nunito" w:hAnsi="Nunito" w:cs="Nunito"/>
          <w:color w:val="000000" w:themeColor="text1"/>
          <w:sz w:val="20"/>
          <w:szCs w:val="20"/>
          <w:lang w:eastAsia="ja-JP"/>
        </w:rPr>
        <w:t xml:space="preserve"> External researchers and scientists collaborating with the HE²AT Center and utilizing the integrated datasets for various research projects and analyses.</w:t>
      </w:r>
    </w:p>
    <w:p w14:paraId="5651A45D"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24"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Post-Funding Data Management Team:</w:t>
      </w:r>
      <w:r w:rsidRPr="00691453">
        <w:rPr>
          <w:rFonts w:ascii="Nunito" w:eastAsia="Nunito" w:hAnsi="Nunito" w:cs="Nunito"/>
          <w:color w:val="000000" w:themeColor="text1"/>
          <w:sz w:val="20"/>
          <w:szCs w:val="20"/>
          <w:lang w:eastAsia="ja-JP"/>
        </w:rPr>
        <w:t xml:space="preserve"> The team responsible for managing data after the funding period ends, ensuring the continued maintenance and availability of inferential data and transferring data to appropriate repositories as needed.</w:t>
      </w:r>
    </w:p>
    <w:p w14:paraId="151B700F" w14:textId="77777777" w:rsidR="00D0654F"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25"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Socio-Economic Data Providers:</w:t>
      </w:r>
      <w:r w:rsidRPr="00691453">
        <w:rPr>
          <w:rFonts w:ascii="Nunito" w:eastAsia="Nunito" w:hAnsi="Nunito" w:cs="Nunito"/>
          <w:color w:val="000000" w:themeColor="text1"/>
          <w:sz w:val="20"/>
          <w:szCs w:val="20"/>
          <w:lang w:eastAsia="ja-JP"/>
        </w:rPr>
        <w:t xml:space="preserve"> Organizations that provide data on socio-economic conditions, such as national census bureaus, household survey agencies, and specialized observatories like the Gauteng City-Region Observatory (GCRO).</w:t>
      </w:r>
    </w:p>
    <w:p w14:paraId="4189430E" w14:textId="431EFDB4" w:rsidR="00F16C58" w:rsidRPr="00691453" w:rsidRDefault="00D0654F">
      <w:pPr>
        <w:pStyle w:val="ListParagraph"/>
        <w:numPr>
          <w:ilvl w:val="0"/>
          <w:numId w:val="29"/>
        </w:numPr>
        <w:overflowPunct w:val="0"/>
        <w:autoSpaceDE w:val="0"/>
        <w:autoSpaceDN w:val="0"/>
        <w:adjustRightInd w:val="0"/>
        <w:spacing w:before="240" w:after="240"/>
        <w:contextualSpacing w:val="0"/>
        <w:rPr>
          <w:rFonts w:ascii="Nunito" w:eastAsia="Nunito" w:hAnsi="Nunito" w:cs="Nunito"/>
          <w:color w:val="000000" w:themeColor="text1"/>
          <w:sz w:val="20"/>
          <w:szCs w:val="20"/>
          <w:lang w:eastAsia="ja-JP"/>
        </w:rPr>
        <w:pPrChange w:id="1326" w:author="Craig Parker" w:date="2024-08-15T16:14:00Z" w16du:dateUtc="2024-08-15T14:14:00Z">
          <w:pPr>
            <w:pStyle w:val="ListParagraph"/>
            <w:numPr>
              <w:numId w:val="29"/>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lang w:eastAsia="ja-JP"/>
        </w:rPr>
        <w:t>Training Hubs:</w:t>
      </w:r>
      <w:r w:rsidRPr="00691453">
        <w:rPr>
          <w:rFonts w:ascii="Nunito" w:eastAsia="Nunito" w:hAnsi="Nunito" w:cs="Nunito"/>
          <w:color w:val="000000" w:themeColor="text1"/>
          <w:sz w:val="20"/>
          <w:szCs w:val="20"/>
          <w:lang w:eastAsia="ja-JP"/>
        </w:rPr>
        <w:t xml:space="preserve"> Facilities that provide training and capacity-building activities for researchers, using shared data for educational purposes and contributing to the development of data management skills within the consortium.</w:t>
      </w:r>
    </w:p>
    <w:p w14:paraId="26270CB3" w14:textId="4BF979CA" w:rsidR="00D0654F" w:rsidRPr="00691453" w:rsidRDefault="00F16C58" w:rsidP="00721DA5">
      <w:pPr>
        <w:rPr>
          <w:rFonts w:ascii="Nunito" w:eastAsia="Nunito" w:hAnsi="Nunito" w:cs="Nunito"/>
          <w:color w:val="000000" w:themeColor="text1"/>
          <w:sz w:val="20"/>
          <w:szCs w:val="20"/>
          <w:lang w:eastAsia="ja-JP"/>
        </w:rPr>
      </w:pPr>
      <w:r w:rsidRPr="00691453">
        <w:rPr>
          <w:rFonts w:ascii="Nunito" w:eastAsia="Nunito" w:hAnsi="Nunito" w:cs="Nunito"/>
          <w:color w:val="000000" w:themeColor="text1"/>
          <w:sz w:val="20"/>
          <w:szCs w:val="20"/>
          <w:lang w:eastAsia="ja-JP"/>
        </w:rPr>
        <w:br w:type="page"/>
      </w:r>
    </w:p>
    <w:p w14:paraId="42ADF79A" w14:textId="1B87EE61" w:rsidR="00FB4A54" w:rsidRPr="00007315" w:rsidRDefault="000B1BCF" w:rsidP="00721DA5">
      <w:pPr>
        <w:pStyle w:val="Heading1"/>
        <w:numPr>
          <w:ilvl w:val="0"/>
          <w:numId w:val="9"/>
        </w:numPr>
        <w:rPr>
          <w:rFonts w:ascii="Nunito" w:hAnsi="Nunito"/>
          <w:color w:val="auto"/>
          <w:sz w:val="32"/>
          <w:szCs w:val="32"/>
          <w:rPrChange w:id="1327" w:author="Craig Parker" w:date="2024-08-16T13:26:00Z" w16du:dateUtc="2024-08-16T11:26:00Z">
            <w:rPr>
              <w:rFonts w:ascii="Nunito" w:hAnsi="Nunito"/>
            </w:rPr>
          </w:rPrChange>
        </w:rPr>
      </w:pPr>
      <w:bookmarkStart w:id="1328" w:name="_Toc174715345"/>
      <w:r w:rsidRPr="00007315">
        <w:rPr>
          <w:rFonts w:ascii="Nunito" w:hAnsi="Nunito"/>
          <w:color w:val="auto"/>
          <w:sz w:val="32"/>
          <w:szCs w:val="32"/>
          <w:rPrChange w:id="1329" w:author="Craig Parker" w:date="2024-08-16T13:26:00Z" w16du:dateUtc="2024-08-16T11:26:00Z">
            <w:rPr>
              <w:rFonts w:ascii="Nunito" w:hAnsi="Nunito"/>
            </w:rPr>
          </w:rPrChange>
        </w:rPr>
        <w:lastRenderedPageBreak/>
        <w:t xml:space="preserve">Introduction and </w:t>
      </w:r>
      <w:r w:rsidR="00F17434" w:rsidRPr="00007315">
        <w:rPr>
          <w:rFonts w:ascii="Nunito" w:hAnsi="Nunito"/>
          <w:color w:val="auto"/>
          <w:sz w:val="32"/>
          <w:szCs w:val="32"/>
          <w:rPrChange w:id="1330" w:author="Craig Parker" w:date="2024-08-16T13:26:00Z" w16du:dateUtc="2024-08-16T11:26:00Z">
            <w:rPr>
              <w:rFonts w:ascii="Nunito" w:hAnsi="Nunito"/>
            </w:rPr>
          </w:rPrChange>
        </w:rPr>
        <w:t>b</w:t>
      </w:r>
      <w:r w:rsidRPr="00007315">
        <w:rPr>
          <w:rFonts w:ascii="Nunito" w:hAnsi="Nunito"/>
          <w:color w:val="auto"/>
          <w:sz w:val="32"/>
          <w:szCs w:val="32"/>
          <w:rPrChange w:id="1331" w:author="Craig Parker" w:date="2024-08-16T13:26:00Z" w16du:dateUtc="2024-08-16T11:26:00Z">
            <w:rPr>
              <w:rFonts w:ascii="Nunito" w:hAnsi="Nunito"/>
            </w:rPr>
          </w:rPrChange>
        </w:rPr>
        <w:t>ackground</w:t>
      </w:r>
      <w:bookmarkEnd w:id="1328"/>
    </w:p>
    <w:p w14:paraId="3DD08BA0" w14:textId="5166628C" w:rsidR="00E6279A" w:rsidRPr="00007315" w:rsidRDefault="00E6279A">
      <w:pPr>
        <w:pStyle w:val="Heading2"/>
        <w:numPr>
          <w:ilvl w:val="1"/>
          <w:numId w:val="68"/>
        </w:numPr>
        <w:rPr>
          <w:rFonts w:ascii="Nunito" w:hAnsi="Nunito" w:cs="Times New Roman"/>
          <w:color w:val="auto"/>
          <w:sz w:val="28"/>
          <w:szCs w:val="28"/>
          <w:rPrChange w:id="1332" w:author="Craig Parker" w:date="2024-08-16T13:24:00Z" w16du:dateUtc="2024-08-16T11:24:00Z">
            <w:rPr>
              <w:rFonts w:ascii="Nunito" w:hAnsi="Nunito" w:cs="Times New Roman"/>
              <w:color w:val="auto"/>
              <w:sz w:val="40"/>
              <w:szCs w:val="40"/>
            </w:rPr>
          </w:rPrChange>
        </w:rPr>
        <w:pPrChange w:id="1333" w:author="Craig Parker" w:date="2024-08-15T17:12:00Z" w16du:dateUtc="2024-08-15T15:12:00Z">
          <w:pPr>
            <w:pStyle w:val="Heading2"/>
          </w:pPr>
        </w:pPrChange>
      </w:pPr>
      <w:bookmarkStart w:id="1334" w:name="_Toc174562910"/>
      <w:bookmarkStart w:id="1335" w:name="_Toc174715346"/>
      <w:r w:rsidRPr="00007315">
        <w:rPr>
          <w:rFonts w:ascii="Nunito" w:hAnsi="Nunito"/>
          <w:color w:val="auto"/>
          <w:sz w:val="28"/>
          <w:szCs w:val="28"/>
          <w:rPrChange w:id="1336" w:author="Craig Parker" w:date="2024-08-16T13:24:00Z" w16du:dateUtc="2024-08-16T11:24:00Z">
            <w:rPr>
              <w:rFonts w:ascii="Nunito" w:hAnsi="Nunito"/>
            </w:rPr>
          </w:rPrChange>
        </w:rPr>
        <w:t>Scope</w:t>
      </w:r>
      <w:bookmarkEnd w:id="1334"/>
      <w:bookmarkEnd w:id="1335"/>
    </w:p>
    <w:p w14:paraId="04895272" w14:textId="3EAA6647" w:rsidR="00E6279A" w:rsidRPr="00691453" w:rsidRDefault="00E6279A">
      <w:pPr>
        <w:rPr>
          <w:rFonts w:ascii="Nunito" w:eastAsia="Nunito" w:hAnsi="Nunito" w:cs="Nunito"/>
          <w:color w:val="000000" w:themeColor="text1"/>
          <w:sz w:val="20"/>
          <w:szCs w:val="20"/>
        </w:rPr>
        <w:pPrChange w:id="1337"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 xml:space="preserve">This Data Management Plan (DMP) applies to all data acquired and produced as part of the </w:t>
      </w:r>
      <w:del w:id="1338" w:author="Craig Parker" w:date="2024-08-16T10:39:00Z" w16du:dateUtc="2024-08-16T08:39:00Z">
        <w:r w:rsidRPr="00691453" w:rsidDel="00602CC2">
          <w:rPr>
            <w:rFonts w:ascii="Nunito" w:eastAsia="Nunito" w:hAnsi="Nunito" w:cs="Nunito"/>
            <w:color w:val="000000" w:themeColor="text1"/>
            <w:sz w:val="20"/>
            <w:szCs w:val="20"/>
          </w:rPr>
          <w:delText>activities of the HE²AT Center project</w:delText>
        </w:r>
      </w:del>
      <w:ins w:id="1339" w:author="Craig Parker" w:date="2024-08-16T10:39:00Z" w16du:dateUtc="2024-08-16T08:39:00Z">
        <w:r w:rsidR="00602CC2">
          <w:rPr>
            <w:rFonts w:ascii="Nunito" w:eastAsia="Nunito" w:hAnsi="Nunito" w:cs="Nunito"/>
            <w:color w:val="000000" w:themeColor="text1"/>
            <w:sz w:val="20"/>
            <w:szCs w:val="20"/>
          </w:rPr>
          <w:t>HE²AT Center project's activities</w:t>
        </w:r>
      </w:ins>
      <w:r w:rsidRPr="00691453">
        <w:rPr>
          <w:rFonts w:ascii="Nunito" w:eastAsia="Nunito" w:hAnsi="Nunito" w:cs="Nunito"/>
          <w:color w:val="000000" w:themeColor="text1"/>
          <w:sz w:val="20"/>
          <w:szCs w:val="20"/>
        </w:rPr>
        <w:t xml:space="preserve">, including pilot projects. </w:t>
      </w:r>
    </w:p>
    <w:p w14:paraId="232C804F" w14:textId="1AE89592" w:rsidR="00E6279A" w:rsidRPr="00007315" w:rsidRDefault="00E6279A">
      <w:pPr>
        <w:pStyle w:val="Heading2"/>
        <w:numPr>
          <w:ilvl w:val="1"/>
          <w:numId w:val="68"/>
        </w:numPr>
        <w:rPr>
          <w:rFonts w:ascii="Nunito" w:hAnsi="Nunito"/>
          <w:color w:val="auto"/>
          <w:sz w:val="28"/>
          <w:szCs w:val="28"/>
          <w:rPrChange w:id="1340" w:author="Craig Parker" w:date="2024-08-16T13:24:00Z" w16du:dateUtc="2024-08-16T11:24:00Z">
            <w:rPr>
              <w:rFonts w:ascii="Nunito" w:hAnsi="Nunito"/>
            </w:rPr>
          </w:rPrChange>
        </w:rPr>
        <w:pPrChange w:id="1341" w:author="Craig Parker" w:date="2024-08-15T17:12:00Z" w16du:dateUtc="2024-08-15T15:12:00Z">
          <w:pPr>
            <w:pStyle w:val="Heading2"/>
          </w:pPr>
        </w:pPrChange>
      </w:pPr>
      <w:bookmarkStart w:id="1342" w:name="_Toc174562911"/>
      <w:bookmarkStart w:id="1343" w:name="_Toc174715347"/>
      <w:r w:rsidRPr="00007315">
        <w:rPr>
          <w:rFonts w:ascii="Nunito" w:hAnsi="Nunito"/>
          <w:color w:val="auto"/>
          <w:sz w:val="28"/>
          <w:szCs w:val="28"/>
          <w:rPrChange w:id="1344" w:author="Craig Parker" w:date="2024-08-16T13:24:00Z" w16du:dateUtc="2024-08-16T11:24:00Z">
            <w:rPr>
              <w:rFonts w:ascii="Nunito" w:hAnsi="Nunito"/>
            </w:rPr>
          </w:rPrChange>
        </w:rPr>
        <w:t xml:space="preserve">Target </w:t>
      </w:r>
      <w:r w:rsidR="00F17434" w:rsidRPr="00007315">
        <w:rPr>
          <w:rFonts w:ascii="Nunito" w:hAnsi="Nunito"/>
          <w:color w:val="auto"/>
          <w:sz w:val="28"/>
          <w:szCs w:val="28"/>
          <w:rPrChange w:id="1345" w:author="Craig Parker" w:date="2024-08-16T13:24:00Z" w16du:dateUtc="2024-08-16T11:24:00Z">
            <w:rPr>
              <w:rFonts w:ascii="Nunito" w:hAnsi="Nunito"/>
            </w:rPr>
          </w:rPrChange>
        </w:rPr>
        <w:t>a</w:t>
      </w:r>
      <w:r w:rsidRPr="00007315">
        <w:rPr>
          <w:rFonts w:ascii="Nunito" w:hAnsi="Nunito"/>
          <w:color w:val="auto"/>
          <w:sz w:val="28"/>
          <w:szCs w:val="28"/>
          <w:rPrChange w:id="1346" w:author="Craig Parker" w:date="2024-08-16T13:24:00Z" w16du:dateUtc="2024-08-16T11:24:00Z">
            <w:rPr>
              <w:rFonts w:ascii="Nunito" w:hAnsi="Nunito"/>
            </w:rPr>
          </w:rPrChange>
        </w:rPr>
        <w:t>udience</w:t>
      </w:r>
      <w:bookmarkEnd w:id="1342"/>
      <w:bookmarkEnd w:id="1343"/>
    </w:p>
    <w:p w14:paraId="7D432692" w14:textId="77777777" w:rsidR="00E6279A" w:rsidRPr="00691453" w:rsidRDefault="00E6279A">
      <w:pPr>
        <w:rPr>
          <w:rFonts w:ascii="Nunito" w:eastAsia="Nunito" w:hAnsi="Nunito" w:cs="Nunito"/>
          <w:color w:val="000000" w:themeColor="text1"/>
          <w:sz w:val="20"/>
          <w:szCs w:val="20"/>
        </w:rPr>
        <w:pPrChange w:id="1347"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The scope encompasses various stakeholders, each with distinct roles and responsibilities as outlined below:</w:t>
      </w:r>
    </w:p>
    <w:p w14:paraId="142BA102" w14:textId="77777777" w:rsidR="00E6279A" w:rsidRPr="00691453" w:rsidRDefault="00E6279A">
      <w:pPr>
        <w:pStyle w:val="ListParagraph"/>
        <w:numPr>
          <w:ilvl w:val="0"/>
          <w:numId w:val="7"/>
        </w:numPr>
        <w:overflowPunct w:val="0"/>
        <w:autoSpaceDE w:val="0"/>
        <w:autoSpaceDN w:val="0"/>
        <w:adjustRightInd w:val="0"/>
        <w:spacing w:before="240" w:after="240"/>
        <w:contextualSpacing w:val="0"/>
        <w:rPr>
          <w:rFonts w:ascii="Nunito" w:eastAsia="Nunito" w:hAnsi="Nunito" w:cs="Nunito"/>
          <w:color w:val="000000" w:themeColor="text1"/>
          <w:sz w:val="20"/>
          <w:szCs w:val="20"/>
        </w:rPr>
        <w:pPrChange w:id="1348" w:author="Craig Parker" w:date="2024-08-15T16:14:00Z" w16du:dateUtc="2024-08-15T14:14:00Z">
          <w:pPr>
            <w:pStyle w:val="ListParagraph"/>
            <w:numPr>
              <w:numId w:val="7"/>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rPr>
        <w:t>Data Providers</w:t>
      </w:r>
      <w:r w:rsidRPr="00691453">
        <w:rPr>
          <w:rFonts w:ascii="Nunito" w:eastAsia="Nunito" w:hAnsi="Nunito" w:cs="Nunito"/>
          <w:color w:val="000000" w:themeColor="text1"/>
          <w:sz w:val="20"/>
          <w:szCs w:val="20"/>
        </w:rPr>
        <w:t xml:space="preserve">: These are the legal entities or </w:t>
      </w:r>
      <w:proofErr w:type="spellStart"/>
      <w:r w:rsidRPr="00691453">
        <w:rPr>
          <w:rFonts w:ascii="Nunito" w:eastAsia="Nunito" w:hAnsi="Nunito" w:cs="Nunito"/>
          <w:color w:val="000000" w:themeColor="text1"/>
          <w:sz w:val="20"/>
          <w:szCs w:val="20"/>
        </w:rPr>
        <w:t>organisations</w:t>
      </w:r>
      <w:proofErr w:type="spellEnd"/>
      <w:r w:rsidRPr="00691453">
        <w:rPr>
          <w:rFonts w:ascii="Nunito" w:eastAsia="Nunito" w:hAnsi="Nunito" w:cs="Nunito"/>
          <w:color w:val="000000" w:themeColor="text1"/>
          <w:sz w:val="20"/>
          <w:szCs w:val="20"/>
        </w:rPr>
        <w:t xml:space="preserve"> responsible for </w:t>
      </w:r>
      <w:proofErr w:type="spellStart"/>
      <w:r w:rsidRPr="00691453">
        <w:rPr>
          <w:rFonts w:ascii="Nunito" w:eastAsia="Nunito" w:hAnsi="Nunito" w:cs="Nunito"/>
          <w:color w:val="000000" w:themeColor="text1"/>
          <w:sz w:val="20"/>
          <w:szCs w:val="20"/>
        </w:rPr>
        <w:t>authorising</w:t>
      </w:r>
      <w:proofErr w:type="spellEnd"/>
      <w:r w:rsidRPr="00691453">
        <w:rPr>
          <w:rFonts w:ascii="Nunito" w:eastAsia="Nunito" w:hAnsi="Nunito" w:cs="Nunito"/>
          <w:color w:val="000000" w:themeColor="text1"/>
          <w:sz w:val="20"/>
          <w:szCs w:val="20"/>
        </w:rPr>
        <w:t xml:space="preserve"> access to their datasets. They ensure that data sharing complies with legal and ethical standards.</w:t>
      </w:r>
    </w:p>
    <w:p w14:paraId="68CC87D7" w14:textId="6E061976" w:rsidR="00E6279A" w:rsidRPr="00691453" w:rsidRDefault="4BB0F642">
      <w:pPr>
        <w:pStyle w:val="ListParagraph"/>
        <w:numPr>
          <w:ilvl w:val="0"/>
          <w:numId w:val="7"/>
        </w:numPr>
        <w:overflowPunct w:val="0"/>
        <w:autoSpaceDE w:val="0"/>
        <w:autoSpaceDN w:val="0"/>
        <w:adjustRightInd w:val="0"/>
        <w:spacing w:before="240" w:after="240"/>
        <w:rPr>
          <w:rFonts w:ascii="Nunito" w:eastAsia="Nunito" w:hAnsi="Nunito" w:cs="Nunito"/>
          <w:color w:val="000000" w:themeColor="text1"/>
          <w:sz w:val="20"/>
          <w:szCs w:val="20"/>
        </w:rPr>
        <w:pPrChange w:id="1349" w:author="Craig Parker" w:date="2024-08-15T16:14:00Z" w16du:dateUtc="2024-08-15T14:14:00Z">
          <w:pPr>
            <w:pStyle w:val="ListParagraph"/>
            <w:numPr>
              <w:numId w:val="7"/>
            </w:numPr>
            <w:overflowPunct w:val="0"/>
            <w:autoSpaceDE w:val="0"/>
            <w:autoSpaceDN w:val="0"/>
            <w:adjustRightInd w:val="0"/>
            <w:spacing w:before="240" w:after="240" w:line="360" w:lineRule="auto"/>
            <w:ind w:hanging="360"/>
          </w:pPr>
        </w:pPrChange>
      </w:pPr>
      <w:r w:rsidRPr="4BB0F642">
        <w:rPr>
          <w:rFonts w:ascii="Nunito" w:eastAsia="Nunito" w:hAnsi="Nunito" w:cs="Nunito"/>
          <w:b/>
          <w:bCs/>
          <w:color w:val="000000" w:themeColor="text1"/>
          <w:sz w:val="20"/>
          <w:szCs w:val="20"/>
        </w:rPr>
        <w:t>DSI Partners</w:t>
      </w:r>
      <w:r w:rsidRPr="4BB0F642">
        <w:rPr>
          <w:rFonts w:ascii="Nunito" w:eastAsia="Nunito" w:hAnsi="Nunito" w:cs="Nunito"/>
          <w:color w:val="000000" w:themeColor="text1"/>
          <w:sz w:val="20"/>
          <w:szCs w:val="20"/>
        </w:rPr>
        <w:t>: Partners within the NIH Data Science</w:t>
      </w:r>
      <w:ins w:id="1350" w:author="Lisa van Aardenne" w:date="2024-08-17T13:48:00Z">
        <w:r w:rsidRPr="4BB0F642">
          <w:rPr>
            <w:rFonts w:ascii="Nunito" w:eastAsia="Nunito" w:hAnsi="Nunito" w:cs="Nunito"/>
            <w:color w:val="000000" w:themeColor="text1"/>
            <w:sz w:val="20"/>
            <w:szCs w:val="20"/>
          </w:rPr>
          <w:t xml:space="preserve"> for Health Discovery and Innovation in Africa (DS-I Africa)</w:t>
        </w:r>
      </w:ins>
      <w:r w:rsidRPr="4BB0F642">
        <w:rPr>
          <w:rFonts w:ascii="Nunito" w:eastAsia="Nunito" w:hAnsi="Nunito" w:cs="Nunito"/>
          <w:color w:val="000000" w:themeColor="text1"/>
          <w:sz w:val="20"/>
          <w:szCs w:val="20"/>
        </w:rPr>
        <w:t xml:space="preserve"> Initiative </w:t>
      </w:r>
      <w:del w:id="1351" w:author="Lisa van Aardenne" w:date="2024-08-17T13:48:00Z">
        <w:r w:rsidR="00E6279A" w:rsidRPr="4BB0F642" w:rsidDel="4BB0F642">
          <w:rPr>
            <w:rFonts w:ascii="Nunito" w:eastAsia="Nunito" w:hAnsi="Nunito" w:cs="Nunito"/>
            <w:color w:val="000000" w:themeColor="text1"/>
            <w:sz w:val="20"/>
            <w:szCs w:val="20"/>
          </w:rPr>
          <w:delText>(DS-I) Africa</w:delText>
        </w:r>
      </w:del>
      <w:r w:rsidRPr="4BB0F642">
        <w:rPr>
          <w:rFonts w:ascii="Nunito" w:eastAsia="Nunito" w:hAnsi="Nunito" w:cs="Nunito"/>
          <w:color w:val="000000" w:themeColor="text1"/>
          <w:sz w:val="20"/>
          <w:szCs w:val="20"/>
        </w:rPr>
        <w:t xml:space="preserve"> contribute to and </w:t>
      </w:r>
      <w:proofErr w:type="spellStart"/>
      <w:r w:rsidRPr="4BB0F642">
        <w:rPr>
          <w:rFonts w:ascii="Nunito" w:eastAsia="Nunito" w:hAnsi="Nunito" w:cs="Nunito"/>
          <w:color w:val="000000" w:themeColor="text1"/>
          <w:sz w:val="20"/>
          <w:szCs w:val="20"/>
        </w:rPr>
        <w:t>utilise</w:t>
      </w:r>
      <w:proofErr w:type="spellEnd"/>
      <w:r w:rsidRPr="4BB0F642">
        <w:rPr>
          <w:rFonts w:ascii="Nunito" w:eastAsia="Nunito" w:hAnsi="Nunito" w:cs="Nunito"/>
          <w:color w:val="000000" w:themeColor="text1"/>
          <w:sz w:val="20"/>
          <w:szCs w:val="20"/>
        </w:rPr>
        <w:t xml:space="preserve"> the shared data resources. They collaborate on data management practices and ensure alignment with the broader DS-I Africa objectives.</w:t>
      </w:r>
    </w:p>
    <w:p w14:paraId="09843334" w14:textId="67CD5197" w:rsidR="00E6279A" w:rsidRPr="00691453" w:rsidRDefault="00E6279A">
      <w:pPr>
        <w:pStyle w:val="ListParagraph"/>
        <w:numPr>
          <w:ilvl w:val="0"/>
          <w:numId w:val="7"/>
        </w:numPr>
        <w:overflowPunct w:val="0"/>
        <w:autoSpaceDE w:val="0"/>
        <w:autoSpaceDN w:val="0"/>
        <w:adjustRightInd w:val="0"/>
        <w:spacing w:before="240" w:after="240"/>
        <w:contextualSpacing w:val="0"/>
        <w:rPr>
          <w:rFonts w:ascii="Nunito" w:eastAsia="Nunito" w:hAnsi="Nunito" w:cs="Nunito"/>
          <w:color w:val="000000" w:themeColor="text1"/>
          <w:sz w:val="20"/>
          <w:szCs w:val="20"/>
        </w:rPr>
        <w:pPrChange w:id="1352" w:author="Craig Parker" w:date="2024-08-15T16:14:00Z" w16du:dateUtc="2024-08-15T14:14:00Z">
          <w:pPr>
            <w:pStyle w:val="ListParagraph"/>
            <w:numPr>
              <w:numId w:val="7"/>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rPr>
        <w:t>Consortium Research Groups</w:t>
      </w:r>
      <w:r w:rsidRPr="00691453">
        <w:rPr>
          <w:rFonts w:ascii="Nunito" w:eastAsia="Nunito" w:hAnsi="Nunito" w:cs="Nunito"/>
          <w:color w:val="000000" w:themeColor="text1"/>
          <w:sz w:val="20"/>
          <w:szCs w:val="20"/>
        </w:rPr>
        <w:t xml:space="preserve">: These groups, part of the HE²AT Center consortium, conduct research using the shared datasets. They adhere to the DMP </w:t>
      </w:r>
      <w:r w:rsidR="00A360CF" w:rsidRPr="00691453">
        <w:rPr>
          <w:rFonts w:ascii="Nunito" w:eastAsia="Nunito" w:hAnsi="Nunito" w:cs="Nunito"/>
          <w:color w:val="000000" w:themeColor="text1"/>
          <w:sz w:val="20"/>
          <w:szCs w:val="20"/>
        </w:rPr>
        <w:t>data acquisition, transfer, processing, storage, and access guidelines</w:t>
      </w:r>
      <w:r w:rsidRPr="00691453">
        <w:rPr>
          <w:rFonts w:ascii="Nunito" w:eastAsia="Nunito" w:hAnsi="Nunito" w:cs="Nunito"/>
          <w:color w:val="000000" w:themeColor="text1"/>
          <w:sz w:val="20"/>
          <w:szCs w:val="20"/>
        </w:rPr>
        <w:t>.</w:t>
      </w:r>
    </w:p>
    <w:p w14:paraId="2FACFB2D" w14:textId="72CF8FB1" w:rsidR="00E6279A" w:rsidRPr="00691453" w:rsidRDefault="00E6279A">
      <w:pPr>
        <w:pStyle w:val="ListParagraph"/>
        <w:numPr>
          <w:ilvl w:val="0"/>
          <w:numId w:val="7"/>
        </w:numPr>
        <w:overflowPunct w:val="0"/>
        <w:autoSpaceDE w:val="0"/>
        <w:autoSpaceDN w:val="0"/>
        <w:adjustRightInd w:val="0"/>
        <w:spacing w:before="240" w:after="240"/>
        <w:rPr>
          <w:rFonts w:ascii="Nunito" w:eastAsia="Nunito" w:hAnsi="Nunito" w:cs="Nunito"/>
          <w:color w:val="000000" w:themeColor="text1"/>
          <w:sz w:val="20"/>
          <w:szCs w:val="20"/>
        </w:rPr>
        <w:pPrChange w:id="1353" w:author="Craig Parker" w:date="2024-08-15T16:14:00Z" w16du:dateUtc="2024-08-15T14:14:00Z">
          <w:pPr>
            <w:pStyle w:val="ListParagraph"/>
            <w:numPr>
              <w:numId w:val="7"/>
            </w:numPr>
            <w:overflowPunct w:val="0"/>
            <w:autoSpaceDE w:val="0"/>
            <w:autoSpaceDN w:val="0"/>
            <w:adjustRightInd w:val="0"/>
            <w:spacing w:before="240" w:after="240" w:line="360" w:lineRule="auto"/>
            <w:ind w:hanging="360"/>
          </w:pPr>
        </w:pPrChange>
      </w:pPr>
      <w:del w:id="1354" w:author="Lisa van Aardenne" w:date="2024-08-17T13:48:00Z">
        <w:r w:rsidRPr="4BB0F642" w:rsidDel="4BB0F642">
          <w:rPr>
            <w:rFonts w:ascii="Nunito" w:eastAsia="Nunito" w:hAnsi="Nunito" w:cs="Nunito"/>
            <w:b/>
            <w:bCs/>
            <w:color w:val="000000" w:themeColor="text1"/>
            <w:sz w:val="20"/>
            <w:szCs w:val="20"/>
          </w:rPr>
          <w:delText>El W</w:delText>
        </w:r>
      </w:del>
      <w:proofErr w:type="spellStart"/>
      <w:ins w:id="1355" w:author="Lisa van Aardenne" w:date="2024-08-17T13:49:00Z">
        <w:r w:rsidR="4BB0F642" w:rsidRPr="4BB0F642">
          <w:rPr>
            <w:rFonts w:ascii="Nunito" w:eastAsia="Nunito" w:hAnsi="Nunito" w:cs="Nunito"/>
            <w:b/>
            <w:bCs/>
            <w:color w:val="000000" w:themeColor="text1"/>
            <w:sz w:val="20"/>
            <w:szCs w:val="20"/>
          </w:rPr>
          <w:t>eLw</w:t>
        </w:r>
      </w:ins>
      <w:r w:rsidR="4BB0F642" w:rsidRPr="4BB0F642">
        <w:rPr>
          <w:rFonts w:ascii="Nunito" w:eastAsia="Nunito" w:hAnsi="Nunito" w:cs="Nunito"/>
          <w:b/>
          <w:bCs/>
          <w:color w:val="000000" w:themeColor="text1"/>
          <w:sz w:val="20"/>
          <w:szCs w:val="20"/>
        </w:rPr>
        <w:t>azi</w:t>
      </w:r>
      <w:proofErr w:type="spellEnd"/>
      <w:r w:rsidR="4BB0F642" w:rsidRPr="4BB0F642">
        <w:rPr>
          <w:rFonts w:ascii="Nunito" w:eastAsia="Nunito" w:hAnsi="Nunito" w:cs="Nunito"/>
          <w:color w:val="000000" w:themeColor="text1"/>
          <w:sz w:val="20"/>
          <w:szCs w:val="20"/>
        </w:rPr>
        <w:t xml:space="preserve">: As a data management platform, </w:t>
      </w:r>
      <w:del w:id="1356" w:author="Lisa van Aardenne" w:date="2024-08-17T13:49:00Z">
        <w:r w:rsidRPr="4BB0F642" w:rsidDel="4BB0F642">
          <w:rPr>
            <w:rFonts w:ascii="Nunito" w:eastAsia="Nunito" w:hAnsi="Nunito" w:cs="Nunito"/>
            <w:color w:val="000000" w:themeColor="text1"/>
            <w:sz w:val="20"/>
            <w:szCs w:val="20"/>
          </w:rPr>
          <w:delText>El W</w:delText>
        </w:r>
      </w:del>
      <w:proofErr w:type="spellStart"/>
      <w:ins w:id="1357" w:author="Lisa van Aardenne" w:date="2024-08-17T13:49:00Z">
        <w:r w:rsidR="4BB0F642" w:rsidRPr="4BB0F642">
          <w:rPr>
            <w:rFonts w:ascii="Nunito" w:eastAsia="Nunito" w:hAnsi="Nunito" w:cs="Nunito"/>
            <w:color w:val="000000" w:themeColor="text1"/>
            <w:sz w:val="20"/>
            <w:szCs w:val="20"/>
          </w:rPr>
          <w:t>eLw</w:t>
        </w:r>
      </w:ins>
      <w:r w:rsidR="4BB0F642" w:rsidRPr="4BB0F642">
        <w:rPr>
          <w:rFonts w:ascii="Nunito" w:eastAsia="Nunito" w:hAnsi="Nunito" w:cs="Nunito"/>
          <w:color w:val="000000" w:themeColor="text1"/>
          <w:sz w:val="20"/>
          <w:szCs w:val="20"/>
        </w:rPr>
        <w:t>azi</w:t>
      </w:r>
      <w:proofErr w:type="spellEnd"/>
      <w:r w:rsidR="4BB0F642" w:rsidRPr="4BB0F642">
        <w:rPr>
          <w:rFonts w:ascii="Nunito" w:eastAsia="Nunito" w:hAnsi="Nunito" w:cs="Nunito"/>
          <w:color w:val="000000" w:themeColor="text1"/>
          <w:sz w:val="20"/>
          <w:szCs w:val="20"/>
        </w:rPr>
        <w:t xml:space="preserve"> facilitates the indexing, storage, and sharing of data within the consortium. It ensures that data is discoverable, accessible, interoperable, and reusable (FAIR principles).</w:t>
      </w:r>
    </w:p>
    <w:p w14:paraId="1A2CCA69" w14:textId="1573CED1" w:rsidR="00E6279A" w:rsidRPr="00691453" w:rsidRDefault="00E6279A">
      <w:pPr>
        <w:pStyle w:val="ListParagraph"/>
        <w:numPr>
          <w:ilvl w:val="0"/>
          <w:numId w:val="7"/>
        </w:numPr>
        <w:overflowPunct w:val="0"/>
        <w:autoSpaceDE w:val="0"/>
        <w:autoSpaceDN w:val="0"/>
        <w:adjustRightInd w:val="0"/>
        <w:spacing w:before="240" w:after="240"/>
        <w:contextualSpacing w:val="0"/>
        <w:rPr>
          <w:rFonts w:ascii="Nunito" w:eastAsia="Nunito" w:hAnsi="Nunito" w:cs="Nunito"/>
          <w:color w:val="000000" w:themeColor="text1"/>
          <w:sz w:val="20"/>
          <w:szCs w:val="20"/>
        </w:rPr>
        <w:pPrChange w:id="1358" w:author="Craig Parker" w:date="2024-08-15T16:14:00Z" w16du:dateUtc="2024-08-15T14:14:00Z">
          <w:pPr>
            <w:pStyle w:val="ListParagraph"/>
            <w:numPr>
              <w:numId w:val="7"/>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rPr>
        <w:t>Training Hubs</w:t>
      </w:r>
      <w:r w:rsidRPr="00691453">
        <w:rPr>
          <w:rFonts w:ascii="Nunito" w:eastAsia="Nunito" w:hAnsi="Nunito" w:cs="Nunito"/>
          <w:color w:val="000000" w:themeColor="text1"/>
          <w:sz w:val="20"/>
          <w:szCs w:val="20"/>
        </w:rPr>
        <w:t xml:space="preserve">: These hubs provide training and capacity-building activities for researchers. They </w:t>
      </w:r>
      <w:del w:id="1359" w:author="Craig Parker" w:date="2024-08-15T18:42:00Z" w16du:dateUtc="2024-08-15T16:42:00Z">
        <w:r w:rsidRPr="00691453" w:rsidDel="00213C1A">
          <w:rPr>
            <w:rFonts w:ascii="Nunito" w:eastAsia="Nunito" w:hAnsi="Nunito" w:cs="Nunito"/>
            <w:color w:val="000000" w:themeColor="text1"/>
            <w:sz w:val="20"/>
            <w:szCs w:val="20"/>
          </w:rPr>
          <w:delText xml:space="preserve">utilize </w:delText>
        </w:r>
      </w:del>
      <w:proofErr w:type="spellStart"/>
      <w:ins w:id="1360" w:author="Craig Parker" w:date="2024-08-15T18:42:00Z" w16du:dateUtc="2024-08-15T16:42:00Z">
        <w:r w:rsidR="00213C1A">
          <w:rPr>
            <w:rFonts w:ascii="Nunito" w:eastAsia="Nunito" w:hAnsi="Nunito" w:cs="Nunito"/>
            <w:color w:val="000000" w:themeColor="text1"/>
            <w:sz w:val="20"/>
            <w:szCs w:val="20"/>
          </w:rPr>
          <w:t>utilise</w:t>
        </w:r>
        <w:proofErr w:type="spellEnd"/>
        <w:r w:rsidR="00213C1A" w:rsidRPr="00691453">
          <w:rPr>
            <w:rFonts w:ascii="Nunito" w:eastAsia="Nunito" w:hAnsi="Nunito" w:cs="Nunito"/>
            <w:color w:val="000000" w:themeColor="text1"/>
            <w:sz w:val="20"/>
            <w:szCs w:val="20"/>
          </w:rPr>
          <w:t xml:space="preserve"> </w:t>
        </w:r>
      </w:ins>
      <w:r w:rsidRPr="00691453">
        <w:rPr>
          <w:rFonts w:ascii="Nunito" w:eastAsia="Nunito" w:hAnsi="Nunito" w:cs="Nunito"/>
          <w:color w:val="000000" w:themeColor="text1"/>
          <w:sz w:val="20"/>
          <w:szCs w:val="20"/>
        </w:rPr>
        <w:t xml:space="preserve">the shared data for educational purposes and contribute to </w:t>
      </w:r>
      <w:del w:id="1361" w:author="Craig Parker" w:date="2024-08-15T18:42:00Z" w16du:dateUtc="2024-08-15T16:42:00Z">
        <w:r w:rsidRPr="00691453" w:rsidDel="00213C1A">
          <w:rPr>
            <w:rFonts w:ascii="Nunito" w:eastAsia="Nunito" w:hAnsi="Nunito" w:cs="Nunito"/>
            <w:color w:val="000000" w:themeColor="text1"/>
            <w:sz w:val="20"/>
            <w:szCs w:val="20"/>
          </w:rPr>
          <w:delText>the development of</w:delText>
        </w:r>
      </w:del>
      <w:ins w:id="1362" w:author="Craig Parker" w:date="2024-08-15T18:42:00Z" w16du:dateUtc="2024-08-15T16:42:00Z">
        <w:r w:rsidR="00213C1A">
          <w:rPr>
            <w:rFonts w:ascii="Nunito" w:eastAsia="Nunito" w:hAnsi="Nunito" w:cs="Nunito"/>
            <w:color w:val="000000" w:themeColor="text1"/>
            <w:sz w:val="20"/>
            <w:szCs w:val="20"/>
          </w:rPr>
          <w:t>developing</w:t>
        </w:r>
      </w:ins>
      <w:r w:rsidRPr="00691453">
        <w:rPr>
          <w:rFonts w:ascii="Nunito" w:eastAsia="Nunito" w:hAnsi="Nunito" w:cs="Nunito"/>
          <w:color w:val="000000" w:themeColor="text1"/>
          <w:sz w:val="20"/>
          <w:szCs w:val="20"/>
        </w:rPr>
        <w:t xml:space="preserve"> data management skills within the consortium.</w:t>
      </w:r>
    </w:p>
    <w:p w14:paraId="435DE88C" w14:textId="2CF736C6" w:rsidR="00E6279A" w:rsidRPr="00691453" w:rsidRDefault="00E6279A">
      <w:pPr>
        <w:rPr>
          <w:rFonts w:ascii="Nunito" w:eastAsia="Nunito" w:hAnsi="Nunito" w:cs="Times New Roman"/>
          <w:sz w:val="20"/>
          <w:szCs w:val="20"/>
          <w:rPrChange w:id="1363" w:author="Craig Parker" w:date="2024-08-15T16:14:00Z" w16du:dateUtc="2024-08-15T14:14:00Z">
            <w:rPr>
              <w:rFonts w:ascii="Nunito" w:eastAsia="Nunito" w:hAnsi="Nunito" w:cs="Times New Roman"/>
            </w:rPr>
          </w:rPrChange>
        </w:rPr>
        <w:pPrChange w:id="1364" w:author="Craig Parker" w:date="2024-08-15T16:14:00Z" w16du:dateUtc="2024-08-15T14:14:00Z">
          <w:pPr>
            <w:spacing w:line="360" w:lineRule="auto"/>
          </w:pPr>
        </w:pPrChange>
      </w:pPr>
      <w:r w:rsidRPr="00691453">
        <w:rPr>
          <w:rFonts w:ascii="Nunito" w:eastAsia="Nunito" w:hAnsi="Nunito" w:cs="Nunito"/>
          <w:b/>
          <w:bCs/>
          <w:color w:val="000000" w:themeColor="text1"/>
          <w:sz w:val="20"/>
          <w:szCs w:val="20"/>
        </w:rPr>
        <w:t xml:space="preserve">Researchers </w:t>
      </w:r>
      <w:del w:id="1365" w:author="Craig Parker" w:date="2024-08-16T10:38:00Z" w16du:dateUtc="2024-08-16T08:38:00Z">
        <w:r w:rsidRPr="00691453" w:rsidDel="008F4A14">
          <w:rPr>
            <w:rFonts w:ascii="Nunito" w:eastAsia="Nunito" w:hAnsi="Nunito" w:cs="Nunito"/>
            <w:b/>
            <w:bCs/>
            <w:color w:val="000000" w:themeColor="text1"/>
            <w:sz w:val="20"/>
            <w:szCs w:val="20"/>
          </w:rPr>
          <w:delText xml:space="preserve">Requests </w:delText>
        </w:r>
      </w:del>
      <w:ins w:id="1366" w:author="Craig Parker" w:date="2024-08-16T10:38:00Z" w16du:dateUtc="2024-08-16T08:38:00Z">
        <w:r w:rsidR="008F4A14">
          <w:rPr>
            <w:rFonts w:ascii="Nunito" w:eastAsia="Nunito" w:hAnsi="Nunito" w:cs="Nunito"/>
            <w:b/>
            <w:bCs/>
            <w:color w:val="000000" w:themeColor="text1"/>
            <w:sz w:val="20"/>
            <w:szCs w:val="20"/>
          </w:rPr>
          <w:t>Request</w:t>
        </w:r>
        <w:r w:rsidR="008F4A14" w:rsidRPr="00691453">
          <w:rPr>
            <w:rFonts w:ascii="Nunito" w:eastAsia="Nunito" w:hAnsi="Nunito" w:cs="Nunito"/>
            <w:b/>
            <w:bCs/>
            <w:color w:val="000000" w:themeColor="text1"/>
            <w:sz w:val="20"/>
            <w:szCs w:val="20"/>
          </w:rPr>
          <w:t xml:space="preserve"> </w:t>
        </w:r>
      </w:ins>
      <w:r w:rsidRPr="00691453">
        <w:rPr>
          <w:rFonts w:ascii="Nunito" w:eastAsia="Nunito" w:hAnsi="Nunito" w:cs="Nunito"/>
          <w:b/>
          <w:bCs/>
          <w:color w:val="000000" w:themeColor="text1"/>
          <w:sz w:val="20"/>
          <w:szCs w:val="20"/>
        </w:rPr>
        <w:t>to Acquire Data</w:t>
      </w:r>
      <w:r w:rsidRPr="00691453">
        <w:rPr>
          <w:rFonts w:ascii="Nunito" w:eastAsia="Nunito" w:hAnsi="Nunito" w:cs="Nunito"/>
          <w:color w:val="000000" w:themeColor="text1"/>
          <w:sz w:val="20"/>
          <w:szCs w:val="20"/>
        </w:rPr>
        <w:t xml:space="preserve">: External researchers seeking access to the HE²AT Center's datasets must follow the data access procedures outlined in this DMP. They </w:t>
      </w:r>
      <w:del w:id="1367" w:author="Craig Parker" w:date="2024-08-16T10:38:00Z" w16du:dateUtc="2024-08-16T08:38:00Z">
        <w:r w:rsidRPr="00691453" w:rsidDel="008F4A14">
          <w:rPr>
            <w:rFonts w:ascii="Nunito" w:eastAsia="Nunito" w:hAnsi="Nunito" w:cs="Nunito"/>
            <w:color w:val="000000" w:themeColor="text1"/>
            <w:sz w:val="20"/>
            <w:szCs w:val="20"/>
          </w:rPr>
          <w:delText>are required to</w:delText>
        </w:r>
      </w:del>
      <w:ins w:id="1368" w:author="Craig Parker" w:date="2024-08-16T10:38:00Z" w16du:dateUtc="2024-08-16T08:38:00Z">
        <w:r w:rsidR="008F4A14">
          <w:rPr>
            <w:rFonts w:ascii="Nunito" w:eastAsia="Nunito" w:hAnsi="Nunito" w:cs="Nunito"/>
            <w:color w:val="000000" w:themeColor="text1"/>
            <w:sz w:val="20"/>
            <w:szCs w:val="20"/>
          </w:rPr>
          <w:t>must</w:t>
        </w:r>
      </w:ins>
      <w:r w:rsidRPr="00691453">
        <w:rPr>
          <w:rFonts w:ascii="Nunito" w:eastAsia="Nunito" w:hAnsi="Nunito" w:cs="Nunito"/>
          <w:color w:val="000000" w:themeColor="text1"/>
          <w:sz w:val="20"/>
          <w:szCs w:val="20"/>
        </w:rPr>
        <w:t xml:space="preserve"> comply with data transfer agreements, ethical guidelines, and any conditions set by the Data Access Committee (DAC).</w:t>
      </w:r>
    </w:p>
    <w:p w14:paraId="04AF2ADD" w14:textId="06D14203" w:rsidR="00E6279A" w:rsidRPr="00007315" w:rsidRDefault="00E6279A">
      <w:pPr>
        <w:pStyle w:val="Heading2"/>
        <w:numPr>
          <w:ilvl w:val="1"/>
          <w:numId w:val="68"/>
        </w:numPr>
        <w:rPr>
          <w:rFonts w:ascii="Nunito" w:hAnsi="Nunito" w:cs="Times New Roman"/>
          <w:color w:val="auto"/>
          <w:sz w:val="28"/>
          <w:szCs w:val="28"/>
          <w:rPrChange w:id="1369" w:author="Craig Parker" w:date="2024-08-16T13:24:00Z" w16du:dateUtc="2024-08-16T11:24:00Z">
            <w:rPr>
              <w:rFonts w:ascii="Nunito" w:hAnsi="Nunito" w:cs="Times New Roman"/>
              <w:sz w:val="40"/>
              <w:szCs w:val="40"/>
            </w:rPr>
          </w:rPrChange>
        </w:rPr>
        <w:pPrChange w:id="1370" w:author="Craig Parker" w:date="2024-08-15T17:12:00Z" w16du:dateUtc="2024-08-15T15:12:00Z">
          <w:pPr>
            <w:pStyle w:val="Heading2"/>
          </w:pPr>
        </w:pPrChange>
      </w:pPr>
      <w:bookmarkStart w:id="1371" w:name="_Toc174562912"/>
      <w:bookmarkStart w:id="1372" w:name="_Toc174562913"/>
      <w:bookmarkStart w:id="1373" w:name="_Toc174562914"/>
      <w:bookmarkStart w:id="1374" w:name="_Toc174562915"/>
      <w:bookmarkStart w:id="1375" w:name="_Toc174562916"/>
      <w:bookmarkStart w:id="1376" w:name="_Toc174715348"/>
      <w:bookmarkEnd w:id="1371"/>
      <w:bookmarkEnd w:id="1372"/>
      <w:bookmarkEnd w:id="1373"/>
      <w:bookmarkEnd w:id="1374"/>
      <w:r w:rsidRPr="00007315">
        <w:rPr>
          <w:rFonts w:ascii="Nunito" w:hAnsi="Nunito"/>
          <w:color w:val="auto"/>
          <w:sz w:val="28"/>
          <w:szCs w:val="28"/>
          <w:rPrChange w:id="1377" w:author="Craig Parker" w:date="2024-08-16T13:24:00Z" w16du:dateUtc="2024-08-16T11:24:00Z">
            <w:rPr>
              <w:rFonts w:ascii="Nunito" w:hAnsi="Nunito"/>
            </w:rPr>
          </w:rPrChange>
        </w:rPr>
        <w:t>Purpose</w:t>
      </w:r>
      <w:bookmarkEnd w:id="1375"/>
      <w:bookmarkEnd w:id="1376"/>
    </w:p>
    <w:p w14:paraId="4F0C1842" w14:textId="6B9B4389" w:rsidR="00E6279A" w:rsidRPr="00691453" w:rsidRDefault="00E6279A">
      <w:pPr>
        <w:rPr>
          <w:rFonts w:ascii="Nunito" w:eastAsia="Nunito" w:hAnsi="Nunito" w:cs="Nunito"/>
          <w:color w:val="000000" w:themeColor="text1"/>
          <w:sz w:val="20"/>
          <w:szCs w:val="20"/>
        </w:rPr>
        <w:pPrChange w:id="1378"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 xml:space="preserve">The Data Management Plan (DMP) </w:t>
      </w:r>
      <w:del w:id="1379" w:author="Craig Parker" w:date="2024-08-15T18:42:00Z" w16du:dateUtc="2024-08-15T16:42:00Z">
        <w:r w:rsidRPr="00691453" w:rsidDel="00213C1A">
          <w:rPr>
            <w:rFonts w:ascii="Nunito" w:eastAsia="Nunito" w:hAnsi="Nunito" w:cs="Nunito"/>
            <w:color w:val="000000" w:themeColor="text1"/>
            <w:sz w:val="20"/>
            <w:szCs w:val="20"/>
          </w:rPr>
          <w:delText>aims to establish comprehensive procedures and standards for transferring, processing, storing, and accessing data within the HE²AT Center project. This plan aims to ensure</w:delText>
        </w:r>
      </w:del>
      <w:ins w:id="1380" w:author="Craig Parker" w:date="2024-08-15T18:42:00Z" w16du:dateUtc="2024-08-15T16:42:00Z">
        <w:r w:rsidR="00213C1A">
          <w:rPr>
            <w:rFonts w:ascii="Nunito" w:eastAsia="Nunito" w:hAnsi="Nunito" w:cs="Nunito"/>
            <w:color w:val="000000" w:themeColor="text1"/>
            <w:sz w:val="20"/>
            <w:szCs w:val="20"/>
          </w:rPr>
          <w:t>establishes comprehensive procedures and standards for transferring, processing, storing, and accessing data within the HE²AT Center project. This plan ensures</w:t>
        </w:r>
      </w:ins>
      <w:r w:rsidRPr="00691453">
        <w:rPr>
          <w:rFonts w:ascii="Nunito" w:eastAsia="Nunito" w:hAnsi="Nunito" w:cs="Nunito"/>
          <w:color w:val="000000" w:themeColor="text1"/>
          <w:sz w:val="20"/>
          <w:szCs w:val="20"/>
        </w:rPr>
        <w:t xml:space="preserve"> data integrity, security, and availability</w:t>
      </w:r>
      <w:del w:id="1381" w:author="Craig Parker" w:date="2024-08-15T18:42:00Z" w16du:dateUtc="2024-08-15T16:42:00Z">
        <w:r w:rsidRPr="00691453" w:rsidDel="00213C1A">
          <w:rPr>
            <w:rFonts w:ascii="Nunito" w:eastAsia="Nunito" w:hAnsi="Nunito" w:cs="Nunito"/>
            <w:color w:val="000000" w:themeColor="text1"/>
            <w:sz w:val="20"/>
            <w:szCs w:val="20"/>
          </w:rPr>
          <w:delText>,</w:delText>
        </w:r>
      </w:del>
      <w:r w:rsidRPr="00691453">
        <w:rPr>
          <w:rFonts w:ascii="Nunito" w:eastAsia="Nunito" w:hAnsi="Nunito" w:cs="Nunito"/>
          <w:color w:val="000000" w:themeColor="text1"/>
          <w:sz w:val="20"/>
          <w:szCs w:val="20"/>
        </w:rPr>
        <w:t xml:space="preserve"> while facilitating effective data sharing and collaboration among all stakeholders.</w:t>
      </w:r>
    </w:p>
    <w:p w14:paraId="1E0B69C1" w14:textId="77777777" w:rsidR="00E6279A" w:rsidRPr="00691453" w:rsidRDefault="00E6279A">
      <w:pPr>
        <w:rPr>
          <w:rFonts w:ascii="Nunito" w:eastAsia="Nunito" w:hAnsi="Nunito" w:cs="Nunito"/>
          <w:color w:val="000000" w:themeColor="text1"/>
          <w:sz w:val="20"/>
          <w:szCs w:val="20"/>
        </w:rPr>
        <w:pPrChange w:id="1382"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lastRenderedPageBreak/>
        <w:t>Specifically, the DMP seeks to:</w:t>
      </w:r>
    </w:p>
    <w:p w14:paraId="36E4D96C" w14:textId="77777777" w:rsidR="00E6279A" w:rsidRPr="00691453" w:rsidRDefault="00E6279A">
      <w:pPr>
        <w:pStyle w:val="ListParagraph"/>
        <w:numPr>
          <w:ilvl w:val="0"/>
          <w:numId w:val="8"/>
        </w:numPr>
        <w:overflowPunct w:val="0"/>
        <w:autoSpaceDE w:val="0"/>
        <w:autoSpaceDN w:val="0"/>
        <w:adjustRightInd w:val="0"/>
        <w:spacing w:before="240" w:after="240"/>
        <w:contextualSpacing w:val="0"/>
        <w:rPr>
          <w:rFonts w:ascii="Nunito" w:eastAsia="Nunito" w:hAnsi="Nunito" w:cs="Nunito"/>
          <w:color w:val="000000" w:themeColor="text1"/>
          <w:sz w:val="20"/>
          <w:szCs w:val="20"/>
        </w:rPr>
        <w:pPrChange w:id="1383" w:author="Craig Parker" w:date="2024-08-15T16:14:00Z" w16du:dateUtc="2024-08-15T14:14:00Z">
          <w:pPr>
            <w:pStyle w:val="ListParagraph"/>
            <w:numPr>
              <w:numId w:val="8"/>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rPr>
        <w:t>Standardize Data Management Practices</w:t>
      </w:r>
      <w:r w:rsidRPr="00691453">
        <w:rPr>
          <w:rFonts w:ascii="Nunito" w:eastAsia="Nunito" w:hAnsi="Nunito" w:cs="Nunito"/>
          <w:color w:val="000000" w:themeColor="text1"/>
          <w:sz w:val="20"/>
          <w:szCs w:val="20"/>
        </w:rPr>
        <w:t>: Define uniform procedures and standards to streamline data handling processes across the consortium, ensuring consistency and reliability.</w:t>
      </w:r>
    </w:p>
    <w:p w14:paraId="0475C294" w14:textId="77777777" w:rsidR="00E6279A" w:rsidRPr="00691453" w:rsidRDefault="00E6279A">
      <w:pPr>
        <w:pStyle w:val="ListParagraph"/>
        <w:numPr>
          <w:ilvl w:val="0"/>
          <w:numId w:val="8"/>
        </w:numPr>
        <w:overflowPunct w:val="0"/>
        <w:autoSpaceDE w:val="0"/>
        <w:autoSpaceDN w:val="0"/>
        <w:adjustRightInd w:val="0"/>
        <w:spacing w:before="240" w:after="240"/>
        <w:contextualSpacing w:val="0"/>
        <w:rPr>
          <w:rFonts w:ascii="Nunito" w:eastAsia="Nunito" w:hAnsi="Nunito" w:cs="Nunito"/>
          <w:color w:val="000000" w:themeColor="text1"/>
          <w:sz w:val="20"/>
          <w:szCs w:val="20"/>
        </w:rPr>
        <w:pPrChange w:id="1384" w:author="Craig Parker" w:date="2024-08-15T16:14:00Z" w16du:dateUtc="2024-08-15T14:14:00Z">
          <w:pPr>
            <w:pStyle w:val="ListParagraph"/>
            <w:numPr>
              <w:numId w:val="8"/>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rPr>
        <w:t>Enhance Data Security and Privacy</w:t>
      </w:r>
      <w:r w:rsidRPr="00691453">
        <w:rPr>
          <w:rFonts w:ascii="Nunito" w:eastAsia="Nunito" w:hAnsi="Nunito" w:cs="Nunito"/>
          <w:color w:val="000000" w:themeColor="text1"/>
          <w:sz w:val="20"/>
          <w:szCs w:val="20"/>
        </w:rPr>
        <w:t>: Implement robust measures to protect sensitive and personally identifiable data, complying with relevant legal and ethical standards.</w:t>
      </w:r>
    </w:p>
    <w:p w14:paraId="34B6600A" w14:textId="11FFD08B" w:rsidR="00E6279A" w:rsidRPr="00691453" w:rsidRDefault="00E6279A">
      <w:pPr>
        <w:pStyle w:val="ListParagraph"/>
        <w:numPr>
          <w:ilvl w:val="0"/>
          <w:numId w:val="8"/>
        </w:numPr>
        <w:overflowPunct w:val="0"/>
        <w:autoSpaceDE w:val="0"/>
        <w:autoSpaceDN w:val="0"/>
        <w:adjustRightInd w:val="0"/>
        <w:spacing w:before="240" w:after="240"/>
        <w:contextualSpacing w:val="0"/>
        <w:rPr>
          <w:rFonts w:ascii="Nunito" w:eastAsia="Nunito" w:hAnsi="Nunito" w:cs="Nunito"/>
          <w:color w:val="000000" w:themeColor="text1"/>
          <w:sz w:val="20"/>
          <w:szCs w:val="20"/>
        </w:rPr>
        <w:pPrChange w:id="1385" w:author="Craig Parker" w:date="2024-08-15T16:14:00Z" w16du:dateUtc="2024-08-15T14:14:00Z">
          <w:pPr>
            <w:pStyle w:val="ListParagraph"/>
            <w:numPr>
              <w:numId w:val="8"/>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rPr>
        <w:t>Facilitate Data Sharing and Access</w:t>
      </w:r>
      <w:r w:rsidRPr="00691453">
        <w:rPr>
          <w:rFonts w:ascii="Nunito" w:eastAsia="Nunito" w:hAnsi="Nunito" w:cs="Nunito"/>
          <w:color w:val="000000" w:themeColor="text1"/>
          <w:sz w:val="20"/>
          <w:szCs w:val="20"/>
        </w:rPr>
        <w:t>: Clear guidelines and DTAs promote transparency and collaboration</w:t>
      </w:r>
      <w:del w:id="1386" w:author="Craig Parker" w:date="2024-08-15T18:42:00Z" w16du:dateUtc="2024-08-15T16:42:00Z">
        <w:r w:rsidRPr="00691453" w:rsidDel="00213C1A">
          <w:rPr>
            <w:rFonts w:ascii="Nunito" w:eastAsia="Nunito" w:hAnsi="Nunito" w:cs="Nunito"/>
            <w:color w:val="000000" w:themeColor="text1"/>
            <w:sz w:val="20"/>
            <w:szCs w:val="20"/>
          </w:rPr>
          <w:delText>,</w:delText>
        </w:r>
      </w:del>
      <w:r w:rsidRPr="00691453">
        <w:rPr>
          <w:rFonts w:ascii="Nunito" w:eastAsia="Nunito" w:hAnsi="Nunito" w:cs="Nunito"/>
          <w:color w:val="000000" w:themeColor="text1"/>
          <w:sz w:val="20"/>
          <w:szCs w:val="20"/>
        </w:rPr>
        <w:t xml:space="preserve"> and support data sharing within the consortium, other DS-I Africa projects, and with external researchers.</w:t>
      </w:r>
    </w:p>
    <w:p w14:paraId="538F22EB" w14:textId="77777777" w:rsidR="00E6279A" w:rsidRPr="00691453" w:rsidRDefault="00E6279A">
      <w:pPr>
        <w:pStyle w:val="ListParagraph"/>
        <w:numPr>
          <w:ilvl w:val="0"/>
          <w:numId w:val="8"/>
        </w:numPr>
        <w:overflowPunct w:val="0"/>
        <w:autoSpaceDE w:val="0"/>
        <w:autoSpaceDN w:val="0"/>
        <w:adjustRightInd w:val="0"/>
        <w:spacing w:before="240" w:after="240"/>
        <w:contextualSpacing w:val="0"/>
        <w:rPr>
          <w:rFonts w:ascii="Nunito" w:eastAsia="Nunito" w:hAnsi="Nunito" w:cs="Nunito"/>
          <w:color w:val="000000" w:themeColor="text1"/>
          <w:sz w:val="20"/>
          <w:szCs w:val="20"/>
        </w:rPr>
        <w:pPrChange w:id="1387" w:author="Craig Parker" w:date="2024-08-15T16:14:00Z" w16du:dateUtc="2024-08-15T14:14:00Z">
          <w:pPr>
            <w:pStyle w:val="ListParagraph"/>
            <w:numPr>
              <w:numId w:val="8"/>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rPr>
        <w:t>Support Data-Driven Research</w:t>
      </w:r>
      <w:r w:rsidRPr="00691453">
        <w:rPr>
          <w:rFonts w:ascii="Nunito" w:eastAsia="Nunito" w:hAnsi="Nunito" w:cs="Nunito"/>
          <w:color w:val="000000" w:themeColor="text1"/>
          <w:sz w:val="20"/>
          <w:szCs w:val="20"/>
        </w:rPr>
        <w:t xml:space="preserve">: Provide a framework that enables researchers to efficiently access and </w:t>
      </w:r>
      <w:proofErr w:type="spellStart"/>
      <w:r w:rsidRPr="00691453">
        <w:rPr>
          <w:rFonts w:ascii="Nunito" w:eastAsia="Nunito" w:hAnsi="Nunito" w:cs="Nunito"/>
          <w:color w:val="000000" w:themeColor="text1"/>
          <w:sz w:val="20"/>
          <w:szCs w:val="20"/>
        </w:rPr>
        <w:t>utilise</w:t>
      </w:r>
      <w:proofErr w:type="spellEnd"/>
      <w:r w:rsidRPr="00691453">
        <w:rPr>
          <w:rFonts w:ascii="Nunito" w:eastAsia="Nunito" w:hAnsi="Nunito" w:cs="Nunito"/>
          <w:color w:val="000000" w:themeColor="text1"/>
          <w:sz w:val="20"/>
          <w:szCs w:val="20"/>
        </w:rPr>
        <w:t xml:space="preserve"> data for innovative research, contributing to the HE²AT Center's mission of advancing heat-health knowledge and interventions.</w:t>
      </w:r>
    </w:p>
    <w:p w14:paraId="353B6F8F" w14:textId="77777777" w:rsidR="00E6279A" w:rsidRPr="00691453" w:rsidRDefault="00E6279A">
      <w:pPr>
        <w:pStyle w:val="ListParagraph"/>
        <w:numPr>
          <w:ilvl w:val="0"/>
          <w:numId w:val="8"/>
        </w:numPr>
        <w:overflowPunct w:val="0"/>
        <w:autoSpaceDE w:val="0"/>
        <w:autoSpaceDN w:val="0"/>
        <w:adjustRightInd w:val="0"/>
        <w:spacing w:before="240" w:after="240"/>
        <w:contextualSpacing w:val="0"/>
        <w:rPr>
          <w:rFonts w:ascii="Nunito" w:eastAsia="Nunito" w:hAnsi="Nunito" w:cs="Nunito"/>
          <w:color w:val="000000" w:themeColor="text1"/>
          <w:sz w:val="20"/>
          <w:szCs w:val="20"/>
        </w:rPr>
        <w:pPrChange w:id="1388" w:author="Craig Parker" w:date="2024-08-15T16:14:00Z" w16du:dateUtc="2024-08-15T14:14:00Z">
          <w:pPr>
            <w:pStyle w:val="ListParagraph"/>
            <w:numPr>
              <w:numId w:val="8"/>
            </w:numPr>
            <w:overflowPunct w:val="0"/>
            <w:autoSpaceDE w:val="0"/>
            <w:autoSpaceDN w:val="0"/>
            <w:adjustRightInd w:val="0"/>
            <w:spacing w:before="240" w:after="240" w:line="360" w:lineRule="auto"/>
            <w:ind w:hanging="360"/>
            <w:contextualSpacing w:val="0"/>
          </w:pPr>
        </w:pPrChange>
      </w:pPr>
      <w:r w:rsidRPr="00691453">
        <w:rPr>
          <w:rFonts w:ascii="Nunito" w:eastAsia="Nunito" w:hAnsi="Nunito" w:cs="Nunito"/>
          <w:b/>
          <w:bCs/>
          <w:color w:val="000000" w:themeColor="text1"/>
          <w:sz w:val="20"/>
          <w:szCs w:val="20"/>
        </w:rPr>
        <w:t>Ensure Compliance with Ethical Guidelines</w:t>
      </w:r>
      <w:r w:rsidRPr="00691453">
        <w:rPr>
          <w:rFonts w:ascii="Nunito" w:eastAsia="Nunito" w:hAnsi="Nunito" w:cs="Nunito"/>
          <w:color w:val="000000" w:themeColor="text1"/>
          <w:sz w:val="20"/>
          <w:szCs w:val="20"/>
        </w:rPr>
        <w:t>: Maintain adherence to ethical standards and guidelines, including obtaining necessary approvals and consents for data use.</w:t>
      </w:r>
    </w:p>
    <w:p w14:paraId="443380CA" w14:textId="77777777" w:rsidR="00E6279A" w:rsidRPr="00691453" w:rsidRDefault="00E6279A">
      <w:pPr>
        <w:rPr>
          <w:rFonts w:ascii="Nunito" w:eastAsia="Nunito" w:hAnsi="Nunito" w:cs="Nunito"/>
          <w:color w:val="000000" w:themeColor="text1"/>
          <w:sz w:val="20"/>
          <w:szCs w:val="20"/>
        </w:rPr>
        <w:pPrChange w:id="1389"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While this DMP outlines the procedures for data access by external parties, data sharing outside the consortium is further supported by associated Data Transfer Agreements between the HEAT Center and external partners, ensuring that all data management activities, both inside and outside the Consortium, align with the HE²AT Center's objectives and ethical commitments.</w:t>
      </w:r>
    </w:p>
    <w:p w14:paraId="06E095EF" w14:textId="77777777" w:rsidR="00E6279A" w:rsidRPr="00691453" w:rsidRDefault="00E6279A">
      <w:pPr>
        <w:rPr>
          <w:rFonts w:ascii="Nunito" w:eastAsia="Nunito" w:hAnsi="Nunito" w:cs="Nunito"/>
          <w:color w:val="000000" w:themeColor="text1"/>
          <w:sz w:val="20"/>
          <w:szCs w:val="20"/>
        </w:rPr>
        <w:pPrChange w:id="1390" w:author="Craig Parker" w:date="2024-08-15T16:14:00Z" w16du:dateUtc="2024-08-15T14:14:00Z">
          <w:pPr>
            <w:spacing w:line="360" w:lineRule="auto"/>
          </w:pPr>
        </w:pPrChange>
      </w:pPr>
    </w:p>
    <w:p w14:paraId="70E4AF6A" w14:textId="22100FEB" w:rsidR="00E6279A" w:rsidRPr="00007315" w:rsidRDefault="00E6279A">
      <w:pPr>
        <w:pStyle w:val="Heading2"/>
        <w:numPr>
          <w:ilvl w:val="1"/>
          <w:numId w:val="68"/>
        </w:numPr>
        <w:rPr>
          <w:rFonts w:ascii="Nunito" w:hAnsi="Nunito"/>
          <w:color w:val="auto"/>
          <w:sz w:val="28"/>
          <w:szCs w:val="28"/>
          <w:rPrChange w:id="1391" w:author="Craig Parker" w:date="2024-08-16T13:24:00Z" w16du:dateUtc="2024-08-16T11:24:00Z">
            <w:rPr>
              <w:rFonts w:ascii="Nunito" w:hAnsi="Nunito"/>
            </w:rPr>
          </w:rPrChange>
        </w:rPr>
        <w:pPrChange w:id="1392" w:author="Craig Parker" w:date="2024-08-15T17:12:00Z" w16du:dateUtc="2024-08-15T15:12:00Z">
          <w:pPr>
            <w:pStyle w:val="Heading2"/>
          </w:pPr>
        </w:pPrChange>
      </w:pPr>
      <w:bookmarkStart w:id="1393" w:name="_Toc174562917"/>
      <w:bookmarkStart w:id="1394" w:name="_Toc174562918"/>
      <w:bookmarkStart w:id="1395" w:name="_Toc174562919"/>
      <w:bookmarkStart w:id="1396" w:name="_Toc172635204"/>
      <w:bookmarkStart w:id="1397" w:name="_Toc173777776"/>
      <w:bookmarkStart w:id="1398" w:name="_Toc174562920"/>
      <w:bookmarkStart w:id="1399" w:name="_Toc174715349"/>
      <w:bookmarkEnd w:id="1393"/>
      <w:bookmarkEnd w:id="1394"/>
      <w:bookmarkEnd w:id="1395"/>
      <w:r w:rsidRPr="00007315">
        <w:rPr>
          <w:rFonts w:ascii="Nunito" w:hAnsi="Nunito"/>
          <w:color w:val="auto"/>
          <w:sz w:val="28"/>
          <w:szCs w:val="28"/>
          <w:rPrChange w:id="1400" w:author="Craig Parker" w:date="2024-08-16T13:24:00Z" w16du:dateUtc="2024-08-16T11:24:00Z">
            <w:rPr>
              <w:rFonts w:ascii="Nunito" w:hAnsi="Nunito"/>
            </w:rPr>
          </w:rPrChange>
        </w:rPr>
        <w:t>Background</w:t>
      </w:r>
      <w:bookmarkEnd w:id="1396"/>
      <w:bookmarkEnd w:id="1397"/>
      <w:bookmarkEnd w:id="1398"/>
      <w:bookmarkEnd w:id="1399"/>
    </w:p>
    <w:p w14:paraId="43F906A5" w14:textId="1BED692D" w:rsidR="00E6279A" w:rsidRPr="00691453" w:rsidRDefault="00E6279A">
      <w:pPr>
        <w:rPr>
          <w:rFonts w:ascii="Nunito" w:eastAsia="Nunito" w:hAnsi="Nunito" w:cs="Nunito"/>
          <w:color w:val="000000" w:themeColor="text1"/>
          <w:sz w:val="20"/>
          <w:szCs w:val="20"/>
        </w:rPr>
        <w:pPrChange w:id="1401"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 xml:space="preserve">The </w:t>
      </w:r>
      <w:proofErr w:type="spellStart"/>
      <w:r w:rsidRPr="00691453">
        <w:rPr>
          <w:rFonts w:ascii="Nunito" w:eastAsia="Nunito" w:hAnsi="Nunito" w:cs="Nunito"/>
          <w:color w:val="000000" w:themeColor="text1"/>
          <w:sz w:val="20"/>
          <w:szCs w:val="20"/>
        </w:rPr>
        <w:t>HEat</w:t>
      </w:r>
      <w:proofErr w:type="spellEnd"/>
      <w:r w:rsidRPr="00691453">
        <w:rPr>
          <w:rFonts w:ascii="Nunito" w:eastAsia="Nunito" w:hAnsi="Nunito" w:cs="Nunito"/>
          <w:color w:val="000000" w:themeColor="text1"/>
          <w:sz w:val="20"/>
          <w:szCs w:val="20"/>
        </w:rPr>
        <w:t xml:space="preserve"> and </w:t>
      </w:r>
      <w:proofErr w:type="spellStart"/>
      <w:proofErr w:type="gramStart"/>
      <w:r w:rsidRPr="00691453">
        <w:rPr>
          <w:rFonts w:ascii="Nunito" w:eastAsia="Nunito" w:hAnsi="Nunito" w:cs="Nunito"/>
          <w:color w:val="000000" w:themeColor="text1"/>
          <w:sz w:val="20"/>
          <w:szCs w:val="20"/>
        </w:rPr>
        <w:t>HEalth</w:t>
      </w:r>
      <w:proofErr w:type="spellEnd"/>
      <w:r w:rsidRPr="00691453">
        <w:rPr>
          <w:rFonts w:ascii="Nunito" w:eastAsia="Nunito" w:hAnsi="Nunito" w:cs="Nunito"/>
          <w:color w:val="000000" w:themeColor="text1"/>
          <w:sz w:val="20"/>
          <w:szCs w:val="20"/>
        </w:rPr>
        <w:t xml:space="preserve">  Africa</w:t>
      </w:r>
      <w:proofErr w:type="gramEnd"/>
      <w:r w:rsidRPr="00691453">
        <w:rPr>
          <w:rFonts w:ascii="Nunito" w:eastAsia="Nunito" w:hAnsi="Nunito" w:cs="Nunito"/>
          <w:color w:val="000000" w:themeColor="text1"/>
          <w:sz w:val="20"/>
          <w:szCs w:val="20"/>
        </w:rPr>
        <w:t xml:space="preserve"> Transdisciplinary Center (HE²AT Center), is a U54 Cooperation agreement with the NIH (2021-2026). The HE²AT Center aspires to become a Center of Excellence in heat-health research, capacity building and engagement, using population health science and applying data science methodologies to improve the health of populations in Africa and beyond. The goal of the HE²AT Center is to advance the development of new health knowledge and human capacities by reusing existing data to generate and then disseminate heat-health knowledge and innovations.</w:t>
      </w:r>
    </w:p>
    <w:p w14:paraId="4380C959" w14:textId="77777777" w:rsidR="00E6279A" w:rsidRPr="00691453" w:rsidRDefault="00E6279A">
      <w:pPr>
        <w:rPr>
          <w:rFonts w:ascii="Nunito" w:eastAsia="Nunito" w:hAnsi="Nunito" w:cs="Nunito"/>
          <w:b/>
          <w:bCs/>
          <w:color w:val="000000" w:themeColor="text1"/>
          <w:sz w:val="20"/>
          <w:szCs w:val="20"/>
        </w:rPr>
        <w:pPrChange w:id="1402" w:author="Craig Parker" w:date="2024-08-15T16:14:00Z" w16du:dateUtc="2024-08-15T14:14:00Z">
          <w:pPr>
            <w:spacing w:line="360" w:lineRule="auto"/>
          </w:pPr>
        </w:pPrChange>
      </w:pPr>
      <w:r w:rsidRPr="00691453">
        <w:rPr>
          <w:rFonts w:ascii="Nunito" w:eastAsia="Nunito" w:hAnsi="Nunito" w:cs="Nunito"/>
          <w:b/>
          <w:bCs/>
          <w:color w:val="000000" w:themeColor="text1"/>
          <w:sz w:val="20"/>
          <w:szCs w:val="20"/>
        </w:rPr>
        <w:t>RP1 description</w:t>
      </w:r>
    </w:p>
    <w:p w14:paraId="62FD21DC" w14:textId="5537FC56" w:rsidR="00E6279A" w:rsidRPr="00691453" w:rsidRDefault="00E6279A">
      <w:pPr>
        <w:rPr>
          <w:rFonts w:ascii="Nunito" w:eastAsia="Nunito" w:hAnsi="Nunito" w:cs="Nunito"/>
          <w:color w:val="000000" w:themeColor="text1"/>
          <w:sz w:val="20"/>
          <w:szCs w:val="20"/>
        </w:rPr>
        <w:pPrChange w:id="1403"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 xml:space="preserve">Research project 1 is an Individual Participant Data (IPD) meta-analysis to assess the size and nature of associations between exposure to high ambient temperatures and selected health outcomes in pregnant women and children within the first two years of life. Such techniques have not yet been employed in </w:t>
      </w:r>
      <w:r w:rsidRPr="00691453">
        <w:rPr>
          <w:rFonts w:ascii="Nunito" w:eastAsia="Nunito" w:hAnsi="Nunito" w:cs="Nunito"/>
          <w:color w:val="000000" w:themeColor="text1"/>
          <w:sz w:val="20"/>
          <w:szCs w:val="20"/>
        </w:rPr>
        <w:lastRenderedPageBreak/>
        <w:t>climate change and health. An IPD can overcome many limitations of traditional analyses of individual datasets and biases in classic systematic review methodology. The project has systematically identified potentially eligible African cohort studies or trials through a systematic mapping of studies on pregnant women and children in Africa</w:t>
      </w:r>
      <w:ins w:id="1404" w:author="Craig Parker" w:date="2024-08-15T15:21:00Z" w16du:dateUtc="2024-08-15T13:21:00Z">
        <w:r w:rsidR="007B4BF7" w:rsidRPr="00691453">
          <w:rPr>
            <w:rStyle w:val="FootnoteReference"/>
            <w:rFonts w:ascii="Nunito" w:eastAsia="Nunito" w:hAnsi="Nunito" w:cs="Nunito"/>
            <w:color w:val="000000" w:themeColor="text1"/>
            <w:sz w:val="20"/>
            <w:szCs w:val="20"/>
          </w:rPr>
          <w:footnoteReference w:id="1"/>
        </w:r>
      </w:ins>
      <w:r w:rsidRPr="00691453">
        <w:rPr>
          <w:rFonts w:ascii="Nunito" w:eastAsia="Nunito" w:hAnsi="Nunito" w:cs="Nunito"/>
          <w:color w:val="000000" w:themeColor="text1"/>
          <w:sz w:val="20"/>
          <w:szCs w:val="20"/>
        </w:rPr>
        <w:t xml:space="preserve">. Data are being </w:t>
      </w:r>
      <w:proofErr w:type="spellStart"/>
      <w:r w:rsidRPr="00691453">
        <w:rPr>
          <w:rFonts w:ascii="Nunito" w:eastAsia="Nunito" w:hAnsi="Nunito" w:cs="Nunito"/>
          <w:color w:val="000000" w:themeColor="text1"/>
          <w:sz w:val="20"/>
          <w:szCs w:val="20"/>
        </w:rPr>
        <w:t>harmonised</w:t>
      </w:r>
      <w:proofErr w:type="spellEnd"/>
      <w:r w:rsidRPr="00691453">
        <w:rPr>
          <w:rFonts w:ascii="Nunito" w:eastAsia="Nunito" w:hAnsi="Nunito" w:cs="Nunito"/>
          <w:color w:val="000000" w:themeColor="text1"/>
          <w:sz w:val="20"/>
          <w:szCs w:val="20"/>
        </w:rPr>
        <w:t xml:space="preserve"> </w:t>
      </w:r>
      <w:r w:rsidR="00093104" w:rsidRPr="00691453">
        <w:rPr>
          <w:rFonts w:ascii="Nunito" w:eastAsia="Nunito" w:hAnsi="Nunito" w:cs="Nunito"/>
          <w:color w:val="000000" w:themeColor="text1"/>
          <w:sz w:val="20"/>
          <w:szCs w:val="20"/>
        </w:rPr>
        <w:t>by re-coding</w:t>
      </w:r>
      <w:r w:rsidRPr="00691453">
        <w:rPr>
          <w:rFonts w:ascii="Nunito" w:eastAsia="Nunito" w:hAnsi="Nunito" w:cs="Nunito"/>
          <w:color w:val="000000" w:themeColor="text1"/>
          <w:sz w:val="20"/>
          <w:szCs w:val="20"/>
        </w:rPr>
        <w:t xml:space="preserve"> raw individual participant data into a standard set of variables. Subsequently, all the individual participant's data from each eligible study will be pooled. Analyses that include a range of traditional statistical and novel machine-learning approaches will quantify associations between exposure to high temperatures and adverse maternal and neonatal outcomes. The study may provide robust, definitive evidence on the impacts of heat on maternal and child health</w:t>
      </w:r>
      <w:del w:id="1413" w:author="Craig Parker" w:date="2024-08-15T18:43:00Z" w16du:dateUtc="2024-08-15T16:43:00Z">
        <w:r w:rsidRPr="00691453" w:rsidDel="00213C1A">
          <w:rPr>
            <w:rFonts w:ascii="Nunito" w:eastAsia="Nunito" w:hAnsi="Nunito" w:cs="Nunito"/>
            <w:color w:val="000000" w:themeColor="text1"/>
            <w:sz w:val="20"/>
            <w:szCs w:val="20"/>
          </w:rPr>
          <w:delText>,</w:delText>
        </w:r>
      </w:del>
      <w:r w:rsidRPr="00691453">
        <w:rPr>
          <w:rFonts w:ascii="Nunito" w:eastAsia="Nunito" w:hAnsi="Nunito" w:cs="Nunito"/>
          <w:color w:val="000000" w:themeColor="text1"/>
          <w:sz w:val="20"/>
          <w:szCs w:val="20"/>
        </w:rPr>
        <w:t xml:space="preserve"> and allow for estimation of the burden of rises in temperatures and other climate change manifestations on maternal and neonatal health</w:t>
      </w:r>
      <w:ins w:id="1414" w:author="Craig Parker" w:date="2024-08-15T16:39:00Z" w16du:dateUtc="2024-08-15T14:39:00Z">
        <w:r w:rsidR="00A4216A">
          <w:rPr>
            <w:rStyle w:val="FootnoteReference"/>
            <w:rFonts w:ascii="Nunito" w:eastAsia="Nunito" w:hAnsi="Nunito" w:cs="Nunito"/>
            <w:color w:val="000000" w:themeColor="text1"/>
            <w:sz w:val="20"/>
            <w:szCs w:val="20"/>
          </w:rPr>
          <w:footnoteReference w:id="2"/>
        </w:r>
      </w:ins>
      <w:del w:id="1420" w:author="Craig Parker" w:date="2024-08-15T16:39:00Z" w16du:dateUtc="2024-08-15T14:39:00Z">
        <w:r w:rsidRPr="00691453" w:rsidDel="006F188A">
          <w:rPr>
            <w:rFonts w:ascii="Nunito" w:eastAsia="Nunito" w:hAnsi="Nunito" w:cs="Nunito"/>
            <w:color w:val="000000" w:themeColor="text1"/>
            <w:sz w:val="20"/>
            <w:szCs w:val="20"/>
          </w:rPr>
          <w:fldChar w:fldCharType="begin">
            <w:fldData xml:space="preserve">PEVuZE5vdGU+PENpdGU+PEF1dGhvcj5MYWtob288L0F1dGhvcj48WWVhcj4yMDI0PC9ZZWFyPjxS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</w:fldData>
          </w:fldChar>
        </w:r>
        <w:r w:rsidRPr="00691453" w:rsidDel="006F188A">
          <w:rPr>
            <w:rFonts w:ascii="Nunito" w:eastAsia="Nunito" w:hAnsi="Nunito" w:cs="Nunito"/>
            <w:color w:val="000000" w:themeColor="text1"/>
            <w:sz w:val="20"/>
            <w:szCs w:val="20"/>
          </w:rPr>
          <w:delInstrText xml:space="preserve"> ADDIN EN.CITE </w:delInstrText>
        </w:r>
        <w:r w:rsidRPr="00691453" w:rsidDel="006F188A">
          <w:rPr>
            <w:rFonts w:ascii="Nunito" w:eastAsia="Nunito" w:hAnsi="Nunito" w:cs="Nunito"/>
            <w:color w:val="000000" w:themeColor="text1"/>
            <w:sz w:val="20"/>
            <w:szCs w:val="20"/>
          </w:rPr>
          <w:fldChar w:fldCharType="begin">
            <w:fldData xml:space="preserve">PEVuZE5vdGU+PENpdGU+PEF1dGhvcj5MYWtob288L0F1dGhvcj48WWVhcj4yMDI0PC9ZZWFyPjxS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</w:fldData>
          </w:fldChar>
        </w:r>
        <w:r w:rsidRPr="00691453" w:rsidDel="006F188A">
          <w:rPr>
            <w:rFonts w:ascii="Nunito" w:eastAsia="Nunito" w:hAnsi="Nunito" w:cs="Nunito"/>
            <w:color w:val="000000" w:themeColor="text1"/>
            <w:sz w:val="20"/>
            <w:szCs w:val="20"/>
          </w:rPr>
          <w:delInstrText xml:space="preserve"> ADDIN EN.CITE.DATA </w:delInstrText>
        </w:r>
        <w:r w:rsidRPr="00691453" w:rsidDel="006F188A">
          <w:rPr>
            <w:rFonts w:ascii="Nunito" w:eastAsia="Nunito" w:hAnsi="Nunito" w:cs="Nunito"/>
            <w:color w:val="000000" w:themeColor="text1"/>
            <w:sz w:val="20"/>
            <w:szCs w:val="20"/>
          </w:rPr>
        </w:r>
        <w:r w:rsidRPr="00691453" w:rsidDel="006F188A">
          <w:rPr>
            <w:rFonts w:ascii="Nunito" w:eastAsia="Nunito" w:hAnsi="Nunito" w:cs="Nunito"/>
            <w:color w:val="000000" w:themeColor="text1"/>
            <w:sz w:val="20"/>
            <w:szCs w:val="20"/>
          </w:rPr>
          <w:fldChar w:fldCharType="end"/>
        </w:r>
        <w:r w:rsidRPr="00691453" w:rsidDel="006F188A">
          <w:rPr>
            <w:rFonts w:ascii="Nunito" w:eastAsia="Nunito" w:hAnsi="Nunito" w:cs="Nunito"/>
            <w:color w:val="000000" w:themeColor="text1"/>
            <w:sz w:val="20"/>
            <w:szCs w:val="20"/>
          </w:rPr>
        </w:r>
        <w:r w:rsidRPr="00691453" w:rsidDel="006F188A">
          <w:rPr>
            <w:rFonts w:ascii="Nunito" w:eastAsia="Nunito" w:hAnsi="Nunito" w:cs="Nunito"/>
            <w:color w:val="000000" w:themeColor="text1"/>
            <w:sz w:val="20"/>
            <w:szCs w:val="20"/>
          </w:rPr>
          <w:fldChar w:fldCharType="separate"/>
        </w:r>
        <w:r w:rsidRPr="00691453" w:rsidDel="006F188A">
          <w:rPr>
            <w:rFonts w:ascii="Nunito" w:eastAsia="Nunito" w:hAnsi="Nunito" w:cs="Nunito"/>
            <w:noProof/>
            <w:color w:val="000000" w:themeColor="text1"/>
            <w:sz w:val="20"/>
            <w:szCs w:val="20"/>
          </w:rPr>
          <w:delText>[1]</w:delText>
        </w:r>
        <w:r w:rsidRPr="00691453" w:rsidDel="006F188A">
          <w:rPr>
            <w:rFonts w:ascii="Nunito" w:eastAsia="Nunito" w:hAnsi="Nunito" w:cs="Nunito"/>
            <w:color w:val="000000" w:themeColor="text1"/>
            <w:sz w:val="20"/>
            <w:szCs w:val="20"/>
          </w:rPr>
          <w:fldChar w:fldCharType="end"/>
        </w:r>
      </w:del>
      <w:r w:rsidRPr="00691453">
        <w:rPr>
          <w:rFonts w:ascii="Nunito" w:eastAsia="Nunito" w:hAnsi="Nunito" w:cs="Nunito"/>
          <w:color w:val="000000" w:themeColor="text1"/>
          <w:sz w:val="20"/>
          <w:szCs w:val="20"/>
        </w:rPr>
        <w:t xml:space="preserve">. </w:t>
      </w:r>
    </w:p>
    <w:p w14:paraId="2408E8FD" w14:textId="77777777" w:rsidR="00E6279A" w:rsidRPr="00691453" w:rsidRDefault="00E6279A">
      <w:pPr>
        <w:rPr>
          <w:rFonts w:ascii="Nunito" w:eastAsia="Nunito" w:hAnsi="Nunito" w:cs="Nunito"/>
          <w:b/>
          <w:bCs/>
          <w:color w:val="000000" w:themeColor="text1"/>
          <w:sz w:val="20"/>
          <w:szCs w:val="20"/>
        </w:rPr>
        <w:pPrChange w:id="1421" w:author="Craig Parker" w:date="2024-08-15T16:14:00Z" w16du:dateUtc="2024-08-15T14:14:00Z">
          <w:pPr>
            <w:spacing w:line="360" w:lineRule="auto"/>
          </w:pPr>
        </w:pPrChange>
      </w:pPr>
      <w:r w:rsidRPr="00691453">
        <w:rPr>
          <w:rFonts w:ascii="Nunito" w:eastAsia="Nunito" w:hAnsi="Nunito" w:cs="Nunito"/>
          <w:b/>
          <w:bCs/>
          <w:color w:val="000000" w:themeColor="text1"/>
          <w:sz w:val="20"/>
          <w:szCs w:val="20"/>
        </w:rPr>
        <w:t>RP2 description</w:t>
      </w:r>
    </w:p>
    <w:p w14:paraId="04DEF340" w14:textId="77777777" w:rsidR="00E6279A" w:rsidRPr="00691453" w:rsidRDefault="00E6279A">
      <w:pPr>
        <w:jc w:val="both"/>
        <w:rPr>
          <w:rFonts w:ascii="Nunito" w:eastAsia="Nunito" w:hAnsi="Nunito" w:cs="Nunito"/>
          <w:color w:val="000000" w:themeColor="text1"/>
          <w:sz w:val="20"/>
          <w:szCs w:val="20"/>
          <w:lang w:val="en-ZA"/>
        </w:rPr>
        <w:pPrChange w:id="1422" w:author="Craig Parker" w:date="2024-08-15T16:14:00Z" w16du:dateUtc="2024-08-15T14:14:00Z">
          <w:pPr>
            <w:spacing w:line="360" w:lineRule="auto"/>
            <w:jc w:val="both"/>
          </w:pPr>
        </w:pPrChange>
      </w:pPr>
      <w:r w:rsidRPr="00691453">
        <w:rPr>
          <w:rFonts w:ascii="Nunito" w:eastAsia="Nunito" w:hAnsi="Nunito" w:cs="Nunito"/>
          <w:color w:val="000000" w:themeColor="text1"/>
          <w:sz w:val="20"/>
          <w:szCs w:val="20"/>
          <w:lang w:val="en-ZA"/>
        </w:rPr>
        <w:t>Rapid growth in urban populations, geographical extent of cities and over-burdened health services in African cities, coupled with rising temperatures and Urban Heat Island phenomenon, pose significant public health challenges. High ambient temperatures cause considerable morbidity and mortality in urban areas, influenced by temperature gradients, socio-environmental factors and the characteristics of the built environment. This project, conducted in Abidjan, Ivory Coast, and Johannesburg, South Africa, will investigate heat exposure risks to develop an Early Warning System for vulnerable groups.</w:t>
      </w:r>
    </w:p>
    <w:p w14:paraId="7CF04460" w14:textId="6D0EEB82" w:rsidR="00E6279A" w:rsidRPr="00691453" w:rsidRDefault="00E6279A">
      <w:pPr>
        <w:jc w:val="both"/>
        <w:rPr>
          <w:rFonts w:ascii="Nunito" w:eastAsia="Nunito" w:hAnsi="Nunito" w:cs="Nunito"/>
          <w:color w:val="000000" w:themeColor="text1"/>
          <w:sz w:val="20"/>
          <w:szCs w:val="20"/>
          <w:lang w:val="en-ZA"/>
        </w:rPr>
        <w:pPrChange w:id="1423" w:author="Craig Parker" w:date="2024-08-15T16:14:00Z" w16du:dateUtc="2024-08-15T14:14:00Z">
          <w:pPr>
            <w:spacing w:line="360" w:lineRule="auto"/>
            <w:jc w:val="both"/>
          </w:pPr>
        </w:pPrChange>
      </w:pPr>
      <w:r w:rsidRPr="00691453">
        <w:rPr>
          <w:rFonts w:ascii="Nunito" w:eastAsia="Nunito" w:hAnsi="Nunito" w:cs="Nunito"/>
          <w:color w:val="000000" w:themeColor="text1"/>
          <w:sz w:val="20"/>
          <w:szCs w:val="20"/>
          <w:lang w:val="en-ZA"/>
        </w:rPr>
        <w:t>We will use data science methods, including natural language processing and predictive geospatial analysis, to integrate diverse data streams. Potential mediating and confounding factors, such as urban form, differentials in socio-economic status and vegetation indices</w:t>
      </w:r>
      <w:ins w:id="1424" w:author="Craig Parker" w:date="2024-08-15T18:44:00Z" w16du:dateUtc="2024-08-15T16:44:00Z">
        <w:r w:rsidR="00213C1A">
          <w:rPr>
            <w:rFonts w:ascii="Nunito" w:eastAsia="Nunito" w:hAnsi="Nunito" w:cs="Nunito"/>
            <w:color w:val="000000" w:themeColor="text1"/>
            <w:sz w:val="20"/>
            <w:szCs w:val="20"/>
            <w:lang w:val="en-ZA"/>
          </w:rPr>
          <w:t>,</w:t>
        </w:r>
      </w:ins>
      <w:r w:rsidRPr="00691453">
        <w:rPr>
          <w:rFonts w:ascii="Nunito" w:eastAsia="Nunito" w:hAnsi="Nunito" w:cs="Nunito"/>
          <w:color w:val="000000" w:themeColor="text1"/>
          <w:sz w:val="20"/>
          <w:szCs w:val="20"/>
          <w:lang w:val="en-ZA"/>
        </w:rPr>
        <w:t xml:space="preserve"> will be included in exposure-response analyses involving high-resolution climate data and health outcomes. The project aims to estimate historical and future heat hazards and develop a predictive model linking heat exposure to health outcomes under </w:t>
      </w:r>
      <w:del w:id="1425" w:author="Craig Parker" w:date="2024-08-15T18:44:00Z" w16du:dateUtc="2024-08-15T16:44:00Z">
        <w:r w:rsidRPr="00691453" w:rsidDel="00213C1A">
          <w:rPr>
            <w:rFonts w:ascii="Nunito" w:eastAsia="Nunito" w:hAnsi="Nunito" w:cs="Nunito"/>
            <w:color w:val="000000" w:themeColor="text1"/>
            <w:sz w:val="20"/>
            <w:szCs w:val="20"/>
            <w:lang w:val="en-ZA"/>
          </w:rPr>
          <w:delText xml:space="preserve">a range of </w:delText>
        </w:r>
      </w:del>
      <w:r w:rsidRPr="00691453">
        <w:rPr>
          <w:rFonts w:ascii="Nunito" w:eastAsia="Nunito" w:hAnsi="Nunito" w:cs="Nunito"/>
          <w:color w:val="000000" w:themeColor="text1"/>
          <w:sz w:val="20"/>
          <w:szCs w:val="20"/>
          <w:lang w:val="en-ZA"/>
        </w:rPr>
        <w:t>emission and development scenarios. Health data will come from cohort and clinical trials in the target cities.</w:t>
      </w:r>
    </w:p>
    <w:p w14:paraId="38B9CC9A" w14:textId="01E5E2CB" w:rsidR="00E6279A" w:rsidRDefault="00E6279A">
      <w:pPr>
        <w:jc w:val="both"/>
        <w:rPr>
          <w:ins w:id="1426" w:author="Craig Parker" w:date="2024-08-16T09:19:00Z" w16du:dateUtc="2024-08-16T07:19:00Z"/>
          <w:rFonts w:ascii="Nunito" w:eastAsia="Nunito" w:hAnsi="Nunito" w:cs="Nunito"/>
          <w:color w:val="000000" w:themeColor="text1"/>
          <w:sz w:val="20"/>
          <w:szCs w:val="20"/>
          <w:lang w:val="en-ZA"/>
        </w:rPr>
      </w:pPr>
      <w:r w:rsidRPr="00691453">
        <w:rPr>
          <w:rFonts w:ascii="Nunito" w:eastAsia="Nunito" w:hAnsi="Nunito" w:cs="Nunito"/>
          <w:color w:val="000000" w:themeColor="text1"/>
          <w:sz w:val="20"/>
          <w:szCs w:val="20"/>
          <w:lang w:val="en-ZA"/>
        </w:rPr>
        <w:lastRenderedPageBreak/>
        <w:t>Various dissemination methods for the early warning system will be explored, including a web-based application. The project aligns with DS-I Africa objectives</w:t>
      </w:r>
      <w:del w:id="1427" w:author="Craig Parker" w:date="2024-08-15T16:41:00Z" w16du:dateUtc="2024-08-15T14:41:00Z">
        <w:r w:rsidRPr="00691453" w:rsidDel="006A4986">
          <w:rPr>
            <w:rFonts w:ascii="Nunito" w:eastAsia="Nunito" w:hAnsi="Nunito" w:cs="Nunito"/>
            <w:color w:val="000000" w:themeColor="text1"/>
            <w:sz w:val="20"/>
            <w:szCs w:val="20"/>
            <w:lang w:val="en-ZA"/>
          </w:rPr>
          <w:delText>,</w:delText>
        </w:r>
      </w:del>
      <w:r w:rsidRPr="00691453">
        <w:rPr>
          <w:rFonts w:ascii="Nunito" w:eastAsia="Nunito" w:hAnsi="Nunito" w:cs="Nunito"/>
          <w:color w:val="000000" w:themeColor="text1"/>
          <w:sz w:val="20"/>
          <w:szCs w:val="20"/>
          <w:lang w:val="en-ZA"/>
        </w:rPr>
        <w:t xml:space="preserve"> and may expand to include other Research Hubs and cities across Africa</w:t>
      </w:r>
      <w:ins w:id="1428" w:author="Craig Parker" w:date="2024-08-15T16:40:00Z" w16du:dateUtc="2024-08-15T14:40:00Z">
        <w:r w:rsidR="00D03E93">
          <w:rPr>
            <w:rStyle w:val="FootnoteReference"/>
            <w:rFonts w:ascii="Nunito" w:eastAsia="Nunito" w:hAnsi="Nunito" w:cs="Nunito"/>
            <w:color w:val="000000" w:themeColor="text1"/>
            <w:sz w:val="20"/>
            <w:szCs w:val="20"/>
            <w:lang w:val="en-ZA"/>
          </w:rPr>
          <w:footnoteReference w:id="3"/>
        </w:r>
      </w:ins>
      <w:r w:rsidRPr="00691453">
        <w:rPr>
          <w:rFonts w:ascii="Nunito" w:eastAsia="Nunito" w:hAnsi="Nunito" w:cs="Nunito"/>
          <w:color w:val="000000" w:themeColor="text1"/>
          <w:sz w:val="20"/>
          <w:szCs w:val="20"/>
          <w:lang w:val="en-ZA"/>
        </w:rPr>
        <w:t>.</w:t>
      </w:r>
    </w:p>
    <w:p w14:paraId="782DDFDE" w14:textId="0E1D337E" w:rsidR="009A6296" w:rsidRPr="00007315" w:rsidRDefault="009A6296">
      <w:pPr>
        <w:pStyle w:val="Heading2"/>
        <w:numPr>
          <w:ilvl w:val="1"/>
          <w:numId w:val="68"/>
        </w:numPr>
        <w:rPr>
          <w:ins w:id="1443" w:author="Craig Parker" w:date="2024-08-16T09:19:00Z" w16du:dateUtc="2024-08-16T07:19:00Z"/>
          <w:rFonts w:ascii="Nunito" w:hAnsi="Nunito"/>
          <w:b w:val="0"/>
          <w:bCs w:val="0"/>
          <w:sz w:val="28"/>
          <w:szCs w:val="28"/>
          <w:lang w:val="en-ZA" w:eastAsia="en-ZA"/>
          <w:rPrChange w:id="1444" w:author="Craig Parker" w:date="2024-08-16T13:24:00Z" w16du:dateUtc="2024-08-16T11:24:00Z">
            <w:rPr>
              <w:ins w:id="1445" w:author="Craig Parker" w:date="2024-08-16T09:19:00Z" w16du:dateUtc="2024-08-16T07:19:00Z"/>
              <w:b/>
              <w:bCs/>
              <w:lang w:val="en-ZA" w:eastAsia="en-ZA"/>
            </w:rPr>
          </w:rPrChange>
        </w:rPr>
        <w:pPrChange w:id="1446" w:author="Craig Parker" w:date="2024-08-16T09:19:00Z" w16du:dateUtc="2024-08-16T07:19:00Z">
          <w:pPr>
            <w:spacing w:before="100" w:beforeAutospacing="1" w:after="100" w:afterAutospacing="1" w:line="240" w:lineRule="auto"/>
            <w:outlineLvl w:val="2"/>
          </w:pPr>
        </w:pPrChange>
      </w:pPr>
      <w:bookmarkStart w:id="1447" w:name="_Toc174715350"/>
      <w:ins w:id="1448" w:author="Craig Parker" w:date="2024-08-16T09:19:00Z" w16du:dateUtc="2024-08-16T07:19:00Z">
        <w:r w:rsidRPr="00007315">
          <w:rPr>
            <w:rFonts w:ascii="Nunito" w:hAnsi="Nunito"/>
            <w:color w:val="auto"/>
            <w:sz w:val="28"/>
            <w:szCs w:val="28"/>
            <w:lang w:val="en-ZA" w:eastAsia="en-ZA"/>
            <w:rPrChange w:id="1449" w:author="Craig Parker" w:date="2024-08-16T13:24:00Z" w16du:dateUtc="2024-08-16T11:24:00Z">
              <w:rPr>
                <w:lang w:val="en-ZA" w:eastAsia="en-ZA"/>
              </w:rPr>
            </w:rPrChange>
          </w:rPr>
          <w:t>Overview of the Data Management Workflow</w:t>
        </w:r>
        <w:bookmarkEnd w:id="1447"/>
      </w:ins>
    </w:p>
    <w:p w14:paraId="12F24D8C" w14:textId="2D040D43" w:rsidR="009A6296" w:rsidRPr="009A6296" w:rsidRDefault="009A6296" w:rsidP="009A6296">
      <w:pPr>
        <w:spacing w:before="100" w:beforeAutospacing="1" w:after="100" w:afterAutospacing="1" w:line="240" w:lineRule="auto"/>
        <w:rPr>
          <w:ins w:id="1450" w:author="Craig Parker" w:date="2024-08-16T09:19:00Z" w16du:dateUtc="2024-08-16T07:19:00Z"/>
          <w:rFonts w:ascii="Nunito" w:eastAsia="Times New Roman" w:hAnsi="Nunito" w:cs="Times New Roman"/>
          <w:sz w:val="20"/>
          <w:szCs w:val="20"/>
          <w:lang w:val="en-ZA" w:eastAsia="en-ZA"/>
          <w:rPrChange w:id="1451" w:author="Craig Parker" w:date="2024-08-16T09:20:00Z" w16du:dateUtc="2024-08-16T07:20:00Z">
            <w:rPr>
              <w:ins w:id="1452" w:author="Craig Parker" w:date="2024-08-16T09:19:00Z" w16du:dateUtc="2024-08-16T07:19:00Z"/>
              <w:rFonts w:ascii="Times New Roman" w:eastAsia="Times New Roman" w:hAnsi="Times New Roman" w:cs="Times New Roman"/>
              <w:sz w:val="24"/>
              <w:szCs w:val="24"/>
              <w:lang w:val="en-ZA" w:eastAsia="en-ZA"/>
            </w:rPr>
          </w:rPrChange>
        </w:rPr>
      </w:pPr>
      <w:ins w:id="1453" w:author="Craig Parker" w:date="2024-08-16T09:19:00Z" w16du:dateUtc="2024-08-16T07:19:00Z">
        <w:r w:rsidRPr="009A6296">
          <w:rPr>
            <w:rFonts w:ascii="Nunito" w:eastAsia="Times New Roman" w:hAnsi="Nunito" w:cs="Times New Roman"/>
            <w:sz w:val="20"/>
            <w:szCs w:val="20"/>
            <w:lang w:val="en-ZA" w:eastAsia="en-ZA"/>
            <w:rPrChange w:id="1454" w:author="Craig Parker" w:date="2024-08-16T09:20:00Z" w16du:dateUtc="2024-08-16T07:20:00Z">
              <w:rPr>
                <w:rFonts w:ascii="Times New Roman" w:eastAsia="Times New Roman" w:hAnsi="Times New Roman" w:cs="Times New Roman"/>
                <w:sz w:val="24"/>
                <w:szCs w:val="24"/>
                <w:lang w:val="en-ZA" w:eastAsia="en-ZA"/>
              </w:rPr>
            </w:rPrChange>
          </w:rPr>
          <w:t xml:space="preserve">The HE²AT </w:t>
        </w:r>
        <w:proofErr w:type="spellStart"/>
        <w:r w:rsidRPr="009A6296">
          <w:rPr>
            <w:rFonts w:ascii="Nunito" w:eastAsia="Times New Roman" w:hAnsi="Nunito" w:cs="Times New Roman"/>
            <w:sz w:val="20"/>
            <w:szCs w:val="20"/>
            <w:lang w:val="en-ZA" w:eastAsia="en-ZA"/>
            <w:rPrChange w:id="1455" w:author="Craig Parker" w:date="2024-08-16T09:20:00Z" w16du:dateUtc="2024-08-16T07:20:00Z">
              <w:rPr>
                <w:rFonts w:ascii="Times New Roman" w:eastAsia="Times New Roman" w:hAnsi="Times New Roman" w:cs="Times New Roman"/>
                <w:sz w:val="24"/>
                <w:szCs w:val="24"/>
                <w:lang w:val="en-ZA" w:eastAsia="en-ZA"/>
              </w:rPr>
            </w:rPrChange>
          </w:rPr>
          <w:t>Center's</w:t>
        </w:r>
        <w:proofErr w:type="spellEnd"/>
        <w:r w:rsidRPr="009A6296">
          <w:rPr>
            <w:rFonts w:ascii="Nunito" w:eastAsia="Times New Roman" w:hAnsi="Nunito" w:cs="Times New Roman"/>
            <w:sz w:val="20"/>
            <w:szCs w:val="20"/>
            <w:lang w:val="en-ZA" w:eastAsia="en-ZA"/>
            <w:rPrChange w:id="1456" w:author="Craig Parker" w:date="2024-08-16T09:20:00Z" w16du:dateUtc="2024-08-16T07:20:00Z">
              <w:rPr>
                <w:rFonts w:ascii="Times New Roman" w:eastAsia="Times New Roman" w:hAnsi="Times New Roman" w:cs="Times New Roman"/>
                <w:sz w:val="24"/>
                <w:szCs w:val="24"/>
                <w:lang w:val="en-ZA" w:eastAsia="en-ZA"/>
              </w:rPr>
            </w:rPrChange>
          </w:rPr>
          <w:t xml:space="preserve"> data management process is structured around several critical stages, from data acquisition to sharing and open access. The following </w:t>
        </w:r>
        <w:proofErr w:type="gramStart"/>
        <w:r w:rsidRPr="009A6296">
          <w:rPr>
            <w:rFonts w:ascii="Nunito" w:eastAsia="Times New Roman" w:hAnsi="Nunito" w:cs="Times New Roman"/>
            <w:sz w:val="20"/>
            <w:szCs w:val="20"/>
            <w:lang w:val="en-ZA" w:eastAsia="en-ZA"/>
            <w:rPrChange w:id="1457" w:author="Craig Parker" w:date="2024-08-16T09:20:00Z" w16du:dateUtc="2024-08-16T07:20:00Z">
              <w:rPr>
                <w:rFonts w:ascii="Times New Roman" w:eastAsia="Times New Roman" w:hAnsi="Times New Roman" w:cs="Times New Roman"/>
                <w:sz w:val="24"/>
                <w:szCs w:val="24"/>
                <w:lang w:val="en-ZA" w:eastAsia="en-ZA"/>
              </w:rPr>
            </w:rPrChange>
          </w:rPr>
          <w:t>diagram</w:t>
        </w:r>
      </w:ins>
      <w:ins w:id="1458" w:author="Craig Parker" w:date="2024-08-16T09:21:00Z" w16du:dateUtc="2024-08-16T07:21:00Z">
        <w:r>
          <w:rPr>
            <w:rFonts w:ascii="Nunito" w:eastAsia="Times New Roman" w:hAnsi="Nunito" w:cs="Times New Roman"/>
            <w:sz w:val="20"/>
            <w:szCs w:val="20"/>
            <w:lang w:val="en-ZA" w:eastAsia="en-ZA"/>
          </w:rPr>
          <w:t>(</w:t>
        </w:r>
      </w:ins>
      <w:proofErr w:type="gramEnd"/>
      <w:ins w:id="1459" w:author="Craig Parker" w:date="2024-08-16T09:22:00Z" w16du:dateUtc="2024-08-16T07:22:00Z">
        <w:r>
          <w:rPr>
            <w:rFonts w:ascii="Nunito" w:eastAsia="Times New Roman" w:hAnsi="Nunito" w:cs="Times New Roman"/>
            <w:sz w:val="20"/>
            <w:szCs w:val="20"/>
            <w:lang w:val="en-ZA" w:eastAsia="en-ZA"/>
          </w:rPr>
          <w:t>Figure 1)</w:t>
        </w:r>
      </w:ins>
      <w:ins w:id="1460" w:author="Craig Parker" w:date="2024-08-16T09:19:00Z" w16du:dateUtc="2024-08-16T07:19:00Z">
        <w:r w:rsidRPr="009A6296">
          <w:rPr>
            <w:rFonts w:ascii="Nunito" w:eastAsia="Times New Roman" w:hAnsi="Nunito" w:cs="Times New Roman"/>
            <w:sz w:val="20"/>
            <w:szCs w:val="20"/>
            <w:lang w:val="en-ZA" w:eastAsia="en-ZA"/>
            <w:rPrChange w:id="1461" w:author="Craig Parker" w:date="2024-08-16T09:20:00Z" w16du:dateUtc="2024-08-16T07:20:00Z">
              <w:rPr>
                <w:rFonts w:ascii="Times New Roman" w:eastAsia="Times New Roman" w:hAnsi="Times New Roman" w:cs="Times New Roman"/>
                <w:sz w:val="24"/>
                <w:szCs w:val="24"/>
                <w:lang w:val="en-ZA" w:eastAsia="en-ZA"/>
              </w:rPr>
            </w:rPrChange>
          </w:rPr>
          <w:t xml:space="preserve"> provides </w:t>
        </w:r>
      </w:ins>
      <w:ins w:id="1462" w:author="Craig Parker" w:date="2024-08-16T09:21:00Z" w16du:dateUtc="2024-08-16T07:21:00Z">
        <w:r>
          <w:rPr>
            <w:rFonts w:ascii="Nunito" w:eastAsia="Times New Roman" w:hAnsi="Nunito" w:cs="Times New Roman"/>
            <w:sz w:val="20"/>
            <w:szCs w:val="20"/>
            <w:lang w:val="en-ZA" w:eastAsia="en-ZA"/>
          </w:rPr>
          <w:t>an</w:t>
        </w:r>
      </w:ins>
      <w:ins w:id="1463" w:author="Craig Parker" w:date="2024-08-16T09:19:00Z" w16du:dateUtc="2024-08-16T07:19:00Z">
        <w:r w:rsidRPr="009A6296">
          <w:rPr>
            <w:rFonts w:ascii="Nunito" w:eastAsia="Times New Roman" w:hAnsi="Nunito" w:cs="Times New Roman"/>
            <w:sz w:val="20"/>
            <w:szCs w:val="20"/>
            <w:lang w:val="en-ZA" w:eastAsia="en-ZA"/>
            <w:rPrChange w:id="1464" w:author="Craig Parker" w:date="2024-08-16T09:20:00Z" w16du:dateUtc="2024-08-16T07:20:00Z">
              <w:rPr>
                <w:rFonts w:ascii="Times New Roman" w:eastAsia="Times New Roman" w:hAnsi="Times New Roman" w:cs="Times New Roman"/>
                <w:sz w:val="24"/>
                <w:szCs w:val="24"/>
                <w:lang w:val="en-ZA" w:eastAsia="en-ZA"/>
              </w:rPr>
            </w:rPrChange>
          </w:rPr>
          <w:t xml:space="preserve"> overview of this comprehensive workflow, illustrating the relationships between data types, processing steps, and access levels.</w:t>
        </w:r>
      </w:ins>
    </w:p>
    <w:p w14:paraId="7495BE1C" w14:textId="1EEE6310" w:rsidR="009A6296" w:rsidRPr="009A6296" w:rsidRDefault="009A6296" w:rsidP="009A6296">
      <w:pPr>
        <w:spacing w:before="100" w:beforeAutospacing="1" w:after="100" w:afterAutospacing="1" w:line="240" w:lineRule="auto"/>
        <w:rPr>
          <w:ins w:id="1465" w:author="Craig Parker" w:date="2024-08-16T09:19:00Z" w16du:dateUtc="2024-08-16T07:19:00Z"/>
          <w:rFonts w:ascii="Nunito" w:eastAsia="Times New Roman" w:hAnsi="Nunito" w:cs="Times New Roman"/>
          <w:sz w:val="20"/>
          <w:szCs w:val="20"/>
          <w:lang w:val="en-ZA" w:eastAsia="en-ZA"/>
          <w:rPrChange w:id="1466" w:author="Craig Parker" w:date="2024-08-16T09:20:00Z" w16du:dateUtc="2024-08-16T07:20:00Z">
            <w:rPr>
              <w:ins w:id="1467" w:author="Craig Parker" w:date="2024-08-16T09:19:00Z" w16du:dateUtc="2024-08-16T07:19:00Z"/>
              <w:rFonts w:ascii="Times New Roman" w:eastAsia="Times New Roman" w:hAnsi="Times New Roman" w:cs="Times New Roman"/>
              <w:sz w:val="24"/>
              <w:szCs w:val="24"/>
              <w:lang w:val="en-ZA" w:eastAsia="en-ZA"/>
            </w:rPr>
          </w:rPrChange>
        </w:rPr>
      </w:pPr>
      <w:ins w:id="1468" w:author="Craig Parker" w:date="2024-08-16T09:19:00Z" w16du:dateUtc="2024-08-16T07:19:00Z">
        <w:r w:rsidRPr="009A6296">
          <w:rPr>
            <w:rFonts w:ascii="Nunito" w:eastAsia="Times New Roman" w:hAnsi="Nunito" w:cs="Times New Roman"/>
            <w:sz w:val="20"/>
            <w:szCs w:val="20"/>
            <w:lang w:val="en-ZA" w:eastAsia="en-ZA"/>
            <w:rPrChange w:id="1469" w:author="Craig Parker" w:date="2024-08-16T09:20:00Z" w16du:dateUtc="2024-08-16T07:20:00Z">
              <w:rPr>
                <w:rFonts w:ascii="Times New Roman" w:eastAsia="Times New Roman" w:hAnsi="Times New Roman" w:cs="Times New Roman"/>
                <w:sz w:val="24"/>
                <w:szCs w:val="24"/>
                <w:lang w:val="en-ZA" w:eastAsia="en-ZA"/>
              </w:rPr>
            </w:rPrChange>
          </w:rPr>
          <w:t xml:space="preserve">This diagram not only serves as a guide to understanding the flow of data through various phases—such as pre-processing, </w:t>
        </w:r>
      </w:ins>
      <w:ins w:id="1470" w:author="Craig Parker" w:date="2024-08-16T09:21:00Z" w16du:dateUtc="2024-08-16T07:21:00Z">
        <w:r>
          <w:rPr>
            <w:rFonts w:ascii="Nunito" w:eastAsia="Times New Roman" w:hAnsi="Nunito" w:cs="Times New Roman"/>
            <w:sz w:val="20"/>
            <w:szCs w:val="20"/>
            <w:lang w:val="en-ZA" w:eastAsia="en-ZA"/>
          </w:rPr>
          <w:t>harmonisation</w:t>
        </w:r>
      </w:ins>
      <w:ins w:id="1471" w:author="Craig Parker" w:date="2024-08-16T09:19:00Z" w16du:dateUtc="2024-08-16T07:19:00Z">
        <w:r w:rsidRPr="009A6296">
          <w:rPr>
            <w:rFonts w:ascii="Nunito" w:eastAsia="Times New Roman" w:hAnsi="Nunito" w:cs="Times New Roman"/>
            <w:sz w:val="20"/>
            <w:szCs w:val="20"/>
            <w:lang w:val="en-ZA" w:eastAsia="en-ZA"/>
            <w:rPrChange w:id="1472" w:author="Craig Parker" w:date="2024-08-16T09:20:00Z" w16du:dateUtc="2024-08-16T07:20:00Z">
              <w:rPr>
                <w:rFonts w:ascii="Times New Roman" w:eastAsia="Times New Roman" w:hAnsi="Times New Roman" w:cs="Times New Roman"/>
                <w:sz w:val="24"/>
                <w:szCs w:val="24"/>
                <w:lang w:val="en-ZA" w:eastAsia="en-ZA"/>
              </w:rPr>
            </w:rPrChange>
          </w:rPr>
          <w:t>, integration, de-identification, and the transition from restricted data access to open access—but also highlights the stakeholders involved at each stage. The diagram encapsulates the framework that will be unpacked and elaborated upon throughout the rest of this document.</w:t>
        </w:r>
      </w:ins>
    </w:p>
    <w:p w14:paraId="2FAB389A" w14:textId="6FCFDEEB" w:rsidR="009A6296" w:rsidRPr="009A6296" w:rsidRDefault="009A6296" w:rsidP="009A6296">
      <w:pPr>
        <w:spacing w:before="100" w:beforeAutospacing="1" w:after="100" w:afterAutospacing="1" w:line="240" w:lineRule="auto"/>
        <w:rPr>
          <w:ins w:id="1473" w:author="Craig Parker" w:date="2024-08-16T09:19:00Z" w16du:dateUtc="2024-08-16T07:19:00Z"/>
          <w:rFonts w:ascii="Nunito" w:eastAsia="Times New Roman" w:hAnsi="Nunito" w:cs="Times New Roman"/>
          <w:sz w:val="20"/>
          <w:szCs w:val="20"/>
          <w:lang w:val="en-ZA" w:eastAsia="en-ZA"/>
          <w:rPrChange w:id="1474" w:author="Craig Parker" w:date="2024-08-16T09:20:00Z" w16du:dateUtc="2024-08-16T07:20:00Z">
            <w:rPr>
              <w:ins w:id="1475" w:author="Craig Parker" w:date="2024-08-16T09:19:00Z" w16du:dateUtc="2024-08-16T07:19:00Z"/>
              <w:rFonts w:ascii="Times New Roman" w:eastAsia="Times New Roman" w:hAnsi="Times New Roman" w:cs="Times New Roman"/>
              <w:sz w:val="24"/>
              <w:szCs w:val="24"/>
              <w:lang w:val="en-ZA" w:eastAsia="en-ZA"/>
            </w:rPr>
          </w:rPrChange>
        </w:rPr>
      </w:pPr>
      <w:ins w:id="1476" w:author="Craig Parker" w:date="2024-08-16T09:19:00Z" w16du:dateUtc="2024-08-16T07:19:00Z">
        <w:r w:rsidRPr="009A6296">
          <w:rPr>
            <w:rFonts w:ascii="Nunito" w:eastAsia="Times New Roman" w:hAnsi="Nunito" w:cs="Times New Roman"/>
            <w:sz w:val="20"/>
            <w:szCs w:val="20"/>
            <w:lang w:val="en-ZA" w:eastAsia="en-ZA"/>
            <w:rPrChange w:id="1477" w:author="Craig Parker" w:date="2024-08-16T09:20:00Z" w16du:dateUtc="2024-08-16T07:20:00Z">
              <w:rPr>
                <w:rFonts w:ascii="Times New Roman" w:eastAsia="Times New Roman" w:hAnsi="Times New Roman" w:cs="Times New Roman"/>
                <w:sz w:val="24"/>
                <w:szCs w:val="24"/>
                <w:lang w:val="en-ZA" w:eastAsia="en-ZA"/>
              </w:rPr>
            </w:rPrChange>
          </w:rPr>
          <w:t>As you progress through the sections that follow, you will see how each part of this framework is addressed in detail</w:t>
        </w:r>
      </w:ins>
      <w:ins w:id="1478" w:author="Craig Parker" w:date="2024-08-16T09:21:00Z" w16du:dateUtc="2024-08-16T07:21:00Z">
        <w:r>
          <w:rPr>
            <w:rFonts w:ascii="Nunito" w:eastAsia="Times New Roman" w:hAnsi="Nunito" w:cs="Times New Roman"/>
            <w:sz w:val="20"/>
            <w:szCs w:val="20"/>
            <w:lang w:val="en-ZA" w:eastAsia="en-ZA"/>
          </w:rPr>
          <w:t xml:space="preserve">. This ensures that all processes adhere to the required ethical and legal standards </w:t>
        </w:r>
      </w:ins>
      <w:ins w:id="1479" w:author="Craig Parker" w:date="2024-08-16T09:19:00Z" w16du:dateUtc="2024-08-16T07:19:00Z">
        <w:r w:rsidRPr="009A6296">
          <w:rPr>
            <w:rFonts w:ascii="Nunito" w:eastAsia="Times New Roman" w:hAnsi="Nunito" w:cs="Times New Roman"/>
            <w:sz w:val="20"/>
            <w:szCs w:val="20"/>
            <w:lang w:val="en-ZA" w:eastAsia="en-ZA"/>
            <w:rPrChange w:id="1480" w:author="Craig Parker" w:date="2024-08-16T09:20:00Z" w16du:dateUtc="2024-08-16T07:20:00Z">
              <w:rPr>
                <w:rFonts w:ascii="Times New Roman" w:eastAsia="Times New Roman" w:hAnsi="Times New Roman" w:cs="Times New Roman"/>
                <w:sz w:val="24"/>
                <w:szCs w:val="24"/>
                <w:lang w:val="en-ZA" w:eastAsia="en-ZA"/>
              </w:rPr>
            </w:rPrChange>
          </w:rPr>
          <w:t xml:space="preserve">while also promoting data accessibility and reuse. This diagram, therefore, acts as a roadmap for navigating the complexities of data management within the HE²AT </w:t>
        </w:r>
        <w:proofErr w:type="spellStart"/>
        <w:r w:rsidRPr="009A6296">
          <w:rPr>
            <w:rFonts w:ascii="Nunito" w:eastAsia="Times New Roman" w:hAnsi="Nunito" w:cs="Times New Roman"/>
            <w:sz w:val="20"/>
            <w:szCs w:val="20"/>
            <w:lang w:val="en-ZA" w:eastAsia="en-ZA"/>
            <w:rPrChange w:id="1481" w:author="Craig Parker" w:date="2024-08-16T09:20:00Z" w16du:dateUtc="2024-08-16T07:20:00Z">
              <w:rPr>
                <w:rFonts w:ascii="Times New Roman" w:eastAsia="Times New Roman" w:hAnsi="Times New Roman" w:cs="Times New Roman"/>
                <w:sz w:val="24"/>
                <w:szCs w:val="24"/>
                <w:lang w:val="en-ZA" w:eastAsia="en-ZA"/>
              </w:rPr>
            </w:rPrChange>
          </w:rPr>
          <w:t>Center</w:t>
        </w:r>
        <w:proofErr w:type="spellEnd"/>
        <w:r w:rsidRPr="009A6296">
          <w:rPr>
            <w:rFonts w:ascii="Nunito" w:eastAsia="Times New Roman" w:hAnsi="Nunito" w:cs="Times New Roman"/>
            <w:sz w:val="20"/>
            <w:szCs w:val="20"/>
            <w:lang w:val="en-ZA" w:eastAsia="en-ZA"/>
            <w:rPrChange w:id="1482" w:author="Craig Parker" w:date="2024-08-16T09:20:00Z" w16du:dateUtc="2024-08-16T07:20:00Z">
              <w:rPr>
                <w:rFonts w:ascii="Times New Roman" w:eastAsia="Times New Roman" w:hAnsi="Times New Roman" w:cs="Times New Roman"/>
                <w:sz w:val="24"/>
                <w:szCs w:val="24"/>
                <w:lang w:val="en-ZA" w:eastAsia="en-ZA"/>
              </w:rPr>
            </w:rPrChange>
          </w:rPr>
          <w:t>.</w:t>
        </w:r>
      </w:ins>
    </w:p>
    <w:p w14:paraId="1C27F54E" w14:textId="77777777" w:rsidR="009A6296" w:rsidRDefault="009A6296">
      <w:pPr>
        <w:jc w:val="both"/>
        <w:rPr>
          <w:ins w:id="1483" w:author="Craig Parker" w:date="2024-08-16T09:17:00Z" w16du:dateUtc="2024-08-16T07:17:00Z"/>
          <w:rFonts w:ascii="Nunito" w:eastAsia="Nunito" w:hAnsi="Nunito" w:cs="Nunito"/>
          <w:color w:val="000000" w:themeColor="text1"/>
          <w:sz w:val="20"/>
          <w:szCs w:val="20"/>
          <w:lang w:val="en-ZA"/>
        </w:rPr>
      </w:pPr>
    </w:p>
    <w:p w14:paraId="4B2FEAC9" w14:textId="77777777" w:rsidR="009A6296" w:rsidRDefault="009A6296">
      <w:pPr>
        <w:keepNext/>
        <w:jc w:val="both"/>
        <w:rPr>
          <w:ins w:id="1484" w:author="Craig Parker" w:date="2024-08-16T09:21:00Z" w16du:dateUtc="2024-08-16T07:21:00Z"/>
        </w:rPr>
        <w:pPrChange w:id="1485" w:author="Craig Parker" w:date="2024-08-16T09:21:00Z" w16du:dateUtc="2024-08-16T07:21:00Z">
          <w:pPr>
            <w:jc w:val="both"/>
          </w:pPr>
        </w:pPrChange>
      </w:pPr>
      <w:ins w:id="1486" w:author="Craig Parker" w:date="2024-08-16T09:17:00Z" w16du:dateUtc="2024-08-16T07:17:00Z">
        <w:r w:rsidRPr="009A6296">
          <w:rPr>
            <w:rFonts w:ascii="Nunito" w:eastAsia="Nunito" w:hAnsi="Nunito" w:cs="Nunito"/>
            <w:noProof/>
            <w:color w:val="000000" w:themeColor="text1"/>
            <w:sz w:val="20"/>
            <w:szCs w:val="20"/>
            <w:lang w:val="en-ZA"/>
          </w:rPr>
          <w:lastRenderedPageBreak/>
          <w:drawing>
            <wp:inline distT="0" distB="0" distL="0" distR="0" wp14:anchorId="6E6F5A92" wp14:editId="1018AB99">
              <wp:extent cx="5943600" cy="3901440"/>
              <wp:effectExtent l="0" t="0" r="0" b="3810"/>
              <wp:docPr id="87304468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44683" name="Picture 1" descr="A diagram of a company&#10;&#10;Description automatically generated"/>
                      <pic:cNvPicPr/>
                    </pic:nvPicPr>
                    <pic:blipFill>
                      <a:blip r:embed="rId9"/>
                      <a:stretch>
                        <a:fillRect/>
                      </a:stretch>
                    </pic:blipFill>
                    <pic:spPr>
                      <a:xfrm>
                        <a:off x="0" y="0"/>
                        <a:ext cx="5943600" cy="3901440"/>
                      </a:xfrm>
                      <a:prstGeom prst="rect">
                        <a:avLst/>
                      </a:prstGeom>
                    </pic:spPr>
                  </pic:pic>
                </a:graphicData>
              </a:graphic>
            </wp:inline>
          </w:drawing>
        </w:r>
      </w:ins>
    </w:p>
    <w:p w14:paraId="34B35F3E" w14:textId="5E2B5F94" w:rsidR="009A6296" w:rsidRPr="00691453" w:rsidRDefault="009A6296">
      <w:pPr>
        <w:pStyle w:val="Caption"/>
        <w:jc w:val="both"/>
        <w:rPr>
          <w:rFonts w:ascii="Nunito" w:eastAsia="Nunito" w:hAnsi="Nunito" w:cs="Nunito"/>
          <w:color w:val="000000" w:themeColor="text1"/>
          <w:sz w:val="20"/>
          <w:szCs w:val="20"/>
          <w:lang w:val="en-ZA"/>
        </w:rPr>
        <w:pPrChange w:id="1487" w:author="Craig Parker" w:date="2024-08-16T09:21:00Z" w16du:dateUtc="2024-08-16T07:21:00Z">
          <w:pPr>
            <w:spacing w:line="360" w:lineRule="auto"/>
            <w:jc w:val="both"/>
          </w:pPr>
        </w:pPrChange>
      </w:pPr>
      <w:ins w:id="1488" w:author="Craig Parker" w:date="2024-08-16T09:21:00Z" w16du:dateUtc="2024-08-16T07:21:00Z">
        <w:r>
          <w:t xml:space="preserve">Figure </w:t>
        </w:r>
        <w:r>
          <w:fldChar w:fldCharType="begin"/>
        </w:r>
        <w:r>
          <w:instrText xml:space="preserve"> SEQ Figure \* ARABIC </w:instrText>
        </w:r>
      </w:ins>
      <w:r>
        <w:fldChar w:fldCharType="separate"/>
      </w:r>
      <w:ins w:id="1489" w:author="Craig Parker" w:date="2024-08-16T10:20:00Z" w16du:dateUtc="2024-08-16T08:20:00Z">
        <w:r w:rsidR="00767A92">
          <w:rPr>
            <w:noProof/>
          </w:rPr>
          <w:t>1</w:t>
        </w:r>
      </w:ins>
      <w:ins w:id="1490" w:author="Craig Parker" w:date="2024-08-16T09:21:00Z" w16du:dateUtc="2024-08-16T07:21:00Z">
        <w:r>
          <w:fldChar w:fldCharType="end"/>
        </w:r>
        <w:r>
          <w:t xml:space="preserve">: </w:t>
        </w:r>
        <w:r w:rsidRPr="00AB74AB">
          <w:t>HE²AT Center Data Management Workflow</w:t>
        </w:r>
      </w:ins>
    </w:p>
    <w:p w14:paraId="054A169E" w14:textId="5C8F84A9" w:rsidR="003644EC" w:rsidRPr="00691453" w:rsidDel="00BE6478" w:rsidRDefault="00E6279A">
      <w:pPr>
        <w:jc w:val="both"/>
        <w:rPr>
          <w:del w:id="1491" w:author="Craig Parker" w:date="2024-08-15T16:40:00Z" w16du:dateUtc="2024-08-15T14:40:00Z"/>
          <w:rFonts w:ascii="Nunito" w:eastAsia="Nunito" w:hAnsi="Nunito" w:cs="Nunito"/>
          <w:color w:val="000000" w:themeColor="text1"/>
          <w:sz w:val="20"/>
          <w:szCs w:val="20"/>
        </w:rPr>
        <w:pPrChange w:id="1492" w:author="Craig Parker" w:date="2024-08-15T16:14:00Z" w16du:dateUtc="2024-08-15T14:14:00Z">
          <w:pPr>
            <w:spacing w:line="360" w:lineRule="auto"/>
            <w:jc w:val="both"/>
          </w:pPr>
        </w:pPrChange>
      </w:pPr>
      <w:del w:id="1493" w:author="Craig Parker" w:date="2024-08-15T16:40:00Z" w16du:dateUtc="2024-08-15T14:40:00Z">
        <w:r w:rsidRPr="00691453" w:rsidDel="00BE6478">
          <w:rPr>
            <w:rFonts w:ascii="Nunito" w:eastAsia="Nunito" w:hAnsi="Nunito" w:cs="Nunito"/>
            <w:color w:val="000000" w:themeColor="text1"/>
            <w:sz w:val="20"/>
            <w:szCs w:val="20"/>
          </w:rPr>
          <w:delText xml:space="preserve">Footnote the ref: </w:delText>
        </w:r>
        <w:r w:rsidRPr="00691453" w:rsidDel="00BE6478">
          <w:rPr>
            <w:rFonts w:ascii="Nunito" w:eastAsia="Nunito" w:hAnsi="Nunito" w:cs="Nunito"/>
            <w:color w:val="000000" w:themeColor="text1"/>
            <w:sz w:val="20"/>
            <w:szCs w:val="20"/>
          </w:rPr>
          <w:fldChar w:fldCharType="begin">
            <w:fldData xml:space="preserve">PEVuZE5vdGU+PENpdGU+PEF1dGhvcj5KYWNrPC9BdXRob3I+PFllYXI+MjAyNDwvWWVhcj48UmVj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</w:fldData>
          </w:fldChar>
        </w:r>
        <w:r w:rsidRPr="00691453" w:rsidDel="00BE6478">
          <w:rPr>
            <w:rFonts w:ascii="Nunito" w:eastAsia="Nunito" w:hAnsi="Nunito" w:cs="Nunito"/>
            <w:color w:val="000000" w:themeColor="text1"/>
            <w:sz w:val="20"/>
            <w:szCs w:val="20"/>
          </w:rPr>
          <w:delInstrText xml:space="preserve"> ADDIN EN.CITE </w:delInstrText>
        </w:r>
        <w:r w:rsidRPr="00691453" w:rsidDel="00BE6478">
          <w:rPr>
            <w:rFonts w:ascii="Nunito" w:eastAsia="Nunito" w:hAnsi="Nunito" w:cs="Nunito"/>
            <w:color w:val="000000" w:themeColor="text1"/>
            <w:sz w:val="20"/>
            <w:szCs w:val="20"/>
          </w:rPr>
          <w:fldChar w:fldCharType="begin">
            <w:fldData xml:space="preserve">PEVuZE5vdGU+PENpdGU+PEF1dGhvcj5KYWNrPC9BdXRob3I+PFllYXI+MjAyNDwvWWVhcj48UmVj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</w:fldData>
          </w:fldChar>
        </w:r>
        <w:r w:rsidRPr="00691453" w:rsidDel="00BE6478">
          <w:rPr>
            <w:rFonts w:ascii="Nunito" w:eastAsia="Nunito" w:hAnsi="Nunito" w:cs="Nunito"/>
            <w:color w:val="000000" w:themeColor="text1"/>
            <w:sz w:val="20"/>
            <w:szCs w:val="20"/>
          </w:rPr>
          <w:delInstrText xml:space="preserve"> ADDIN EN.CITE.DATA </w:delInstrText>
        </w:r>
        <w:r w:rsidRPr="00691453" w:rsidDel="00BE6478">
          <w:rPr>
            <w:rFonts w:ascii="Nunito" w:eastAsia="Nunito" w:hAnsi="Nunito" w:cs="Nunito"/>
            <w:color w:val="000000" w:themeColor="text1"/>
            <w:sz w:val="20"/>
            <w:szCs w:val="20"/>
          </w:rPr>
        </w:r>
        <w:r w:rsidRPr="00691453" w:rsidDel="00BE6478">
          <w:rPr>
            <w:rFonts w:ascii="Nunito" w:eastAsia="Nunito" w:hAnsi="Nunito" w:cs="Nunito"/>
            <w:color w:val="000000" w:themeColor="text1"/>
            <w:sz w:val="20"/>
            <w:szCs w:val="20"/>
          </w:rPr>
          <w:fldChar w:fldCharType="end"/>
        </w:r>
        <w:r w:rsidRPr="00691453" w:rsidDel="00BE6478">
          <w:rPr>
            <w:rFonts w:ascii="Nunito" w:eastAsia="Nunito" w:hAnsi="Nunito" w:cs="Nunito"/>
            <w:color w:val="000000" w:themeColor="text1"/>
            <w:sz w:val="20"/>
            <w:szCs w:val="20"/>
          </w:rPr>
        </w:r>
        <w:r w:rsidRPr="00691453" w:rsidDel="00BE6478">
          <w:rPr>
            <w:rFonts w:ascii="Nunito" w:eastAsia="Nunito" w:hAnsi="Nunito" w:cs="Nunito"/>
            <w:color w:val="000000" w:themeColor="text1"/>
            <w:sz w:val="20"/>
            <w:szCs w:val="20"/>
          </w:rPr>
          <w:fldChar w:fldCharType="separate"/>
        </w:r>
        <w:r w:rsidRPr="00691453" w:rsidDel="00BE6478">
          <w:rPr>
            <w:rFonts w:ascii="Nunito" w:eastAsia="Nunito" w:hAnsi="Nunito" w:cs="Nunito"/>
            <w:noProof/>
            <w:color w:val="000000" w:themeColor="text1"/>
            <w:sz w:val="20"/>
            <w:szCs w:val="20"/>
          </w:rPr>
          <w:delText>[2]</w:delText>
        </w:r>
        <w:r w:rsidRPr="00691453" w:rsidDel="00BE6478">
          <w:rPr>
            <w:rFonts w:ascii="Nunito" w:eastAsia="Nunito" w:hAnsi="Nunito" w:cs="Nunito"/>
            <w:color w:val="000000" w:themeColor="text1"/>
            <w:sz w:val="20"/>
            <w:szCs w:val="20"/>
          </w:rPr>
          <w:fldChar w:fldCharType="end"/>
        </w:r>
        <w:r w:rsidRPr="00691453" w:rsidDel="00BE6478">
          <w:rPr>
            <w:rFonts w:ascii="Nunito" w:eastAsia="Nunito" w:hAnsi="Nunito" w:cs="Nunito"/>
            <w:color w:val="000000" w:themeColor="text1"/>
            <w:sz w:val="20"/>
            <w:szCs w:val="20"/>
          </w:rPr>
          <w:delText xml:space="preserve">. </w:delText>
        </w:r>
      </w:del>
    </w:p>
    <w:p w14:paraId="52A23393" w14:textId="77777777" w:rsidR="00944DE2" w:rsidRPr="00691453" w:rsidRDefault="00944DE2" w:rsidP="00721DA5">
      <w:pPr>
        <w:rPr>
          <w:rFonts w:ascii="Nunito" w:eastAsiaTheme="majorEastAsia" w:hAnsi="Nunito" w:cstheme="majorBidi"/>
          <w:b/>
          <w:bCs/>
          <w:color w:val="365F91" w:themeColor="accent1" w:themeShade="BF"/>
          <w:sz w:val="20"/>
          <w:szCs w:val="20"/>
          <w:rPrChange w:id="1494" w:author="Craig Parker" w:date="2024-08-15T16:14:00Z" w16du:dateUtc="2024-08-15T14:14:00Z">
            <w:rPr>
              <w:rFonts w:ascii="Nunito" w:eastAsiaTheme="majorEastAsia" w:hAnsi="Nunito" w:cstheme="majorBidi"/>
              <w:b/>
              <w:bCs/>
              <w:color w:val="365F91" w:themeColor="accent1" w:themeShade="BF"/>
              <w:sz w:val="28"/>
              <w:szCs w:val="28"/>
            </w:rPr>
          </w:rPrChange>
        </w:rPr>
      </w:pPr>
      <w:r w:rsidRPr="00691453">
        <w:rPr>
          <w:rFonts w:ascii="Nunito" w:hAnsi="Nunito"/>
          <w:sz w:val="20"/>
          <w:szCs w:val="20"/>
          <w:rPrChange w:id="1495" w:author="Craig Parker" w:date="2024-08-15T16:14:00Z" w16du:dateUtc="2024-08-15T14:14:00Z">
            <w:rPr>
              <w:rFonts w:ascii="Nunito" w:hAnsi="Nunito"/>
            </w:rPr>
          </w:rPrChange>
        </w:rPr>
        <w:br w:type="page"/>
      </w:r>
    </w:p>
    <w:p w14:paraId="2700B0A7" w14:textId="2EA9D3E3" w:rsidR="00FB4A54" w:rsidRPr="00007315" w:rsidRDefault="000B1BCF" w:rsidP="00721DA5">
      <w:pPr>
        <w:pStyle w:val="Heading1"/>
        <w:numPr>
          <w:ilvl w:val="0"/>
          <w:numId w:val="9"/>
        </w:numPr>
        <w:rPr>
          <w:rFonts w:ascii="Nunito" w:hAnsi="Nunito"/>
          <w:color w:val="auto"/>
          <w:sz w:val="32"/>
          <w:szCs w:val="32"/>
          <w:rPrChange w:id="1496" w:author="Craig Parker" w:date="2024-08-16T13:26:00Z" w16du:dateUtc="2024-08-16T11:26:00Z">
            <w:rPr>
              <w:rFonts w:ascii="Nunito" w:hAnsi="Nunito"/>
            </w:rPr>
          </w:rPrChange>
        </w:rPr>
      </w:pPr>
      <w:bookmarkStart w:id="1497" w:name="_Toc174715351"/>
      <w:r w:rsidRPr="00007315">
        <w:rPr>
          <w:rFonts w:ascii="Nunito" w:hAnsi="Nunito"/>
          <w:color w:val="auto"/>
          <w:sz w:val="32"/>
          <w:szCs w:val="32"/>
          <w:rPrChange w:id="1498" w:author="Craig Parker" w:date="2024-08-16T13:26:00Z" w16du:dateUtc="2024-08-16T11:26:00Z">
            <w:rPr>
              <w:rFonts w:ascii="Nunito" w:hAnsi="Nunito"/>
            </w:rPr>
          </w:rPrChange>
        </w:rPr>
        <w:lastRenderedPageBreak/>
        <w:t xml:space="preserve">Data </w:t>
      </w:r>
      <w:r w:rsidR="00873669" w:rsidRPr="00007315">
        <w:rPr>
          <w:rFonts w:ascii="Nunito" w:hAnsi="Nunito"/>
          <w:color w:val="auto"/>
          <w:sz w:val="32"/>
          <w:szCs w:val="32"/>
          <w:rPrChange w:id="1499" w:author="Craig Parker" w:date="2024-08-16T13:26:00Z" w16du:dateUtc="2024-08-16T11:26:00Z">
            <w:rPr>
              <w:rFonts w:ascii="Nunito" w:hAnsi="Nunito"/>
            </w:rPr>
          </w:rPrChange>
        </w:rPr>
        <w:t>a</w:t>
      </w:r>
      <w:r w:rsidRPr="00007315">
        <w:rPr>
          <w:rFonts w:ascii="Nunito" w:hAnsi="Nunito"/>
          <w:color w:val="auto"/>
          <w:sz w:val="32"/>
          <w:szCs w:val="32"/>
          <w:rPrChange w:id="1500" w:author="Craig Parker" w:date="2024-08-16T13:26:00Z" w16du:dateUtc="2024-08-16T11:26:00Z">
            <w:rPr>
              <w:rFonts w:ascii="Nunito" w:hAnsi="Nunito"/>
            </w:rPr>
          </w:rPrChange>
        </w:rPr>
        <w:t>cquisition</w:t>
      </w:r>
      <w:bookmarkEnd w:id="1497"/>
    </w:p>
    <w:p w14:paraId="4CA6024E" w14:textId="77777777" w:rsidR="00907271" w:rsidRPr="00691453" w:rsidRDefault="00907271" w:rsidP="00721DA5">
      <w:pPr>
        <w:rPr>
          <w:rFonts w:ascii="Nunito" w:hAnsi="Nunito"/>
          <w:sz w:val="20"/>
          <w:szCs w:val="20"/>
          <w:rPrChange w:id="1501" w:author="Craig Parker" w:date="2024-08-15T16:14:00Z" w16du:dateUtc="2024-08-15T14:14:00Z">
            <w:rPr>
              <w:rFonts w:ascii="Nunito" w:hAnsi="Nunito"/>
            </w:rPr>
          </w:rPrChange>
        </w:rPr>
      </w:pPr>
    </w:p>
    <w:p w14:paraId="42F2FC1B" w14:textId="6BC71053" w:rsidR="00907271" w:rsidRPr="00213C1A" w:rsidRDefault="00213C1A">
      <w:pPr>
        <w:rPr>
          <w:rFonts w:ascii="Nunito" w:eastAsia="Nunito" w:hAnsi="Nunito" w:cs="Nunito"/>
          <w:color w:val="000000" w:themeColor="text1"/>
          <w:sz w:val="20"/>
          <w:szCs w:val="20"/>
        </w:rPr>
        <w:pPrChange w:id="1502" w:author="Craig Parker" w:date="2024-08-15T16:14:00Z" w16du:dateUtc="2024-08-15T14:14:00Z">
          <w:pPr>
            <w:spacing w:line="360" w:lineRule="auto"/>
          </w:pPr>
        </w:pPrChange>
      </w:pPr>
      <w:ins w:id="1503" w:author="Craig Parker" w:date="2024-08-15T18:47:00Z" w16du:dateUtc="2024-08-15T16:47:00Z">
        <w:r w:rsidRPr="00213C1A">
          <w:rPr>
            <w:rStyle w:val="Strong"/>
            <w:rFonts w:ascii="Nunito" w:hAnsi="Nunito"/>
            <w:sz w:val="20"/>
            <w:szCs w:val="20"/>
            <w:rPrChange w:id="1504" w:author="Craig Parker" w:date="2024-08-15T18:48:00Z" w16du:dateUtc="2024-08-15T16:48:00Z">
              <w:rPr>
                <w:rStyle w:val="Strong"/>
              </w:rPr>
            </w:rPrChange>
          </w:rPr>
          <w:t>Data acquisition</w:t>
        </w:r>
        <w:r w:rsidRPr="00213C1A">
          <w:rPr>
            <w:rFonts w:ascii="Nunito" w:hAnsi="Nunito"/>
            <w:sz w:val="20"/>
            <w:szCs w:val="20"/>
            <w:rPrChange w:id="1505" w:author="Craig Parker" w:date="2024-08-15T18:48:00Z" w16du:dateUtc="2024-08-15T16:48:00Z">
              <w:rPr/>
            </w:rPrChange>
          </w:rPr>
          <w:t xml:space="preserve"> is a foundational step in the HE²AT Center's research efforts, involving </w:t>
        </w:r>
      </w:ins>
      <w:ins w:id="1506" w:author="Craig Parker" w:date="2024-08-15T18:55:00Z" w16du:dateUtc="2024-08-15T16:55:00Z">
        <w:r w:rsidR="00966A72">
          <w:rPr>
            <w:rFonts w:ascii="Nunito" w:hAnsi="Nunito"/>
            <w:sz w:val="20"/>
            <w:szCs w:val="20"/>
          </w:rPr>
          <w:t>systematically collecting</w:t>
        </w:r>
      </w:ins>
      <w:ins w:id="1507" w:author="Craig Parker" w:date="2024-08-15T18:47:00Z" w16du:dateUtc="2024-08-15T16:47:00Z">
        <w:r w:rsidRPr="00213C1A">
          <w:rPr>
            <w:rFonts w:ascii="Nunito" w:hAnsi="Nunito"/>
            <w:sz w:val="20"/>
            <w:szCs w:val="20"/>
            <w:rPrChange w:id="1508" w:author="Craig Parker" w:date="2024-08-15T18:48:00Z" w16du:dateUtc="2024-08-15T16:48:00Z">
              <w:rPr/>
            </w:rPrChange>
          </w:rPr>
          <w:t xml:space="preserve"> various datasets critical to achieving the project's objectives. These datasets are broadly </w:t>
        </w:r>
      </w:ins>
      <w:proofErr w:type="spellStart"/>
      <w:ins w:id="1509" w:author="Craig Parker" w:date="2024-08-15T18:55:00Z" w16du:dateUtc="2024-08-15T16:55:00Z">
        <w:r w:rsidR="00966A72">
          <w:rPr>
            <w:rFonts w:ascii="Nunito" w:hAnsi="Nunito"/>
            <w:sz w:val="20"/>
            <w:szCs w:val="20"/>
          </w:rPr>
          <w:t>categorised</w:t>
        </w:r>
      </w:ins>
      <w:proofErr w:type="spellEnd"/>
      <w:ins w:id="1510" w:author="Craig Parker" w:date="2024-08-15T18:47:00Z" w16du:dateUtc="2024-08-15T16:47:00Z">
        <w:r w:rsidRPr="00213C1A">
          <w:rPr>
            <w:rFonts w:ascii="Nunito" w:hAnsi="Nunito"/>
            <w:sz w:val="20"/>
            <w:szCs w:val="20"/>
            <w:rPrChange w:id="1511" w:author="Craig Parker" w:date="2024-08-15T18:48:00Z" w16du:dateUtc="2024-08-15T16:48:00Z">
              <w:rPr/>
            </w:rPrChange>
          </w:rPr>
          <w:t xml:space="preserve"> into health-related</w:t>
        </w:r>
      </w:ins>
      <w:ins w:id="1512" w:author="Craig Parker" w:date="2024-08-15T18:55:00Z" w16du:dateUtc="2024-08-15T16:55:00Z">
        <w:r w:rsidR="00966A72">
          <w:rPr>
            <w:rFonts w:ascii="Nunito" w:hAnsi="Nunito"/>
            <w:sz w:val="20"/>
            <w:szCs w:val="20"/>
          </w:rPr>
          <w:t>, climate/weather</w:t>
        </w:r>
      </w:ins>
      <w:ins w:id="1513" w:author="Craig Parker" w:date="2024-08-15T18:47:00Z" w16du:dateUtc="2024-08-15T16:47:00Z">
        <w:r w:rsidRPr="00213C1A">
          <w:rPr>
            <w:rFonts w:ascii="Nunito" w:hAnsi="Nunito"/>
            <w:sz w:val="20"/>
            <w:szCs w:val="20"/>
            <w:rPrChange w:id="1514" w:author="Craig Parker" w:date="2024-08-15T18:48:00Z" w16du:dateUtc="2024-08-15T16:48:00Z">
              <w:rPr/>
            </w:rPrChange>
          </w:rPr>
          <w:t xml:space="preserve">, and areal/geospatial socio-economic data. Each category </w:t>
        </w:r>
      </w:ins>
      <w:ins w:id="1515" w:author="Craig Parker" w:date="2024-08-15T18:55:00Z" w16du:dateUtc="2024-08-15T16:55:00Z">
        <w:r w:rsidR="00966A72">
          <w:rPr>
            <w:rFonts w:ascii="Nunito" w:hAnsi="Nunito"/>
            <w:sz w:val="20"/>
            <w:szCs w:val="20"/>
          </w:rPr>
          <w:t>uniquely analyses</w:t>
        </w:r>
      </w:ins>
      <w:ins w:id="1516" w:author="Craig Parker" w:date="2024-08-15T18:47:00Z" w16du:dateUtc="2024-08-15T16:47:00Z">
        <w:r w:rsidRPr="00213C1A">
          <w:rPr>
            <w:rFonts w:ascii="Nunito" w:hAnsi="Nunito"/>
            <w:sz w:val="20"/>
            <w:szCs w:val="20"/>
            <w:rPrChange w:id="1517" w:author="Craig Parker" w:date="2024-08-15T18:48:00Z" w16du:dateUtc="2024-08-15T16:48:00Z">
              <w:rPr/>
            </w:rPrChange>
          </w:rPr>
          <w:t xml:space="preserve"> the intersections between health outcomes, environmental conditions, and socio-economic factors. By </w:t>
        </w:r>
      </w:ins>
      <w:proofErr w:type="spellStart"/>
      <w:ins w:id="1518" w:author="Craig Parker" w:date="2024-08-15T18:55:00Z" w16du:dateUtc="2024-08-15T16:55:00Z">
        <w:r w:rsidR="00966A72">
          <w:rPr>
            <w:rFonts w:ascii="Nunito" w:hAnsi="Nunito"/>
            <w:sz w:val="20"/>
            <w:szCs w:val="20"/>
          </w:rPr>
          <w:t>utilising</w:t>
        </w:r>
      </w:ins>
      <w:proofErr w:type="spellEnd"/>
      <w:ins w:id="1519" w:author="Craig Parker" w:date="2024-08-15T18:47:00Z" w16du:dateUtc="2024-08-15T16:47:00Z">
        <w:r w:rsidRPr="00213C1A">
          <w:rPr>
            <w:rFonts w:ascii="Nunito" w:hAnsi="Nunito"/>
            <w:sz w:val="20"/>
            <w:szCs w:val="20"/>
            <w:rPrChange w:id="1520" w:author="Craig Parker" w:date="2024-08-15T18:48:00Z" w16du:dateUtc="2024-08-15T16:48:00Z">
              <w:rPr/>
            </w:rPrChange>
          </w:rPr>
          <w:t xml:space="preserve"> both open and restricted-access repositories, the HE²AT Center ensures a comprehensive and integrative approach to data collection, supporting robust and multifaceted research across multiple disciplines.</w:t>
        </w:r>
      </w:ins>
      <w:del w:id="1521" w:author="Craig Parker" w:date="2024-08-15T18:47:00Z" w16du:dateUtc="2024-08-15T16:47:00Z">
        <w:r w:rsidR="00907271" w:rsidRPr="00213C1A" w:rsidDel="00213C1A">
          <w:rPr>
            <w:rFonts w:ascii="Nunito" w:eastAsia="Nunito" w:hAnsi="Nunito" w:cs="Nunito"/>
            <w:color w:val="000000" w:themeColor="text1"/>
            <w:sz w:val="20"/>
            <w:szCs w:val="20"/>
          </w:rPr>
          <w:delText>Multiple categories of data will be used across the project, broadly divided into three categories:</w:delText>
        </w:r>
      </w:del>
    </w:p>
    <w:p w14:paraId="3EF770EF" w14:textId="2BA0D7CD" w:rsidR="00E5744E" w:rsidRPr="00007315" w:rsidRDefault="266515E9">
      <w:pPr>
        <w:pStyle w:val="Heading2"/>
        <w:ind w:left="792"/>
        <w:rPr>
          <w:ins w:id="1522" w:author="Craig Parker" w:date="2024-08-15T19:01:00Z" w16du:dateUtc="2024-08-15T17:01:00Z"/>
          <w:rFonts w:ascii="Nunito" w:hAnsi="Nunito"/>
          <w:sz w:val="28"/>
          <w:szCs w:val="28"/>
          <w:rPrChange w:id="1523" w:author="Craig Parker" w:date="2024-08-16T13:24:00Z" w16du:dateUtc="2024-08-16T11:24:00Z">
            <w:rPr>
              <w:ins w:id="1524" w:author="Craig Parker" w:date="2024-08-15T19:01:00Z" w16du:dateUtc="2024-08-15T17:01:00Z"/>
            </w:rPr>
          </w:rPrChange>
        </w:rPr>
        <w:pPrChange w:id="1525" w:author="Craig Parker" w:date="2024-08-19T09:33:00Z" w16du:dateUtc="2024-08-15T17:01:00Z">
          <w:pPr/>
        </w:pPrChange>
      </w:pPr>
      <w:bookmarkStart w:id="1526" w:name="_Toc174562922"/>
      <w:bookmarkStart w:id="1527" w:name="_Toc174715352"/>
      <w:ins w:id="1528" w:author="Craig Parker" w:date="2024-08-19T09:33:00Z">
        <w:r w:rsidRPr="266515E9">
          <w:rPr>
            <w:rStyle w:val="Heading2Char"/>
            <w:rFonts w:ascii="Nunito" w:hAnsi="Nunito"/>
            <w:b/>
            <w:bCs/>
            <w:color w:val="auto"/>
            <w:sz w:val="28"/>
            <w:szCs w:val="28"/>
          </w:rPr>
          <w:t xml:space="preserve">2.1. </w:t>
        </w:r>
      </w:ins>
      <w:r w:rsidRPr="266515E9">
        <w:rPr>
          <w:rStyle w:val="Heading2Char"/>
          <w:rFonts w:ascii="Nunito" w:hAnsi="Nunito"/>
          <w:b/>
          <w:bCs/>
          <w:color w:val="auto"/>
          <w:sz w:val="28"/>
          <w:szCs w:val="28"/>
          <w:rPrChange w:id="1529" w:author="Craig Parker" w:date="2024-08-16T13:24:00Z">
            <w:rPr>
              <w:rStyle w:val="Heading2Char"/>
              <w:rFonts w:ascii="Nunito" w:hAnsi="Nunito"/>
              <w:b w:val="0"/>
              <w:bCs w:val="0"/>
              <w:color w:val="000000" w:themeColor="text1"/>
            </w:rPr>
          </w:rPrChange>
        </w:rPr>
        <w:t>Health-related data</w:t>
      </w:r>
      <w:bookmarkEnd w:id="1526"/>
      <w:bookmarkEnd w:id="1527"/>
      <w:r w:rsidRPr="266515E9">
        <w:rPr>
          <w:rStyle w:val="Heading2Char"/>
          <w:rFonts w:ascii="Nunito" w:hAnsi="Nunito"/>
          <w:b/>
          <w:bCs/>
          <w:color w:val="auto"/>
          <w:sz w:val="28"/>
          <w:szCs w:val="28"/>
          <w:rPrChange w:id="1530" w:author="Craig Parker" w:date="2024-08-16T13:24:00Z">
            <w:rPr>
              <w:rStyle w:val="Heading2Char"/>
              <w:rFonts w:ascii="Nunito" w:hAnsi="Nunito"/>
              <w:b w:val="0"/>
              <w:bCs w:val="0"/>
              <w:color w:val="000000" w:themeColor="text1"/>
            </w:rPr>
          </w:rPrChange>
        </w:rPr>
        <w:t xml:space="preserve"> </w:t>
      </w:r>
    </w:p>
    <w:p w14:paraId="12E73B02" w14:textId="52D07DF1" w:rsidR="00E5744E" w:rsidRPr="00E5744E" w:rsidDel="00E5744E" w:rsidRDefault="00E5744E">
      <w:pPr>
        <w:rPr>
          <w:del w:id="1531" w:author="Craig Parker" w:date="2024-08-15T19:01:00Z" w16du:dateUtc="2024-08-15T17:01:00Z"/>
          <w:sz w:val="20"/>
          <w:szCs w:val="20"/>
          <w:rPrChange w:id="1532" w:author="Craig Parker" w:date="2024-08-15T19:01:00Z" w16du:dateUtc="2024-08-15T17:01:00Z">
            <w:rPr>
              <w:del w:id="1533" w:author="Craig Parker" w:date="2024-08-15T19:01:00Z" w16du:dateUtc="2024-08-15T17:01:00Z"/>
              <w:rStyle w:val="Heading2Char"/>
              <w:rFonts w:ascii="Nunito" w:hAnsi="Nunito"/>
              <w:b/>
              <w:bCs/>
              <w:caps/>
              <w:color w:val="000000" w:themeColor="text1"/>
            </w:rPr>
          </w:rPrChange>
        </w:rPr>
        <w:pPrChange w:id="1534" w:author="Craig Parker" w:date="2024-08-15T19:01:00Z" w16du:dateUtc="2024-08-15T17:01:00Z">
          <w:pPr>
            <w:pStyle w:val="Heading2"/>
          </w:pPr>
        </w:pPrChange>
      </w:pPr>
    </w:p>
    <w:p w14:paraId="46AB4241" w14:textId="77777777" w:rsidR="002B6EFA" w:rsidRPr="00691453" w:rsidRDefault="002B6EFA">
      <w:pPr>
        <w:rPr>
          <w:rFonts w:ascii="Nunito" w:eastAsiaTheme="majorEastAsia" w:hAnsi="Nunito"/>
          <w:b/>
          <w:bCs/>
          <w:sz w:val="20"/>
          <w:szCs w:val="20"/>
          <w:rPrChange w:id="1535" w:author="Craig Parker" w:date="2024-08-15T16:14:00Z" w16du:dateUtc="2024-08-15T14:14:00Z">
            <w:rPr>
              <w:rFonts w:ascii="Nunito" w:eastAsiaTheme="majorEastAsia" w:hAnsi="Nunito"/>
              <w:b/>
              <w:bCs/>
            </w:rPr>
          </w:rPrChange>
        </w:rPr>
        <w:pPrChange w:id="1536" w:author="Craig Parker" w:date="2024-08-15T16:14:00Z" w16du:dateUtc="2024-08-15T14:14:00Z">
          <w:pPr>
            <w:spacing w:line="360" w:lineRule="auto"/>
          </w:pPr>
        </w:pPrChange>
      </w:pPr>
    </w:p>
    <w:p w14:paraId="6C1D7356" w14:textId="5ACEC4A8" w:rsidR="00907271" w:rsidRPr="00786076" w:rsidDel="00C01299" w:rsidRDefault="00907271">
      <w:pPr>
        <w:pStyle w:val="Heading3"/>
        <w:numPr>
          <w:ilvl w:val="2"/>
          <w:numId w:val="9"/>
        </w:numPr>
        <w:spacing w:before="120"/>
        <w:ind w:left="850"/>
        <w:rPr>
          <w:del w:id="1537" w:author="Craig Parker" w:date="2024-08-16T11:02:00Z" w16du:dateUtc="2024-08-16T09:02:00Z"/>
          <w:rFonts w:ascii="Nunito" w:hAnsi="Nunito"/>
          <w:color w:val="000000" w:themeColor="text1"/>
          <w:sz w:val="24"/>
          <w:szCs w:val="24"/>
          <w:rPrChange w:id="1538" w:author="Craig Parker" w:date="2024-08-16T09:45:00Z" w16du:dateUtc="2024-08-16T07:45:00Z">
            <w:rPr>
              <w:del w:id="1539" w:author="Craig Parker" w:date="2024-08-16T11:02:00Z" w16du:dateUtc="2024-08-16T09:02:00Z"/>
              <w:rFonts w:ascii="Nunito" w:hAnsi="Nunito"/>
            </w:rPr>
          </w:rPrChange>
        </w:rPr>
        <w:pPrChange w:id="1540" w:author="Craig Parker" w:date="2024-08-15T18:54:00Z" w16du:dateUtc="2024-08-15T16:54:00Z">
          <w:pPr>
            <w:pStyle w:val="Heading3"/>
          </w:pPr>
        </w:pPrChange>
      </w:pPr>
      <w:del w:id="1541" w:author="Craig Parker" w:date="2024-08-16T11:02:00Z" w16du:dateUtc="2024-08-16T09:02:00Z">
        <w:r w:rsidRPr="00786076" w:rsidDel="00C01299">
          <w:rPr>
            <w:rFonts w:ascii="Nunito" w:hAnsi="Nunito"/>
            <w:color w:val="000000" w:themeColor="text1"/>
            <w:sz w:val="24"/>
            <w:szCs w:val="24"/>
            <w:rPrChange w:id="1542" w:author="Craig Parker" w:date="2024-08-16T09:45:00Z" w16du:dateUtc="2024-08-16T07:45:00Z">
              <w:rPr>
                <w:rFonts w:ascii="Nunito" w:hAnsi="Nunito"/>
                <w:sz w:val="26"/>
                <w:szCs w:val="26"/>
              </w:rPr>
            </w:rPrChange>
          </w:rPr>
          <w:delText>Health outcome data for RP1 and RP1</w:delText>
        </w:r>
        <w:bookmarkStart w:id="1543" w:name="_Toc174715173"/>
        <w:bookmarkStart w:id="1544" w:name="_Toc174715353"/>
        <w:bookmarkEnd w:id="1543"/>
        <w:bookmarkEnd w:id="1544"/>
      </w:del>
    </w:p>
    <w:p w14:paraId="40DE905F" w14:textId="5E9D6904" w:rsidR="00907271" w:rsidRPr="00E5744E" w:rsidDel="00C01299" w:rsidRDefault="00907271">
      <w:pPr>
        <w:rPr>
          <w:del w:id="1545" w:author="Craig Parker" w:date="2024-08-16T11:02:00Z" w16du:dateUtc="2024-08-16T09:02:00Z"/>
          <w:rFonts w:ascii="Nunito" w:hAnsi="Nunito"/>
          <w:color w:val="000000" w:themeColor="text1"/>
          <w:sz w:val="20"/>
          <w:szCs w:val="20"/>
          <w:rPrChange w:id="1546" w:author="Craig Parker" w:date="2024-08-15T19:01:00Z" w16du:dateUtc="2024-08-15T17:01:00Z">
            <w:rPr>
              <w:del w:id="1547" w:author="Craig Parker" w:date="2024-08-16T11:02:00Z" w16du:dateUtc="2024-08-16T09:02:00Z"/>
            </w:rPr>
          </w:rPrChange>
        </w:rPr>
        <w:pPrChange w:id="1548" w:author="Craig Parker" w:date="2024-08-15T19:01:00Z" w16du:dateUtc="2024-08-15T17:01:00Z">
          <w:pPr>
            <w:pStyle w:val="ListParagraph"/>
            <w:spacing w:line="360" w:lineRule="auto"/>
          </w:pPr>
        </w:pPrChange>
      </w:pPr>
      <w:del w:id="1549" w:author="Craig Parker" w:date="2024-08-16T11:02:00Z" w16du:dateUtc="2024-08-16T09:02:00Z">
        <w:r w:rsidRPr="00E5744E" w:rsidDel="00C01299">
          <w:rPr>
            <w:rFonts w:ascii="Nunito" w:eastAsia="Nunito" w:hAnsi="Nunito" w:cs="Nunito"/>
            <w:color w:val="000000" w:themeColor="text1"/>
            <w:sz w:val="20"/>
            <w:szCs w:val="20"/>
            <w:rPrChange w:id="1550" w:author="Craig Parker" w:date="2024-08-15T19:01:00Z" w16du:dateUtc="2024-08-15T17:01:00Z">
              <w:rPr/>
            </w:rPrChange>
          </w:rPr>
          <w:delText>These data will include data collected from previous clinical cohort and trial studies (e.g.</w:delText>
        </w:r>
        <w:r w:rsidR="00774F75" w:rsidRPr="00E5744E" w:rsidDel="00C01299">
          <w:rPr>
            <w:rFonts w:ascii="Nunito" w:eastAsia="Nunito" w:hAnsi="Nunito" w:cs="Nunito"/>
            <w:color w:val="000000" w:themeColor="text1"/>
            <w:sz w:val="20"/>
            <w:szCs w:val="20"/>
            <w:rPrChange w:id="1551" w:author="Craig Parker" w:date="2024-08-15T19:01:00Z" w16du:dateUtc="2024-08-15T17:01:00Z">
              <w:rPr/>
            </w:rPrChange>
          </w:rPr>
          <w:delText>, maternal and child cohort studies, HIV treatment trials, and COVID studies). Data sources and criteria for study inclusion</w:delText>
        </w:r>
        <w:r w:rsidRPr="00E5744E" w:rsidDel="00C01299">
          <w:rPr>
            <w:rFonts w:ascii="Nunito" w:eastAsia="Nunito" w:hAnsi="Nunito" w:cs="Nunito"/>
            <w:color w:val="000000" w:themeColor="text1"/>
            <w:sz w:val="20"/>
            <w:szCs w:val="20"/>
            <w:rPrChange w:id="1552" w:author="Craig Parker" w:date="2024-08-15T19:01:00Z" w16du:dateUtc="2024-08-15T17:01:00Z">
              <w:rPr/>
            </w:rPrChange>
          </w:rPr>
          <w:delText xml:space="preserve"> vary between the two RPs.</w:delText>
        </w:r>
        <w:bookmarkStart w:id="1553" w:name="_Toc174715174"/>
        <w:bookmarkStart w:id="1554" w:name="_Toc174715354"/>
        <w:bookmarkEnd w:id="1553"/>
        <w:bookmarkEnd w:id="1554"/>
      </w:del>
    </w:p>
    <w:p w14:paraId="3555562B" w14:textId="55307747" w:rsidR="00907271" w:rsidRPr="00E5744E" w:rsidDel="00C01299" w:rsidRDefault="00907271">
      <w:pPr>
        <w:rPr>
          <w:del w:id="1555" w:author="Craig Parker" w:date="2024-08-16T11:02:00Z" w16du:dateUtc="2024-08-16T09:02:00Z"/>
          <w:rFonts w:ascii="Nunito" w:hAnsi="Nunito"/>
          <w:color w:val="000000" w:themeColor="text1"/>
          <w:sz w:val="20"/>
          <w:szCs w:val="20"/>
          <w:rPrChange w:id="1556" w:author="Craig Parker" w:date="2024-08-15T19:01:00Z" w16du:dateUtc="2024-08-15T17:01:00Z">
            <w:rPr>
              <w:del w:id="1557" w:author="Craig Parker" w:date="2024-08-16T11:02:00Z" w16du:dateUtc="2024-08-16T09:02:00Z"/>
            </w:rPr>
          </w:rPrChange>
        </w:rPr>
        <w:pPrChange w:id="1558" w:author="Craig Parker" w:date="2024-08-15T19:01:00Z" w16du:dateUtc="2024-08-15T17:01:00Z">
          <w:pPr>
            <w:pStyle w:val="ListParagraph"/>
            <w:spacing w:line="360" w:lineRule="auto"/>
          </w:pPr>
        </w:pPrChange>
      </w:pPr>
      <w:del w:id="1559" w:author="Craig Parker" w:date="2024-08-16T11:02:00Z" w16du:dateUtc="2024-08-16T09:02:00Z">
        <w:r w:rsidRPr="00E5744E" w:rsidDel="00C01299">
          <w:rPr>
            <w:rFonts w:ascii="Nunito" w:eastAsia="Nunito" w:hAnsi="Nunito" w:cs="Nunito"/>
            <w:b/>
            <w:bCs/>
            <w:color w:val="000000" w:themeColor="text1"/>
            <w:sz w:val="20"/>
            <w:szCs w:val="20"/>
            <w:rPrChange w:id="1560" w:author="Craig Parker" w:date="2024-08-15T19:01:00Z" w16du:dateUtc="2024-08-15T17:01:00Z">
              <w:rPr>
                <w:b/>
                <w:bCs/>
              </w:rPr>
            </w:rPrChange>
          </w:rPr>
          <w:delText>Health-related data for RP1</w:delText>
        </w:r>
        <w:r w:rsidRPr="00E5744E" w:rsidDel="00C01299">
          <w:rPr>
            <w:rFonts w:ascii="Nunito" w:eastAsia="Nunito" w:hAnsi="Nunito" w:cs="Nunito"/>
            <w:color w:val="000000" w:themeColor="text1"/>
            <w:sz w:val="20"/>
            <w:szCs w:val="20"/>
            <w:rPrChange w:id="1561" w:author="Craig Parker" w:date="2024-08-15T19:01:00Z" w16du:dateUtc="2024-08-15T17:01:00Z">
              <w:rPr/>
            </w:rPrChange>
          </w:rPr>
          <w:delText xml:space="preserve"> were identified through a systematic review, mapping large (n&gt;1000) longitudinal studies on pregnant women and children in sSA.  These data will be acquired through direct engagement with the study PI or other appropriate study custodians or through existing data-sharing platforms that store or curate research data, such as WWARN</w:delText>
        </w:r>
      </w:del>
      <w:del w:id="1562" w:author="Craig Parker" w:date="2024-08-15T18:59:00Z" w16du:dateUtc="2024-08-15T16:59:00Z">
        <w:r w:rsidRPr="00E5744E" w:rsidDel="00966A72">
          <w:rPr>
            <w:rFonts w:ascii="Nunito" w:eastAsia="Nunito" w:hAnsi="Nunito" w:cs="Nunito"/>
            <w:color w:val="000000" w:themeColor="text1"/>
            <w:sz w:val="20"/>
            <w:szCs w:val="20"/>
            <w:rPrChange w:id="1563" w:author="Craig Parker" w:date="2024-08-15T19:01:00Z" w16du:dateUtc="2024-08-15T17:01:00Z">
              <w:rPr/>
            </w:rPrChange>
          </w:rPr>
          <w:delText xml:space="preserve"> (See RP1 Proto</w:delText>
        </w:r>
      </w:del>
      <w:del w:id="1564" w:author="Craig Parker" w:date="2024-08-15T18:58:00Z" w16du:dateUtc="2024-08-15T16:58:00Z">
        <w:r w:rsidRPr="00E5744E" w:rsidDel="00966A72">
          <w:rPr>
            <w:rFonts w:ascii="Nunito" w:eastAsia="Nunito" w:hAnsi="Nunito" w:cs="Nunito"/>
            <w:color w:val="000000" w:themeColor="text1"/>
            <w:sz w:val="20"/>
            <w:szCs w:val="20"/>
            <w:rPrChange w:id="1565" w:author="Craig Parker" w:date="2024-08-15T19:01:00Z" w16du:dateUtc="2024-08-15T17:01:00Z">
              <w:rPr/>
            </w:rPrChange>
          </w:rPr>
          <w:delText>col Document for full details)</w:delText>
        </w:r>
      </w:del>
      <w:del w:id="1566" w:author="Craig Parker" w:date="2024-08-16T11:02:00Z" w16du:dateUtc="2024-08-16T09:02:00Z">
        <w:r w:rsidRPr="00E5744E" w:rsidDel="00C01299">
          <w:rPr>
            <w:rFonts w:ascii="Nunito" w:eastAsia="Nunito" w:hAnsi="Nunito" w:cs="Nunito"/>
            <w:color w:val="000000" w:themeColor="text1"/>
            <w:sz w:val="20"/>
            <w:szCs w:val="20"/>
            <w:rPrChange w:id="1567" w:author="Craig Parker" w:date="2024-08-15T19:01:00Z" w16du:dateUtc="2024-08-15T17:01:00Z">
              <w:rPr/>
            </w:rPrChange>
          </w:rPr>
          <w:delText>.</w:delText>
        </w:r>
        <w:bookmarkStart w:id="1568" w:name="_Toc174715175"/>
        <w:bookmarkStart w:id="1569" w:name="_Toc174715355"/>
        <w:bookmarkEnd w:id="1568"/>
        <w:bookmarkEnd w:id="1569"/>
      </w:del>
    </w:p>
    <w:p w14:paraId="25D7784E" w14:textId="35C2901A" w:rsidR="00907271" w:rsidRPr="00E5744E" w:rsidDel="00C01299" w:rsidRDefault="00907271">
      <w:pPr>
        <w:rPr>
          <w:del w:id="1570" w:author="Craig Parker" w:date="2024-08-16T11:02:00Z" w16du:dateUtc="2024-08-16T09:02:00Z"/>
          <w:rFonts w:ascii="Nunito" w:eastAsia="Nunito" w:hAnsi="Nunito" w:cs="Nunito"/>
          <w:color w:val="000000" w:themeColor="text1"/>
          <w:sz w:val="20"/>
          <w:szCs w:val="20"/>
          <w:rPrChange w:id="1571" w:author="Craig Parker" w:date="2024-08-15T19:01:00Z" w16du:dateUtc="2024-08-15T17:01:00Z">
            <w:rPr>
              <w:del w:id="1572" w:author="Craig Parker" w:date="2024-08-16T11:02:00Z" w16du:dateUtc="2024-08-16T09:02:00Z"/>
            </w:rPr>
          </w:rPrChange>
        </w:rPr>
        <w:pPrChange w:id="1573" w:author="Craig Parker" w:date="2024-08-15T19:01:00Z" w16du:dateUtc="2024-08-15T17:01:00Z">
          <w:pPr>
            <w:pStyle w:val="ListParagraph"/>
            <w:spacing w:line="360" w:lineRule="auto"/>
          </w:pPr>
        </w:pPrChange>
      </w:pPr>
      <w:del w:id="1574" w:author="Craig Parker" w:date="2024-08-16T11:02:00Z" w16du:dateUtc="2024-08-16T09:02:00Z">
        <w:r w:rsidRPr="00E5744E" w:rsidDel="00C01299">
          <w:rPr>
            <w:rFonts w:ascii="Nunito" w:eastAsia="Nunito" w:hAnsi="Nunito" w:cs="Nunito"/>
            <w:b/>
            <w:bCs/>
            <w:color w:val="000000" w:themeColor="text1"/>
            <w:sz w:val="20"/>
            <w:szCs w:val="20"/>
            <w:rPrChange w:id="1575" w:author="Craig Parker" w:date="2024-08-15T19:01:00Z" w16du:dateUtc="2024-08-15T17:01:00Z">
              <w:rPr>
                <w:b/>
                <w:bCs/>
              </w:rPr>
            </w:rPrChange>
          </w:rPr>
          <w:delText xml:space="preserve">Health-related data for RP2 </w:delText>
        </w:r>
        <w:r w:rsidRPr="00E5744E" w:rsidDel="00C01299">
          <w:rPr>
            <w:rFonts w:ascii="Nunito" w:eastAsia="Nunito" w:hAnsi="Nunito" w:cs="Nunito"/>
            <w:color w:val="000000" w:themeColor="text1"/>
            <w:sz w:val="20"/>
            <w:szCs w:val="20"/>
            <w:rPrChange w:id="1576" w:author="Craig Parker" w:date="2024-08-15T19:01:00Z" w16du:dateUtc="2024-08-15T17:01:00Z">
              <w:rPr/>
            </w:rPrChange>
          </w:rPr>
          <w:delText>will focus on datasets generated by clinical trials or cohorts undertaken in the case study cities (initially Johannesburg and Abidjan). Datasets will be included based on the trial's scale and the availability of geospatial variables (e.g., clinic locations or other geospatial information) to allow spatial mapping of health outcomes and the intersection with socio-economic spatial mapping and climate variable spatial mapping</w:delText>
        </w:r>
      </w:del>
      <w:del w:id="1577" w:author="Craig Parker" w:date="2024-08-15T18:58:00Z" w16du:dateUtc="2024-08-15T16:58:00Z">
        <w:r w:rsidRPr="00E5744E" w:rsidDel="00966A72">
          <w:rPr>
            <w:rFonts w:ascii="Nunito" w:eastAsia="Nunito" w:hAnsi="Nunito" w:cs="Nunito"/>
            <w:color w:val="000000" w:themeColor="text1"/>
            <w:sz w:val="20"/>
            <w:szCs w:val="20"/>
            <w:rPrChange w:id="1578" w:author="Craig Parker" w:date="2024-08-15T19:01:00Z" w16du:dateUtc="2024-08-15T17:01:00Z">
              <w:rPr/>
            </w:rPrChange>
          </w:rPr>
          <w:delText xml:space="preserve"> (See RP2 Protocol Document for full details).</w:delText>
        </w:r>
      </w:del>
      <w:bookmarkStart w:id="1579" w:name="_Toc174715176"/>
      <w:bookmarkStart w:id="1580" w:name="_Toc174715356"/>
      <w:bookmarkEnd w:id="1579"/>
      <w:bookmarkEnd w:id="1580"/>
    </w:p>
    <w:p w14:paraId="562F0327" w14:textId="40C418F2" w:rsidR="00907271" w:rsidRPr="00786076" w:rsidRDefault="00907271">
      <w:pPr>
        <w:pStyle w:val="Heading3"/>
        <w:numPr>
          <w:ilvl w:val="2"/>
          <w:numId w:val="9"/>
        </w:numPr>
        <w:ind w:left="850"/>
        <w:rPr>
          <w:rFonts w:ascii="Nunito" w:hAnsi="Nunito"/>
          <w:color w:val="000000" w:themeColor="text1"/>
          <w:sz w:val="24"/>
          <w:szCs w:val="24"/>
          <w:rPrChange w:id="1581" w:author="Craig Parker" w:date="2024-08-16T09:45:00Z" w16du:dateUtc="2024-08-16T07:45:00Z">
            <w:rPr>
              <w:rFonts w:ascii="Nunito" w:hAnsi="Nunito"/>
            </w:rPr>
          </w:rPrChange>
        </w:rPr>
        <w:pPrChange w:id="1582" w:author="Craig Parker" w:date="2024-08-15T18:54:00Z" w16du:dateUtc="2024-08-15T16:54:00Z">
          <w:pPr>
            <w:pStyle w:val="Heading3"/>
          </w:pPr>
        </w:pPrChange>
      </w:pPr>
      <w:bookmarkStart w:id="1583" w:name="_Toc174715357"/>
      <w:r w:rsidRPr="00786076">
        <w:rPr>
          <w:rFonts w:ascii="Nunito" w:hAnsi="Nunito"/>
          <w:color w:val="000000" w:themeColor="text1"/>
          <w:sz w:val="24"/>
          <w:szCs w:val="24"/>
          <w:rPrChange w:id="1584" w:author="Craig Parker" w:date="2024-08-16T09:45:00Z" w16du:dateUtc="2024-08-16T07:45:00Z">
            <w:rPr>
              <w:rFonts w:ascii="Nunito" w:hAnsi="Nunito"/>
            </w:rPr>
          </w:rPrChange>
        </w:rPr>
        <w:t xml:space="preserve">Categories of data, by </w:t>
      </w:r>
      <w:proofErr w:type="spellStart"/>
      <w:r w:rsidR="00B7220E" w:rsidRPr="00786076">
        <w:rPr>
          <w:rFonts w:ascii="Nunito" w:hAnsi="Nunito"/>
          <w:color w:val="000000" w:themeColor="text1"/>
          <w:sz w:val="24"/>
          <w:szCs w:val="24"/>
          <w:rPrChange w:id="1585" w:author="Craig Parker" w:date="2024-08-16T09:45:00Z" w16du:dateUtc="2024-08-16T07:45:00Z">
            <w:rPr>
              <w:rFonts w:ascii="Nunito" w:hAnsi="Nunito"/>
            </w:rPr>
          </w:rPrChange>
        </w:rPr>
        <w:t>harmonisation</w:t>
      </w:r>
      <w:proofErr w:type="spellEnd"/>
      <w:r w:rsidRPr="00786076">
        <w:rPr>
          <w:rFonts w:ascii="Nunito" w:hAnsi="Nunito"/>
          <w:color w:val="000000" w:themeColor="text1"/>
          <w:sz w:val="24"/>
          <w:szCs w:val="24"/>
          <w:rPrChange w:id="1586" w:author="Craig Parker" w:date="2024-08-16T09:45:00Z" w16du:dateUtc="2024-08-16T07:45:00Z">
            <w:rPr>
              <w:rFonts w:ascii="Nunito" w:hAnsi="Nunito"/>
            </w:rPr>
          </w:rPrChange>
        </w:rPr>
        <w:t xml:space="preserve"> and deidentification status</w:t>
      </w:r>
      <w:bookmarkEnd w:id="1583"/>
      <w:r w:rsidRPr="00786076">
        <w:rPr>
          <w:rFonts w:ascii="Nunito" w:hAnsi="Nunito"/>
          <w:color w:val="000000" w:themeColor="text1"/>
          <w:sz w:val="24"/>
          <w:szCs w:val="24"/>
          <w:rPrChange w:id="1587" w:author="Craig Parker" w:date="2024-08-16T09:45:00Z" w16du:dateUtc="2024-08-16T07:45:00Z">
            <w:rPr>
              <w:rFonts w:ascii="Nunito" w:hAnsi="Nunito"/>
            </w:rPr>
          </w:rPrChange>
        </w:rPr>
        <w:t xml:space="preserve"> </w:t>
      </w:r>
    </w:p>
    <w:p w14:paraId="6498DF8F" w14:textId="6427F051" w:rsidR="00907271" w:rsidRPr="00E5744E" w:rsidDel="00E81403" w:rsidRDefault="00E5744E">
      <w:pPr>
        <w:rPr>
          <w:del w:id="1588" w:author="Craig Parker" w:date="2024-08-15T14:55:00Z" w16du:dateUtc="2024-08-15T12:55:00Z"/>
          <w:rFonts w:ascii="Nunito" w:eastAsia="Nunito" w:hAnsi="Nunito"/>
          <w:color w:val="000000" w:themeColor="text1"/>
          <w:sz w:val="20"/>
          <w:szCs w:val="20"/>
          <w:rPrChange w:id="1589" w:author="Craig Parker" w:date="2024-08-15T19:02:00Z" w16du:dateUtc="2024-08-15T17:02:00Z">
            <w:rPr>
              <w:del w:id="1590" w:author="Craig Parker" w:date="2024-08-15T14:55:00Z" w16du:dateUtc="2024-08-15T12:55:00Z"/>
            </w:rPr>
          </w:rPrChange>
        </w:rPr>
        <w:pPrChange w:id="1591" w:author="Craig Parker" w:date="2024-08-15T19:02:00Z" w16du:dateUtc="2024-08-15T17:02:00Z">
          <w:pPr>
            <w:pStyle w:val="ListParagraph"/>
            <w:spacing w:line="360" w:lineRule="auto"/>
          </w:pPr>
        </w:pPrChange>
      </w:pPr>
      <w:ins w:id="1592" w:author="Craig Parker" w:date="2024-08-15T19:03:00Z" w16du:dateUtc="2024-08-15T17:03:00Z">
        <w:r w:rsidRPr="00EF5A7F">
          <w:rPr>
            <w:rFonts w:ascii="Nunito" w:hAnsi="Nunito"/>
            <w:sz w:val="20"/>
            <w:szCs w:val="20"/>
          </w:rPr>
          <w:t xml:space="preserve">The </w:t>
        </w:r>
        <w:proofErr w:type="spellStart"/>
        <w:r>
          <w:rPr>
            <w:rFonts w:ascii="Nunito" w:hAnsi="Nunito"/>
            <w:sz w:val="20"/>
            <w:szCs w:val="20"/>
          </w:rPr>
          <w:t>categorisation</w:t>
        </w:r>
        <w:proofErr w:type="spellEnd"/>
        <w:r w:rsidRPr="00EF5A7F">
          <w:rPr>
            <w:rFonts w:ascii="Nunito" w:hAnsi="Nunito"/>
            <w:sz w:val="20"/>
            <w:szCs w:val="20"/>
          </w:rPr>
          <w:t xml:space="preserve"> of health data within the HE²AT Center ensures that the project adheres to ethical and legal standards while facilitating collaborative research. This structured approach enables the integration of new partners and maintains data privacy and protection throughout the project's lifecycle. Health data is classified into four distinct forms, ranging from raw, individual-level data to aggregated, inferential data. Each category serves a specific role, guiding the </w:t>
        </w:r>
        <w:r>
          <w:rPr>
            <w:rFonts w:ascii="Nunito" w:hAnsi="Nunito"/>
            <w:sz w:val="20"/>
            <w:szCs w:val="20"/>
          </w:rPr>
          <w:t xml:space="preserve">data's management, access, and usage </w:t>
        </w:r>
        <w:r w:rsidRPr="00EF5A7F">
          <w:rPr>
            <w:rFonts w:ascii="Nunito" w:hAnsi="Nunito"/>
            <w:sz w:val="20"/>
            <w:szCs w:val="20"/>
          </w:rPr>
          <w:t>to meet the project’s research objectives and privacy requirements.</w:t>
        </w:r>
      </w:ins>
      <w:del w:id="1593" w:author="Craig Parker" w:date="2024-08-15T19:03:00Z" w16du:dateUtc="2024-08-15T17:03:00Z">
        <w:r w:rsidR="00907271" w:rsidRPr="00E5744E" w:rsidDel="00E5744E">
          <w:rPr>
            <w:rFonts w:ascii="Nunito" w:eastAsia="Nunito" w:hAnsi="Nunito" w:cs="Nunito"/>
            <w:color w:val="000000" w:themeColor="text1"/>
            <w:sz w:val="20"/>
            <w:szCs w:val="20"/>
            <w:rPrChange w:id="1594" w:author="Craig Parker" w:date="2024-08-15T19:02:00Z" w16du:dateUtc="2024-08-15T17:02:00Z">
              <w:rPr/>
            </w:rPrChange>
          </w:rPr>
          <w:delText xml:space="preserve">Health data takes four forms, from original individual-level study data to aggregated inferential data. This </w:delText>
        </w:r>
        <w:r w:rsidR="00B7220E" w:rsidRPr="00E5744E" w:rsidDel="00E5744E">
          <w:rPr>
            <w:rFonts w:ascii="Nunito" w:eastAsia="Nunito" w:hAnsi="Nunito" w:cs="Nunito"/>
            <w:color w:val="000000" w:themeColor="text1"/>
            <w:sz w:val="20"/>
            <w:szCs w:val="20"/>
            <w:rPrChange w:id="1595" w:author="Craig Parker" w:date="2024-08-15T19:02:00Z" w16du:dateUtc="2024-08-15T17:02:00Z">
              <w:rPr/>
            </w:rPrChange>
          </w:rPr>
          <w:delText>categorisation</w:delText>
        </w:r>
        <w:r w:rsidR="00907271" w:rsidRPr="00E5744E" w:rsidDel="00E5744E">
          <w:rPr>
            <w:rFonts w:ascii="Nunito" w:eastAsia="Nunito" w:hAnsi="Nunito" w:cs="Nunito"/>
            <w:color w:val="000000" w:themeColor="text1"/>
            <w:sz w:val="20"/>
            <w:szCs w:val="20"/>
            <w:rPrChange w:id="1596" w:author="Craig Parker" w:date="2024-08-15T19:02:00Z" w16du:dateUtc="2024-08-15T17:02:00Z">
              <w:rPr/>
            </w:rPrChange>
          </w:rPr>
          <w:delText xml:space="preserve"> helps ensure</w:delText>
        </w:r>
        <w:r w:rsidR="00907271" w:rsidRPr="00E5744E" w:rsidDel="00E5744E">
          <w:rPr>
            <w:rFonts w:ascii="Nunito" w:eastAsia="Nunito" w:hAnsi="Nunito" w:cs="Nunito"/>
            <w:color w:val="000000" w:themeColor="text1"/>
            <w:sz w:val="20"/>
            <w:szCs w:val="20"/>
            <w:lang w:val="en-ZA"/>
            <w:rPrChange w:id="1597" w:author="Craig Parker" w:date="2024-08-15T19:02:00Z" w16du:dateUtc="2024-08-15T17:02:00Z">
              <w:rPr>
                <w:lang w:val="en-ZA"/>
              </w:rPr>
            </w:rPrChange>
          </w:rPr>
          <w:delText xml:space="preserve"> adherence to ethical and legal standards, facilitates collaborative research, enables new partners to join the consortium, and ensures that data privacy and protection are maintained throughout the project's lifecycle.</w:delText>
        </w:r>
      </w:del>
    </w:p>
    <w:p w14:paraId="233F613E" w14:textId="77777777" w:rsidR="00E5744E" w:rsidRDefault="00E5744E" w:rsidP="00E5744E">
      <w:pPr>
        <w:rPr>
          <w:ins w:id="1598" w:author="Craig Parker" w:date="2024-08-15T19:03:00Z" w16du:dateUtc="2024-08-15T17:03:00Z"/>
          <w:rFonts w:ascii="Nunito" w:hAnsi="Nunito"/>
        </w:rPr>
      </w:pPr>
      <w:bookmarkStart w:id="1599" w:name="_Toc174562923"/>
    </w:p>
    <w:p w14:paraId="57C55C78" w14:textId="3B0637C8" w:rsidR="00907271" w:rsidRPr="00786076" w:rsidRDefault="00907271">
      <w:pPr>
        <w:pStyle w:val="Heading3"/>
        <w:numPr>
          <w:ilvl w:val="2"/>
          <w:numId w:val="9"/>
        </w:numPr>
        <w:rPr>
          <w:rFonts w:ascii="Nunito" w:hAnsi="Nunito"/>
          <w:color w:val="000000" w:themeColor="text1"/>
          <w:sz w:val="24"/>
          <w:szCs w:val="24"/>
          <w:rPrChange w:id="1600" w:author="Craig Parker" w:date="2024-08-16T09:45:00Z" w16du:dateUtc="2024-08-16T07:45:00Z">
            <w:rPr>
              <w:rFonts w:ascii="Nunito" w:hAnsi="Nunito"/>
              <w:color w:val="000000" w:themeColor="text1"/>
              <w:sz w:val="18"/>
              <w:szCs w:val="18"/>
              <w:lang w:val="en-ZA"/>
            </w:rPr>
          </w:rPrChange>
        </w:rPr>
        <w:pPrChange w:id="1601" w:author="Craig Parker" w:date="2024-08-15T19:04:00Z" w16du:dateUtc="2024-08-15T17:04:00Z">
          <w:pPr>
            <w:pStyle w:val="Heading3"/>
            <w:spacing w:line="360" w:lineRule="auto"/>
          </w:pPr>
        </w:pPrChange>
      </w:pPr>
      <w:bookmarkStart w:id="1602" w:name="_Toc174715358"/>
      <w:r w:rsidRPr="00786076">
        <w:rPr>
          <w:rFonts w:ascii="Nunito" w:hAnsi="Nunito"/>
          <w:color w:val="000000" w:themeColor="text1"/>
          <w:sz w:val="24"/>
          <w:szCs w:val="24"/>
          <w:rPrChange w:id="1603" w:author="Craig Parker" w:date="2024-08-16T09:45:00Z" w16du:dateUtc="2024-08-16T07:45:00Z">
            <w:rPr>
              <w:rFonts w:ascii="Nunito" w:hAnsi="Nunito"/>
              <w:color w:val="000000" w:themeColor="text1"/>
              <w:sz w:val="20"/>
              <w:szCs w:val="20"/>
              <w:lang w:val="en-ZA"/>
            </w:rPr>
          </w:rPrChange>
        </w:rPr>
        <w:t xml:space="preserve">Original study </w:t>
      </w:r>
      <w:r w:rsidR="00093104" w:rsidRPr="00786076">
        <w:rPr>
          <w:rFonts w:ascii="Nunito" w:hAnsi="Nunito"/>
          <w:color w:val="000000" w:themeColor="text1"/>
          <w:sz w:val="24"/>
          <w:szCs w:val="24"/>
          <w:rPrChange w:id="1604" w:author="Craig Parker" w:date="2024-08-16T09:45:00Z" w16du:dateUtc="2024-08-16T07:45:00Z">
            <w:rPr>
              <w:rFonts w:ascii="Nunito" w:hAnsi="Nunito"/>
              <w:color w:val="000000" w:themeColor="text1"/>
              <w:sz w:val="20"/>
              <w:szCs w:val="20"/>
              <w:lang w:val="en-ZA"/>
            </w:rPr>
          </w:rPrChange>
        </w:rPr>
        <w:t>d</w:t>
      </w:r>
      <w:r w:rsidRPr="00786076">
        <w:rPr>
          <w:rFonts w:ascii="Nunito" w:hAnsi="Nunito"/>
          <w:color w:val="000000" w:themeColor="text1"/>
          <w:sz w:val="24"/>
          <w:szCs w:val="24"/>
          <w:rPrChange w:id="1605" w:author="Craig Parker" w:date="2024-08-16T09:45:00Z" w16du:dateUtc="2024-08-16T07:45:00Z">
            <w:rPr>
              <w:rFonts w:ascii="Nunito" w:hAnsi="Nunito"/>
              <w:color w:val="000000" w:themeColor="text1"/>
              <w:sz w:val="20"/>
              <w:szCs w:val="20"/>
              <w:lang w:val="en-ZA"/>
            </w:rPr>
          </w:rPrChange>
        </w:rPr>
        <w:t>ata</w:t>
      </w:r>
      <w:bookmarkEnd w:id="1599"/>
      <w:bookmarkEnd w:id="1602"/>
    </w:p>
    <w:p w14:paraId="49795A89" w14:textId="55E20CAE" w:rsidR="00907271" w:rsidRPr="00691453" w:rsidRDefault="00907271">
      <w:pPr>
        <w:rPr>
          <w:rFonts w:ascii="Nunito" w:eastAsia="Nunito" w:hAnsi="Nunito"/>
          <w:color w:val="000000" w:themeColor="text1"/>
          <w:sz w:val="20"/>
          <w:szCs w:val="20"/>
          <w:lang w:val="en-ZA"/>
        </w:rPr>
        <w:pPrChange w:id="1606" w:author="Craig Parker" w:date="2024-08-15T16:14:00Z" w16du:dateUtc="2024-08-15T14:14:00Z">
          <w:pPr>
            <w:spacing w:line="360" w:lineRule="auto"/>
          </w:pPr>
        </w:pPrChange>
      </w:pPr>
      <w:r w:rsidRPr="00691453">
        <w:rPr>
          <w:rFonts w:ascii="Nunito" w:eastAsia="Nunito" w:hAnsi="Nunito"/>
          <w:color w:val="000000" w:themeColor="text1"/>
          <w:sz w:val="20"/>
          <w:szCs w:val="20"/>
          <w:lang w:val="en-ZA"/>
        </w:rPr>
        <w:t xml:space="preserve">This category includes raw, unprocessed health data collected directly through various cohort studies and clinical trials </w:t>
      </w:r>
      <w:del w:id="1607" w:author="Craig Parker" w:date="2024-08-15T18:56:00Z" w16du:dateUtc="2024-08-15T16:56:00Z">
        <w:r w:rsidRPr="00691453" w:rsidDel="00966A72">
          <w:rPr>
            <w:rFonts w:ascii="Nunito" w:eastAsia="Nunito" w:hAnsi="Nunito"/>
            <w:color w:val="000000" w:themeColor="text1"/>
            <w:sz w:val="20"/>
            <w:szCs w:val="20"/>
            <w:lang w:val="en-ZA"/>
          </w:rPr>
          <w:delText xml:space="preserve">that </w:delText>
        </w:r>
        <w:r w:rsidR="00B7220E" w:rsidRPr="00691453" w:rsidDel="00966A72">
          <w:rPr>
            <w:rFonts w:ascii="Nunito" w:eastAsia="Nunito" w:hAnsi="Nunito"/>
            <w:color w:val="000000" w:themeColor="text1"/>
            <w:sz w:val="20"/>
            <w:szCs w:val="20"/>
            <w:lang w:val="en-ZA"/>
          </w:rPr>
          <w:delText>fulfil</w:delText>
        </w:r>
      </w:del>
      <w:ins w:id="1608" w:author="Craig Parker" w:date="2024-08-15T18:56:00Z" w16du:dateUtc="2024-08-15T16:56:00Z">
        <w:r w:rsidR="00966A72">
          <w:rPr>
            <w:rFonts w:ascii="Nunito" w:eastAsia="Nunito" w:hAnsi="Nunito"/>
            <w:color w:val="000000" w:themeColor="text1"/>
            <w:sz w:val="20"/>
            <w:szCs w:val="20"/>
            <w:lang w:val="en-ZA"/>
          </w:rPr>
          <w:t>fulfilling</w:t>
        </w:r>
      </w:ins>
      <w:r w:rsidRPr="00691453">
        <w:rPr>
          <w:rFonts w:ascii="Nunito" w:eastAsia="Nunito" w:hAnsi="Nunito"/>
          <w:color w:val="000000" w:themeColor="text1"/>
          <w:sz w:val="20"/>
          <w:szCs w:val="20"/>
          <w:lang w:val="en-ZA"/>
        </w:rPr>
        <w:t xml:space="preserve"> the study eligibility criteria. This data is owned by the data providers who conducted or commissioned the studies. The original study data is retained for five years following the termination of the project or the Data Transfer Agreement (DTA). </w:t>
      </w:r>
      <w:r w:rsidRPr="00691453">
        <w:rPr>
          <w:rFonts w:ascii="Nunito" w:eastAsia="Nunito" w:hAnsi="Nunito"/>
          <w:color w:val="000000" w:themeColor="text1"/>
          <w:sz w:val="20"/>
          <w:szCs w:val="20"/>
        </w:rPr>
        <w:t xml:space="preserve">Access to this data is restricted to a small team of data managers within the HE²AT Center’s </w:t>
      </w:r>
      <w:ins w:id="1609" w:author="Craig Parker" w:date="2024-08-16T13:39:00Z" w16du:dateUtc="2024-08-16T11:39:00Z">
        <w:r w:rsidR="007F59C6">
          <w:rPr>
            <w:rFonts w:ascii="Nunito" w:eastAsia="Nunito" w:hAnsi="Nunito"/>
            <w:color w:val="000000" w:themeColor="text1"/>
            <w:sz w:val="20"/>
            <w:szCs w:val="20"/>
          </w:rPr>
          <w:t>Core Team</w:t>
        </w:r>
      </w:ins>
      <w:del w:id="1610" w:author="Craig Parker" w:date="2024-08-16T13:39:00Z" w16du:dateUtc="2024-08-16T11:39:00Z">
        <w:r w:rsidRPr="00691453" w:rsidDel="007F59C6">
          <w:rPr>
            <w:rFonts w:ascii="Nunito" w:eastAsia="Nunito" w:hAnsi="Nunito"/>
            <w:color w:val="000000" w:themeColor="text1"/>
            <w:sz w:val="20"/>
            <w:szCs w:val="20"/>
          </w:rPr>
          <w:delText>DMAC</w:delText>
        </w:r>
      </w:del>
      <w:ins w:id="1611" w:author="Craig Parker" w:date="2024-08-16T11:04:00Z" w16du:dateUtc="2024-08-16T09:04:00Z">
        <w:r w:rsidR="00651A0F">
          <w:rPr>
            <w:rFonts w:ascii="Nunito" w:eastAsia="Nunito" w:hAnsi="Nunito"/>
            <w:color w:val="000000" w:themeColor="text1"/>
            <w:sz w:val="20"/>
            <w:szCs w:val="20"/>
          </w:rPr>
          <w:t>(see roles and responsibilities section for more detail)</w:t>
        </w:r>
      </w:ins>
      <w:r w:rsidRPr="00691453">
        <w:rPr>
          <w:rFonts w:ascii="Nunito" w:eastAsia="Nunito" w:hAnsi="Nunito"/>
          <w:color w:val="000000" w:themeColor="text1"/>
          <w:sz w:val="20"/>
          <w:szCs w:val="20"/>
        </w:rPr>
        <w:t>. The source data is protected pseudonymous data, meaning it has been de-identified, but it still contains indirect identifiers such as dates and geolocation information. While these identifiers do not directly reveal personal identities, they could be used for identification if cross-referenced with other information.</w:t>
      </w:r>
    </w:p>
    <w:p w14:paraId="4F9305AC" w14:textId="077917E6" w:rsidR="00907271" w:rsidRPr="00786076" w:rsidRDefault="00907271">
      <w:pPr>
        <w:pStyle w:val="Heading3"/>
        <w:numPr>
          <w:ilvl w:val="2"/>
          <w:numId w:val="9"/>
        </w:numPr>
        <w:ind w:left="850"/>
        <w:rPr>
          <w:rFonts w:ascii="Nunito" w:hAnsi="Nunito"/>
          <w:color w:val="000000" w:themeColor="text1"/>
          <w:sz w:val="24"/>
          <w:szCs w:val="24"/>
          <w:rPrChange w:id="1612" w:author="Craig Parker" w:date="2024-08-16T09:45:00Z" w16du:dateUtc="2024-08-16T07:45:00Z">
            <w:rPr>
              <w:rFonts w:ascii="Nunito" w:hAnsi="Nunito"/>
              <w:color w:val="000000" w:themeColor="text1"/>
              <w:sz w:val="18"/>
              <w:szCs w:val="18"/>
              <w:lang w:val="en-ZA"/>
            </w:rPr>
          </w:rPrChange>
        </w:rPr>
        <w:pPrChange w:id="1613" w:author="Craig Parker" w:date="2024-08-15T18:54:00Z" w16du:dateUtc="2024-08-15T16:54:00Z">
          <w:pPr>
            <w:pStyle w:val="Heading3"/>
            <w:spacing w:line="360" w:lineRule="auto"/>
          </w:pPr>
        </w:pPrChange>
      </w:pPr>
      <w:bookmarkStart w:id="1614" w:name="_Toc174562924"/>
      <w:bookmarkStart w:id="1615" w:name="_Toc174715359"/>
      <w:r w:rsidRPr="00786076">
        <w:rPr>
          <w:rFonts w:ascii="Nunito" w:hAnsi="Nunito"/>
          <w:color w:val="000000" w:themeColor="text1"/>
          <w:sz w:val="24"/>
          <w:szCs w:val="24"/>
          <w:rPrChange w:id="1616" w:author="Craig Parker" w:date="2024-08-16T09:45:00Z" w16du:dateUtc="2024-08-16T07:45:00Z">
            <w:rPr>
              <w:rFonts w:ascii="Nunito" w:hAnsi="Nunito"/>
              <w:color w:val="000000" w:themeColor="text1"/>
              <w:sz w:val="20"/>
              <w:szCs w:val="20"/>
              <w:lang w:val="en-ZA"/>
            </w:rPr>
          </w:rPrChange>
        </w:rPr>
        <w:t xml:space="preserve">Consortium </w:t>
      </w:r>
      <w:r w:rsidR="00093104" w:rsidRPr="00786076">
        <w:rPr>
          <w:rFonts w:ascii="Nunito" w:hAnsi="Nunito"/>
          <w:color w:val="000000" w:themeColor="text1"/>
          <w:sz w:val="24"/>
          <w:szCs w:val="24"/>
          <w:rPrChange w:id="1617" w:author="Craig Parker" w:date="2024-08-16T09:45:00Z" w16du:dateUtc="2024-08-16T07:45:00Z">
            <w:rPr>
              <w:rFonts w:ascii="Nunito" w:hAnsi="Nunito"/>
              <w:color w:val="000000" w:themeColor="text1"/>
              <w:sz w:val="20"/>
              <w:szCs w:val="20"/>
              <w:lang w:val="en-ZA"/>
            </w:rPr>
          </w:rPrChange>
        </w:rPr>
        <w:t>s</w:t>
      </w:r>
      <w:r w:rsidRPr="00786076">
        <w:rPr>
          <w:rFonts w:ascii="Nunito" w:hAnsi="Nunito"/>
          <w:color w:val="000000" w:themeColor="text1"/>
          <w:sz w:val="24"/>
          <w:szCs w:val="24"/>
          <w:rPrChange w:id="1618" w:author="Craig Parker" w:date="2024-08-16T09:45:00Z" w16du:dateUtc="2024-08-16T07:45:00Z">
            <w:rPr>
              <w:rFonts w:ascii="Nunito" w:hAnsi="Nunito"/>
              <w:color w:val="000000" w:themeColor="text1"/>
              <w:sz w:val="20"/>
              <w:szCs w:val="20"/>
              <w:lang w:val="en-ZA"/>
            </w:rPr>
          </w:rPrChange>
        </w:rPr>
        <w:t xml:space="preserve">hared </w:t>
      </w:r>
      <w:r w:rsidR="00093104" w:rsidRPr="00786076">
        <w:rPr>
          <w:rFonts w:ascii="Nunito" w:hAnsi="Nunito"/>
          <w:color w:val="000000" w:themeColor="text1"/>
          <w:sz w:val="24"/>
          <w:szCs w:val="24"/>
          <w:rPrChange w:id="1619" w:author="Craig Parker" w:date="2024-08-16T09:45:00Z" w16du:dateUtc="2024-08-16T07:45:00Z">
            <w:rPr>
              <w:rFonts w:ascii="Nunito" w:hAnsi="Nunito"/>
              <w:color w:val="000000" w:themeColor="text1"/>
              <w:sz w:val="20"/>
              <w:szCs w:val="20"/>
              <w:lang w:val="en-ZA"/>
            </w:rPr>
          </w:rPrChange>
        </w:rPr>
        <w:t>d</w:t>
      </w:r>
      <w:r w:rsidRPr="00786076">
        <w:rPr>
          <w:rFonts w:ascii="Nunito" w:hAnsi="Nunito"/>
          <w:color w:val="000000" w:themeColor="text1"/>
          <w:sz w:val="24"/>
          <w:szCs w:val="24"/>
          <w:rPrChange w:id="1620" w:author="Craig Parker" w:date="2024-08-16T09:45:00Z" w16du:dateUtc="2024-08-16T07:45:00Z">
            <w:rPr>
              <w:rFonts w:ascii="Nunito" w:hAnsi="Nunito"/>
              <w:color w:val="000000" w:themeColor="text1"/>
              <w:sz w:val="20"/>
              <w:szCs w:val="20"/>
              <w:lang w:val="en-ZA"/>
            </w:rPr>
          </w:rPrChange>
        </w:rPr>
        <w:t>ata</w:t>
      </w:r>
      <w:bookmarkEnd w:id="1614"/>
      <w:bookmarkEnd w:id="1615"/>
    </w:p>
    <w:p w14:paraId="74042EB1" w14:textId="3DFAFD31" w:rsidR="00907271" w:rsidRPr="00691453" w:rsidRDefault="19F00FA1">
      <w:pPr>
        <w:rPr>
          <w:rFonts w:ascii="Nunito" w:eastAsia="Nunito" w:hAnsi="Nunito"/>
          <w:color w:val="000000" w:themeColor="text1"/>
          <w:sz w:val="20"/>
          <w:szCs w:val="20"/>
          <w:lang w:val="en-ZA"/>
        </w:rPr>
        <w:pPrChange w:id="1621" w:author="Craig Parker" w:date="2024-08-15T16:14:00Z" w16du:dateUtc="2024-08-15T14:14:00Z">
          <w:pPr>
            <w:spacing w:line="360" w:lineRule="auto"/>
          </w:pPr>
        </w:pPrChange>
      </w:pPr>
      <w:r w:rsidRPr="19F00FA1">
        <w:rPr>
          <w:rFonts w:ascii="Nunito" w:eastAsia="Nunito" w:hAnsi="Nunito"/>
          <w:color w:val="000000" w:themeColor="text1"/>
          <w:sz w:val="20"/>
          <w:szCs w:val="20"/>
          <w:lang w:val="en-ZA"/>
        </w:rPr>
        <w:t xml:space="preserve">Once the source data undergoes harmonisation, it becomes consortium-shared data. The data is also integrated with climate and other data, as described below. Unless data providers state otherwise, the </w:t>
      </w:r>
      <w:r w:rsidRPr="19F00FA1">
        <w:rPr>
          <w:rFonts w:ascii="Nunito" w:eastAsia="Nunito" w:hAnsi="Nunito"/>
          <w:color w:val="000000" w:themeColor="text1"/>
          <w:sz w:val="20"/>
          <w:szCs w:val="20"/>
        </w:rPr>
        <w:lastRenderedPageBreak/>
        <w:t>HE²AT</w:t>
      </w:r>
      <w:r w:rsidRPr="19F00FA1">
        <w:rPr>
          <w:rFonts w:ascii="Nunito" w:eastAsia="Nunito" w:hAnsi="Nunito"/>
          <w:color w:val="000000" w:themeColor="text1"/>
          <w:sz w:val="20"/>
          <w:szCs w:val="20"/>
          <w:lang w:val="en-ZA"/>
        </w:rPr>
        <w:t xml:space="preserve"> </w:t>
      </w:r>
      <w:proofErr w:type="spellStart"/>
      <w:r w:rsidRPr="19F00FA1">
        <w:rPr>
          <w:rFonts w:ascii="Nunito" w:eastAsia="Nunito" w:hAnsi="Nunito"/>
          <w:color w:val="000000" w:themeColor="text1"/>
          <w:sz w:val="20"/>
          <w:szCs w:val="20"/>
          <w:lang w:val="en-ZA"/>
        </w:rPr>
        <w:t>Center</w:t>
      </w:r>
      <w:proofErr w:type="spellEnd"/>
      <w:r w:rsidRPr="19F00FA1">
        <w:rPr>
          <w:rFonts w:ascii="Nunito" w:eastAsia="Nunito" w:hAnsi="Nunito"/>
          <w:color w:val="000000" w:themeColor="text1"/>
          <w:sz w:val="20"/>
          <w:szCs w:val="20"/>
          <w:lang w:val="en-ZA"/>
        </w:rPr>
        <w:t xml:space="preserve"> and Data Access Committee now make decisions around data usage and access at this stage. This </w:t>
      </w:r>
      <w:del w:id="1622" w:author="Craig Parker" w:date="2024-08-15T18:56:00Z">
        <w:r w:rsidR="00907271" w:rsidRPr="19F00FA1" w:rsidDel="19F00FA1">
          <w:rPr>
            <w:rFonts w:ascii="Nunito" w:eastAsia="Nunito" w:hAnsi="Nunito"/>
            <w:color w:val="000000" w:themeColor="text1"/>
            <w:sz w:val="20"/>
            <w:szCs w:val="20"/>
            <w:lang w:val="en-ZA"/>
          </w:rPr>
          <w:delText>level of decision-making</w:delText>
        </w:r>
      </w:del>
      <w:ins w:id="1623" w:author="Craig Parker" w:date="2024-08-15T18:56:00Z">
        <w:r w:rsidRPr="19F00FA1">
          <w:rPr>
            <w:rFonts w:ascii="Nunito" w:eastAsia="Nunito" w:hAnsi="Nunito"/>
            <w:color w:val="000000" w:themeColor="text1"/>
            <w:sz w:val="20"/>
            <w:szCs w:val="20"/>
            <w:lang w:val="en-ZA"/>
          </w:rPr>
          <w:t>decision-making level</w:t>
        </w:r>
      </w:ins>
      <w:r w:rsidRPr="19F00FA1">
        <w:rPr>
          <w:rFonts w:ascii="Nunito" w:eastAsia="Nunito" w:hAnsi="Nunito"/>
          <w:color w:val="000000" w:themeColor="text1"/>
          <w:sz w:val="20"/>
          <w:szCs w:val="20"/>
          <w:lang w:val="en-ZA"/>
        </w:rPr>
        <w:t xml:space="preserve"> stems from the team having performed significant alterations, </w:t>
      </w:r>
      <w:del w:id="1624" w:author="Craig Parker" w:date="2024-08-15T18:56:00Z">
        <w:r w:rsidR="00907271" w:rsidRPr="19F00FA1" w:rsidDel="19F00FA1">
          <w:rPr>
            <w:rFonts w:ascii="Nunito" w:eastAsia="Nunito" w:hAnsi="Nunito"/>
            <w:color w:val="000000" w:themeColor="text1"/>
            <w:sz w:val="20"/>
            <w:szCs w:val="20"/>
            <w:lang w:val="en-ZA"/>
          </w:rPr>
          <w:delText>harmonization</w:delText>
        </w:r>
      </w:del>
      <w:ins w:id="1625" w:author="Craig Parker" w:date="2024-08-15T18:56:00Z">
        <w:r w:rsidRPr="19F00FA1">
          <w:rPr>
            <w:rFonts w:ascii="Nunito" w:eastAsia="Nunito" w:hAnsi="Nunito"/>
            <w:color w:val="000000" w:themeColor="text1"/>
            <w:sz w:val="20"/>
            <w:szCs w:val="20"/>
            <w:lang w:val="en-ZA"/>
          </w:rPr>
          <w:t>harmonisation</w:t>
        </w:r>
      </w:ins>
      <w:r w:rsidRPr="19F00FA1">
        <w:rPr>
          <w:rFonts w:ascii="Nunito" w:eastAsia="Nunito" w:hAnsi="Nunito"/>
          <w:color w:val="000000" w:themeColor="text1"/>
          <w:sz w:val="20"/>
          <w:szCs w:val="20"/>
          <w:lang w:val="en-ZA"/>
        </w:rPr>
        <w:t xml:space="preserve">, and integration work on the data. However, original data providers may elect to stipulate different </w:t>
      </w:r>
      <w:del w:id="1626" w:author="Craig Parker" w:date="2024-08-15T18:56:00Z">
        <w:r w:rsidR="00907271" w:rsidRPr="19F00FA1" w:rsidDel="19F00FA1">
          <w:rPr>
            <w:rFonts w:ascii="Nunito" w:eastAsia="Nunito" w:hAnsi="Nunito"/>
            <w:color w:val="000000" w:themeColor="text1"/>
            <w:sz w:val="20"/>
            <w:szCs w:val="20"/>
            <w:lang w:val="en-ZA"/>
          </w:rPr>
          <w:delText>terms of data use and access</w:delText>
        </w:r>
      </w:del>
      <w:ins w:id="1627" w:author="Craig Parker" w:date="2024-08-15T18:56:00Z">
        <w:r w:rsidRPr="19F00FA1">
          <w:rPr>
            <w:rFonts w:ascii="Nunito" w:eastAsia="Nunito" w:hAnsi="Nunito"/>
            <w:color w:val="000000" w:themeColor="text1"/>
            <w:sz w:val="20"/>
            <w:szCs w:val="20"/>
            <w:lang w:val="en-ZA"/>
          </w:rPr>
          <w:t>data use and access terms</w:t>
        </w:r>
      </w:ins>
      <w:del w:id="1628" w:author="Craig Parker" w:date="2024-08-15T18:57:00Z">
        <w:r w:rsidR="00907271" w:rsidRPr="19F00FA1" w:rsidDel="19F00FA1">
          <w:rPr>
            <w:rFonts w:ascii="Nunito" w:eastAsia="Nunito" w:hAnsi="Nunito"/>
            <w:color w:val="000000" w:themeColor="text1"/>
            <w:sz w:val="20"/>
            <w:szCs w:val="20"/>
            <w:lang w:val="en-ZA"/>
          </w:rPr>
          <w:delText>,</w:delText>
        </w:r>
      </w:del>
      <w:r w:rsidRPr="19F00FA1">
        <w:rPr>
          <w:rFonts w:ascii="Nunito" w:eastAsia="Nunito" w:hAnsi="Nunito"/>
          <w:color w:val="000000" w:themeColor="text1"/>
          <w:sz w:val="20"/>
          <w:szCs w:val="20"/>
          <w:lang w:val="en-ZA"/>
        </w:rPr>
        <w:t xml:space="preserve"> if desired. This data is retained indefinitely or for five years post-project or DTA termination, depending on the agreements in place. Access to consortium-shared data is granted to current HE</w:t>
      </w:r>
      <w:r w:rsidRPr="19F00FA1">
        <w:rPr>
          <w:rFonts w:ascii="Nunito" w:eastAsia="Nunito" w:hAnsi="Nunito"/>
          <w:color w:val="000000" w:themeColor="text1"/>
          <w:sz w:val="20"/>
          <w:szCs w:val="20"/>
          <w:vertAlign w:val="superscript"/>
          <w:lang w:val="en-ZA"/>
        </w:rPr>
        <w:t>2</w:t>
      </w:r>
      <w:r w:rsidRPr="19F00FA1">
        <w:rPr>
          <w:rFonts w:ascii="Nunito" w:eastAsia="Nunito" w:hAnsi="Nunito"/>
          <w:color w:val="000000" w:themeColor="text1"/>
          <w:sz w:val="20"/>
          <w:szCs w:val="20"/>
          <w:lang w:val="en-ZA"/>
        </w:rPr>
        <w:t xml:space="preserve">AT </w:t>
      </w:r>
      <w:proofErr w:type="spellStart"/>
      <w:r w:rsidRPr="19F00FA1">
        <w:rPr>
          <w:rFonts w:ascii="Nunito" w:eastAsia="Nunito" w:hAnsi="Nunito"/>
          <w:color w:val="000000" w:themeColor="text1"/>
          <w:sz w:val="20"/>
          <w:szCs w:val="20"/>
          <w:lang w:val="en-ZA"/>
        </w:rPr>
        <w:t>Center</w:t>
      </w:r>
      <w:proofErr w:type="spellEnd"/>
      <w:r w:rsidRPr="19F00FA1">
        <w:rPr>
          <w:rFonts w:ascii="Nunito" w:eastAsia="Nunito" w:hAnsi="Nunito"/>
          <w:color w:val="000000" w:themeColor="text1"/>
          <w:sz w:val="20"/>
          <w:szCs w:val="20"/>
          <w:lang w:val="en-ZA"/>
        </w:rPr>
        <w:t xml:space="preserve"> partners</w:t>
      </w:r>
      <w:ins w:id="1629" w:author="Lisa van Aardenne" w:date="2024-08-18T17:55:00Z">
        <w:r w:rsidRPr="19F00FA1">
          <w:rPr>
            <w:rFonts w:ascii="Nunito" w:eastAsia="Nunito" w:hAnsi="Nunito"/>
            <w:color w:val="000000" w:themeColor="text1"/>
            <w:sz w:val="20"/>
            <w:szCs w:val="20"/>
            <w:lang w:val="en-ZA"/>
          </w:rPr>
          <w:t xml:space="preserve"> for the </w:t>
        </w:r>
      </w:ins>
      <w:ins w:id="1630" w:author="Lisa van Aardenne" w:date="2024-08-18T17:56:00Z">
        <w:r w:rsidRPr="19F00FA1">
          <w:rPr>
            <w:rFonts w:ascii="Nunito" w:eastAsia="Nunito" w:hAnsi="Nunito"/>
            <w:color w:val="000000" w:themeColor="text1"/>
            <w:sz w:val="20"/>
            <w:szCs w:val="20"/>
            <w:lang w:val="en-ZA"/>
          </w:rPr>
          <w:t xml:space="preserve">purpose of the </w:t>
        </w:r>
      </w:ins>
      <w:ins w:id="1631" w:author="Lisa van Aardenne" w:date="2024-08-18T17:55:00Z">
        <w:r w:rsidRPr="19F00FA1">
          <w:rPr>
            <w:rFonts w:ascii="Nunito" w:eastAsia="Nunito" w:hAnsi="Nunito"/>
            <w:color w:val="000000" w:themeColor="text1"/>
            <w:sz w:val="20"/>
            <w:szCs w:val="20"/>
            <w:lang w:val="en-ZA"/>
          </w:rPr>
          <w:t>research listed in Annexure B of the DTA</w:t>
        </w:r>
      </w:ins>
      <w:r w:rsidRPr="19F00FA1">
        <w:rPr>
          <w:rFonts w:ascii="Nunito" w:eastAsia="Nunito" w:hAnsi="Nunito"/>
          <w:color w:val="000000" w:themeColor="text1"/>
          <w:sz w:val="20"/>
          <w:szCs w:val="20"/>
          <w:lang w:val="en-ZA"/>
        </w:rPr>
        <w:t xml:space="preserve"> and can be extended to new partners who join the Consortium. </w:t>
      </w:r>
    </w:p>
    <w:p w14:paraId="5F8037EE" w14:textId="436CDC51" w:rsidR="00907271" w:rsidRPr="00691453" w:rsidRDefault="19F00FA1">
      <w:pPr>
        <w:rPr>
          <w:rFonts w:ascii="Nunito" w:eastAsia="Nunito" w:hAnsi="Nunito"/>
          <w:color w:val="000000" w:themeColor="text1"/>
          <w:sz w:val="20"/>
          <w:szCs w:val="20"/>
          <w:lang w:val="en-ZA"/>
        </w:rPr>
        <w:pPrChange w:id="1632" w:author="Craig Parker" w:date="2024-08-15T16:14:00Z" w16du:dateUtc="2024-08-15T14:14:00Z">
          <w:pPr>
            <w:spacing w:line="360" w:lineRule="auto"/>
          </w:pPr>
        </w:pPrChange>
      </w:pPr>
      <w:r w:rsidRPr="19F00FA1">
        <w:rPr>
          <w:rFonts w:ascii="Nunito" w:eastAsia="Nunito" w:hAnsi="Nunito"/>
          <w:color w:val="000000" w:themeColor="text1"/>
          <w:sz w:val="20"/>
          <w:szCs w:val="20"/>
          <w:lang w:val="en-ZA"/>
        </w:rPr>
        <w:t>This data is considered protected pseudonymous data as per POPIA guidelines</w:t>
      </w:r>
      <w:del w:id="1633" w:author="Craig Parker" w:date="2024-08-15T18:57:00Z">
        <w:r w:rsidR="00907271" w:rsidRPr="19F00FA1" w:rsidDel="19F00FA1">
          <w:rPr>
            <w:rFonts w:ascii="Nunito" w:eastAsia="Nunito" w:hAnsi="Nunito"/>
            <w:color w:val="000000" w:themeColor="text1"/>
            <w:sz w:val="20"/>
            <w:szCs w:val="20"/>
            <w:lang w:val="en-ZA"/>
          </w:rPr>
          <w:delText xml:space="preserve"> as several steps have been done to enhance privacy protections.</w:delText>
        </w:r>
        <w:r w:rsidR="00907271" w:rsidRPr="19F00FA1" w:rsidDel="19F00FA1">
          <w:rPr>
            <w:rFonts w:ascii="Nunito" w:eastAsia="Nunito" w:hAnsi="Nunito"/>
            <w:color w:val="000000" w:themeColor="text1"/>
            <w:sz w:val="20"/>
            <w:szCs w:val="20"/>
          </w:rPr>
          <w:delText xml:space="preserve"> For example, age data will be reported in years, rather than exact birthdates</w:delText>
        </w:r>
      </w:del>
      <w:ins w:id="1634" w:author="Craig Parker" w:date="2024-08-15T18:57:00Z">
        <w:r w:rsidRPr="19F00FA1">
          <w:rPr>
            <w:rFonts w:ascii="Nunito" w:eastAsia="Nunito" w:hAnsi="Nunito"/>
            <w:color w:val="000000" w:themeColor="text1"/>
            <w:sz w:val="20"/>
            <w:szCs w:val="20"/>
            <w:lang w:val="en-ZA"/>
          </w:rPr>
          <w:t xml:space="preserve">, as several steps have been taken to enhance privacy protections. For example, age data will be reported in years rather than </w:t>
        </w:r>
        <w:commentRangeStart w:id="1635"/>
        <w:r w:rsidRPr="19F00FA1">
          <w:rPr>
            <w:rFonts w:ascii="Nunito" w:eastAsia="Nunito" w:hAnsi="Nunito"/>
            <w:color w:val="000000" w:themeColor="text1"/>
            <w:sz w:val="20"/>
            <w:szCs w:val="20"/>
            <w:lang w:val="en-ZA"/>
          </w:rPr>
          <w:t>exact birthdates</w:t>
        </w:r>
      </w:ins>
      <w:commentRangeEnd w:id="1635"/>
      <w:r w:rsidR="00907271">
        <w:rPr>
          <w:rStyle w:val="CommentReference"/>
        </w:rPr>
        <w:commentReference w:id="1635"/>
      </w:r>
      <w:r w:rsidRPr="19F00FA1">
        <w:rPr>
          <w:rFonts w:ascii="Nunito" w:eastAsia="Nunito" w:hAnsi="Nunito"/>
          <w:color w:val="000000" w:themeColor="text1"/>
          <w:sz w:val="20"/>
          <w:szCs w:val="20"/>
        </w:rPr>
        <w:t xml:space="preserve"> and geographic data will be jittered.</w:t>
      </w:r>
    </w:p>
    <w:p w14:paraId="54EE9A93" w14:textId="71ACAC24" w:rsidR="00907271" w:rsidRPr="00786076" w:rsidRDefault="00907271">
      <w:pPr>
        <w:pStyle w:val="Heading3"/>
        <w:numPr>
          <w:ilvl w:val="2"/>
          <w:numId w:val="9"/>
        </w:numPr>
        <w:ind w:left="850"/>
        <w:rPr>
          <w:rFonts w:ascii="Nunito" w:hAnsi="Nunito"/>
          <w:color w:val="000000" w:themeColor="text1"/>
          <w:sz w:val="24"/>
          <w:szCs w:val="24"/>
          <w:rPrChange w:id="1636" w:author="Craig Parker" w:date="2024-08-16T09:45:00Z" w16du:dateUtc="2024-08-16T07:45:00Z">
            <w:rPr>
              <w:sz w:val="18"/>
              <w:szCs w:val="18"/>
              <w:lang w:val="en-ZA"/>
            </w:rPr>
          </w:rPrChange>
        </w:rPr>
        <w:pPrChange w:id="1637" w:author="Craig Parker" w:date="2024-08-15T18:54:00Z" w16du:dateUtc="2024-08-15T16:54:00Z">
          <w:pPr>
            <w:pStyle w:val="Heading3"/>
            <w:spacing w:line="360" w:lineRule="auto"/>
          </w:pPr>
        </w:pPrChange>
      </w:pPr>
      <w:bookmarkStart w:id="1638" w:name="_Toc174562925"/>
      <w:bookmarkStart w:id="1639" w:name="_Toc174715360"/>
      <w:r w:rsidRPr="00786076">
        <w:rPr>
          <w:rFonts w:ascii="Nunito" w:hAnsi="Nunito"/>
          <w:color w:val="000000" w:themeColor="text1"/>
          <w:sz w:val="24"/>
          <w:szCs w:val="24"/>
          <w:rPrChange w:id="1640" w:author="Craig Parker" w:date="2024-08-16T09:45:00Z" w16du:dateUtc="2024-08-16T07:45:00Z">
            <w:rPr>
              <w:lang w:val="en-ZA"/>
            </w:rPr>
          </w:rPrChange>
        </w:rPr>
        <w:t>RP1/RP2 De-</w:t>
      </w:r>
      <w:r w:rsidR="00F17434" w:rsidRPr="00786076">
        <w:rPr>
          <w:rFonts w:ascii="Nunito" w:hAnsi="Nunito"/>
          <w:color w:val="000000" w:themeColor="text1"/>
          <w:sz w:val="24"/>
          <w:szCs w:val="24"/>
          <w:rPrChange w:id="1641" w:author="Craig Parker" w:date="2024-08-16T09:45:00Z" w16du:dateUtc="2024-08-16T07:45:00Z">
            <w:rPr>
              <w:lang w:val="en-ZA"/>
            </w:rPr>
          </w:rPrChange>
        </w:rPr>
        <w:t>i</w:t>
      </w:r>
      <w:r w:rsidRPr="00786076">
        <w:rPr>
          <w:rFonts w:ascii="Nunito" w:hAnsi="Nunito"/>
          <w:color w:val="000000" w:themeColor="text1"/>
          <w:sz w:val="24"/>
          <w:szCs w:val="24"/>
          <w:rPrChange w:id="1642" w:author="Craig Parker" w:date="2024-08-16T09:45:00Z" w16du:dateUtc="2024-08-16T07:45:00Z">
            <w:rPr>
              <w:lang w:val="en-ZA"/>
            </w:rPr>
          </w:rPrChange>
        </w:rPr>
        <w:t xml:space="preserve">dentified </w:t>
      </w:r>
      <w:r w:rsidR="00093104" w:rsidRPr="00786076">
        <w:rPr>
          <w:rFonts w:ascii="Nunito" w:hAnsi="Nunito"/>
          <w:color w:val="000000" w:themeColor="text1"/>
          <w:sz w:val="24"/>
          <w:szCs w:val="24"/>
          <w:rPrChange w:id="1643" w:author="Craig Parker" w:date="2024-08-16T09:45:00Z" w16du:dateUtc="2024-08-16T07:45:00Z">
            <w:rPr>
              <w:lang w:val="en-ZA"/>
            </w:rPr>
          </w:rPrChange>
        </w:rPr>
        <w:t>d</w:t>
      </w:r>
      <w:r w:rsidRPr="00786076">
        <w:rPr>
          <w:rFonts w:ascii="Nunito" w:hAnsi="Nunito"/>
          <w:color w:val="000000" w:themeColor="text1"/>
          <w:sz w:val="24"/>
          <w:szCs w:val="24"/>
          <w:rPrChange w:id="1644" w:author="Craig Parker" w:date="2024-08-16T09:45:00Z" w16du:dateUtc="2024-08-16T07:45:00Z">
            <w:rPr>
              <w:lang w:val="en-ZA"/>
            </w:rPr>
          </w:rPrChange>
        </w:rPr>
        <w:t>ata</w:t>
      </w:r>
      <w:bookmarkEnd w:id="1638"/>
      <w:bookmarkEnd w:id="1639"/>
    </w:p>
    <w:p w14:paraId="60ACCF91" w14:textId="77777777" w:rsidR="00907271" w:rsidRPr="00691453" w:rsidRDefault="00907271">
      <w:pPr>
        <w:rPr>
          <w:rFonts w:ascii="Nunito" w:eastAsia="Nunito" w:hAnsi="Nunito"/>
          <w:color w:val="000000" w:themeColor="text1"/>
          <w:sz w:val="20"/>
          <w:szCs w:val="20"/>
          <w:lang w:val="en-ZA"/>
        </w:rPr>
        <w:pPrChange w:id="1645" w:author="Craig Parker" w:date="2024-08-15T16:14:00Z" w16du:dateUtc="2024-08-15T14:14:00Z">
          <w:pPr>
            <w:spacing w:line="360" w:lineRule="auto"/>
          </w:pPr>
        </w:pPrChange>
      </w:pPr>
      <w:r w:rsidRPr="00691453">
        <w:rPr>
          <w:rFonts w:ascii="Nunito" w:eastAsia="Nunito" w:hAnsi="Nunito"/>
          <w:color w:val="000000" w:themeColor="text1"/>
          <w:sz w:val="20"/>
          <w:szCs w:val="20"/>
          <w:lang w:val="en-ZA"/>
        </w:rPr>
        <w:t xml:space="preserve">Data that has been further processed and de-identified falls into this category. The HE²AT </w:t>
      </w:r>
      <w:proofErr w:type="spellStart"/>
      <w:r w:rsidRPr="00691453">
        <w:rPr>
          <w:rFonts w:ascii="Nunito" w:eastAsia="Nunito" w:hAnsi="Nunito"/>
          <w:color w:val="000000" w:themeColor="text1"/>
          <w:sz w:val="20"/>
          <w:szCs w:val="20"/>
          <w:lang w:val="en-ZA"/>
        </w:rPr>
        <w:t>Center</w:t>
      </w:r>
      <w:proofErr w:type="spellEnd"/>
      <w:r w:rsidRPr="00691453">
        <w:rPr>
          <w:rFonts w:ascii="Nunito" w:eastAsia="Nunito" w:hAnsi="Nunito"/>
          <w:color w:val="000000" w:themeColor="text1"/>
          <w:sz w:val="20"/>
          <w:szCs w:val="20"/>
          <w:lang w:val="en-ZA"/>
        </w:rPr>
        <w:t xml:space="preserve"> retains ownership of this de-identified data, which is stored indefinitely unless the Data Provider stipulates otherwise. Access is granted to data-sharing applicants who meet specific conditions and requirements set by the Data Access Committee. This data type is categorised as de-identified data under POPIA, meaning it has been thoroughly de-identified to prevent any reasonable possibility of re-identification. The identifiers in this dataset are limited to health variables without any direct personal identifiers. </w:t>
      </w:r>
      <w:r w:rsidRPr="00691453">
        <w:rPr>
          <w:rFonts w:ascii="Nunito" w:eastAsia="Nunito" w:hAnsi="Nunito"/>
          <w:color w:val="000000" w:themeColor="text1"/>
          <w:sz w:val="20"/>
          <w:szCs w:val="20"/>
        </w:rPr>
        <w:t>Age data will be reported in five-year age bands rather than an exact birthdate, and the geographic data will be reported in larger units, such as cities or districts.</w:t>
      </w:r>
    </w:p>
    <w:p w14:paraId="60A3E988" w14:textId="1A59038A" w:rsidR="00907271" w:rsidRPr="00786076" w:rsidRDefault="00907271">
      <w:pPr>
        <w:pStyle w:val="Heading3"/>
        <w:numPr>
          <w:ilvl w:val="2"/>
          <w:numId w:val="9"/>
        </w:numPr>
        <w:ind w:left="850"/>
        <w:rPr>
          <w:rFonts w:ascii="Nunito" w:hAnsi="Nunito"/>
          <w:color w:val="000000" w:themeColor="text1"/>
          <w:sz w:val="24"/>
          <w:szCs w:val="24"/>
          <w:rPrChange w:id="1646" w:author="Craig Parker" w:date="2024-08-16T09:45:00Z" w16du:dateUtc="2024-08-16T07:45:00Z">
            <w:rPr>
              <w:sz w:val="18"/>
              <w:szCs w:val="18"/>
              <w:lang w:val="en-ZA"/>
            </w:rPr>
          </w:rPrChange>
        </w:rPr>
        <w:pPrChange w:id="1647" w:author="Craig Parker" w:date="2024-08-15T18:54:00Z" w16du:dateUtc="2024-08-15T16:54:00Z">
          <w:pPr>
            <w:pStyle w:val="Heading3"/>
            <w:spacing w:line="360" w:lineRule="auto"/>
          </w:pPr>
        </w:pPrChange>
      </w:pPr>
      <w:bookmarkStart w:id="1648" w:name="_Toc174562926"/>
      <w:bookmarkStart w:id="1649" w:name="_Toc174715361"/>
      <w:r w:rsidRPr="00786076">
        <w:rPr>
          <w:rFonts w:ascii="Nunito" w:hAnsi="Nunito"/>
          <w:color w:val="000000" w:themeColor="text1"/>
          <w:sz w:val="24"/>
          <w:szCs w:val="24"/>
          <w:rPrChange w:id="1650" w:author="Craig Parker" w:date="2024-08-16T09:45:00Z" w16du:dateUtc="2024-08-16T07:45:00Z">
            <w:rPr>
              <w:lang w:val="en-ZA"/>
            </w:rPr>
          </w:rPrChange>
        </w:rPr>
        <w:t xml:space="preserve">Inferential </w:t>
      </w:r>
      <w:r w:rsidR="00093104" w:rsidRPr="00786076">
        <w:rPr>
          <w:rFonts w:ascii="Nunito" w:hAnsi="Nunito"/>
          <w:color w:val="000000" w:themeColor="text1"/>
          <w:sz w:val="24"/>
          <w:szCs w:val="24"/>
          <w:rPrChange w:id="1651" w:author="Craig Parker" w:date="2024-08-16T09:45:00Z" w16du:dateUtc="2024-08-16T07:45:00Z">
            <w:rPr>
              <w:lang w:val="en-ZA"/>
            </w:rPr>
          </w:rPrChange>
        </w:rPr>
        <w:t>d</w:t>
      </w:r>
      <w:r w:rsidRPr="00786076">
        <w:rPr>
          <w:rFonts w:ascii="Nunito" w:hAnsi="Nunito"/>
          <w:color w:val="000000" w:themeColor="text1"/>
          <w:sz w:val="24"/>
          <w:szCs w:val="24"/>
          <w:rPrChange w:id="1652" w:author="Craig Parker" w:date="2024-08-16T09:45:00Z" w16du:dateUtc="2024-08-16T07:45:00Z">
            <w:rPr>
              <w:lang w:val="en-ZA"/>
            </w:rPr>
          </w:rPrChange>
        </w:rPr>
        <w:t>ata</w:t>
      </w:r>
      <w:bookmarkEnd w:id="1648"/>
      <w:bookmarkEnd w:id="1649"/>
    </w:p>
    <w:p w14:paraId="0B42E9EA" w14:textId="77777777" w:rsidR="00907271" w:rsidRPr="00691453" w:rsidRDefault="00907271">
      <w:pPr>
        <w:rPr>
          <w:rFonts w:ascii="Nunito" w:eastAsia="Nunito" w:hAnsi="Nunito"/>
          <w:color w:val="000000" w:themeColor="text1"/>
          <w:sz w:val="20"/>
          <w:szCs w:val="20"/>
          <w:lang w:val="en-ZA"/>
        </w:rPr>
        <w:pPrChange w:id="1653" w:author="Craig Parker" w:date="2024-08-15T16:14:00Z" w16du:dateUtc="2024-08-15T14:14:00Z">
          <w:pPr>
            <w:spacing w:line="360" w:lineRule="auto"/>
          </w:pPr>
        </w:pPrChange>
      </w:pPr>
      <w:r w:rsidRPr="00691453">
        <w:rPr>
          <w:rFonts w:ascii="Nunito" w:eastAsia="Nunito" w:hAnsi="Nunito"/>
          <w:color w:val="000000" w:themeColor="text1"/>
          <w:sz w:val="20"/>
          <w:szCs w:val="20"/>
          <w:lang w:val="en-ZA"/>
        </w:rPr>
        <w:t xml:space="preserve">The final category is inferential data, aggregated and synthetic data derived from the analysis of the preceding data categories. The HE²AT </w:t>
      </w:r>
      <w:proofErr w:type="spellStart"/>
      <w:r w:rsidRPr="00691453">
        <w:rPr>
          <w:rFonts w:ascii="Nunito" w:eastAsia="Nunito" w:hAnsi="Nunito"/>
          <w:color w:val="000000" w:themeColor="text1"/>
          <w:sz w:val="20"/>
          <w:szCs w:val="20"/>
          <w:lang w:val="en-ZA"/>
        </w:rPr>
        <w:t>Center</w:t>
      </w:r>
      <w:proofErr w:type="spellEnd"/>
      <w:r w:rsidRPr="00691453">
        <w:rPr>
          <w:rFonts w:ascii="Nunito" w:eastAsia="Nunito" w:hAnsi="Nunito"/>
          <w:color w:val="000000" w:themeColor="text1"/>
          <w:sz w:val="20"/>
          <w:szCs w:val="20"/>
          <w:lang w:val="en-ZA"/>
        </w:rPr>
        <w:t xml:space="preserve"> owns these details and retains them indefinitely. Inferential data is made available for open access to support broader research initiatives. As aggregated anonymous data and synthetic data, it is classified as de-identified under POPIA, ensuring that individual privacy is fully protected. This category contains no direct or indirect identifiers, making it impossible to trace back to any individuals.</w:t>
      </w:r>
    </w:p>
    <w:p w14:paraId="211471E1" w14:textId="77777777" w:rsidR="00907271" w:rsidRPr="00691453" w:rsidRDefault="00907271">
      <w:pPr>
        <w:pStyle w:val="ListParagraph"/>
        <w:keepNext/>
        <w:rPr>
          <w:rFonts w:ascii="Nunito" w:hAnsi="Nunito"/>
          <w:sz w:val="20"/>
          <w:szCs w:val="20"/>
          <w:rPrChange w:id="1654" w:author="Craig Parker" w:date="2024-08-15T16:14:00Z" w16du:dateUtc="2024-08-15T14:14:00Z">
            <w:rPr>
              <w:rFonts w:ascii="Nunito" w:hAnsi="Nunito"/>
            </w:rPr>
          </w:rPrChange>
        </w:rPr>
        <w:pPrChange w:id="1655" w:author="Craig Parker" w:date="2024-08-15T16:14:00Z" w16du:dateUtc="2024-08-15T14:14:00Z">
          <w:pPr>
            <w:pStyle w:val="ListParagraph"/>
            <w:keepNext/>
            <w:spacing w:line="360" w:lineRule="auto"/>
          </w:pPr>
        </w:pPrChange>
      </w:pPr>
      <w:r w:rsidRPr="00691453">
        <w:rPr>
          <w:rFonts w:ascii="Nunito" w:hAnsi="Nunito"/>
          <w:noProof/>
          <w:sz w:val="20"/>
          <w:szCs w:val="20"/>
          <w:rPrChange w:id="1656" w:author="Craig Parker" w:date="2024-08-15T16:14:00Z" w16du:dateUtc="2024-08-15T14:14:00Z">
            <w:rPr>
              <w:rFonts w:ascii="Nunito" w:hAnsi="Nunito"/>
              <w:noProof/>
            </w:rPr>
          </w:rPrChange>
        </w:rPr>
        <w:lastRenderedPageBreak/>
        <w:drawing>
          <wp:anchor distT="0" distB="0" distL="114300" distR="114300" simplePos="0" relativeHeight="251688448" behindDoc="0" locked="0" layoutInCell="1" allowOverlap="1" wp14:anchorId="735AA888" wp14:editId="4EA9B52D">
            <wp:simplePos x="0" y="0"/>
            <wp:positionH relativeFrom="column">
              <wp:posOffset>-428625</wp:posOffset>
            </wp:positionH>
            <wp:positionV relativeFrom="paragraph">
              <wp:posOffset>189865</wp:posOffset>
            </wp:positionV>
            <wp:extent cx="6863715" cy="3483610"/>
            <wp:effectExtent l="0" t="0" r="0" b="2540"/>
            <wp:wrapSquare wrapText="bothSides"/>
            <wp:docPr id="1793020816" name="Picture 576794432" descr="A diagram of data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20816" name="Picture 576794432" descr="A diagram of data management"/>
                    <pic:cNvPicPr/>
                  </pic:nvPicPr>
                  <pic:blipFill rotWithShape="1">
                    <a:blip r:embed="rId14">
                      <a:extLst>
                        <a:ext uri="{28A0092B-C50C-407E-A947-70E740481C1C}">
                          <a14:useLocalDpi xmlns:a14="http://schemas.microsoft.com/office/drawing/2010/main" val="0"/>
                        </a:ext>
                      </a:extLst>
                    </a:blip>
                    <a:srcRect t="5185"/>
                    <a:stretch/>
                  </pic:blipFill>
                  <pic:spPr bwMode="auto">
                    <a:xfrm>
                      <a:off x="0" y="0"/>
                      <a:ext cx="6863715" cy="3483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0E3EFD" w14:textId="2A0883D6" w:rsidR="00907271" w:rsidRPr="00691453" w:rsidRDefault="00907271">
      <w:pPr>
        <w:pStyle w:val="Caption"/>
        <w:spacing w:line="276" w:lineRule="auto"/>
        <w:rPr>
          <w:rFonts w:ascii="Nunito" w:eastAsia="Nunito" w:hAnsi="Nunito" w:cs="Nunito"/>
          <w:color w:val="000000" w:themeColor="text1"/>
          <w:sz w:val="20"/>
          <w:szCs w:val="20"/>
          <w:lang w:val="en-ZA"/>
        </w:rPr>
        <w:pPrChange w:id="1657" w:author="Craig Parker" w:date="2024-08-15T16:14:00Z" w16du:dateUtc="2024-08-15T14:14:00Z">
          <w:pPr>
            <w:pStyle w:val="Caption"/>
            <w:spacing w:line="360" w:lineRule="auto"/>
          </w:pPr>
        </w:pPrChange>
      </w:pPr>
      <w:r w:rsidRPr="00691453">
        <w:rPr>
          <w:rFonts w:ascii="Nunito" w:hAnsi="Nunito"/>
          <w:sz w:val="20"/>
          <w:szCs w:val="20"/>
        </w:rPr>
        <w:t xml:space="preserve">Figure </w:t>
      </w:r>
      <w:r w:rsidRPr="00691453">
        <w:rPr>
          <w:rFonts w:ascii="Nunito" w:hAnsi="Nunito"/>
          <w:sz w:val="20"/>
          <w:szCs w:val="20"/>
        </w:rPr>
        <w:fldChar w:fldCharType="begin"/>
      </w:r>
      <w:r w:rsidRPr="00691453">
        <w:rPr>
          <w:rFonts w:ascii="Nunito" w:hAnsi="Nunito"/>
          <w:sz w:val="20"/>
          <w:szCs w:val="20"/>
        </w:rPr>
        <w:instrText xml:space="preserve"> SEQ Figure \* ARABIC </w:instrText>
      </w:r>
      <w:r w:rsidRPr="00691453">
        <w:rPr>
          <w:rFonts w:ascii="Nunito" w:hAnsi="Nunito"/>
          <w:sz w:val="20"/>
          <w:szCs w:val="20"/>
        </w:rPr>
        <w:fldChar w:fldCharType="separate"/>
      </w:r>
      <w:ins w:id="1658" w:author="Craig Parker" w:date="2024-08-16T10:20:00Z" w16du:dateUtc="2024-08-16T08:20:00Z">
        <w:r w:rsidR="00767A92">
          <w:rPr>
            <w:rFonts w:ascii="Nunito" w:hAnsi="Nunito"/>
            <w:noProof/>
            <w:sz w:val="20"/>
            <w:szCs w:val="20"/>
          </w:rPr>
          <w:t>2</w:t>
        </w:r>
      </w:ins>
      <w:del w:id="1659" w:author="Craig Parker" w:date="2024-08-16T09:21:00Z" w16du:dateUtc="2024-08-16T07:21:00Z">
        <w:r w:rsidRPr="00691453" w:rsidDel="009A6296">
          <w:rPr>
            <w:rFonts w:ascii="Nunito" w:hAnsi="Nunito"/>
            <w:noProof/>
            <w:sz w:val="20"/>
            <w:szCs w:val="20"/>
          </w:rPr>
          <w:delText>1</w:delText>
        </w:r>
      </w:del>
      <w:r w:rsidRPr="00691453">
        <w:rPr>
          <w:rFonts w:ascii="Nunito" w:hAnsi="Nunito"/>
          <w:sz w:val="20"/>
          <w:szCs w:val="20"/>
        </w:rPr>
        <w:fldChar w:fldCharType="end"/>
      </w:r>
      <w:r w:rsidRPr="00691453">
        <w:rPr>
          <w:rFonts w:ascii="Nunito" w:hAnsi="Nunito"/>
          <w:sz w:val="20"/>
          <w:szCs w:val="20"/>
        </w:rPr>
        <w:t>:</w:t>
      </w:r>
      <w:r w:rsidR="001C7CEE" w:rsidRPr="00691453">
        <w:rPr>
          <w:rFonts w:ascii="Nunito" w:hAnsi="Nunito"/>
          <w:sz w:val="20"/>
          <w:szCs w:val="20"/>
        </w:rPr>
        <w:t xml:space="preserve"> </w:t>
      </w:r>
      <w:r w:rsidRPr="00691453">
        <w:rPr>
          <w:rFonts w:ascii="Nunito" w:hAnsi="Nunito"/>
          <w:sz w:val="20"/>
          <w:szCs w:val="20"/>
        </w:rPr>
        <w:t>HE²AT Center Data Management</w:t>
      </w:r>
      <w:ins w:id="1660" w:author="Craig Parker" w:date="2024-08-15T16:47:00Z" w16du:dateUtc="2024-08-15T14:47:00Z">
        <w:r w:rsidR="007D0D4C">
          <w:rPr>
            <w:rFonts w:ascii="Nunito" w:hAnsi="Nunito"/>
            <w:sz w:val="20"/>
            <w:szCs w:val="20"/>
          </w:rPr>
          <w:t xml:space="preserve"> Data </w:t>
        </w:r>
      </w:ins>
      <w:ins w:id="1661" w:author="Craig Parker" w:date="2024-08-15T16:48:00Z" w16du:dateUtc="2024-08-15T14:48:00Z">
        <w:r w:rsidR="007D0D4C">
          <w:rPr>
            <w:rFonts w:ascii="Nunito" w:hAnsi="Nunito"/>
            <w:sz w:val="20"/>
            <w:szCs w:val="20"/>
          </w:rPr>
          <w:t xml:space="preserve">Categories </w:t>
        </w:r>
      </w:ins>
      <w:del w:id="1662" w:author="Craig Parker" w:date="2024-08-15T16:47:00Z" w16du:dateUtc="2024-08-15T14:47:00Z">
        <w:r w:rsidRPr="00691453" w:rsidDel="007D0D4C">
          <w:rPr>
            <w:rFonts w:ascii="Nunito" w:hAnsi="Nunito"/>
            <w:sz w:val="20"/>
            <w:szCs w:val="20"/>
          </w:rPr>
          <w:delText xml:space="preserve"> Workflow</w:delText>
        </w:r>
      </w:del>
      <w:r w:rsidRPr="00691453">
        <w:rPr>
          <w:rFonts w:ascii="Nunito" w:eastAsia="Times New Roman" w:hAnsi="Nunito" w:cs="Times New Roman"/>
          <w:color w:val="000000" w:themeColor="text1"/>
          <w:sz w:val="20"/>
          <w:szCs w:val="20"/>
          <w:rPrChange w:id="1663" w:author="Craig Parker" w:date="2024-08-15T16:14:00Z" w16du:dateUtc="2024-08-15T14:14:00Z">
            <w:rPr>
              <w:rFonts w:ascii="Nunito" w:eastAsia="Times New Roman" w:hAnsi="Nunito" w:cs="Times New Roman"/>
              <w:color w:val="000000" w:themeColor="text1"/>
            </w:rPr>
          </w:rPrChange>
        </w:rPr>
        <w:br/>
      </w:r>
    </w:p>
    <w:p w14:paraId="34FC2849" w14:textId="16F4725B" w:rsidR="00D42360" w:rsidRPr="00007315" w:rsidRDefault="266515E9">
      <w:pPr>
        <w:pStyle w:val="Heading2"/>
        <w:rPr>
          <w:rFonts w:ascii="Nunito" w:hAnsi="Nunito"/>
          <w:sz w:val="28"/>
          <w:szCs w:val="28"/>
          <w:rPrChange w:id="1664" w:author="Craig Parker" w:date="2024-08-16T13:24:00Z" w16du:dateUtc="2024-08-16T11:24:00Z">
            <w:rPr>
              <w:rFonts w:ascii="Nunito" w:hAnsi="Nunito"/>
            </w:rPr>
          </w:rPrChange>
        </w:rPr>
      </w:pPr>
      <w:bookmarkStart w:id="1665" w:name="_Toc174715362"/>
      <w:ins w:id="1666" w:author="Craig Parker" w:date="2024-08-19T09:34:00Z">
        <w:r w:rsidRPr="266515E9">
          <w:rPr>
            <w:rStyle w:val="Heading2Char"/>
            <w:rFonts w:ascii="Nunito" w:hAnsi="Nunito"/>
            <w:b/>
            <w:bCs/>
            <w:color w:val="auto"/>
            <w:sz w:val="28"/>
            <w:szCs w:val="28"/>
          </w:rPr>
          <w:t xml:space="preserve">2.2. </w:t>
        </w:r>
      </w:ins>
      <w:r w:rsidRPr="266515E9">
        <w:rPr>
          <w:rStyle w:val="Heading2Char"/>
          <w:rFonts w:ascii="Nunito" w:hAnsi="Nunito"/>
          <w:b/>
          <w:bCs/>
          <w:color w:val="auto"/>
          <w:sz w:val="28"/>
          <w:szCs w:val="28"/>
          <w:rPrChange w:id="1667" w:author="Craig Parker" w:date="2024-08-16T13:24:00Z">
            <w:rPr>
              <w:rStyle w:val="Heading2Char"/>
              <w:rFonts w:ascii="Nunito" w:hAnsi="Nunito"/>
              <w:b/>
              <w:bCs/>
            </w:rPr>
          </w:rPrChange>
        </w:rPr>
        <w:t>Climate/weather data</w:t>
      </w:r>
      <w:bookmarkEnd w:id="1665"/>
    </w:p>
    <w:p w14:paraId="2D331B3E" w14:textId="34498AA2" w:rsidR="004055BE" w:rsidRPr="00691453" w:rsidRDefault="004055BE">
      <w:pPr>
        <w:rPr>
          <w:rFonts w:ascii="Nunito" w:eastAsia="Nunito" w:hAnsi="Nunito" w:cs="Nunito"/>
          <w:color w:val="000000" w:themeColor="text1"/>
          <w:sz w:val="20"/>
          <w:szCs w:val="20"/>
          <w:lang w:val="en-ZA"/>
        </w:rPr>
        <w:pPrChange w:id="1668" w:author="Craig Parker" w:date="2024-08-15T16:14:00Z" w16du:dateUtc="2024-08-15T14:14:00Z">
          <w:pPr>
            <w:spacing w:line="360" w:lineRule="auto"/>
          </w:pPr>
        </w:pPrChange>
      </w:pPr>
      <w:r w:rsidRPr="00691453">
        <w:rPr>
          <w:rFonts w:ascii="Nunito" w:eastAsia="Nunito" w:hAnsi="Nunito" w:cs="Nunito"/>
          <w:color w:val="000000" w:themeColor="text1"/>
          <w:sz w:val="20"/>
          <w:szCs w:val="20"/>
          <w:lang w:val="en-ZA"/>
        </w:rPr>
        <w:t xml:space="preserve">This category includes </w:t>
      </w:r>
      <w:r w:rsidRPr="00691453">
        <w:rPr>
          <w:rFonts w:ascii="Nunito" w:eastAsia="Nunito" w:hAnsi="Nunito" w:cs="Nunito"/>
          <w:b/>
          <w:bCs/>
          <w:color w:val="000000" w:themeColor="text1"/>
          <w:sz w:val="20"/>
          <w:szCs w:val="20"/>
          <w:lang w:val="en-ZA"/>
        </w:rPr>
        <w:t>observational-based datasets</w:t>
      </w:r>
      <w:r w:rsidRPr="00691453">
        <w:rPr>
          <w:rFonts w:ascii="Nunito" w:eastAsia="Nunito" w:hAnsi="Nunito" w:cs="Nunito"/>
          <w:color w:val="000000" w:themeColor="text1"/>
          <w:sz w:val="20"/>
          <w:szCs w:val="20"/>
          <w:lang w:val="en-ZA"/>
        </w:rPr>
        <w:t xml:space="preserve"> (e.g., weather station observations, satellite proxy observations) and </w:t>
      </w:r>
      <w:r w:rsidRPr="00691453">
        <w:rPr>
          <w:rFonts w:ascii="Nunito" w:eastAsia="Nunito" w:hAnsi="Nunito" w:cs="Nunito"/>
          <w:b/>
          <w:bCs/>
          <w:color w:val="000000" w:themeColor="text1"/>
          <w:sz w:val="20"/>
          <w:szCs w:val="20"/>
          <w:lang w:val="en-ZA"/>
        </w:rPr>
        <w:t>processed/gridded data</w:t>
      </w:r>
      <w:r w:rsidRPr="00691453">
        <w:rPr>
          <w:rFonts w:ascii="Nunito" w:eastAsia="Nunito" w:hAnsi="Nunito" w:cs="Nunito"/>
          <w:color w:val="000000" w:themeColor="text1"/>
          <w:sz w:val="20"/>
          <w:szCs w:val="20"/>
          <w:lang w:val="en-ZA"/>
        </w:rPr>
        <w:t xml:space="preserve"> from atmospheric re-analysis and climate simulations. These datasets will provide historical climate observations and forecasts. The data will primarily be sourced from open repositories such as the Copernicus Climate Data Store (CDS) and the Earth System Grid Federation. All climate-related data will be stored on CSAG/UCT data storage systems, which will manage and update the primary data index to ensure the consortium </w:t>
      </w:r>
      <w:r w:rsidR="005B6BF4" w:rsidRPr="00691453">
        <w:rPr>
          <w:rFonts w:ascii="Nunito" w:eastAsia="Nunito" w:hAnsi="Nunito" w:cs="Nunito"/>
          <w:color w:val="000000" w:themeColor="text1"/>
          <w:sz w:val="20"/>
          <w:szCs w:val="20"/>
          <w:lang w:val="en-ZA"/>
        </w:rPr>
        <w:t>can access</w:t>
      </w:r>
      <w:r w:rsidRPr="00691453">
        <w:rPr>
          <w:rFonts w:ascii="Nunito" w:eastAsia="Nunito" w:hAnsi="Nunito" w:cs="Nunito"/>
          <w:color w:val="000000" w:themeColor="text1"/>
          <w:sz w:val="20"/>
          <w:szCs w:val="20"/>
          <w:lang w:val="en-ZA"/>
        </w:rPr>
        <w:t xml:space="preserve"> the latest information.</w:t>
      </w:r>
    </w:p>
    <w:p w14:paraId="1CA8DD43" w14:textId="77777777" w:rsidR="004055BE" w:rsidRPr="00691453" w:rsidRDefault="004055BE">
      <w:pPr>
        <w:rPr>
          <w:rFonts w:ascii="Nunito" w:eastAsia="Nunito" w:hAnsi="Nunito" w:cs="Nunito"/>
          <w:color w:val="000000" w:themeColor="text1"/>
          <w:sz w:val="20"/>
          <w:szCs w:val="20"/>
          <w:lang w:val="en-ZA"/>
        </w:rPr>
        <w:pPrChange w:id="1669" w:author="Craig Parker" w:date="2024-08-15T16:14:00Z" w16du:dateUtc="2024-08-15T14:14:00Z">
          <w:pPr>
            <w:spacing w:line="360" w:lineRule="auto"/>
          </w:pPr>
        </w:pPrChange>
      </w:pPr>
      <w:r w:rsidRPr="00691453">
        <w:rPr>
          <w:rFonts w:ascii="Nunito" w:eastAsia="Nunito" w:hAnsi="Nunito" w:cs="Nunito"/>
          <w:color w:val="000000" w:themeColor="text1"/>
          <w:sz w:val="20"/>
          <w:szCs w:val="20"/>
          <w:lang w:val="en-ZA"/>
        </w:rPr>
        <w:t>Most climate datasets are openly accessible with no restrictions on non-commercial research use, though proper citation of the data sources is required whenever these datasets are used.</w:t>
      </w:r>
    </w:p>
    <w:p w14:paraId="153D0E9C" w14:textId="6ADFC923" w:rsidR="004055BE" w:rsidRPr="00786076" w:rsidRDefault="266515E9">
      <w:pPr>
        <w:pStyle w:val="Heading3"/>
        <w:ind w:left="1224"/>
        <w:rPr>
          <w:rFonts w:ascii="Nunito" w:hAnsi="Nunito"/>
          <w:color w:val="000000" w:themeColor="text1"/>
          <w:sz w:val="24"/>
          <w:szCs w:val="24"/>
          <w:lang w:val="en-ZA"/>
          <w:rPrChange w:id="1670" w:author="Craig Parker" w:date="2024-08-16T09:45:00Z" w16du:dateUtc="2024-08-16T07:45:00Z">
            <w:rPr>
              <w:lang w:val="en-ZA"/>
            </w:rPr>
          </w:rPrChange>
        </w:rPr>
        <w:pPrChange w:id="1671" w:author="Craig Parker" w:date="2024-08-19T09:34:00Z" w16du:dateUtc="2024-08-15T17:06:00Z">
          <w:pPr>
            <w:spacing w:line="360" w:lineRule="auto"/>
          </w:pPr>
        </w:pPrChange>
      </w:pPr>
      <w:bookmarkStart w:id="1672" w:name="_Toc174715363"/>
      <w:ins w:id="1673" w:author="Craig Parker" w:date="2024-08-19T09:34:00Z">
        <w:r w:rsidRPr="266515E9">
          <w:rPr>
            <w:rFonts w:ascii="Nunito" w:hAnsi="Nunito"/>
            <w:color w:val="000000" w:themeColor="text1"/>
            <w:sz w:val="24"/>
            <w:szCs w:val="24"/>
            <w:lang w:val="en-ZA"/>
          </w:rPr>
          <w:t xml:space="preserve">2.2.1. </w:t>
        </w:r>
      </w:ins>
      <w:r w:rsidRPr="266515E9">
        <w:rPr>
          <w:rFonts w:ascii="Nunito" w:hAnsi="Nunito"/>
          <w:color w:val="000000" w:themeColor="text1"/>
          <w:sz w:val="24"/>
          <w:szCs w:val="24"/>
          <w:lang w:val="en-ZA"/>
          <w:rPrChange w:id="1674" w:author="Craig Parker" w:date="2024-08-16T09:45:00Z">
            <w:rPr>
              <w:b/>
              <w:bCs/>
              <w:lang w:val="en-ZA"/>
            </w:rPr>
          </w:rPrChange>
        </w:rPr>
        <w:t>Remote Sensing Data (Subsection of Climate/Weather Data)</w:t>
      </w:r>
      <w:bookmarkEnd w:id="1672"/>
    </w:p>
    <w:p w14:paraId="62664425" w14:textId="3FA5C225" w:rsidR="004055BE" w:rsidRPr="00691453" w:rsidRDefault="004055BE">
      <w:pPr>
        <w:rPr>
          <w:rFonts w:ascii="Nunito" w:eastAsia="Nunito" w:hAnsi="Nunito" w:cs="Nunito"/>
          <w:color w:val="000000" w:themeColor="text1"/>
          <w:sz w:val="20"/>
          <w:szCs w:val="20"/>
          <w:lang w:val="en-ZA"/>
        </w:rPr>
        <w:pPrChange w:id="1675" w:author="Craig Parker" w:date="2024-08-15T16:14:00Z" w16du:dateUtc="2024-08-15T14:14:00Z">
          <w:pPr>
            <w:spacing w:line="360" w:lineRule="auto"/>
          </w:pPr>
        </w:pPrChange>
      </w:pPr>
      <w:r w:rsidRPr="00691453">
        <w:rPr>
          <w:rFonts w:ascii="Nunito" w:eastAsia="Nunito" w:hAnsi="Nunito" w:cs="Nunito"/>
          <w:color w:val="000000" w:themeColor="text1"/>
          <w:sz w:val="20"/>
          <w:szCs w:val="20"/>
          <w:lang w:val="en-ZA"/>
        </w:rPr>
        <w:t xml:space="preserve">Remote sensing data, primarily derived from </w:t>
      </w:r>
      <w:r w:rsidRPr="00691453">
        <w:rPr>
          <w:rFonts w:ascii="Nunito" w:eastAsia="Nunito" w:hAnsi="Nunito" w:cs="Nunito"/>
          <w:b/>
          <w:bCs/>
          <w:color w:val="000000" w:themeColor="text1"/>
          <w:sz w:val="20"/>
          <w:szCs w:val="20"/>
          <w:lang w:val="en-ZA"/>
        </w:rPr>
        <w:t>satellite sensors</w:t>
      </w:r>
      <w:r w:rsidRPr="00691453">
        <w:rPr>
          <w:rFonts w:ascii="Nunito" w:eastAsia="Nunito" w:hAnsi="Nunito" w:cs="Nunito"/>
          <w:color w:val="000000" w:themeColor="text1"/>
          <w:sz w:val="20"/>
          <w:szCs w:val="20"/>
          <w:lang w:val="en-ZA"/>
        </w:rPr>
        <w:t xml:space="preserve">, will focus on indicators like </w:t>
      </w:r>
      <w:r w:rsidRPr="00691453">
        <w:rPr>
          <w:rFonts w:ascii="Nunito" w:eastAsia="Nunito" w:hAnsi="Nunito" w:cs="Nunito"/>
          <w:b/>
          <w:bCs/>
          <w:color w:val="000000" w:themeColor="text1"/>
          <w:sz w:val="20"/>
          <w:szCs w:val="20"/>
          <w:lang w:val="en-ZA"/>
        </w:rPr>
        <w:t>optical imagery</w:t>
      </w:r>
      <w:r w:rsidRPr="00691453">
        <w:rPr>
          <w:rFonts w:ascii="Nunito" w:eastAsia="Nunito" w:hAnsi="Nunito" w:cs="Nunito"/>
          <w:color w:val="000000" w:themeColor="text1"/>
          <w:sz w:val="20"/>
          <w:szCs w:val="20"/>
          <w:lang w:val="en-ZA"/>
        </w:rPr>
        <w:t xml:space="preserve"> (e.g., satellite images of urban </w:t>
      </w:r>
      <w:del w:id="1676" w:author="Craig Parker" w:date="2024-08-16T09:22:00Z" w16du:dateUtc="2024-08-16T07:22:00Z">
        <w:r w:rsidRPr="00691453" w:rsidDel="009A6296">
          <w:rPr>
            <w:rFonts w:ascii="Nunito" w:eastAsia="Nunito" w:hAnsi="Nunito" w:cs="Nunito"/>
            <w:color w:val="000000" w:themeColor="text1"/>
            <w:sz w:val="20"/>
            <w:szCs w:val="20"/>
            <w:lang w:val="en-ZA"/>
          </w:rPr>
          <w:delText>centers</w:delText>
        </w:r>
      </w:del>
      <w:ins w:id="1677" w:author="Craig Parker" w:date="2024-08-16T09:22:00Z" w16du:dateUtc="2024-08-16T07:22:00Z">
        <w:r w:rsidR="009A6296">
          <w:rPr>
            <w:rFonts w:ascii="Nunito" w:eastAsia="Nunito" w:hAnsi="Nunito" w:cs="Nunito"/>
            <w:color w:val="000000" w:themeColor="text1"/>
            <w:sz w:val="20"/>
            <w:szCs w:val="20"/>
            <w:lang w:val="en-ZA"/>
          </w:rPr>
          <w:t>centres</w:t>
        </w:r>
      </w:ins>
      <w:r w:rsidRPr="00691453">
        <w:rPr>
          <w:rFonts w:ascii="Nunito" w:eastAsia="Nunito" w:hAnsi="Nunito" w:cs="Nunito"/>
          <w:color w:val="000000" w:themeColor="text1"/>
          <w:sz w:val="20"/>
          <w:szCs w:val="20"/>
          <w:lang w:val="en-ZA"/>
        </w:rPr>
        <w:t xml:space="preserve">) and </w:t>
      </w:r>
      <w:r w:rsidRPr="00691453">
        <w:rPr>
          <w:rFonts w:ascii="Nunito" w:eastAsia="Nunito" w:hAnsi="Nunito" w:cs="Nunito"/>
          <w:b/>
          <w:bCs/>
          <w:color w:val="000000" w:themeColor="text1"/>
          <w:sz w:val="20"/>
          <w:szCs w:val="20"/>
          <w:lang w:val="en-ZA"/>
        </w:rPr>
        <w:t>physical measures</w:t>
      </w:r>
      <w:r w:rsidRPr="00691453">
        <w:rPr>
          <w:rFonts w:ascii="Nunito" w:eastAsia="Nunito" w:hAnsi="Nunito" w:cs="Nunito"/>
          <w:color w:val="000000" w:themeColor="text1"/>
          <w:sz w:val="20"/>
          <w:szCs w:val="20"/>
          <w:lang w:val="en-ZA"/>
        </w:rPr>
        <w:t xml:space="preserve"> such as land surface temperature, soil moisture, vegetation condition, and land use/cover. These data are used to estimate </w:t>
      </w:r>
      <w:r w:rsidRPr="00691453">
        <w:rPr>
          <w:rFonts w:ascii="Nunito" w:eastAsia="Nunito" w:hAnsi="Nunito" w:cs="Nunito"/>
          <w:color w:val="000000" w:themeColor="text1"/>
          <w:sz w:val="20"/>
          <w:szCs w:val="20"/>
          <w:lang w:val="en-ZA"/>
        </w:rPr>
        <w:lastRenderedPageBreak/>
        <w:t>environmental variables and urban density but do not include any sensitive or personally identifiable information.</w:t>
      </w:r>
    </w:p>
    <w:p w14:paraId="1CA4D4ED" w14:textId="18899CCE" w:rsidR="00907271" w:rsidRPr="00691453" w:rsidRDefault="004055BE">
      <w:pPr>
        <w:rPr>
          <w:rFonts w:ascii="Nunito" w:eastAsia="Nunito" w:hAnsi="Nunito" w:cs="Nunito"/>
          <w:color w:val="000000" w:themeColor="text1"/>
          <w:sz w:val="20"/>
          <w:szCs w:val="20"/>
          <w:lang w:val="en-ZA"/>
        </w:rPr>
        <w:pPrChange w:id="1678" w:author="Craig Parker" w:date="2024-08-15T16:14:00Z" w16du:dateUtc="2024-08-15T14:14:00Z">
          <w:pPr>
            <w:spacing w:line="360" w:lineRule="auto"/>
          </w:pPr>
        </w:pPrChange>
      </w:pPr>
      <w:proofErr w:type="gramStart"/>
      <w:r w:rsidRPr="00691453">
        <w:rPr>
          <w:rFonts w:ascii="Nunito" w:eastAsia="Nunito" w:hAnsi="Nunito" w:cs="Nunito"/>
          <w:color w:val="000000" w:themeColor="text1"/>
          <w:sz w:val="20"/>
          <w:szCs w:val="20"/>
          <w:lang w:val="en-ZA"/>
        </w:rPr>
        <w:t>Similar to</w:t>
      </w:r>
      <w:proofErr w:type="gramEnd"/>
      <w:r w:rsidRPr="00691453">
        <w:rPr>
          <w:rFonts w:ascii="Nunito" w:eastAsia="Nunito" w:hAnsi="Nunito" w:cs="Nunito"/>
          <w:color w:val="000000" w:themeColor="text1"/>
          <w:sz w:val="20"/>
          <w:szCs w:val="20"/>
          <w:lang w:val="en-ZA"/>
        </w:rPr>
        <w:t xml:space="preserve"> other climate-related data, remote sensing data will be accessed through open data repositories, such as the Copernicus Climate Data Store (CDS) and Sentinel data systems. The data will be stored on IBM and CSAG/UCT systems, with CSAG/UCT responsible for managing and updating the relevant data indexes. These datasets also follow open data policies, typically requiring citation when used for non-commercial research.</w:t>
      </w:r>
    </w:p>
    <w:p w14:paraId="00ABA84C" w14:textId="2203D491" w:rsidR="00907271" w:rsidRPr="00007315" w:rsidRDefault="266515E9">
      <w:pPr>
        <w:pStyle w:val="Heading2"/>
        <w:ind w:left="792"/>
        <w:rPr>
          <w:rStyle w:val="Heading2Char"/>
          <w:rFonts w:ascii="Nunito" w:hAnsi="Nunito"/>
          <w:b/>
          <w:bCs/>
          <w:caps/>
          <w:color w:val="auto"/>
          <w:sz w:val="28"/>
          <w:szCs w:val="28"/>
          <w:rPrChange w:id="1679" w:author="Craig Parker" w:date="2024-08-16T13:24:00Z" w16du:dateUtc="2024-08-16T11:24:00Z">
            <w:rPr>
              <w:rStyle w:val="Heading2Char"/>
              <w:rFonts w:ascii="Nunito" w:hAnsi="Nunito"/>
              <w:b/>
              <w:bCs/>
              <w:caps/>
            </w:rPr>
          </w:rPrChange>
        </w:rPr>
        <w:pPrChange w:id="1680" w:author="Craig Parker" w:date="2024-08-19T09:34:00Z" w16du:dateUtc="2024-08-15T15:12:00Z">
          <w:pPr>
            <w:pStyle w:val="Heading2"/>
          </w:pPr>
        </w:pPrChange>
      </w:pPr>
      <w:bookmarkStart w:id="1681" w:name="_Toc174562929"/>
      <w:bookmarkStart w:id="1682" w:name="_Toc174715364"/>
      <w:ins w:id="1683" w:author="Craig Parker" w:date="2024-08-19T09:34:00Z">
        <w:r w:rsidRPr="266515E9">
          <w:rPr>
            <w:rStyle w:val="Heading2Char"/>
            <w:rFonts w:ascii="Nunito" w:hAnsi="Nunito"/>
            <w:color w:val="auto"/>
            <w:sz w:val="28"/>
            <w:szCs w:val="28"/>
          </w:rPr>
          <w:t xml:space="preserve">2.3. </w:t>
        </w:r>
      </w:ins>
      <w:r w:rsidRPr="266515E9">
        <w:rPr>
          <w:rStyle w:val="Heading2Char"/>
          <w:rFonts w:ascii="Nunito" w:hAnsi="Nunito"/>
          <w:color w:val="auto"/>
          <w:sz w:val="28"/>
          <w:szCs w:val="28"/>
          <w:rPrChange w:id="1684" w:author="Craig Parker" w:date="2024-08-16T13:24:00Z">
            <w:rPr>
              <w:rStyle w:val="Heading2Char"/>
              <w:rFonts w:ascii="Nunito" w:hAnsi="Nunito"/>
            </w:rPr>
          </w:rPrChange>
        </w:rPr>
        <w:t>Areal/geospatial socio-economic data</w:t>
      </w:r>
      <w:bookmarkEnd w:id="1681"/>
      <w:bookmarkEnd w:id="1682"/>
    </w:p>
    <w:p w14:paraId="21DB0BB7" w14:textId="3C3B90E7" w:rsidR="00907271" w:rsidRPr="00691453" w:rsidRDefault="00907271">
      <w:pPr>
        <w:rPr>
          <w:rFonts w:ascii="Nunito" w:hAnsi="Nunito"/>
          <w:sz w:val="20"/>
          <w:szCs w:val="20"/>
        </w:rPr>
        <w:pPrChange w:id="1685" w:author="Craig Parker" w:date="2024-08-15T16:14:00Z" w16du:dateUtc="2024-08-15T14:14:00Z">
          <w:pPr>
            <w:spacing w:line="360" w:lineRule="auto"/>
          </w:pPr>
        </w:pPrChange>
      </w:pPr>
      <w:r w:rsidRPr="00691453">
        <w:rPr>
          <w:rFonts w:ascii="Nunito" w:hAnsi="Nunito"/>
          <w:sz w:val="20"/>
          <w:szCs w:val="20"/>
          <w:rPrChange w:id="1686" w:author="Craig Parker" w:date="2024-08-15T16:14:00Z" w16du:dateUtc="2024-08-15T14:14:00Z">
            <w:rPr>
              <w:rFonts w:ascii="Nunito" w:hAnsi="Nunito"/>
            </w:rPr>
          </w:rPrChange>
        </w:rPr>
        <w:br/>
      </w:r>
      <w:r w:rsidRPr="00691453">
        <w:rPr>
          <w:rFonts w:ascii="Nunito" w:eastAsia="Nunito" w:hAnsi="Nunito"/>
          <w:sz w:val="20"/>
          <w:szCs w:val="20"/>
        </w:rPr>
        <w:t>These data represent measures of socio-economic and related conditions, such as household economic status, access to services such as water and sanitation, and dwelling type. Typical sources include national census data and more focused household and demographic survey data.</w:t>
      </w:r>
    </w:p>
    <w:p w14:paraId="738F9417" w14:textId="0DFD1615" w:rsidR="00907271" w:rsidRPr="00691453" w:rsidRDefault="00907271">
      <w:pPr>
        <w:rPr>
          <w:rFonts w:ascii="Nunito" w:eastAsia="Nunito" w:hAnsi="Nunito" w:cs="Nunito"/>
          <w:color w:val="000000" w:themeColor="text1"/>
          <w:sz w:val="20"/>
          <w:szCs w:val="20"/>
        </w:rPr>
        <w:pPrChange w:id="1687"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Socio-economic data will be sourced from open and restricted-access repositories (e.g., South African census data and GCRO Quality of Life Surveys). Primary copies will be indexed and stored on CSAG/UCT data storage. Still, versions may already exist or can be uploaded on IBM’s system to enable analysis through IBM analytical systems.</w:t>
      </w:r>
    </w:p>
    <w:p w14:paraId="052A0A30" w14:textId="4933A6CC" w:rsidR="00907271" w:rsidRPr="00691453" w:rsidRDefault="00907271">
      <w:pPr>
        <w:rPr>
          <w:rFonts w:ascii="Nunito" w:eastAsia="Nunito" w:hAnsi="Nunito" w:cs="Nunito"/>
          <w:color w:val="000000" w:themeColor="text1"/>
          <w:sz w:val="20"/>
          <w:szCs w:val="20"/>
        </w:rPr>
        <w:pPrChange w:id="1688"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 xml:space="preserve">South African census data is already available through the UCT </w:t>
      </w:r>
      <w:proofErr w:type="spellStart"/>
      <w:r w:rsidRPr="00691453">
        <w:rPr>
          <w:rFonts w:ascii="Nunito" w:eastAsia="Nunito" w:hAnsi="Nunito" w:cs="Nunito"/>
          <w:color w:val="000000" w:themeColor="text1"/>
          <w:sz w:val="20"/>
          <w:szCs w:val="20"/>
        </w:rPr>
        <w:t>DataFirst</w:t>
      </w:r>
      <w:proofErr w:type="spellEnd"/>
      <w:r w:rsidRPr="00691453">
        <w:rPr>
          <w:rFonts w:ascii="Nunito" w:eastAsia="Nunito" w:hAnsi="Nunito" w:cs="Nunito"/>
          <w:color w:val="000000" w:themeColor="text1"/>
          <w:sz w:val="20"/>
          <w:szCs w:val="20"/>
        </w:rPr>
        <w:t xml:space="preserve"> data repository. GCRO Quality of Life Survey data is available through the GCRO open data platform, which directs queries </w:t>
      </w:r>
      <w:r w:rsidR="009920F6" w:rsidRPr="00691453">
        <w:rPr>
          <w:rFonts w:ascii="Nunito" w:eastAsia="Nunito" w:hAnsi="Nunito" w:cs="Nunito"/>
          <w:color w:val="000000" w:themeColor="text1"/>
          <w:sz w:val="20"/>
          <w:szCs w:val="20"/>
        </w:rPr>
        <w:t>to</w:t>
      </w:r>
      <w:r w:rsidRPr="00691453">
        <w:rPr>
          <w:rFonts w:ascii="Nunito" w:eastAsia="Nunito" w:hAnsi="Nunito" w:cs="Nunito"/>
          <w:color w:val="000000" w:themeColor="text1"/>
          <w:sz w:val="20"/>
          <w:szCs w:val="20"/>
        </w:rPr>
        <w:t xml:space="preserve"> GCRO.</w:t>
      </w:r>
    </w:p>
    <w:p w14:paraId="4252BE52" w14:textId="3899C241" w:rsidR="001E497F" w:rsidRPr="00691453" w:rsidRDefault="00907271">
      <w:pPr>
        <w:rPr>
          <w:rFonts w:ascii="Nunito" w:eastAsia="Nunito" w:hAnsi="Nunito" w:cs="Nunito"/>
          <w:color w:val="000000" w:themeColor="text1"/>
          <w:sz w:val="20"/>
          <w:szCs w:val="20"/>
        </w:rPr>
        <w:pPrChange w:id="1689"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South African census data is aggregated into small areas and does not constitute personally identifiable data. Likewise, GCRO Quality of Life survey data is aggregated to small areas and does not constitute personally identifiable sensitive data.</w:t>
      </w:r>
    </w:p>
    <w:p w14:paraId="5508C316" w14:textId="77777777" w:rsidR="00944DE2" w:rsidRPr="00691453" w:rsidRDefault="00944DE2" w:rsidP="00721DA5">
      <w:pPr>
        <w:rPr>
          <w:rFonts w:ascii="Nunito" w:eastAsiaTheme="majorEastAsia" w:hAnsi="Nunito" w:cstheme="majorBidi"/>
          <w:b/>
          <w:bCs/>
          <w:color w:val="365F91" w:themeColor="accent1" w:themeShade="BF"/>
          <w:sz w:val="20"/>
          <w:szCs w:val="20"/>
          <w:rPrChange w:id="1690" w:author="Craig Parker" w:date="2024-08-15T16:14:00Z" w16du:dateUtc="2024-08-15T14:14:00Z">
            <w:rPr>
              <w:rFonts w:ascii="Nunito" w:eastAsiaTheme="majorEastAsia" w:hAnsi="Nunito" w:cstheme="majorBidi"/>
              <w:b/>
              <w:bCs/>
              <w:color w:val="365F91" w:themeColor="accent1" w:themeShade="BF"/>
              <w:sz w:val="28"/>
              <w:szCs w:val="28"/>
            </w:rPr>
          </w:rPrChange>
        </w:rPr>
      </w:pPr>
      <w:r w:rsidRPr="00691453">
        <w:rPr>
          <w:rFonts w:ascii="Nunito" w:hAnsi="Nunito"/>
          <w:sz w:val="20"/>
          <w:szCs w:val="20"/>
          <w:rPrChange w:id="1691" w:author="Craig Parker" w:date="2024-08-15T16:14:00Z" w16du:dateUtc="2024-08-15T14:14:00Z">
            <w:rPr>
              <w:rFonts w:ascii="Nunito" w:hAnsi="Nunito"/>
            </w:rPr>
          </w:rPrChange>
        </w:rPr>
        <w:br w:type="page"/>
      </w:r>
    </w:p>
    <w:p w14:paraId="0A13294A" w14:textId="578695E4" w:rsidR="00077418" w:rsidRDefault="00077418" w:rsidP="00077418">
      <w:pPr>
        <w:pStyle w:val="Heading1"/>
        <w:numPr>
          <w:ilvl w:val="0"/>
          <w:numId w:val="68"/>
        </w:numPr>
        <w:rPr>
          <w:ins w:id="1692" w:author="Craig Parker" w:date="2024-08-16T13:48:00Z" w16du:dateUtc="2024-08-16T11:48:00Z"/>
          <w:rFonts w:ascii="Nunito" w:hAnsi="Nunito"/>
          <w:color w:val="auto"/>
        </w:rPr>
      </w:pPr>
      <w:bookmarkStart w:id="1693" w:name="_Toc174715365"/>
      <w:ins w:id="1694" w:author="Craig Parker" w:date="2024-08-16T13:19:00Z" w16du:dateUtc="2024-08-16T11:19:00Z">
        <w:r w:rsidRPr="00007315">
          <w:rPr>
            <w:rFonts w:ascii="Nunito" w:hAnsi="Nunito"/>
            <w:color w:val="auto"/>
            <w:rPrChange w:id="1695" w:author="Craig Parker" w:date="2024-08-16T13:26:00Z" w16du:dateUtc="2024-08-16T11:26:00Z">
              <w:rPr/>
            </w:rPrChange>
          </w:rPr>
          <w:lastRenderedPageBreak/>
          <w:t>Ethics Approval Process and Data Transfer Agreement</w:t>
        </w:r>
      </w:ins>
      <w:bookmarkEnd w:id="1693"/>
    </w:p>
    <w:p w14:paraId="0C7F71BA" w14:textId="77777777" w:rsidR="00291820" w:rsidRPr="00291820" w:rsidRDefault="00291820">
      <w:pPr>
        <w:rPr>
          <w:ins w:id="1696" w:author="Craig Parker" w:date="2024-08-16T13:19:00Z" w16du:dateUtc="2024-08-16T11:19:00Z"/>
        </w:rPr>
        <w:pPrChange w:id="1697" w:author="Craig Parker" w:date="2024-08-16T13:48:00Z" w16du:dateUtc="2024-08-16T11:48:00Z">
          <w:pPr>
            <w:pStyle w:val="Heading3"/>
          </w:pPr>
        </w:pPrChange>
      </w:pPr>
    </w:p>
    <w:p w14:paraId="1C23AA7E" w14:textId="3B35130C" w:rsidR="00077418" w:rsidRPr="00077418" w:rsidRDefault="00077418">
      <w:pPr>
        <w:rPr>
          <w:ins w:id="1698" w:author="Craig Parker" w:date="2024-08-16T13:19:00Z" w16du:dateUtc="2024-08-16T11:19:00Z"/>
          <w:rFonts w:ascii="Nunito" w:hAnsi="Nunito"/>
          <w:sz w:val="20"/>
          <w:szCs w:val="20"/>
          <w:rPrChange w:id="1699" w:author="Craig Parker" w:date="2024-08-16T13:21:00Z" w16du:dateUtc="2024-08-16T11:21:00Z">
            <w:rPr>
              <w:ins w:id="1700" w:author="Craig Parker" w:date="2024-08-16T13:19:00Z" w16du:dateUtc="2024-08-16T11:19:00Z"/>
            </w:rPr>
          </w:rPrChange>
        </w:rPr>
        <w:pPrChange w:id="1701" w:author="Craig Parker" w:date="2024-08-16T13:21:00Z" w16du:dateUtc="2024-08-16T11:21:00Z">
          <w:pPr>
            <w:pStyle w:val="NormalWeb"/>
          </w:pPr>
        </w:pPrChange>
      </w:pPr>
      <w:ins w:id="1702" w:author="Craig Parker" w:date="2024-08-16T13:19:00Z" w16du:dateUtc="2024-08-16T11:19:00Z">
        <w:r w:rsidRPr="00077418">
          <w:rPr>
            <w:rFonts w:ascii="Nunito" w:hAnsi="Nunito"/>
            <w:sz w:val="20"/>
            <w:szCs w:val="20"/>
            <w:rPrChange w:id="1703" w:author="Craig Parker" w:date="2024-08-16T13:21:00Z" w16du:dateUtc="2024-08-16T11:21:00Z">
              <w:rPr/>
            </w:rPrChange>
          </w:rPr>
          <w:t xml:space="preserve">In alignment with the HE²AT Center's commitment to ethical conduct across all research activities, the ethics approval process and Data Transfer Agreement (DTA) are essential for securing and maintaining oversight of studies that contribute data to the project. This section outlines the steps and considerations to </w:t>
        </w:r>
      </w:ins>
      <w:ins w:id="1704" w:author="Craig Parker" w:date="2024-08-16T13:45:00Z" w16du:dateUtc="2024-08-16T11:45:00Z">
        <w:r w:rsidR="00057DD2">
          <w:rPr>
            <w:rFonts w:ascii="Nunito" w:hAnsi="Nunito"/>
            <w:sz w:val="20"/>
            <w:szCs w:val="20"/>
          </w:rPr>
          <w:t>meet all ethical guidelines</w:t>
        </w:r>
      </w:ins>
      <w:ins w:id="1705" w:author="Craig Parker" w:date="2024-08-16T13:19:00Z" w16du:dateUtc="2024-08-16T11:19:00Z">
        <w:r w:rsidRPr="00077418">
          <w:rPr>
            <w:rFonts w:ascii="Nunito" w:hAnsi="Nunito"/>
            <w:sz w:val="20"/>
            <w:szCs w:val="20"/>
            <w:rPrChange w:id="1706" w:author="Craig Parker" w:date="2024-08-16T13:21:00Z" w16du:dateUtc="2024-08-16T11:21:00Z">
              <w:rPr/>
            </w:rPrChange>
          </w:rPr>
          <w:t xml:space="preserve"> throughout the research lifecycle.</w:t>
        </w:r>
      </w:ins>
    </w:p>
    <w:p w14:paraId="1F505681" w14:textId="7CA3D840" w:rsidR="00077418" w:rsidRPr="00007315" w:rsidRDefault="00007315">
      <w:pPr>
        <w:pStyle w:val="Heading2"/>
        <w:numPr>
          <w:ilvl w:val="1"/>
          <w:numId w:val="68"/>
        </w:numPr>
        <w:rPr>
          <w:ins w:id="1707" w:author="Craig Parker" w:date="2024-08-16T13:27:00Z" w16du:dateUtc="2024-08-16T11:27:00Z"/>
          <w:rFonts w:ascii="Nunito" w:hAnsi="Nunito"/>
          <w:color w:val="auto"/>
          <w:rPrChange w:id="1708" w:author="Craig Parker" w:date="2024-08-16T13:33:00Z" w16du:dateUtc="2024-08-16T11:33:00Z">
            <w:rPr>
              <w:ins w:id="1709" w:author="Craig Parker" w:date="2024-08-16T13:27:00Z" w16du:dateUtc="2024-08-16T11:27:00Z"/>
            </w:rPr>
          </w:rPrChange>
        </w:rPr>
        <w:pPrChange w:id="1710" w:author="Craig Parker" w:date="2024-08-16T13:27:00Z" w16du:dateUtc="2024-08-16T11:27:00Z">
          <w:pPr>
            <w:pStyle w:val="Heading2"/>
          </w:pPr>
        </w:pPrChange>
      </w:pPr>
      <w:bookmarkStart w:id="1711" w:name="_Toc174715366"/>
      <w:ins w:id="1712" w:author="Craig Parker" w:date="2024-08-16T13:27:00Z" w16du:dateUtc="2024-08-16T11:27:00Z">
        <w:r w:rsidRPr="00007315">
          <w:rPr>
            <w:rFonts w:ascii="Nunito" w:hAnsi="Nunito"/>
            <w:color w:val="auto"/>
            <w:rPrChange w:id="1713" w:author="Craig Parker" w:date="2024-08-16T13:33:00Z" w16du:dateUtc="2024-08-16T11:33:00Z">
              <w:rPr/>
            </w:rPrChange>
          </w:rPr>
          <w:t>Notification of New Studies</w:t>
        </w:r>
        <w:bookmarkEnd w:id="1711"/>
      </w:ins>
    </w:p>
    <w:p w14:paraId="3823F15D" w14:textId="1648824C" w:rsidR="00007315" w:rsidRPr="00007315" w:rsidRDefault="00007315">
      <w:pPr>
        <w:rPr>
          <w:ins w:id="1714" w:author="Craig Parker" w:date="2024-08-16T13:19:00Z" w16du:dateUtc="2024-08-16T11:19:00Z"/>
          <w:rFonts w:ascii="Nunito" w:hAnsi="Nunito"/>
          <w:sz w:val="20"/>
          <w:szCs w:val="20"/>
          <w:rPrChange w:id="1715" w:author="Craig Parker" w:date="2024-08-16T13:32:00Z" w16du:dateUtc="2024-08-16T11:32:00Z">
            <w:rPr>
              <w:ins w:id="1716" w:author="Craig Parker" w:date="2024-08-16T13:19:00Z" w16du:dateUtc="2024-08-16T11:19:00Z"/>
            </w:rPr>
          </w:rPrChange>
        </w:rPr>
        <w:pPrChange w:id="1717" w:author="Craig Parker" w:date="2024-08-16T13:27:00Z" w16du:dateUtc="2024-08-16T11:27:00Z">
          <w:pPr>
            <w:pStyle w:val="NormalWeb"/>
            <w:numPr>
              <w:numId w:val="79"/>
            </w:numPr>
            <w:tabs>
              <w:tab w:val="num" w:pos="720"/>
            </w:tabs>
            <w:ind w:left="720" w:hanging="360"/>
          </w:pPr>
        </w:pPrChange>
      </w:pPr>
      <w:ins w:id="1718" w:author="Craig Parker" w:date="2024-08-16T13:27:00Z">
        <w:r w:rsidRPr="00007315">
          <w:br/>
        </w:r>
        <w:r w:rsidRPr="00007315">
          <w:rPr>
            <w:rFonts w:ascii="Nunito" w:hAnsi="Nunito"/>
            <w:sz w:val="20"/>
            <w:szCs w:val="20"/>
            <w:rPrChange w:id="1719" w:author="Craig Parker" w:date="2024-08-16T13:32:00Z" w16du:dateUtc="2024-08-16T11:32:00Z">
              <w:rPr/>
            </w:rPrChange>
          </w:rPr>
          <w:t>For every new study that contributes data to the HE²AT Center, the Wits Human Research Ethics Committee (HREC) (Medical) must be notified in writing. Notifications will occur on a six-monthly basis, detailing the study's name, acronym, contact details of the data owners, and relevant ethics approval information, including consent parameters.</w:t>
        </w:r>
      </w:ins>
    </w:p>
    <w:p w14:paraId="68134537" w14:textId="1BAF83BE" w:rsidR="00077418" w:rsidRDefault="00007315">
      <w:pPr>
        <w:pStyle w:val="Heading2"/>
        <w:numPr>
          <w:ilvl w:val="1"/>
          <w:numId w:val="68"/>
        </w:numPr>
        <w:rPr>
          <w:ins w:id="1720" w:author="Craig Parker" w:date="2024-08-16T13:28:00Z" w16du:dateUtc="2024-08-16T11:28:00Z"/>
          <w:color w:val="auto"/>
        </w:rPr>
        <w:pPrChange w:id="1721" w:author="Craig Parker" w:date="2024-08-16T13:31:00Z" w16du:dateUtc="2024-08-16T11:31:00Z">
          <w:pPr>
            <w:pStyle w:val="Heading2"/>
          </w:pPr>
        </w:pPrChange>
      </w:pPr>
      <w:bookmarkStart w:id="1722" w:name="_Toc174715367"/>
      <w:ins w:id="1723" w:author="Craig Parker" w:date="2024-08-16T13:28:00Z" w16du:dateUtc="2024-08-16T11:28:00Z">
        <w:r w:rsidRPr="008376C1">
          <w:rPr>
            <w:color w:val="auto"/>
          </w:rPr>
          <w:t>Notification for Research Project 2 (RP2):</w:t>
        </w:r>
        <w:bookmarkEnd w:id="1722"/>
      </w:ins>
    </w:p>
    <w:p w14:paraId="6F369A1D" w14:textId="2C87E5EF" w:rsidR="00007315" w:rsidRPr="00007315" w:rsidRDefault="00007315">
      <w:pPr>
        <w:rPr>
          <w:ins w:id="1724" w:author="Craig Parker" w:date="2024-08-16T13:19:00Z" w16du:dateUtc="2024-08-16T11:19:00Z"/>
          <w:rFonts w:ascii="Nunito" w:hAnsi="Nunito"/>
          <w:sz w:val="20"/>
          <w:szCs w:val="20"/>
          <w:rPrChange w:id="1725" w:author="Craig Parker" w:date="2024-08-16T13:32:00Z" w16du:dateUtc="2024-08-16T11:32:00Z">
            <w:rPr>
              <w:ins w:id="1726" w:author="Craig Parker" w:date="2024-08-16T13:19:00Z" w16du:dateUtc="2024-08-16T11:19:00Z"/>
            </w:rPr>
          </w:rPrChange>
        </w:rPr>
        <w:pPrChange w:id="1727" w:author="Craig Parker" w:date="2024-08-16T13:28:00Z" w16du:dateUtc="2024-08-16T11:28:00Z">
          <w:pPr>
            <w:pStyle w:val="NormalWeb"/>
            <w:numPr>
              <w:numId w:val="79"/>
            </w:numPr>
            <w:tabs>
              <w:tab w:val="num" w:pos="720"/>
            </w:tabs>
            <w:ind w:left="720" w:hanging="360"/>
          </w:pPr>
        </w:pPrChange>
      </w:pPr>
      <w:ins w:id="1728" w:author="Craig Parker" w:date="2024-08-16T13:28:00Z" w16du:dateUtc="2024-08-16T11:28:00Z">
        <w:r w:rsidRPr="00007315">
          <w:br/>
        </w:r>
        <w:r w:rsidRPr="00007315">
          <w:rPr>
            <w:rFonts w:ascii="Nunito" w:hAnsi="Nunito"/>
            <w:sz w:val="20"/>
            <w:szCs w:val="20"/>
            <w:rPrChange w:id="1729" w:author="Craig Parker" w:date="2024-08-16T13:32:00Z" w16du:dateUtc="2024-08-16T11:32:00Z">
              <w:rPr/>
            </w:rPrChange>
          </w:rPr>
          <w:t xml:space="preserve">Specific notifications for RP2 data activities will be sent to the Wits HREC to ensure compliance with ethical standards. This includes details of data acquisition, processing, and usage within the scope of RP2. Regular updates on RP2 activities will help maintain alignment with Wits HREC’s ethical </w:t>
        </w:r>
        <w:proofErr w:type="gramStart"/>
        <w:r w:rsidRPr="00007315">
          <w:rPr>
            <w:rFonts w:ascii="Nunito" w:hAnsi="Nunito"/>
            <w:sz w:val="20"/>
            <w:szCs w:val="20"/>
            <w:rPrChange w:id="1730" w:author="Craig Parker" w:date="2024-08-16T13:32:00Z" w16du:dateUtc="2024-08-16T11:32:00Z">
              <w:rPr/>
            </w:rPrChange>
          </w:rPr>
          <w:t>requirements(</w:t>
        </w:r>
        <w:proofErr w:type="gramEnd"/>
        <w:r w:rsidRPr="00007315">
          <w:rPr>
            <w:rFonts w:ascii="Nunito" w:hAnsi="Nunito"/>
            <w:sz w:val="20"/>
            <w:szCs w:val="20"/>
            <w:rPrChange w:id="1731" w:author="Craig Parker" w:date="2024-08-16T13:32:00Z" w16du:dateUtc="2024-08-16T11:32:00Z">
              <w:rPr/>
            </w:rPrChange>
          </w:rPr>
          <w:t xml:space="preserve">notification template can be found in </w:t>
        </w:r>
      </w:ins>
      <w:ins w:id="1732" w:author="Craig Parker" w:date="2024-08-16T13:33:00Z" w16du:dateUtc="2024-08-16T11:33:00Z">
        <w:r w:rsidRPr="00007315">
          <w:rPr>
            <w:rFonts w:ascii="Nunito" w:hAnsi="Nunito"/>
            <w:sz w:val="20"/>
            <w:szCs w:val="20"/>
          </w:rPr>
          <w:t>Annex</w:t>
        </w:r>
      </w:ins>
      <w:ins w:id="1733" w:author="Craig Parker" w:date="2024-08-16T13:28:00Z" w16du:dateUtc="2024-08-16T11:28:00Z">
        <w:r w:rsidRPr="00007315">
          <w:rPr>
            <w:rFonts w:ascii="Nunito" w:hAnsi="Nunito"/>
            <w:sz w:val="20"/>
            <w:szCs w:val="20"/>
            <w:rPrChange w:id="1734" w:author="Craig Parker" w:date="2024-08-16T13:32:00Z" w16du:dateUtc="2024-08-16T11:32:00Z">
              <w:rPr/>
            </w:rPrChange>
          </w:rPr>
          <w:t xml:space="preserve"> 2).</w:t>
        </w:r>
      </w:ins>
    </w:p>
    <w:p w14:paraId="46532B38" w14:textId="1A434ABE" w:rsidR="00077418" w:rsidRDefault="00007315">
      <w:pPr>
        <w:pStyle w:val="Heading2"/>
        <w:numPr>
          <w:ilvl w:val="1"/>
          <w:numId w:val="68"/>
        </w:numPr>
        <w:rPr>
          <w:ins w:id="1735" w:author="Craig Parker" w:date="2024-08-16T13:28:00Z" w16du:dateUtc="2024-08-16T11:28:00Z"/>
          <w:color w:val="auto"/>
        </w:rPr>
        <w:pPrChange w:id="1736" w:author="Craig Parker" w:date="2024-08-16T13:31:00Z" w16du:dateUtc="2024-08-16T11:31:00Z">
          <w:pPr>
            <w:pStyle w:val="Heading2"/>
          </w:pPr>
        </w:pPrChange>
      </w:pPr>
      <w:bookmarkStart w:id="1737" w:name="_Toc174715368"/>
      <w:ins w:id="1738" w:author="Craig Parker" w:date="2024-08-16T13:28:00Z" w16du:dateUtc="2024-08-16T11:28:00Z">
        <w:r w:rsidRPr="008376C1">
          <w:rPr>
            <w:color w:val="auto"/>
          </w:rPr>
          <w:t>Data Transfer Agreement (DTA):</w:t>
        </w:r>
        <w:bookmarkEnd w:id="1737"/>
      </w:ins>
    </w:p>
    <w:p w14:paraId="6A759AF9" w14:textId="71B9EB07" w:rsidR="00007315" w:rsidRPr="00007315" w:rsidRDefault="00007315">
      <w:pPr>
        <w:rPr>
          <w:ins w:id="1739" w:author="Craig Parker" w:date="2024-08-16T13:19:00Z" w16du:dateUtc="2024-08-16T11:19:00Z"/>
          <w:rFonts w:ascii="Nunito" w:hAnsi="Nunito"/>
          <w:sz w:val="20"/>
          <w:szCs w:val="20"/>
          <w:rPrChange w:id="1740" w:author="Craig Parker" w:date="2024-08-16T13:32:00Z" w16du:dateUtc="2024-08-16T11:32:00Z">
            <w:rPr>
              <w:ins w:id="1741" w:author="Craig Parker" w:date="2024-08-16T13:19:00Z" w16du:dateUtc="2024-08-16T11:19:00Z"/>
            </w:rPr>
          </w:rPrChange>
        </w:rPr>
        <w:pPrChange w:id="1742" w:author="Craig Parker" w:date="2024-08-16T13:28:00Z" w16du:dateUtc="2024-08-16T11:28:00Z">
          <w:pPr>
            <w:pStyle w:val="NormalWeb"/>
            <w:numPr>
              <w:numId w:val="79"/>
            </w:numPr>
            <w:tabs>
              <w:tab w:val="num" w:pos="720"/>
            </w:tabs>
            <w:ind w:left="720" w:hanging="360"/>
          </w:pPr>
        </w:pPrChange>
      </w:pPr>
      <w:ins w:id="1743" w:author="Craig Parker" w:date="2024-08-16T13:28:00Z" w16du:dateUtc="2024-08-16T11:28:00Z">
        <w:r w:rsidRPr="00007315">
          <w:rPr>
            <w:rFonts w:ascii="Nunito" w:hAnsi="Nunito"/>
            <w:rPrChange w:id="1744" w:author="Craig Parker" w:date="2024-08-16T13:32:00Z" w16du:dateUtc="2024-08-16T11:32:00Z">
              <w:rPr/>
            </w:rPrChange>
          </w:rPr>
          <w:br/>
        </w:r>
        <w:r w:rsidRPr="00007315">
          <w:rPr>
            <w:rFonts w:ascii="Nunito" w:hAnsi="Nunito"/>
            <w:sz w:val="20"/>
            <w:szCs w:val="20"/>
            <w:rPrChange w:id="1745" w:author="Craig Parker" w:date="2024-08-16T13:32:00Z" w16du:dateUtc="2024-08-16T11:32:00Z">
              <w:rPr/>
            </w:rPrChange>
          </w:rPr>
          <w:t xml:space="preserve">The DTA between each health data provider and UCT or WITS Planetary Health Research will outline the terms for transferring and processing health data. The DTA must align with national or international health </w:t>
        </w:r>
      </w:ins>
      <w:ins w:id="1746" w:author="Craig Parker" w:date="2024-08-16T13:45:00Z" w16du:dateUtc="2024-08-16T11:45:00Z">
        <w:r w:rsidR="00057DD2">
          <w:rPr>
            <w:rFonts w:ascii="Nunito" w:hAnsi="Nunito"/>
            <w:sz w:val="20"/>
            <w:szCs w:val="20"/>
          </w:rPr>
          <w:t>data-sharing</w:t>
        </w:r>
      </w:ins>
      <w:ins w:id="1747" w:author="Craig Parker" w:date="2024-08-16T13:28:00Z" w16du:dateUtc="2024-08-16T11:28:00Z">
        <w:r w:rsidRPr="00007315">
          <w:rPr>
            <w:rFonts w:ascii="Nunito" w:hAnsi="Nunito"/>
            <w:sz w:val="20"/>
            <w:szCs w:val="20"/>
            <w:rPrChange w:id="1748" w:author="Craig Parker" w:date="2024-08-16T13:32:00Z" w16du:dateUtc="2024-08-16T11:32:00Z">
              <w:rPr/>
            </w:rPrChange>
          </w:rPr>
          <w:t xml:space="preserve"> legislation. Depending on the DTA terms, data may be accessible solely on the institution's computing platform or made available for consortium-wide access. This agreement ensures that the handling, storage, and transfer of data adhere to ethical standards and protect the rights of study participants.</w:t>
        </w:r>
      </w:ins>
    </w:p>
    <w:p w14:paraId="1DDBC980" w14:textId="3AF0B14C" w:rsidR="002B05DD" w:rsidRPr="00077418" w:rsidDel="00A735FE" w:rsidRDefault="000B1BCF">
      <w:pPr>
        <w:pStyle w:val="Heading2"/>
        <w:numPr>
          <w:ilvl w:val="1"/>
          <w:numId w:val="68"/>
        </w:numPr>
        <w:rPr>
          <w:del w:id="1749" w:author="Craig Parker" w:date="2024-08-15T15:53:00Z" w16du:dateUtc="2024-08-15T13:53:00Z"/>
          <w:color w:val="auto"/>
          <w:rPrChange w:id="1750" w:author="Craig Parker" w:date="2024-08-16T13:22:00Z" w16du:dateUtc="2024-08-16T11:22:00Z">
            <w:rPr>
              <w:del w:id="1751" w:author="Craig Parker" w:date="2024-08-15T15:53:00Z" w16du:dateUtc="2024-08-15T13:53:00Z"/>
              <w:rFonts w:ascii="Nunito" w:hAnsi="Nunito"/>
            </w:rPr>
          </w:rPrChange>
        </w:rPr>
        <w:pPrChange w:id="1752" w:author="Craig Parker" w:date="2024-08-16T13:45:00Z" w16du:dateUtc="2024-08-16T11:45:00Z">
          <w:pPr>
            <w:pStyle w:val="Heading1"/>
            <w:numPr>
              <w:numId w:val="9"/>
            </w:numPr>
            <w:ind w:left="360" w:hanging="360"/>
          </w:pPr>
        </w:pPrChange>
      </w:pPr>
      <w:del w:id="1753" w:author="Craig Parker" w:date="2024-08-16T13:44:00Z" w16du:dateUtc="2024-08-16T11:44:00Z">
        <w:r w:rsidRPr="005F0EDC" w:rsidDel="00057DD2">
          <w:rPr>
            <w:rPrChange w:id="1754" w:author="Craig Parker" w:date="2024-08-16T09:49:00Z" w16du:dateUtc="2024-08-16T07:49:00Z">
              <w:rPr>
                <w:rFonts w:ascii="Nunito" w:hAnsi="Nunito"/>
              </w:rPr>
            </w:rPrChange>
          </w:rPr>
          <w:delText xml:space="preserve">Pre-processing and </w:delText>
        </w:r>
        <w:r w:rsidR="009920F6" w:rsidRPr="005F0EDC" w:rsidDel="00057DD2">
          <w:rPr>
            <w:rPrChange w:id="1755" w:author="Craig Parker" w:date="2024-08-16T09:49:00Z" w16du:dateUtc="2024-08-16T07:49:00Z">
              <w:rPr>
                <w:rFonts w:ascii="Nunito" w:hAnsi="Nunito"/>
              </w:rPr>
            </w:rPrChange>
          </w:rPr>
          <w:delText>harmonisatio</w:delText>
        </w:r>
      </w:del>
      <w:del w:id="1756" w:author="Craig Parker" w:date="2024-08-16T13:43:00Z" w16du:dateUtc="2024-08-16T11:43:00Z">
        <w:r w:rsidR="009920F6" w:rsidRPr="005F0EDC" w:rsidDel="00057DD2">
          <w:rPr>
            <w:rPrChange w:id="1757" w:author="Craig Parker" w:date="2024-08-16T09:49:00Z" w16du:dateUtc="2024-08-16T07:49:00Z">
              <w:rPr>
                <w:rFonts w:ascii="Nunito" w:hAnsi="Nunito"/>
              </w:rPr>
            </w:rPrChange>
          </w:rPr>
          <w:delText>n</w:delText>
        </w:r>
      </w:del>
      <w:bookmarkStart w:id="1758" w:name="_Toc174639677"/>
      <w:bookmarkStart w:id="1759" w:name="_Toc174639842"/>
      <w:bookmarkStart w:id="1760" w:name="_Toc174715189"/>
      <w:bookmarkStart w:id="1761" w:name="_Toc174715369"/>
      <w:bookmarkEnd w:id="1758"/>
      <w:bookmarkEnd w:id="1759"/>
      <w:bookmarkEnd w:id="1760"/>
      <w:bookmarkEnd w:id="1761"/>
    </w:p>
    <w:p w14:paraId="1501B697" w14:textId="393B755F" w:rsidR="00057DD2" w:rsidRDefault="00057DD2" w:rsidP="00057DD2">
      <w:pPr>
        <w:pStyle w:val="Heading2"/>
        <w:numPr>
          <w:ilvl w:val="1"/>
          <w:numId w:val="68"/>
        </w:numPr>
        <w:rPr>
          <w:ins w:id="1762" w:author="Craig Parker" w:date="2024-08-16T13:45:00Z" w16du:dateUtc="2024-08-16T11:45:00Z"/>
          <w:color w:val="auto"/>
        </w:rPr>
      </w:pPr>
      <w:bookmarkStart w:id="1763" w:name="_Toc174715370"/>
      <w:ins w:id="1764" w:author="Craig Parker" w:date="2024-08-16T13:44:00Z" w16du:dateUtc="2024-08-16T11:44:00Z">
        <w:r w:rsidRPr="008376C1">
          <w:rPr>
            <w:color w:val="auto"/>
          </w:rPr>
          <w:t>Ongoing Ethics Monitoring:</w:t>
        </w:r>
        <w:bookmarkEnd w:id="1763"/>
        <w:r w:rsidRPr="00007315">
          <w:t xml:space="preserve"> </w:t>
        </w:r>
        <w:r w:rsidRPr="00007315">
          <w:rPr>
            <w:color w:val="auto"/>
          </w:rPr>
          <w:t xml:space="preserve"> </w:t>
        </w:r>
      </w:ins>
    </w:p>
    <w:p w14:paraId="65451850" w14:textId="77777777" w:rsidR="00057DD2" w:rsidRPr="00057DD2" w:rsidRDefault="00057DD2">
      <w:pPr>
        <w:rPr>
          <w:ins w:id="1765" w:author="Craig Parker" w:date="2024-08-16T13:44:00Z" w16du:dateUtc="2024-08-16T11:44:00Z"/>
          <w:rPrChange w:id="1766" w:author="Craig Parker" w:date="2024-08-16T13:45:00Z" w16du:dateUtc="2024-08-16T11:45:00Z">
            <w:rPr>
              <w:ins w:id="1767" w:author="Craig Parker" w:date="2024-08-16T13:44:00Z" w16du:dateUtc="2024-08-16T11:44:00Z"/>
              <w:rFonts w:eastAsia="Times New Roman" w:cs="Times New Roman"/>
              <w:color w:val="000000" w:themeColor="text1"/>
              <w:sz w:val="32"/>
              <w:szCs w:val="32"/>
              <w:lang w:val="en-ZA" w:eastAsia="en-ZA"/>
            </w:rPr>
          </w:rPrChange>
        </w:rPr>
        <w:pPrChange w:id="1768" w:author="Craig Parker" w:date="2024-08-16T13:45:00Z" w16du:dateUtc="2024-08-16T11:45:00Z">
          <w:pPr>
            <w:pStyle w:val="Heading2"/>
          </w:pPr>
        </w:pPrChange>
      </w:pPr>
    </w:p>
    <w:p w14:paraId="7F2D2485" w14:textId="6A71C2A9" w:rsidR="00007315" w:rsidRPr="00057DD2" w:rsidRDefault="00057DD2" w:rsidP="00057DD2">
      <w:pPr>
        <w:rPr>
          <w:ins w:id="1769" w:author="Craig Parker" w:date="2024-08-16T13:30:00Z"/>
          <w:rFonts w:ascii="Nunito" w:hAnsi="Nunito"/>
          <w:sz w:val="20"/>
          <w:szCs w:val="20"/>
          <w:lang w:eastAsia="en-ZA"/>
          <w:rPrChange w:id="1770" w:author="Craig Parker" w:date="2024-08-16T13:45:00Z" w16du:dateUtc="2024-08-16T11:45:00Z">
            <w:rPr>
              <w:ins w:id="1771" w:author="Craig Parker" w:date="2024-08-16T13:30:00Z"/>
              <w:lang w:eastAsia="en-ZA"/>
            </w:rPr>
          </w:rPrChange>
        </w:rPr>
      </w:pPr>
      <w:ins w:id="1772" w:author="Craig Parker" w:date="2024-08-16T13:44:00Z" w16du:dateUtc="2024-08-16T11:44:00Z">
        <w:r w:rsidRPr="00057DD2">
          <w:rPr>
            <w:rFonts w:ascii="Nunito" w:hAnsi="Nunito"/>
            <w:sz w:val="20"/>
            <w:szCs w:val="20"/>
            <w:lang w:eastAsia="en-ZA"/>
            <w:rPrChange w:id="1773" w:author="Craig Parker" w:date="2024-08-16T13:45:00Z" w16du:dateUtc="2024-08-16T11:45:00Z">
              <w:rPr>
                <w:lang w:eastAsia="en-ZA"/>
              </w:rPr>
            </w:rPrChange>
          </w:rPr>
          <w:t xml:space="preserve">After the data transfer process has begun, continuous monitoring ensures compliance with the agreed-upon ethical standards. This includes reviewing any concerns </w:t>
        </w:r>
      </w:ins>
      <w:ins w:id="1774" w:author="Craig Parker" w:date="2024-08-16T13:45:00Z" w16du:dateUtc="2024-08-16T11:45:00Z">
        <w:r>
          <w:rPr>
            <w:rFonts w:ascii="Nunito" w:hAnsi="Nunito"/>
            <w:sz w:val="20"/>
            <w:szCs w:val="20"/>
            <w:lang w:eastAsia="en-ZA"/>
          </w:rPr>
          <w:t>the ethics committee raises</w:t>
        </w:r>
      </w:ins>
      <w:ins w:id="1775" w:author="Craig Parker" w:date="2024-08-16T13:44:00Z" w16du:dateUtc="2024-08-16T11:44:00Z">
        <w:r w:rsidRPr="00057DD2">
          <w:rPr>
            <w:rFonts w:ascii="Nunito" w:hAnsi="Nunito"/>
            <w:sz w:val="20"/>
            <w:szCs w:val="20"/>
            <w:lang w:eastAsia="en-ZA"/>
            <w:rPrChange w:id="1776" w:author="Craig Parker" w:date="2024-08-16T13:45:00Z" w16du:dateUtc="2024-08-16T11:45:00Z">
              <w:rPr>
                <w:lang w:eastAsia="en-ZA"/>
              </w:rPr>
            </w:rPrChange>
          </w:rPr>
          <w:t xml:space="preserve"> and ensuring that using original data for new analyses remains ethically sound.</w:t>
        </w:r>
      </w:ins>
    </w:p>
    <w:p w14:paraId="258C9270" w14:textId="3BA8F5DB" w:rsidR="00057DD2" w:rsidRDefault="00007315" w:rsidP="00007315">
      <w:pPr>
        <w:rPr>
          <w:ins w:id="1777" w:author="Craig Parker" w:date="2024-08-16T13:46:00Z" w16du:dateUtc="2024-08-16T11:46:00Z"/>
          <w:rFonts w:ascii="Nunito" w:hAnsi="Nunito"/>
          <w:sz w:val="20"/>
          <w:szCs w:val="20"/>
          <w:lang w:eastAsia="en-ZA"/>
        </w:rPr>
      </w:pPr>
      <w:ins w:id="1778" w:author="Craig Parker" w:date="2024-08-16T13:30:00Z">
        <w:r w:rsidRPr="00007315">
          <w:rPr>
            <w:rFonts w:ascii="Nunito" w:hAnsi="Nunito"/>
            <w:sz w:val="20"/>
            <w:szCs w:val="20"/>
            <w:lang w:eastAsia="en-ZA"/>
            <w:rPrChange w:id="1779" w:author="Craig Parker" w:date="2024-08-16T13:32:00Z" w16du:dateUtc="2024-08-16T11:32:00Z">
              <w:rPr>
                <w:lang w:eastAsia="en-ZA"/>
              </w:rPr>
            </w:rPrChange>
          </w:rPr>
          <w:lastRenderedPageBreak/>
          <w:t>By adhering to these procedures, the HE²AT Center ensures that all research activities are conducted ethically, safeguarding participants' rights and maintaining the highest standards of research integrity.</w:t>
        </w:r>
      </w:ins>
    </w:p>
    <w:p w14:paraId="394232F0" w14:textId="68D4A89C" w:rsidR="00007315" w:rsidRPr="00057DD2" w:rsidRDefault="00057DD2">
      <w:pPr>
        <w:rPr>
          <w:ins w:id="1780" w:author="Craig Parker" w:date="2024-08-16T13:30:00Z" w16du:dateUtc="2024-08-16T11:30:00Z"/>
          <w:rFonts w:ascii="Nunito" w:hAnsi="Nunito"/>
          <w:sz w:val="20"/>
          <w:szCs w:val="20"/>
          <w:lang w:eastAsia="en-ZA"/>
          <w:rPrChange w:id="1781" w:author="Craig Parker" w:date="2024-08-16T13:46:00Z" w16du:dateUtc="2024-08-16T11:46:00Z">
            <w:rPr>
              <w:ins w:id="1782" w:author="Craig Parker" w:date="2024-08-16T13:30:00Z" w16du:dateUtc="2024-08-16T11:30:00Z"/>
              <w:rFonts w:ascii="Nunito" w:hAnsi="Nunito"/>
              <w:color w:val="auto"/>
              <w:sz w:val="32"/>
              <w:szCs w:val="32"/>
            </w:rPr>
          </w:rPrChange>
        </w:rPr>
        <w:pPrChange w:id="1783" w:author="Craig Parker" w:date="2024-08-16T13:31:00Z" w16du:dateUtc="2024-08-16T11:31:00Z">
          <w:pPr>
            <w:pStyle w:val="Heading1"/>
            <w:numPr>
              <w:numId w:val="68"/>
            </w:numPr>
            <w:ind w:left="360" w:hanging="360"/>
          </w:pPr>
        </w:pPrChange>
      </w:pPr>
      <w:ins w:id="1784" w:author="Craig Parker" w:date="2024-08-16T13:46:00Z" w16du:dateUtc="2024-08-16T11:46:00Z">
        <w:r>
          <w:rPr>
            <w:rFonts w:ascii="Nunito" w:hAnsi="Nunito"/>
            <w:sz w:val="20"/>
            <w:szCs w:val="20"/>
            <w:lang w:eastAsia="en-ZA"/>
          </w:rPr>
          <w:br w:type="page"/>
        </w:r>
      </w:ins>
    </w:p>
    <w:p w14:paraId="3EC68B93" w14:textId="0983EFA0" w:rsidR="004836D0" w:rsidRPr="00007315" w:rsidRDefault="00377CA6">
      <w:pPr>
        <w:pStyle w:val="Heading1"/>
        <w:numPr>
          <w:ilvl w:val="0"/>
          <w:numId w:val="68"/>
        </w:numPr>
        <w:rPr>
          <w:ins w:id="1785" w:author="Craig Parker" w:date="2024-08-15T15:46:00Z" w16du:dateUtc="2024-08-15T13:46:00Z"/>
          <w:rFonts w:ascii="Nunito" w:eastAsia="Times New Roman" w:hAnsi="Nunito" w:cs="Times New Roman"/>
          <w:sz w:val="32"/>
          <w:szCs w:val="32"/>
          <w:lang w:val="en-ZA" w:eastAsia="en-ZA"/>
          <w:rPrChange w:id="1786" w:author="Craig Parker" w:date="2024-08-16T13:26:00Z" w16du:dateUtc="2024-08-16T11:26:00Z">
            <w:rPr>
              <w:ins w:id="1787" w:author="Craig Parker" w:date="2024-08-15T15:46:00Z" w16du:dateUtc="2024-08-15T13:46:00Z"/>
              <w:rFonts w:ascii="Times New Roman" w:eastAsia="Times New Roman" w:hAnsi="Times New Roman" w:cs="Times New Roman"/>
              <w:sz w:val="24"/>
              <w:szCs w:val="24"/>
              <w:lang w:val="en-ZA" w:eastAsia="en-ZA"/>
            </w:rPr>
          </w:rPrChange>
        </w:rPr>
        <w:pPrChange w:id="1788" w:author="Craig Parker" w:date="2024-08-15T17:31:00Z" w16du:dateUtc="2024-08-15T15:31:00Z">
          <w:pPr>
            <w:spacing w:before="100" w:beforeAutospacing="1" w:after="100" w:afterAutospacing="1" w:line="240" w:lineRule="auto"/>
          </w:pPr>
        </w:pPrChange>
      </w:pPr>
      <w:bookmarkStart w:id="1789" w:name="_Toc174715371"/>
      <w:ins w:id="1790" w:author="Craig Parker" w:date="2024-08-15T15:53:00Z" w16du:dateUtc="2024-08-15T13:53:00Z">
        <w:r w:rsidRPr="00007315">
          <w:rPr>
            <w:rFonts w:ascii="Nunito" w:hAnsi="Nunito"/>
            <w:color w:val="auto"/>
            <w:sz w:val="32"/>
            <w:szCs w:val="32"/>
            <w:rPrChange w:id="1791" w:author="Craig Parker" w:date="2024-08-16T13:26:00Z" w16du:dateUtc="2024-08-16T11:26:00Z">
              <w:rPr/>
            </w:rPrChange>
          </w:rPr>
          <w:lastRenderedPageBreak/>
          <w:t xml:space="preserve">Pre-processing and </w:t>
        </w:r>
        <w:proofErr w:type="spellStart"/>
        <w:r w:rsidRPr="00007315">
          <w:rPr>
            <w:rFonts w:ascii="Nunito" w:hAnsi="Nunito"/>
            <w:color w:val="auto"/>
            <w:sz w:val="32"/>
            <w:szCs w:val="32"/>
            <w:rPrChange w:id="1792" w:author="Craig Parker" w:date="2024-08-16T13:26:00Z" w16du:dateUtc="2024-08-16T11:26:00Z">
              <w:rPr/>
            </w:rPrChange>
          </w:rPr>
          <w:t>harmonisation</w:t>
        </w:r>
      </w:ins>
      <w:bookmarkEnd w:id="1789"/>
      <w:proofErr w:type="spellEnd"/>
    </w:p>
    <w:p w14:paraId="44EB9D61" w14:textId="2DE188E8" w:rsidR="00E02415" w:rsidRPr="00691453" w:rsidRDefault="00E02415">
      <w:pPr>
        <w:rPr>
          <w:ins w:id="1793" w:author="Craig Parker" w:date="2024-08-15T15:53:00Z" w16du:dateUtc="2024-08-15T13:53:00Z"/>
          <w:rFonts w:ascii="Nunito" w:hAnsi="Nunito"/>
          <w:sz w:val="20"/>
          <w:szCs w:val="20"/>
          <w:lang w:val="en-ZA" w:eastAsia="en-ZA"/>
          <w:rPrChange w:id="1794" w:author="Craig Parker" w:date="2024-08-15T16:14:00Z" w16du:dateUtc="2024-08-15T14:14:00Z">
            <w:rPr>
              <w:ins w:id="1795" w:author="Craig Parker" w:date="2024-08-15T15:53:00Z" w16du:dateUtc="2024-08-15T13:53:00Z"/>
              <w:lang w:val="en-ZA" w:eastAsia="en-ZA"/>
            </w:rPr>
          </w:rPrChange>
        </w:rPr>
        <w:pPrChange w:id="1796" w:author="Craig Parker" w:date="2024-08-15T16:14:00Z" w16du:dateUtc="2024-08-15T14:14:00Z">
          <w:pPr>
            <w:pStyle w:val="Heading2"/>
          </w:pPr>
        </w:pPrChange>
      </w:pPr>
      <w:ins w:id="1797" w:author="Craig Parker" w:date="2024-08-15T15:53:00Z" w16du:dateUtc="2024-08-15T13:53:00Z">
        <w:r w:rsidRPr="00691453">
          <w:rPr>
            <w:rFonts w:ascii="Nunito" w:hAnsi="Nunito"/>
            <w:sz w:val="20"/>
            <w:szCs w:val="20"/>
            <w:rPrChange w:id="1798" w:author="Craig Parker" w:date="2024-08-15T16:14:00Z" w16du:dateUtc="2024-08-15T14:14:00Z">
              <w:rPr>
                <w:lang w:val="en-ZA" w:eastAsia="en-ZA"/>
              </w:rPr>
            </w:rPrChange>
          </w:rPr>
          <w:t xml:space="preserve">Data </w:t>
        </w:r>
        <w:proofErr w:type="spellStart"/>
        <w:r w:rsidRPr="00691453">
          <w:rPr>
            <w:rFonts w:ascii="Nunito" w:hAnsi="Nunito"/>
            <w:sz w:val="20"/>
            <w:szCs w:val="20"/>
            <w:rPrChange w:id="1799" w:author="Craig Parker" w:date="2024-08-15T16:14:00Z" w16du:dateUtc="2024-08-15T14:14:00Z">
              <w:rPr>
                <w:lang w:val="en-ZA" w:eastAsia="en-ZA"/>
              </w:rPr>
            </w:rPrChange>
          </w:rPr>
          <w:t>harmonisation</w:t>
        </w:r>
        <w:proofErr w:type="spellEnd"/>
        <w:r w:rsidRPr="00691453">
          <w:rPr>
            <w:rFonts w:ascii="Nunito" w:hAnsi="Nunito"/>
            <w:sz w:val="20"/>
            <w:szCs w:val="20"/>
            <w:rPrChange w:id="1800" w:author="Craig Parker" w:date="2024-08-15T16:14:00Z" w16du:dateUtc="2024-08-15T14:14:00Z">
              <w:rPr>
                <w:lang w:val="en-ZA" w:eastAsia="en-ZA"/>
              </w:rPr>
            </w:rPrChange>
          </w:rPr>
          <w:t xml:space="preserve"> is critical for integrating diverse health datasets into a unified format, enabling comprehensive analyses across various data sources. The workflow begins with transforming </w:t>
        </w:r>
        <w:r w:rsidRPr="00691453">
          <w:rPr>
            <w:rFonts w:ascii="Nunito" w:hAnsi="Nunito"/>
            <w:b/>
            <w:bCs/>
            <w:sz w:val="20"/>
            <w:szCs w:val="20"/>
            <w:rPrChange w:id="1801" w:author="Craig Parker" w:date="2024-08-15T16:14:00Z" w16du:dateUtc="2024-08-15T14:14:00Z">
              <w:rPr>
                <w:lang w:val="en-ZA" w:eastAsia="en-ZA"/>
              </w:rPr>
            </w:rPrChange>
          </w:rPr>
          <w:t xml:space="preserve">Original Study Data </w:t>
        </w:r>
        <w:r w:rsidRPr="00691453">
          <w:rPr>
            <w:rFonts w:ascii="Nunito" w:hAnsi="Nunito"/>
            <w:sz w:val="20"/>
            <w:szCs w:val="20"/>
            <w:rPrChange w:id="1802" w:author="Craig Parker" w:date="2024-08-15T16:14:00Z" w16du:dateUtc="2024-08-15T14:14:00Z">
              <w:rPr>
                <w:lang w:val="en-ZA" w:eastAsia="en-ZA"/>
              </w:rPr>
            </w:rPrChange>
          </w:rPr>
          <w:t xml:space="preserve">into </w:t>
        </w:r>
        <w:r w:rsidRPr="00691453">
          <w:rPr>
            <w:rFonts w:ascii="Nunito" w:hAnsi="Nunito"/>
            <w:b/>
            <w:bCs/>
            <w:sz w:val="20"/>
            <w:szCs w:val="20"/>
            <w:rPrChange w:id="1803" w:author="Craig Parker" w:date="2024-08-15T16:14:00Z" w16du:dateUtc="2024-08-15T14:14:00Z">
              <w:rPr>
                <w:lang w:val="en-ZA" w:eastAsia="en-ZA"/>
              </w:rPr>
            </w:rPrChange>
          </w:rPr>
          <w:t>De-identified Data</w:t>
        </w:r>
        <w:r w:rsidRPr="00691453">
          <w:rPr>
            <w:rFonts w:ascii="Nunito" w:hAnsi="Nunito"/>
            <w:sz w:val="20"/>
            <w:szCs w:val="20"/>
            <w:rPrChange w:id="1804" w:author="Craig Parker" w:date="2024-08-15T16:14:00Z" w16du:dateUtc="2024-08-15T14:14:00Z">
              <w:rPr>
                <w:lang w:val="en-ZA" w:eastAsia="en-ZA"/>
              </w:rPr>
            </w:rPrChange>
          </w:rPr>
          <w:t>, ensuring that datasets are compatible and ready for analysis</w:t>
        </w:r>
        <w:r w:rsidRPr="00691453">
          <w:rPr>
            <w:rFonts w:ascii="Nunito" w:hAnsi="Nunito"/>
            <w:sz w:val="20"/>
            <w:szCs w:val="20"/>
            <w:lang w:val="en-ZA" w:eastAsia="en-ZA"/>
            <w:rPrChange w:id="1805" w:author="Craig Parker" w:date="2024-08-15T16:14:00Z" w16du:dateUtc="2024-08-15T14:14:00Z">
              <w:rPr>
                <w:lang w:val="en-ZA" w:eastAsia="en-ZA"/>
              </w:rPr>
            </w:rPrChange>
          </w:rPr>
          <w:t>.</w:t>
        </w:r>
      </w:ins>
    </w:p>
    <w:p w14:paraId="61E550A8" w14:textId="4B0D384D" w:rsidR="004836D0" w:rsidRPr="00007315" w:rsidRDefault="004836D0">
      <w:pPr>
        <w:pStyle w:val="Heading2"/>
        <w:numPr>
          <w:ilvl w:val="1"/>
          <w:numId w:val="68"/>
        </w:numPr>
        <w:rPr>
          <w:ins w:id="1806" w:author="Craig Parker" w:date="2024-08-15T15:46:00Z" w16du:dateUtc="2024-08-15T13:46:00Z"/>
          <w:rFonts w:ascii="Nunito" w:hAnsi="Nunito"/>
          <w:b w:val="0"/>
          <w:bCs w:val="0"/>
          <w:sz w:val="28"/>
          <w:szCs w:val="28"/>
          <w:lang w:val="en-ZA" w:eastAsia="en-ZA"/>
          <w:rPrChange w:id="1807" w:author="Craig Parker" w:date="2024-08-16T13:24:00Z" w16du:dateUtc="2024-08-16T11:24:00Z">
            <w:rPr>
              <w:ins w:id="1808" w:author="Craig Parker" w:date="2024-08-15T15:46:00Z" w16du:dateUtc="2024-08-15T13:46:00Z"/>
              <w:rFonts w:ascii="Times New Roman" w:eastAsia="Times New Roman" w:hAnsi="Times New Roman" w:cs="Times New Roman"/>
              <w:b/>
              <w:bCs/>
              <w:sz w:val="24"/>
              <w:szCs w:val="24"/>
              <w:lang w:val="en-ZA" w:eastAsia="en-ZA"/>
            </w:rPr>
          </w:rPrChange>
        </w:rPr>
        <w:pPrChange w:id="1809" w:author="Craig Parker" w:date="2024-08-15T17:12:00Z" w16du:dateUtc="2024-08-15T15:12:00Z">
          <w:pPr>
            <w:spacing w:before="100" w:beforeAutospacing="1" w:after="100" w:afterAutospacing="1" w:line="240" w:lineRule="auto"/>
            <w:outlineLvl w:val="3"/>
          </w:pPr>
        </w:pPrChange>
      </w:pPr>
      <w:bookmarkStart w:id="1810" w:name="_Toc174715372"/>
      <w:ins w:id="1811" w:author="Craig Parker" w:date="2024-08-15T15:46:00Z" w16du:dateUtc="2024-08-15T13:46:00Z">
        <w:r w:rsidRPr="00007315">
          <w:rPr>
            <w:rFonts w:ascii="Nunito" w:hAnsi="Nunito"/>
            <w:color w:val="auto"/>
            <w:sz w:val="28"/>
            <w:szCs w:val="28"/>
            <w:lang w:val="en-ZA" w:eastAsia="en-ZA"/>
            <w:rPrChange w:id="1812" w:author="Craig Parker" w:date="2024-08-16T13:24:00Z" w16du:dateUtc="2024-08-16T11:24:00Z">
              <w:rPr>
                <w:rFonts w:ascii="Times New Roman" w:eastAsia="Times New Roman" w:hAnsi="Times New Roman" w:cs="Times New Roman"/>
                <w:b/>
                <w:bCs/>
                <w:sz w:val="24"/>
                <w:szCs w:val="24"/>
                <w:lang w:val="en-ZA" w:eastAsia="en-ZA"/>
              </w:rPr>
            </w:rPrChange>
          </w:rPr>
          <w:t>Pre-processing</w:t>
        </w:r>
        <w:bookmarkEnd w:id="1810"/>
      </w:ins>
    </w:p>
    <w:p w14:paraId="35541719" w14:textId="4A0C78A2" w:rsidR="004836D0" w:rsidRPr="00691453" w:rsidRDefault="004836D0">
      <w:pPr>
        <w:spacing w:before="100" w:beforeAutospacing="1" w:after="100" w:afterAutospacing="1"/>
        <w:rPr>
          <w:ins w:id="1813" w:author="Craig Parker" w:date="2024-08-15T15:46:00Z" w16du:dateUtc="2024-08-15T13:46:00Z"/>
          <w:rFonts w:ascii="Nunito" w:eastAsia="Times New Roman" w:hAnsi="Nunito" w:cs="Times New Roman"/>
          <w:sz w:val="20"/>
          <w:szCs w:val="20"/>
          <w:lang w:val="en-ZA" w:eastAsia="en-ZA"/>
          <w:rPrChange w:id="1814" w:author="Craig Parker" w:date="2024-08-15T16:14:00Z" w16du:dateUtc="2024-08-15T14:14:00Z">
            <w:rPr>
              <w:ins w:id="1815" w:author="Craig Parker" w:date="2024-08-15T15:46:00Z" w16du:dateUtc="2024-08-15T13:46:00Z"/>
              <w:rFonts w:ascii="Times New Roman" w:eastAsia="Times New Roman" w:hAnsi="Times New Roman" w:cs="Times New Roman"/>
              <w:sz w:val="24"/>
              <w:szCs w:val="24"/>
              <w:lang w:val="en-ZA" w:eastAsia="en-ZA"/>
            </w:rPr>
          </w:rPrChange>
        </w:rPr>
        <w:pPrChange w:id="1816" w:author="Craig Parker" w:date="2024-08-15T16:14:00Z" w16du:dateUtc="2024-08-15T14:14:00Z">
          <w:pPr>
            <w:spacing w:before="100" w:beforeAutospacing="1" w:after="100" w:afterAutospacing="1" w:line="240" w:lineRule="auto"/>
          </w:pPr>
        </w:pPrChange>
      </w:pPr>
      <w:ins w:id="1817" w:author="Craig Parker" w:date="2024-08-15T15:46:00Z" w16du:dateUtc="2024-08-15T13:46:00Z">
        <w:r w:rsidRPr="00691453">
          <w:rPr>
            <w:rFonts w:ascii="Nunito" w:eastAsia="Times New Roman" w:hAnsi="Nunito" w:cs="Times New Roman"/>
            <w:sz w:val="20"/>
            <w:szCs w:val="20"/>
            <w:lang w:val="en-ZA" w:eastAsia="en-ZA"/>
            <w:rPrChange w:id="1818" w:author="Craig Parker" w:date="2024-08-15T16:14:00Z" w16du:dateUtc="2024-08-15T14:14:00Z">
              <w:rPr>
                <w:rFonts w:ascii="Times New Roman" w:eastAsia="Times New Roman" w:hAnsi="Times New Roman" w:cs="Times New Roman"/>
                <w:sz w:val="24"/>
                <w:szCs w:val="24"/>
                <w:lang w:val="en-ZA" w:eastAsia="en-ZA"/>
              </w:rPr>
            </w:rPrChange>
          </w:rPr>
          <w:t xml:space="preserve">The pre-processing stage is managed by the Core HE²AT team, which includes members with </w:t>
        </w:r>
        <w:r w:rsidRPr="00691453">
          <w:rPr>
            <w:rFonts w:ascii="Nunito" w:eastAsia="Times New Roman" w:hAnsi="Nunito" w:cs="Times New Roman"/>
            <w:sz w:val="20"/>
            <w:szCs w:val="20"/>
            <w:lang w:val="en-ZA" w:eastAsia="en-ZA"/>
          </w:rPr>
          <w:t>authorised</w:t>
        </w:r>
        <w:r w:rsidRPr="00691453">
          <w:rPr>
            <w:rFonts w:ascii="Nunito" w:eastAsia="Times New Roman" w:hAnsi="Nunito" w:cs="Times New Roman"/>
            <w:sz w:val="20"/>
            <w:szCs w:val="20"/>
            <w:lang w:val="en-ZA" w:eastAsia="en-ZA"/>
            <w:rPrChange w:id="1819" w:author="Craig Parker" w:date="2024-08-15T16:14:00Z" w16du:dateUtc="2024-08-15T14:14:00Z">
              <w:rPr>
                <w:rFonts w:ascii="Times New Roman" w:eastAsia="Times New Roman" w:hAnsi="Times New Roman" w:cs="Times New Roman"/>
                <w:sz w:val="24"/>
                <w:szCs w:val="24"/>
                <w:lang w:val="en-ZA" w:eastAsia="en-ZA"/>
              </w:rPr>
            </w:rPrChange>
          </w:rPr>
          <w:t xml:space="preserve"> access to incoming </w:t>
        </w:r>
        <w:r w:rsidRPr="00691453">
          <w:rPr>
            <w:rFonts w:ascii="Nunito" w:eastAsia="Times New Roman" w:hAnsi="Nunito" w:cs="Times New Roman"/>
            <w:b/>
            <w:bCs/>
            <w:sz w:val="20"/>
            <w:szCs w:val="20"/>
            <w:lang w:val="en-ZA" w:eastAsia="en-ZA"/>
            <w:rPrChange w:id="1820" w:author="Craig Parker" w:date="2024-08-15T16:14:00Z" w16du:dateUtc="2024-08-15T14:14:00Z">
              <w:rPr>
                <w:rFonts w:ascii="Times New Roman" w:eastAsia="Times New Roman" w:hAnsi="Times New Roman" w:cs="Times New Roman"/>
                <w:b/>
                <w:bCs/>
                <w:sz w:val="24"/>
                <w:szCs w:val="24"/>
                <w:lang w:val="en-ZA" w:eastAsia="en-ZA"/>
              </w:rPr>
            </w:rPrChange>
          </w:rPr>
          <w:t>Original Study Data</w:t>
        </w:r>
        <w:r w:rsidRPr="00691453">
          <w:rPr>
            <w:rFonts w:ascii="Nunito" w:eastAsia="Times New Roman" w:hAnsi="Nunito" w:cs="Times New Roman"/>
            <w:sz w:val="20"/>
            <w:szCs w:val="20"/>
            <w:lang w:val="en-ZA" w:eastAsia="en-ZA"/>
            <w:rPrChange w:id="1821" w:author="Craig Parker" w:date="2024-08-15T16:14:00Z" w16du:dateUtc="2024-08-15T14:14:00Z">
              <w:rPr>
                <w:rFonts w:ascii="Times New Roman" w:eastAsia="Times New Roman" w:hAnsi="Times New Roman" w:cs="Times New Roman"/>
                <w:sz w:val="24"/>
                <w:szCs w:val="24"/>
                <w:lang w:val="en-ZA" w:eastAsia="en-ZA"/>
              </w:rPr>
            </w:rPrChange>
          </w:rPr>
          <w:t xml:space="preserve">. This phase involves several key tasks that lay the foundation for subsequent harmonisation and analysis. First, the </w:t>
        </w:r>
        <w:r w:rsidRPr="00691453">
          <w:rPr>
            <w:rFonts w:ascii="Nunito" w:eastAsia="Times New Roman" w:hAnsi="Nunito" w:cs="Times New Roman"/>
            <w:b/>
            <w:bCs/>
            <w:sz w:val="20"/>
            <w:szCs w:val="20"/>
            <w:lang w:val="en-ZA" w:eastAsia="en-ZA"/>
            <w:rPrChange w:id="1822" w:author="Craig Parker" w:date="2024-08-15T16:14:00Z" w16du:dateUtc="2024-08-15T14:14:00Z">
              <w:rPr>
                <w:rFonts w:ascii="Times New Roman" w:eastAsia="Times New Roman" w:hAnsi="Times New Roman" w:cs="Times New Roman"/>
                <w:b/>
                <w:bCs/>
                <w:sz w:val="24"/>
                <w:szCs w:val="24"/>
                <w:lang w:val="en-ZA" w:eastAsia="en-ZA"/>
              </w:rPr>
            </w:rPrChange>
          </w:rPr>
          <w:t>Original Study Data</w:t>
        </w:r>
        <w:r w:rsidRPr="00691453">
          <w:rPr>
            <w:rFonts w:ascii="Nunito" w:eastAsia="Times New Roman" w:hAnsi="Nunito" w:cs="Times New Roman"/>
            <w:sz w:val="20"/>
            <w:szCs w:val="20"/>
            <w:lang w:val="en-ZA" w:eastAsia="en-ZA"/>
            <w:rPrChange w:id="1823" w:author="Craig Parker" w:date="2024-08-15T16:14:00Z" w16du:dateUtc="2024-08-15T14:14:00Z">
              <w:rPr>
                <w:rFonts w:ascii="Times New Roman" w:eastAsia="Times New Roman" w:hAnsi="Times New Roman" w:cs="Times New Roman"/>
                <w:sz w:val="24"/>
                <w:szCs w:val="24"/>
                <w:lang w:val="en-ZA" w:eastAsia="en-ZA"/>
              </w:rPr>
            </w:rPrChange>
          </w:rPr>
          <w:t xml:space="preserve"> is reformatted into a </w:t>
        </w:r>
        <w:r w:rsidRPr="00691453">
          <w:rPr>
            <w:rFonts w:ascii="Nunito" w:eastAsia="Times New Roman" w:hAnsi="Nunito" w:cs="Times New Roman"/>
            <w:sz w:val="20"/>
            <w:szCs w:val="20"/>
            <w:lang w:val="en-ZA" w:eastAsia="en-ZA"/>
          </w:rPr>
          <w:t>standardised</w:t>
        </w:r>
        <w:r w:rsidRPr="00691453">
          <w:rPr>
            <w:rFonts w:ascii="Nunito" w:eastAsia="Times New Roman" w:hAnsi="Nunito" w:cs="Times New Roman"/>
            <w:sz w:val="20"/>
            <w:szCs w:val="20"/>
            <w:lang w:val="en-ZA" w:eastAsia="en-ZA"/>
            <w:rPrChange w:id="1824" w:author="Craig Parker" w:date="2024-08-15T16:14:00Z" w16du:dateUtc="2024-08-15T14:14:00Z">
              <w:rPr>
                <w:rFonts w:ascii="Times New Roman" w:eastAsia="Times New Roman" w:hAnsi="Times New Roman" w:cs="Times New Roman"/>
                <w:sz w:val="24"/>
                <w:szCs w:val="24"/>
                <w:lang w:val="en-ZA" w:eastAsia="en-ZA"/>
              </w:rPr>
            </w:rPrChange>
          </w:rPr>
          <w:t xml:space="preserve"> format, such as CSV or JSON, to ensure compatibility across different systems and tools. This </w:t>
        </w:r>
        <w:r w:rsidRPr="00691453">
          <w:rPr>
            <w:rFonts w:ascii="Nunito" w:eastAsia="Times New Roman" w:hAnsi="Nunito" w:cs="Times New Roman"/>
            <w:sz w:val="20"/>
            <w:szCs w:val="20"/>
            <w:lang w:val="en-ZA" w:eastAsia="en-ZA"/>
          </w:rPr>
          <w:t>standardisation</w:t>
        </w:r>
        <w:r w:rsidRPr="00691453">
          <w:rPr>
            <w:rFonts w:ascii="Nunito" w:eastAsia="Times New Roman" w:hAnsi="Nunito" w:cs="Times New Roman"/>
            <w:sz w:val="20"/>
            <w:szCs w:val="20"/>
            <w:lang w:val="en-ZA" w:eastAsia="en-ZA"/>
            <w:rPrChange w:id="1825" w:author="Craig Parker" w:date="2024-08-15T16:14:00Z" w16du:dateUtc="2024-08-15T14:14:00Z">
              <w:rPr>
                <w:rFonts w:ascii="Times New Roman" w:eastAsia="Times New Roman" w:hAnsi="Times New Roman" w:cs="Times New Roman"/>
                <w:sz w:val="24"/>
                <w:szCs w:val="24"/>
                <w:lang w:val="en-ZA" w:eastAsia="en-ZA"/>
              </w:rPr>
            </w:rPrChange>
          </w:rPr>
          <w:t xml:space="preserve"> follows established data formatting guidelines, such as the Open Data Standards or the OMOP Common Data Model, to promote consistency and interoperability across the consortium's datasets.</w:t>
        </w:r>
      </w:ins>
    </w:p>
    <w:p w14:paraId="7606DA4B" w14:textId="2C06B9CB" w:rsidR="004836D0" w:rsidRPr="00691453" w:rsidRDefault="004836D0">
      <w:pPr>
        <w:spacing w:before="100" w:beforeAutospacing="1" w:after="100" w:afterAutospacing="1"/>
        <w:rPr>
          <w:ins w:id="1826" w:author="Craig Parker" w:date="2024-08-15T15:46:00Z" w16du:dateUtc="2024-08-15T13:46:00Z"/>
          <w:rFonts w:ascii="Nunito" w:eastAsia="Times New Roman" w:hAnsi="Nunito" w:cs="Times New Roman"/>
          <w:sz w:val="20"/>
          <w:szCs w:val="20"/>
          <w:lang w:val="en-ZA" w:eastAsia="en-ZA"/>
          <w:rPrChange w:id="1827" w:author="Craig Parker" w:date="2024-08-15T16:14:00Z" w16du:dateUtc="2024-08-15T14:14:00Z">
            <w:rPr>
              <w:ins w:id="1828" w:author="Craig Parker" w:date="2024-08-15T15:46:00Z" w16du:dateUtc="2024-08-15T13:46:00Z"/>
              <w:rFonts w:ascii="Times New Roman" w:eastAsia="Times New Roman" w:hAnsi="Times New Roman" w:cs="Times New Roman"/>
              <w:sz w:val="24"/>
              <w:szCs w:val="24"/>
              <w:lang w:val="en-ZA" w:eastAsia="en-ZA"/>
            </w:rPr>
          </w:rPrChange>
        </w:rPr>
        <w:pPrChange w:id="1829" w:author="Craig Parker" w:date="2024-08-15T16:14:00Z" w16du:dateUtc="2024-08-15T14:14:00Z">
          <w:pPr>
            <w:spacing w:before="100" w:beforeAutospacing="1" w:after="100" w:afterAutospacing="1" w:line="240" w:lineRule="auto"/>
          </w:pPr>
        </w:pPrChange>
      </w:pPr>
      <w:ins w:id="1830" w:author="Craig Parker" w:date="2024-08-15T15:46:00Z" w16du:dateUtc="2024-08-15T13:46:00Z">
        <w:r w:rsidRPr="00691453">
          <w:rPr>
            <w:rFonts w:ascii="Nunito" w:eastAsia="Times New Roman" w:hAnsi="Nunito" w:cs="Times New Roman"/>
            <w:sz w:val="20"/>
            <w:szCs w:val="20"/>
            <w:lang w:val="en-ZA" w:eastAsia="en-ZA"/>
            <w:rPrChange w:id="1831" w:author="Craig Parker" w:date="2024-08-15T16:14:00Z" w16du:dateUtc="2024-08-15T14:14:00Z">
              <w:rPr>
                <w:rFonts w:ascii="Times New Roman" w:eastAsia="Times New Roman" w:hAnsi="Times New Roman" w:cs="Times New Roman"/>
                <w:sz w:val="24"/>
                <w:szCs w:val="24"/>
                <w:lang w:val="en-ZA" w:eastAsia="en-ZA"/>
              </w:rPr>
            </w:rPrChange>
          </w:rPr>
          <w:t xml:space="preserve">Once the </w:t>
        </w:r>
        <w:r w:rsidRPr="00691453">
          <w:rPr>
            <w:rFonts w:ascii="Nunito" w:eastAsia="Times New Roman" w:hAnsi="Nunito" w:cs="Times New Roman"/>
            <w:b/>
            <w:bCs/>
            <w:sz w:val="20"/>
            <w:szCs w:val="20"/>
            <w:lang w:val="en-ZA" w:eastAsia="en-ZA"/>
            <w:rPrChange w:id="1832" w:author="Craig Parker" w:date="2024-08-15T16:14:00Z" w16du:dateUtc="2024-08-15T14:14:00Z">
              <w:rPr>
                <w:rFonts w:ascii="Times New Roman" w:eastAsia="Times New Roman" w:hAnsi="Times New Roman" w:cs="Times New Roman"/>
                <w:b/>
                <w:bCs/>
                <w:sz w:val="24"/>
                <w:szCs w:val="24"/>
                <w:lang w:val="en-ZA" w:eastAsia="en-ZA"/>
              </w:rPr>
            </w:rPrChange>
          </w:rPr>
          <w:t>Original Study Data</w:t>
        </w:r>
        <w:r w:rsidRPr="00691453">
          <w:rPr>
            <w:rFonts w:ascii="Nunito" w:eastAsia="Times New Roman" w:hAnsi="Nunito" w:cs="Times New Roman"/>
            <w:sz w:val="20"/>
            <w:szCs w:val="20"/>
            <w:lang w:val="en-ZA" w:eastAsia="en-ZA"/>
            <w:rPrChange w:id="1833" w:author="Craig Parker" w:date="2024-08-15T16:14:00Z" w16du:dateUtc="2024-08-15T14:14:00Z">
              <w:rPr>
                <w:rFonts w:ascii="Times New Roman" w:eastAsia="Times New Roman" w:hAnsi="Times New Roman" w:cs="Times New Roman"/>
                <w:sz w:val="24"/>
                <w:szCs w:val="24"/>
                <w:lang w:val="en-ZA" w:eastAsia="en-ZA"/>
              </w:rPr>
            </w:rPrChange>
          </w:rPr>
          <w:t xml:space="preserve"> is in a </w:t>
        </w:r>
        <w:r w:rsidRPr="00691453">
          <w:rPr>
            <w:rFonts w:ascii="Nunito" w:eastAsia="Times New Roman" w:hAnsi="Nunito" w:cs="Times New Roman"/>
            <w:sz w:val="20"/>
            <w:szCs w:val="20"/>
            <w:lang w:val="en-ZA" w:eastAsia="en-ZA"/>
          </w:rPr>
          <w:t>standardised</w:t>
        </w:r>
        <w:r w:rsidRPr="00691453">
          <w:rPr>
            <w:rFonts w:ascii="Nunito" w:eastAsia="Times New Roman" w:hAnsi="Nunito" w:cs="Times New Roman"/>
            <w:sz w:val="20"/>
            <w:szCs w:val="20"/>
            <w:lang w:val="en-ZA" w:eastAsia="en-ZA"/>
            <w:rPrChange w:id="1834" w:author="Craig Parker" w:date="2024-08-15T16:14:00Z" w16du:dateUtc="2024-08-15T14:14:00Z">
              <w:rPr>
                <w:rFonts w:ascii="Times New Roman" w:eastAsia="Times New Roman" w:hAnsi="Times New Roman" w:cs="Times New Roman"/>
                <w:sz w:val="24"/>
                <w:szCs w:val="24"/>
                <w:lang w:val="en-ZA" w:eastAsia="en-ZA"/>
              </w:rPr>
            </w:rPrChange>
          </w:rPr>
          <w:t xml:space="preserve"> format, the team extracts and labels key variables with </w:t>
        </w:r>
        <w:r w:rsidRPr="00691453">
          <w:rPr>
            <w:rFonts w:ascii="Nunito" w:eastAsia="Times New Roman" w:hAnsi="Nunito" w:cs="Times New Roman"/>
            <w:sz w:val="20"/>
            <w:szCs w:val="20"/>
            <w:lang w:val="en-ZA" w:eastAsia="en-ZA"/>
          </w:rPr>
          <w:t>standardised</w:t>
        </w:r>
        <w:r w:rsidRPr="00691453">
          <w:rPr>
            <w:rFonts w:ascii="Nunito" w:eastAsia="Times New Roman" w:hAnsi="Nunito" w:cs="Times New Roman"/>
            <w:sz w:val="20"/>
            <w:szCs w:val="20"/>
            <w:lang w:val="en-ZA" w:eastAsia="en-ZA"/>
            <w:rPrChange w:id="1835" w:author="Craig Parker" w:date="2024-08-15T16:14:00Z" w16du:dateUtc="2024-08-15T14:14:00Z">
              <w:rPr>
                <w:rFonts w:ascii="Times New Roman" w:eastAsia="Times New Roman" w:hAnsi="Times New Roman" w:cs="Times New Roman"/>
                <w:sz w:val="24"/>
                <w:szCs w:val="24"/>
                <w:lang w:val="en-ZA" w:eastAsia="en-ZA"/>
              </w:rPr>
            </w:rPrChange>
          </w:rPr>
          <w:t xml:space="preserve"> names and descriptions. This step involves aligning the variables with ontology frameworks, such as SNOMED CT or ICD-10, where applicable. This ensures that the data is </w:t>
        </w:r>
      </w:ins>
      <w:ins w:id="1836" w:author="Craig Parker" w:date="2024-08-15T16:45:00Z" w16du:dateUtc="2024-08-15T14:45:00Z">
        <w:r w:rsidR="007D66BC">
          <w:rPr>
            <w:rFonts w:ascii="Nunito" w:eastAsia="Times New Roman" w:hAnsi="Nunito" w:cs="Times New Roman"/>
            <w:sz w:val="20"/>
            <w:szCs w:val="20"/>
            <w:lang w:val="en-ZA" w:eastAsia="en-ZA"/>
          </w:rPr>
          <w:t>consistent and</w:t>
        </w:r>
      </w:ins>
      <w:ins w:id="1837" w:author="Craig Parker" w:date="2024-08-15T15:46:00Z" w16du:dateUtc="2024-08-15T13:46:00Z">
        <w:r w:rsidRPr="00691453">
          <w:rPr>
            <w:rFonts w:ascii="Nunito" w:eastAsia="Times New Roman" w:hAnsi="Nunito" w:cs="Times New Roman"/>
            <w:sz w:val="20"/>
            <w:szCs w:val="20"/>
            <w:lang w:val="en-ZA" w:eastAsia="en-ZA"/>
            <w:rPrChange w:id="1838" w:author="Craig Parker" w:date="2024-08-15T16:14:00Z" w16du:dateUtc="2024-08-15T14:14:00Z">
              <w:rPr>
                <w:rFonts w:ascii="Times New Roman" w:eastAsia="Times New Roman" w:hAnsi="Times New Roman" w:cs="Times New Roman"/>
                <w:sz w:val="24"/>
                <w:szCs w:val="24"/>
                <w:lang w:val="en-ZA" w:eastAsia="en-ZA"/>
              </w:rPr>
            </w:rPrChange>
          </w:rPr>
          <w:t xml:space="preserve"> properly </w:t>
        </w:r>
        <w:r w:rsidRPr="00691453">
          <w:rPr>
            <w:rFonts w:ascii="Nunito" w:eastAsia="Times New Roman" w:hAnsi="Nunito" w:cs="Times New Roman"/>
            <w:sz w:val="20"/>
            <w:szCs w:val="20"/>
            <w:lang w:val="en-ZA" w:eastAsia="en-ZA"/>
          </w:rPr>
          <w:t>categorised</w:t>
        </w:r>
        <w:r w:rsidRPr="00691453">
          <w:rPr>
            <w:rFonts w:ascii="Nunito" w:eastAsia="Times New Roman" w:hAnsi="Nunito" w:cs="Times New Roman"/>
            <w:sz w:val="20"/>
            <w:szCs w:val="20"/>
            <w:lang w:val="en-ZA" w:eastAsia="en-ZA"/>
            <w:rPrChange w:id="1839" w:author="Craig Parker" w:date="2024-08-15T16:14:00Z" w16du:dateUtc="2024-08-15T14:14:00Z">
              <w:rPr>
                <w:rFonts w:ascii="Times New Roman" w:eastAsia="Times New Roman" w:hAnsi="Times New Roman" w:cs="Times New Roman"/>
                <w:sz w:val="24"/>
                <w:szCs w:val="24"/>
                <w:lang w:val="en-ZA" w:eastAsia="en-ZA"/>
              </w:rPr>
            </w:rPrChange>
          </w:rPr>
          <w:t xml:space="preserve">, making </w:t>
        </w:r>
      </w:ins>
      <w:ins w:id="1840" w:author="Craig Parker" w:date="2024-08-16T10:41:00Z" w16du:dateUtc="2024-08-16T08:41:00Z">
        <w:r w:rsidR="00602CC2">
          <w:rPr>
            <w:rFonts w:ascii="Nunito" w:eastAsia="Times New Roman" w:hAnsi="Nunito" w:cs="Times New Roman"/>
            <w:sz w:val="20"/>
            <w:szCs w:val="20"/>
            <w:lang w:val="en-ZA" w:eastAsia="en-ZA"/>
          </w:rPr>
          <w:t>integrating with other datasets such as Consortium Shared Data easier</w:t>
        </w:r>
      </w:ins>
      <w:ins w:id="1841" w:author="Craig Parker" w:date="2024-08-15T15:46:00Z" w16du:dateUtc="2024-08-15T13:46:00Z">
        <w:r w:rsidRPr="00691453">
          <w:rPr>
            <w:rFonts w:ascii="Nunito" w:eastAsia="Times New Roman" w:hAnsi="Nunito" w:cs="Times New Roman"/>
            <w:sz w:val="20"/>
            <w:szCs w:val="20"/>
            <w:lang w:val="en-ZA" w:eastAsia="en-ZA"/>
            <w:rPrChange w:id="1842" w:author="Craig Parker" w:date="2024-08-15T16:14:00Z" w16du:dateUtc="2024-08-15T14:14:00Z">
              <w:rPr>
                <w:rFonts w:ascii="Times New Roman" w:eastAsia="Times New Roman" w:hAnsi="Times New Roman" w:cs="Times New Roman"/>
                <w:sz w:val="24"/>
                <w:szCs w:val="24"/>
                <w:lang w:val="en-ZA" w:eastAsia="en-ZA"/>
              </w:rPr>
            </w:rPrChange>
          </w:rPr>
          <w:t>.</w:t>
        </w:r>
      </w:ins>
    </w:p>
    <w:p w14:paraId="7FF162A2" w14:textId="7754AEFE" w:rsidR="004836D0" w:rsidRPr="00691453" w:rsidRDefault="004836D0">
      <w:pPr>
        <w:spacing w:before="100" w:beforeAutospacing="1" w:after="100" w:afterAutospacing="1"/>
        <w:rPr>
          <w:ins w:id="1843" w:author="Craig Parker" w:date="2024-08-15T15:46:00Z" w16du:dateUtc="2024-08-15T13:46:00Z"/>
          <w:rFonts w:ascii="Nunito" w:eastAsia="Times New Roman" w:hAnsi="Nunito" w:cs="Times New Roman"/>
          <w:sz w:val="20"/>
          <w:szCs w:val="20"/>
          <w:lang w:val="en-ZA" w:eastAsia="en-ZA"/>
          <w:rPrChange w:id="1844" w:author="Craig Parker" w:date="2024-08-15T16:14:00Z" w16du:dateUtc="2024-08-15T14:14:00Z">
            <w:rPr>
              <w:ins w:id="1845" w:author="Craig Parker" w:date="2024-08-15T15:46:00Z" w16du:dateUtc="2024-08-15T13:46:00Z"/>
              <w:rFonts w:ascii="Times New Roman" w:eastAsia="Times New Roman" w:hAnsi="Times New Roman" w:cs="Times New Roman"/>
              <w:sz w:val="24"/>
              <w:szCs w:val="24"/>
              <w:lang w:val="en-ZA" w:eastAsia="en-ZA"/>
            </w:rPr>
          </w:rPrChange>
        </w:rPr>
        <w:pPrChange w:id="1846" w:author="Craig Parker" w:date="2024-08-15T16:14:00Z" w16du:dateUtc="2024-08-15T14:14:00Z">
          <w:pPr>
            <w:spacing w:before="100" w:beforeAutospacing="1" w:after="100" w:afterAutospacing="1" w:line="240" w:lineRule="auto"/>
          </w:pPr>
        </w:pPrChange>
      </w:pPr>
      <w:ins w:id="1847" w:author="Craig Parker" w:date="2024-08-15T15:46:00Z" w16du:dateUtc="2024-08-15T13:46:00Z">
        <w:r w:rsidRPr="00691453">
          <w:rPr>
            <w:rFonts w:ascii="Nunito" w:eastAsia="Times New Roman" w:hAnsi="Nunito" w:cs="Times New Roman"/>
            <w:sz w:val="20"/>
            <w:szCs w:val="20"/>
            <w:lang w:val="en-ZA" w:eastAsia="en-ZA"/>
            <w:rPrChange w:id="1848" w:author="Craig Parker" w:date="2024-08-15T16:14:00Z" w16du:dateUtc="2024-08-15T14:14:00Z">
              <w:rPr>
                <w:rFonts w:ascii="Times New Roman" w:eastAsia="Times New Roman" w:hAnsi="Times New Roman" w:cs="Times New Roman"/>
                <w:sz w:val="24"/>
                <w:szCs w:val="24"/>
                <w:lang w:val="en-ZA" w:eastAsia="en-ZA"/>
              </w:rPr>
            </w:rPrChange>
          </w:rPr>
          <w:t xml:space="preserve">In addition to variable extraction, the team generates synthetic data. This involves creating ten random samples of each variable, which are used to test data integrity and prepare for harmonisation. Synthetic data is particularly valuable for validating the integration process without exposing the </w:t>
        </w:r>
        <w:r w:rsidRPr="00691453">
          <w:rPr>
            <w:rFonts w:ascii="Nunito" w:eastAsia="Times New Roman" w:hAnsi="Nunito" w:cs="Times New Roman"/>
            <w:sz w:val="20"/>
            <w:szCs w:val="20"/>
            <w:lang w:val="en-ZA" w:eastAsia="en-ZA"/>
          </w:rPr>
          <w:t xml:space="preserve">Original Study Data, ensuring </w:t>
        </w:r>
        <w:r w:rsidRPr="00691453">
          <w:rPr>
            <w:rFonts w:ascii="Nunito" w:eastAsia="Times New Roman" w:hAnsi="Nunito" w:cs="Times New Roman"/>
            <w:sz w:val="20"/>
            <w:szCs w:val="20"/>
            <w:lang w:val="en-ZA" w:eastAsia="en-ZA"/>
            <w:rPrChange w:id="1849" w:author="Craig Parker" w:date="2024-08-15T16:14:00Z" w16du:dateUtc="2024-08-15T14:14:00Z">
              <w:rPr>
                <w:rFonts w:ascii="Times New Roman" w:eastAsia="Times New Roman" w:hAnsi="Times New Roman" w:cs="Times New Roman"/>
                <w:sz w:val="24"/>
                <w:szCs w:val="24"/>
                <w:lang w:val="en-ZA" w:eastAsia="en-ZA"/>
              </w:rPr>
            </w:rPrChange>
          </w:rPr>
          <w:t>any potential issues can be addressed in a controlled environment.</w:t>
        </w:r>
      </w:ins>
    </w:p>
    <w:p w14:paraId="6A61D690" w14:textId="68EF7B03" w:rsidR="004836D0" w:rsidRPr="00691453" w:rsidRDefault="004836D0">
      <w:pPr>
        <w:spacing w:before="100" w:beforeAutospacing="1" w:after="100" w:afterAutospacing="1"/>
        <w:rPr>
          <w:ins w:id="1850" w:author="Craig Parker" w:date="2024-08-15T15:46:00Z" w16du:dateUtc="2024-08-15T13:46:00Z"/>
          <w:rFonts w:ascii="Nunito" w:eastAsia="Times New Roman" w:hAnsi="Nunito" w:cs="Times New Roman"/>
          <w:sz w:val="20"/>
          <w:szCs w:val="20"/>
          <w:lang w:val="en-ZA" w:eastAsia="en-ZA"/>
          <w:rPrChange w:id="1851" w:author="Craig Parker" w:date="2024-08-15T16:14:00Z" w16du:dateUtc="2024-08-15T14:14:00Z">
            <w:rPr>
              <w:ins w:id="1852" w:author="Craig Parker" w:date="2024-08-15T15:46:00Z" w16du:dateUtc="2024-08-15T13:46:00Z"/>
              <w:rFonts w:ascii="Times New Roman" w:eastAsia="Times New Roman" w:hAnsi="Times New Roman" w:cs="Times New Roman"/>
              <w:sz w:val="24"/>
              <w:szCs w:val="24"/>
              <w:lang w:val="en-ZA" w:eastAsia="en-ZA"/>
            </w:rPr>
          </w:rPrChange>
        </w:rPr>
        <w:pPrChange w:id="1853" w:author="Craig Parker" w:date="2024-08-15T16:14:00Z" w16du:dateUtc="2024-08-15T14:14:00Z">
          <w:pPr>
            <w:spacing w:before="100" w:beforeAutospacing="1" w:after="100" w:afterAutospacing="1" w:line="240" w:lineRule="auto"/>
          </w:pPr>
        </w:pPrChange>
      </w:pPr>
      <w:ins w:id="1854" w:author="Craig Parker" w:date="2024-08-15T15:46:00Z" w16du:dateUtc="2024-08-15T13:46:00Z">
        <w:r w:rsidRPr="00691453">
          <w:rPr>
            <w:rFonts w:ascii="Nunito" w:eastAsia="Times New Roman" w:hAnsi="Nunito" w:cs="Times New Roman"/>
            <w:sz w:val="20"/>
            <w:szCs w:val="20"/>
            <w:lang w:val="en-ZA" w:eastAsia="en-ZA"/>
            <w:rPrChange w:id="1855" w:author="Craig Parker" w:date="2024-08-15T16:14:00Z" w16du:dateUtc="2024-08-15T14:14:00Z">
              <w:rPr>
                <w:rFonts w:ascii="Times New Roman" w:eastAsia="Times New Roman" w:hAnsi="Times New Roman" w:cs="Times New Roman"/>
                <w:sz w:val="24"/>
                <w:szCs w:val="24"/>
                <w:lang w:val="en-ZA" w:eastAsia="en-ZA"/>
              </w:rPr>
            </w:rPrChange>
          </w:rPr>
          <w:t xml:space="preserve">Finally, the team identifies and reviews relevant study documentation. This includes study protocols, codebooks, and other essential documents </w:t>
        </w:r>
        <w:r w:rsidRPr="00691453">
          <w:rPr>
            <w:rFonts w:ascii="Nunito" w:eastAsia="Times New Roman" w:hAnsi="Nunito" w:cs="Times New Roman"/>
            <w:sz w:val="20"/>
            <w:szCs w:val="20"/>
            <w:lang w:val="en-ZA" w:eastAsia="en-ZA"/>
          </w:rPr>
          <w:t xml:space="preserve">linked to the dataset for </w:t>
        </w:r>
        <w:r w:rsidRPr="00691453">
          <w:rPr>
            <w:rFonts w:ascii="Nunito" w:eastAsia="Times New Roman" w:hAnsi="Nunito" w:cs="Times New Roman"/>
            <w:sz w:val="20"/>
            <w:szCs w:val="20"/>
            <w:lang w:val="en-ZA" w:eastAsia="en-ZA"/>
            <w:rPrChange w:id="1856" w:author="Craig Parker" w:date="2024-08-15T16:14:00Z" w16du:dateUtc="2024-08-15T14:14:00Z">
              <w:rPr>
                <w:rFonts w:ascii="Times New Roman" w:eastAsia="Times New Roman" w:hAnsi="Times New Roman" w:cs="Times New Roman"/>
                <w:sz w:val="24"/>
                <w:szCs w:val="24"/>
                <w:lang w:val="en-ZA" w:eastAsia="en-ZA"/>
              </w:rPr>
            </w:rPrChange>
          </w:rPr>
          <w:t xml:space="preserve">further analysis. This documentation provides context for the </w:t>
        </w:r>
        <w:r w:rsidRPr="00691453">
          <w:rPr>
            <w:rFonts w:ascii="Nunito" w:eastAsia="Times New Roman" w:hAnsi="Nunito" w:cs="Times New Roman"/>
            <w:b/>
            <w:bCs/>
            <w:sz w:val="20"/>
            <w:szCs w:val="20"/>
            <w:lang w:val="en-ZA" w:eastAsia="en-ZA"/>
            <w:rPrChange w:id="1857" w:author="Craig Parker" w:date="2024-08-15T16:14:00Z" w16du:dateUtc="2024-08-15T14:14:00Z">
              <w:rPr>
                <w:rFonts w:ascii="Times New Roman" w:eastAsia="Times New Roman" w:hAnsi="Times New Roman" w:cs="Times New Roman"/>
                <w:b/>
                <w:bCs/>
                <w:sz w:val="24"/>
                <w:szCs w:val="24"/>
                <w:lang w:val="en-ZA" w:eastAsia="en-ZA"/>
              </w:rPr>
            </w:rPrChange>
          </w:rPr>
          <w:t>Original Study Data</w:t>
        </w:r>
        <w:r w:rsidRPr="00691453">
          <w:rPr>
            <w:rFonts w:ascii="Nunito" w:eastAsia="Times New Roman" w:hAnsi="Nunito" w:cs="Times New Roman"/>
            <w:sz w:val="20"/>
            <w:szCs w:val="20"/>
            <w:lang w:val="en-ZA" w:eastAsia="en-ZA"/>
            <w:rPrChange w:id="1858" w:author="Craig Parker" w:date="2024-08-15T16:14:00Z" w16du:dateUtc="2024-08-15T14:14:00Z">
              <w:rPr>
                <w:rFonts w:ascii="Times New Roman" w:eastAsia="Times New Roman" w:hAnsi="Times New Roman" w:cs="Times New Roman"/>
                <w:sz w:val="24"/>
                <w:szCs w:val="24"/>
                <w:lang w:val="en-ZA" w:eastAsia="en-ZA"/>
              </w:rPr>
            </w:rPrChange>
          </w:rPr>
          <w:t xml:space="preserve">, ensuring that the variables are correctly understood and </w:t>
        </w:r>
        <w:r w:rsidRPr="00691453">
          <w:rPr>
            <w:rFonts w:ascii="Nunito" w:eastAsia="Times New Roman" w:hAnsi="Nunito" w:cs="Times New Roman"/>
            <w:sz w:val="20"/>
            <w:szCs w:val="20"/>
            <w:lang w:val="en-ZA" w:eastAsia="en-ZA"/>
          </w:rPr>
          <w:t>utilised</w:t>
        </w:r>
        <w:r w:rsidRPr="00691453">
          <w:rPr>
            <w:rFonts w:ascii="Nunito" w:eastAsia="Times New Roman" w:hAnsi="Nunito" w:cs="Times New Roman"/>
            <w:sz w:val="20"/>
            <w:szCs w:val="20"/>
            <w:lang w:val="en-ZA" w:eastAsia="en-ZA"/>
            <w:rPrChange w:id="1859" w:author="Craig Parker" w:date="2024-08-15T16:14:00Z" w16du:dateUtc="2024-08-15T14:14:00Z">
              <w:rPr>
                <w:rFonts w:ascii="Times New Roman" w:eastAsia="Times New Roman" w:hAnsi="Times New Roman" w:cs="Times New Roman"/>
                <w:sz w:val="24"/>
                <w:szCs w:val="24"/>
                <w:lang w:val="en-ZA" w:eastAsia="en-ZA"/>
              </w:rPr>
            </w:rPrChange>
          </w:rPr>
          <w:t xml:space="preserve"> in subsequent stages.</w:t>
        </w:r>
      </w:ins>
    </w:p>
    <w:p w14:paraId="30EB75FE" w14:textId="0D38833E" w:rsidR="00897B69" w:rsidRPr="003B3443" w:rsidRDefault="004836D0">
      <w:pPr>
        <w:spacing w:before="100" w:beforeAutospacing="1" w:after="100" w:afterAutospacing="1"/>
        <w:rPr>
          <w:rFonts w:ascii="Nunito" w:eastAsia="Times New Roman" w:hAnsi="Nunito" w:cs="Times New Roman"/>
          <w:sz w:val="20"/>
          <w:szCs w:val="20"/>
          <w:lang w:val="en-ZA" w:eastAsia="en-ZA"/>
          <w:rPrChange w:id="1860" w:author="Craig Parker" w:date="2024-08-15T16:44:00Z" w16du:dateUtc="2024-08-15T14:44:00Z">
            <w:rPr>
              <w:rFonts w:ascii="Nunito" w:eastAsia="Nunito" w:hAnsi="Nunito"/>
              <w:sz w:val="20"/>
              <w:szCs w:val="20"/>
              <w:lang w:val="en-ZA"/>
            </w:rPr>
          </w:rPrChange>
        </w:rPr>
        <w:pPrChange w:id="1861" w:author="Craig Parker" w:date="2024-08-15T16:44:00Z" w16du:dateUtc="2024-08-15T14:44:00Z">
          <w:pPr>
            <w:spacing w:line="360" w:lineRule="auto"/>
          </w:pPr>
        </w:pPrChange>
      </w:pPr>
      <w:ins w:id="1862" w:author="Craig Parker" w:date="2024-08-15T15:46:00Z" w16du:dateUtc="2024-08-15T13:46:00Z">
        <w:r w:rsidRPr="00691453">
          <w:rPr>
            <w:rFonts w:ascii="Nunito" w:eastAsia="Times New Roman" w:hAnsi="Nunito" w:cs="Times New Roman"/>
            <w:sz w:val="20"/>
            <w:szCs w:val="20"/>
            <w:lang w:val="en-ZA" w:eastAsia="en-ZA"/>
            <w:rPrChange w:id="1863" w:author="Craig Parker" w:date="2024-08-15T16:14:00Z" w16du:dateUtc="2024-08-15T14:14:00Z">
              <w:rPr>
                <w:rFonts w:ascii="Times New Roman" w:eastAsia="Times New Roman" w:hAnsi="Times New Roman" w:cs="Times New Roman"/>
                <w:sz w:val="24"/>
                <w:szCs w:val="24"/>
                <w:lang w:val="en-ZA" w:eastAsia="en-ZA"/>
              </w:rPr>
            </w:rPrChange>
          </w:rPr>
          <w:t xml:space="preserve">Although the </w:t>
        </w:r>
        <w:r w:rsidRPr="00691453">
          <w:rPr>
            <w:rFonts w:ascii="Nunito" w:eastAsia="Times New Roman" w:hAnsi="Nunito" w:cs="Times New Roman"/>
            <w:b/>
            <w:bCs/>
            <w:sz w:val="20"/>
            <w:szCs w:val="20"/>
            <w:lang w:val="en-ZA" w:eastAsia="en-ZA"/>
            <w:rPrChange w:id="1864" w:author="Craig Parker" w:date="2024-08-15T16:14:00Z" w16du:dateUtc="2024-08-15T14:14:00Z">
              <w:rPr>
                <w:rFonts w:ascii="Times New Roman" w:eastAsia="Times New Roman" w:hAnsi="Times New Roman" w:cs="Times New Roman"/>
                <w:b/>
                <w:bCs/>
                <w:sz w:val="24"/>
                <w:szCs w:val="24"/>
                <w:lang w:val="en-ZA" w:eastAsia="en-ZA"/>
              </w:rPr>
            </w:rPrChange>
          </w:rPr>
          <w:t>Original Study Data</w:t>
        </w:r>
        <w:r w:rsidRPr="00691453">
          <w:rPr>
            <w:rFonts w:ascii="Nunito" w:eastAsia="Times New Roman" w:hAnsi="Nunito" w:cs="Times New Roman"/>
            <w:sz w:val="20"/>
            <w:szCs w:val="20"/>
            <w:lang w:val="en-ZA" w:eastAsia="en-ZA"/>
            <w:rPrChange w:id="1865" w:author="Craig Parker" w:date="2024-08-15T16:14:00Z" w16du:dateUtc="2024-08-15T14:14:00Z">
              <w:rPr>
                <w:rFonts w:ascii="Times New Roman" w:eastAsia="Times New Roman" w:hAnsi="Times New Roman" w:cs="Times New Roman"/>
                <w:sz w:val="24"/>
                <w:szCs w:val="24"/>
                <w:lang w:val="en-ZA" w:eastAsia="en-ZA"/>
              </w:rPr>
            </w:rPrChange>
          </w:rPr>
          <w:t xml:space="preserve"> </w:t>
        </w:r>
      </w:ins>
      <w:ins w:id="1866" w:author="Craig Parker" w:date="2024-08-16T10:41:00Z" w16du:dateUtc="2024-08-16T08:41:00Z">
        <w:r w:rsidR="00602CC2">
          <w:rPr>
            <w:rFonts w:ascii="Nunito" w:eastAsia="Times New Roman" w:hAnsi="Nunito" w:cs="Times New Roman"/>
            <w:sz w:val="20"/>
            <w:szCs w:val="20"/>
            <w:lang w:val="en-ZA" w:eastAsia="en-ZA"/>
          </w:rPr>
          <w:t>is not encrypted at this stage</w:t>
        </w:r>
      </w:ins>
      <w:ins w:id="1867" w:author="Craig Parker" w:date="2024-08-15T15:46:00Z" w16du:dateUtc="2024-08-15T13:46:00Z">
        <w:r w:rsidRPr="00691453">
          <w:rPr>
            <w:rFonts w:ascii="Nunito" w:eastAsia="Times New Roman" w:hAnsi="Nunito" w:cs="Times New Roman"/>
            <w:sz w:val="20"/>
            <w:szCs w:val="20"/>
            <w:lang w:val="en-ZA" w:eastAsia="en-ZA"/>
            <w:rPrChange w:id="1868" w:author="Craig Parker" w:date="2024-08-15T16:14:00Z" w16du:dateUtc="2024-08-15T14:14:00Z">
              <w:rPr>
                <w:rFonts w:ascii="Times New Roman" w:eastAsia="Times New Roman" w:hAnsi="Times New Roman" w:cs="Times New Roman"/>
                <w:sz w:val="24"/>
                <w:szCs w:val="24"/>
                <w:lang w:val="en-ZA" w:eastAsia="en-ZA"/>
              </w:rPr>
            </w:rPrChange>
          </w:rPr>
          <w:t xml:space="preserve">, access permissions are strictly limited to the Core group. This ensures that only </w:t>
        </w:r>
        <w:r w:rsidRPr="00691453">
          <w:rPr>
            <w:rFonts w:ascii="Nunito" w:eastAsia="Times New Roman" w:hAnsi="Nunito" w:cs="Times New Roman"/>
            <w:sz w:val="20"/>
            <w:szCs w:val="20"/>
            <w:lang w:val="en-ZA" w:eastAsia="en-ZA"/>
          </w:rPr>
          <w:t>authorised</w:t>
        </w:r>
        <w:r w:rsidRPr="00691453">
          <w:rPr>
            <w:rFonts w:ascii="Nunito" w:eastAsia="Times New Roman" w:hAnsi="Nunito" w:cs="Times New Roman"/>
            <w:sz w:val="20"/>
            <w:szCs w:val="20"/>
            <w:lang w:val="en-ZA" w:eastAsia="en-ZA"/>
            <w:rPrChange w:id="1869" w:author="Craig Parker" w:date="2024-08-15T16:14:00Z" w16du:dateUtc="2024-08-15T14:14:00Z">
              <w:rPr>
                <w:rFonts w:ascii="Times New Roman" w:eastAsia="Times New Roman" w:hAnsi="Times New Roman" w:cs="Times New Roman"/>
                <w:sz w:val="24"/>
                <w:szCs w:val="24"/>
                <w:lang w:val="en-ZA" w:eastAsia="en-ZA"/>
              </w:rPr>
            </w:rPrChange>
          </w:rPr>
          <w:t xml:space="preserve"> personnel can handle the data, maintaining its confidentiality. Additionally, periodic </w:t>
        </w:r>
      </w:ins>
      <w:ins w:id="1870" w:author="Craig Parker" w:date="2024-08-15T17:17:00Z" w16du:dateUtc="2024-08-15T15:17:00Z">
        <w:r w:rsidR="00D178F7">
          <w:rPr>
            <w:rFonts w:ascii="Nunito" w:eastAsia="Times New Roman" w:hAnsi="Nunito" w:cs="Times New Roman"/>
            <w:sz w:val="20"/>
            <w:szCs w:val="20"/>
            <w:lang w:val="en-ZA" w:eastAsia="en-ZA"/>
          </w:rPr>
          <w:t>data backups</w:t>
        </w:r>
      </w:ins>
      <w:ins w:id="1871" w:author="Craig Parker" w:date="2024-08-15T15:46:00Z" w16du:dateUtc="2024-08-15T13:46:00Z">
        <w:r w:rsidRPr="00691453">
          <w:rPr>
            <w:rFonts w:ascii="Nunito" w:eastAsia="Times New Roman" w:hAnsi="Nunito" w:cs="Times New Roman"/>
            <w:sz w:val="20"/>
            <w:szCs w:val="20"/>
            <w:lang w:val="en-ZA" w:eastAsia="en-ZA"/>
            <w:rPrChange w:id="1872" w:author="Craig Parker" w:date="2024-08-15T16:14:00Z" w16du:dateUtc="2024-08-15T14:14:00Z">
              <w:rPr>
                <w:rFonts w:ascii="Times New Roman" w:eastAsia="Times New Roman" w:hAnsi="Times New Roman" w:cs="Times New Roman"/>
                <w:sz w:val="24"/>
                <w:szCs w:val="24"/>
                <w:lang w:val="en-ZA" w:eastAsia="en-ZA"/>
              </w:rPr>
            </w:rPrChange>
          </w:rPr>
          <w:t xml:space="preserve"> are made to a secure and encrypted disk, separate from the wider HPC system, to ensure that the data remains protected and recoverable in case of any issues.</w:t>
        </w:r>
      </w:ins>
    </w:p>
    <w:p w14:paraId="62195D54" w14:textId="057BF184" w:rsidR="002B05DD" w:rsidRPr="00691453" w:rsidDel="00897B69" w:rsidRDefault="002B05DD">
      <w:pPr>
        <w:numPr>
          <w:ilvl w:val="0"/>
          <w:numId w:val="63"/>
        </w:numPr>
        <w:rPr>
          <w:del w:id="1873" w:author="Craig Parker" w:date="2024-08-15T15:45:00Z" w16du:dateUtc="2024-08-15T13:45:00Z"/>
          <w:rFonts w:ascii="Nunito" w:eastAsia="Nunito" w:hAnsi="Nunito"/>
          <w:sz w:val="20"/>
          <w:szCs w:val="20"/>
          <w:lang w:val="en-ZA"/>
        </w:rPr>
        <w:pPrChange w:id="1874" w:author="Craig Parker" w:date="2024-08-15T16:26:00Z" w16du:dateUtc="2024-08-15T14:26:00Z">
          <w:pPr>
            <w:spacing w:line="360" w:lineRule="auto"/>
          </w:pPr>
        </w:pPrChange>
      </w:pPr>
      <w:del w:id="1875" w:author="Craig Parker" w:date="2024-08-15T15:45:00Z" w16du:dateUtc="2024-08-15T13:45:00Z">
        <w:r w:rsidRPr="00691453" w:rsidDel="00897B69">
          <w:rPr>
            <w:rFonts w:ascii="Nunito" w:eastAsia="Nunito" w:hAnsi="Nunito"/>
            <w:sz w:val="20"/>
            <w:szCs w:val="20"/>
            <w:lang w:val="en-ZA"/>
          </w:rPr>
          <w:lastRenderedPageBreak/>
          <w:delText xml:space="preserve">Data harmonisation is crucial for integrating diverse </w:delText>
        </w:r>
        <w:r w:rsidR="00606FFD" w:rsidRPr="00691453" w:rsidDel="00897B69">
          <w:rPr>
            <w:rFonts w:ascii="Nunito" w:eastAsia="Nunito" w:hAnsi="Nunito"/>
            <w:sz w:val="20"/>
            <w:szCs w:val="20"/>
            <w:lang w:val="en-ZA"/>
          </w:rPr>
          <w:delText>h</w:delText>
        </w:r>
        <w:r w:rsidR="00251EFB" w:rsidRPr="00691453" w:rsidDel="00897B69">
          <w:rPr>
            <w:rFonts w:ascii="Nunito" w:eastAsia="Nunito" w:hAnsi="Nunito"/>
            <w:sz w:val="20"/>
            <w:szCs w:val="20"/>
            <w:lang w:val="en-ZA"/>
          </w:rPr>
          <w:delText>ealth</w:delText>
        </w:r>
        <w:r w:rsidRPr="00691453" w:rsidDel="00897B69">
          <w:rPr>
            <w:rFonts w:ascii="Nunito" w:eastAsia="Nunito" w:hAnsi="Nunito"/>
            <w:sz w:val="20"/>
            <w:szCs w:val="20"/>
            <w:lang w:val="en-ZA"/>
          </w:rPr>
          <w:delText xml:space="preserve"> datasets into a unified format, enabling comprehensive analyses across disparate data sources. The workflow from Original Source data to de-identified data is as follows:</w:delText>
        </w:r>
        <w:bookmarkStart w:id="1876" w:name="_Toc174639680"/>
        <w:bookmarkStart w:id="1877" w:name="_Toc174639845"/>
        <w:bookmarkStart w:id="1878" w:name="_Toc174715193"/>
        <w:bookmarkStart w:id="1879" w:name="_Toc174715373"/>
        <w:bookmarkEnd w:id="1876"/>
        <w:bookmarkEnd w:id="1877"/>
        <w:bookmarkEnd w:id="1878"/>
        <w:bookmarkEnd w:id="1879"/>
      </w:del>
    </w:p>
    <w:p w14:paraId="021E4CD7" w14:textId="374AC74F" w:rsidR="002B05DD" w:rsidRPr="00007315" w:rsidDel="00897B69" w:rsidRDefault="002B05DD">
      <w:pPr>
        <w:pStyle w:val="Heading2"/>
        <w:numPr>
          <w:ilvl w:val="1"/>
          <w:numId w:val="68"/>
        </w:numPr>
        <w:rPr>
          <w:del w:id="1880" w:author="Craig Parker" w:date="2024-08-15T15:45:00Z" w16du:dateUtc="2024-08-15T13:45:00Z"/>
          <w:rFonts w:ascii="Nunito" w:hAnsi="Nunito"/>
          <w:color w:val="auto"/>
          <w:sz w:val="28"/>
          <w:szCs w:val="28"/>
          <w:lang w:val="en-ZA"/>
          <w:rPrChange w:id="1881" w:author="Craig Parker" w:date="2024-08-16T13:24:00Z" w16du:dateUtc="2024-08-16T11:24:00Z">
            <w:rPr>
              <w:del w:id="1882" w:author="Craig Parker" w:date="2024-08-15T15:45:00Z" w16du:dateUtc="2024-08-15T13:45:00Z"/>
              <w:lang w:val="en-ZA"/>
            </w:rPr>
          </w:rPrChange>
        </w:rPr>
        <w:pPrChange w:id="1883" w:author="Craig Parker" w:date="2024-08-15T17:12:00Z" w16du:dateUtc="2024-08-15T15:12:00Z">
          <w:pPr>
            <w:pStyle w:val="Heading3"/>
          </w:pPr>
        </w:pPrChange>
      </w:pPr>
      <w:bookmarkStart w:id="1884" w:name="_Toc174562940"/>
      <w:del w:id="1885" w:author="Craig Parker" w:date="2024-08-15T15:45:00Z" w16du:dateUtc="2024-08-15T13:45:00Z">
        <w:r w:rsidRPr="00007315" w:rsidDel="00897B69">
          <w:rPr>
            <w:rFonts w:ascii="Nunito" w:hAnsi="Nunito"/>
            <w:color w:val="auto"/>
            <w:sz w:val="28"/>
            <w:szCs w:val="28"/>
            <w:lang w:val="en-ZA"/>
            <w:rPrChange w:id="1886" w:author="Craig Parker" w:date="2024-08-16T13:24:00Z" w16du:dateUtc="2024-08-16T11:24:00Z">
              <w:rPr>
                <w:lang w:val="en-ZA"/>
              </w:rPr>
            </w:rPrChange>
          </w:rPr>
          <w:delText>Pre-</w:delText>
        </w:r>
        <w:r w:rsidR="00BA3EAF" w:rsidRPr="00007315" w:rsidDel="00897B69">
          <w:rPr>
            <w:rFonts w:ascii="Nunito" w:hAnsi="Nunito"/>
            <w:color w:val="auto"/>
            <w:sz w:val="28"/>
            <w:szCs w:val="28"/>
            <w:lang w:val="en-ZA"/>
            <w:rPrChange w:id="1887" w:author="Craig Parker" w:date="2024-08-16T13:24:00Z" w16du:dateUtc="2024-08-16T11:24:00Z">
              <w:rPr>
                <w:lang w:val="en-ZA"/>
              </w:rPr>
            </w:rPrChange>
          </w:rPr>
          <w:delText>p</w:delText>
        </w:r>
        <w:r w:rsidRPr="00007315" w:rsidDel="00897B69">
          <w:rPr>
            <w:rFonts w:ascii="Nunito" w:hAnsi="Nunito"/>
            <w:color w:val="auto"/>
            <w:sz w:val="28"/>
            <w:szCs w:val="28"/>
            <w:lang w:val="en-ZA"/>
            <w:rPrChange w:id="1888" w:author="Craig Parker" w:date="2024-08-16T13:24:00Z" w16du:dateUtc="2024-08-16T11:24:00Z">
              <w:rPr>
                <w:lang w:val="en-ZA"/>
              </w:rPr>
            </w:rPrChange>
          </w:rPr>
          <w:delText>rocessing</w:delText>
        </w:r>
        <w:bookmarkStart w:id="1889" w:name="_Toc174639681"/>
        <w:bookmarkStart w:id="1890" w:name="_Toc174639846"/>
        <w:bookmarkStart w:id="1891" w:name="_Toc174715194"/>
        <w:bookmarkStart w:id="1892" w:name="_Toc174715374"/>
        <w:bookmarkEnd w:id="1884"/>
        <w:bookmarkEnd w:id="1889"/>
        <w:bookmarkEnd w:id="1890"/>
        <w:bookmarkEnd w:id="1891"/>
        <w:bookmarkEnd w:id="1892"/>
      </w:del>
    </w:p>
    <w:p w14:paraId="5F76881B" w14:textId="70E06457" w:rsidR="002B05DD" w:rsidRPr="00691453" w:rsidDel="00590FE2" w:rsidRDefault="002B05DD">
      <w:pPr>
        <w:numPr>
          <w:ilvl w:val="0"/>
          <w:numId w:val="63"/>
        </w:numPr>
        <w:rPr>
          <w:del w:id="1893" w:author="Craig Parker" w:date="2024-08-15T15:29:00Z" w16du:dateUtc="2024-08-15T13:29:00Z"/>
          <w:rFonts w:ascii="Nunito" w:eastAsia="Nunito" w:hAnsi="Nunito" w:cs="Nunito"/>
          <w:color w:val="000000" w:themeColor="text1"/>
          <w:sz w:val="20"/>
          <w:szCs w:val="20"/>
          <w:lang w:val="en-ZA"/>
        </w:rPr>
        <w:pPrChange w:id="1894" w:author="Craig Parker" w:date="2024-08-15T16:26:00Z" w16du:dateUtc="2024-08-15T14:26:00Z">
          <w:pPr>
            <w:spacing w:line="360" w:lineRule="auto"/>
          </w:pPr>
        </w:pPrChange>
      </w:pPr>
      <w:del w:id="1895" w:author="Craig Parker" w:date="2024-08-15T15:29:00Z" w16du:dateUtc="2024-08-15T13:29:00Z">
        <w:r w:rsidRPr="00691453" w:rsidDel="00590FE2">
          <w:rPr>
            <w:rFonts w:ascii="Nunito" w:eastAsia="Nunito" w:hAnsi="Nunito" w:cs="Nunito"/>
            <w:color w:val="000000" w:themeColor="text1"/>
            <w:sz w:val="20"/>
            <w:szCs w:val="20"/>
            <w:lang w:val="en-ZA"/>
          </w:rPr>
          <w:delText>This initial step is performed by the 'core' HE²AT team (members with access to 'incoming' data). It involves:</w:delText>
        </w:r>
        <w:bookmarkStart w:id="1896" w:name="_Toc174639682"/>
        <w:bookmarkStart w:id="1897" w:name="_Toc174639847"/>
        <w:bookmarkStart w:id="1898" w:name="_Toc174715195"/>
        <w:bookmarkStart w:id="1899" w:name="_Toc174715375"/>
        <w:bookmarkEnd w:id="1896"/>
        <w:bookmarkEnd w:id="1897"/>
        <w:bookmarkEnd w:id="1898"/>
        <w:bookmarkEnd w:id="1899"/>
      </w:del>
    </w:p>
    <w:p w14:paraId="61504FE5" w14:textId="648BACA3" w:rsidR="002B05DD" w:rsidRPr="00691453" w:rsidDel="00590FE2" w:rsidRDefault="002B05DD">
      <w:pPr>
        <w:numPr>
          <w:ilvl w:val="0"/>
          <w:numId w:val="63"/>
        </w:numPr>
        <w:overflowPunct w:val="0"/>
        <w:autoSpaceDE w:val="0"/>
        <w:autoSpaceDN w:val="0"/>
        <w:adjustRightInd w:val="0"/>
        <w:spacing w:after="0"/>
        <w:rPr>
          <w:del w:id="1900" w:author="Craig Parker" w:date="2024-08-15T15:29:00Z" w16du:dateUtc="2024-08-15T13:29:00Z"/>
          <w:rFonts w:ascii="Nunito" w:eastAsia="Nunito" w:hAnsi="Nunito" w:cs="Nunito"/>
          <w:color w:val="000000" w:themeColor="text1"/>
          <w:sz w:val="20"/>
          <w:szCs w:val="20"/>
          <w:lang w:val="en-ZA"/>
        </w:rPr>
        <w:pPrChange w:id="1901" w:author="Craig Parker" w:date="2024-08-15T16:26:00Z" w16du:dateUtc="2024-08-15T14:26:00Z">
          <w:pPr>
            <w:numPr>
              <w:numId w:val="10"/>
            </w:numPr>
            <w:tabs>
              <w:tab w:val="num" w:pos="720"/>
            </w:tabs>
            <w:overflowPunct w:val="0"/>
            <w:autoSpaceDE w:val="0"/>
            <w:autoSpaceDN w:val="0"/>
            <w:adjustRightInd w:val="0"/>
            <w:spacing w:after="0" w:line="360" w:lineRule="auto"/>
            <w:ind w:left="720" w:hanging="360"/>
          </w:pPr>
        </w:pPrChange>
      </w:pPr>
      <w:del w:id="1902" w:author="Craig Parker" w:date="2024-08-15T15:29:00Z" w16du:dateUtc="2024-08-15T13:29:00Z">
        <w:r w:rsidRPr="00691453" w:rsidDel="00590FE2">
          <w:rPr>
            <w:rFonts w:ascii="Nunito" w:eastAsia="Nunito" w:hAnsi="Nunito" w:cs="Nunito"/>
            <w:color w:val="000000" w:themeColor="text1"/>
            <w:sz w:val="20"/>
            <w:szCs w:val="20"/>
            <w:lang w:val="en-ZA"/>
          </w:rPr>
          <w:delText xml:space="preserve">Reformatting data to a </w:delText>
        </w:r>
        <w:r w:rsidR="00251EFB" w:rsidRPr="00691453" w:rsidDel="00590FE2">
          <w:rPr>
            <w:rFonts w:ascii="Nunito" w:eastAsia="Nunito" w:hAnsi="Nunito" w:cs="Nunito"/>
            <w:color w:val="000000" w:themeColor="text1"/>
            <w:sz w:val="20"/>
            <w:szCs w:val="20"/>
            <w:lang w:val="en-ZA"/>
          </w:rPr>
          <w:delText>standard</w:delText>
        </w:r>
        <w:r w:rsidRPr="00691453" w:rsidDel="00590FE2">
          <w:rPr>
            <w:rFonts w:ascii="Nunito" w:eastAsia="Nunito" w:hAnsi="Nunito" w:cs="Nunito"/>
            <w:color w:val="000000" w:themeColor="text1"/>
            <w:sz w:val="20"/>
            <w:szCs w:val="20"/>
            <w:lang w:val="en-ZA"/>
          </w:rPr>
          <w:delText xml:space="preserve"> </w:delText>
        </w:r>
        <w:commentRangeStart w:id="1903"/>
        <w:r w:rsidRPr="00691453" w:rsidDel="00590FE2">
          <w:rPr>
            <w:rFonts w:ascii="Nunito" w:eastAsia="Nunito" w:hAnsi="Nunito" w:cs="Nunito"/>
            <w:color w:val="000000" w:themeColor="text1"/>
            <w:sz w:val="20"/>
            <w:szCs w:val="20"/>
            <w:lang w:val="en-ZA"/>
          </w:rPr>
          <w:delText>format</w:delText>
        </w:r>
        <w:commentRangeEnd w:id="1903"/>
        <w:r w:rsidRPr="00691453" w:rsidDel="00590FE2">
          <w:rPr>
            <w:rStyle w:val="CommentReference"/>
            <w:rFonts w:ascii="Nunito" w:hAnsi="Nunito"/>
            <w:sz w:val="20"/>
            <w:szCs w:val="20"/>
            <w:rPrChange w:id="1904" w:author="Craig Parker" w:date="2024-08-15T16:14:00Z" w16du:dateUtc="2024-08-15T14:14:00Z">
              <w:rPr>
                <w:rStyle w:val="CommentReference"/>
                <w:rFonts w:ascii="Nunito" w:hAnsi="Nunito"/>
              </w:rPr>
            </w:rPrChange>
          </w:rPr>
          <w:commentReference w:id="1903"/>
        </w:r>
        <w:r w:rsidRPr="00691453" w:rsidDel="00590FE2">
          <w:rPr>
            <w:rFonts w:ascii="Nunito" w:eastAsia="Nunito" w:hAnsi="Nunito" w:cs="Nunito"/>
            <w:color w:val="000000" w:themeColor="text1"/>
            <w:sz w:val="20"/>
            <w:szCs w:val="20"/>
            <w:lang w:val="en-ZA"/>
          </w:rPr>
          <w:delText>.</w:delText>
        </w:r>
        <w:bookmarkStart w:id="1905" w:name="_Toc174639683"/>
        <w:bookmarkStart w:id="1906" w:name="_Toc174639848"/>
        <w:bookmarkStart w:id="1907" w:name="_Toc174715196"/>
        <w:bookmarkStart w:id="1908" w:name="_Toc174715376"/>
        <w:bookmarkEnd w:id="1905"/>
        <w:bookmarkEnd w:id="1906"/>
        <w:bookmarkEnd w:id="1907"/>
        <w:bookmarkEnd w:id="1908"/>
      </w:del>
    </w:p>
    <w:p w14:paraId="6115FE19" w14:textId="65D20A59" w:rsidR="002B05DD" w:rsidRPr="00691453" w:rsidDel="00590FE2" w:rsidRDefault="002B05DD">
      <w:pPr>
        <w:numPr>
          <w:ilvl w:val="0"/>
          <w:numId w:val="63"/>
        </w:numPr>
        <w:overflowPunct w:val="0"/>
        <w:autoSpaceDE w:val="0"/>
        <w:autoSpaceDN w:val="0"/>
        <w:adjustRightInd w:val="0"/>
        <w:spacing w:after="0"/>
        <w:rPr>
          <w:del w:id="1909" w:author="Craig Parker" w:date="2024-08-15T15:29:00Z" w16du:dateUtc="2024-08-15T13:29:00Z"/>
          <w:rFonts w:ascii="Nunito" w:eastAsia="Nunito" w:hAnsi="Nunito" w:cs="Nunito"/>
          <w:color w:val="000000" w:themeColor="text1"/>
          <w:sz w:val="20"/>
          <w:szCs w:val="20"/>
          <w:lang w:val="en-ZA"/>
        </w:rPr>
        <w:pPrChange w:id="1910" w:author="Craig Parker" w:date="2024-08-15T16:26:00Z" w16du:dateUtc="2024-08-15T14:26:00Z">
          <w:pPr>
            <w:numPr>
              <w:numId w:val="10"/>
            </w:numPr>
            <w:tabs>
              <w:tab w:val="num" w:pos="720"/>
            </w:tabs>
            <w:overflowPunct w:val="0"/>
            <w:autoSpaceDE w:val="0"/>
            <w:autoSpaceDN w:val="0"/>
            <w:adjustRightInd w:val="0"/>
            <w:spacing w:after="0" w:line="360" w:lineRule="auto"/>
            <w:ind w:left="720" w:hanging="360"/>
          </w:pPr>
        </w:pPrChange>
      </w:pPr>
      <w:del w:id="1911" w:author="Craig Parker" w:date="2024-08-15T15:29:00Z" w16du:dateUtc="2024-08-15T13:29:00Z">
        <w:r w:rsidRPr="00691453" w:rsidDel="00590FE2">
          <w:rPr>
            <w:rFonts w:ascii="Nunito" w:eastAsia="Nunito" w:hAnsi="Nunito" w:cs="Nunito"/>
            <w:color w:val="000000" w:themeColor="text1"/>
            <w:sz w:val="20"/>
            <w:szCs w:val="20"/>
            <w:lang w:val="en-ZA"/>
          </w:rPr>
          <w:delText>Extracting variable names and descriptions.</w:delText>
        </w:r>
        <w:bookmarkStart w:id="1912" w:name="_Toc174639684"/>
        <w:bookmarkStart w:id="1913" w:name="_Toc174639849"/>
        <w:bookmarkStart w:id="1914" w:name="_Toc174715197"/>
        <w:bookmarkStart w:id="1915" w:name="_Toc174715377"/>
        <w:bookmarkEnd w:id="1912"/>
        <w:bookmarkEnd w:id="1913"/>
        <w:bookmarkEnd w:id="1914"/>
        <w:bookmarkEnd w:id="1915"/>
      </w:del>
    </w:p>
    <w:p w14:paraId="23C1F33B" w14:textId="12421F09" w:rsidR="002B05DD" w:rsidRPr="00691453" w:rsidDel="00590FE2" w:rsidRDefault="002B05DD">
      <w:pPr>
        <w:numPr>
          <w:ilvl w:val="0"/>
          <w:numId w:val="63"/>
        </w:numPr>
        <w:overflowPunct w:val="0"/>
        <w:autoSpaceDE w:val="0"/>
        <w:autoSpaceDN w:val="0"/>
        <w:adjustRightInd w:val="0"/>
        <w:spacing w:after="0"/>
        <w:rPr>
          <w:del w:id="1916" w:author="Craig Parker" w:date="2024-08-15T15:29:00Z" w16du:dateUtc="2024-08-15T13:29:00Z"/>
          <w:rFonts w:ascii="Nunito" w:eastAsia="Nunito" w:hAnsi="Nunito" w:cs="Nunito"/>
          <w:color w:val="000000" w:themeColor="text1"/>
          <w:sz w:val="20"/>
          <w:szCs w:val="20"/>
          <w:lang w:val="en-ZA"/>
        </w:rPr>
        <w:pPrChange w:id="1917" w:author="Craig Parker" w:date="2024-08-15T16:26:00Z" w16du:dateUtc="2024-08-15T14:26:00Z">
          <w:pPr>
            <w:numPr>
              <w:numId w:val="10"/>
            </w:numPr>
            <w:tabs>
              <w:tab w:val="num" w:pos="720"/>
            </w:tabs>
            <w:overflowPunct w:val="0"/>
            <w:autoSpaceDE w:val="0"/>
            <w:autoSpaceDN w:val="0"/>
            <w:adjustRightInd w:val="0"/>
            <w:spacing w:after="0" w:line="360" w:lineRule="auto"/>
            <w:ind w:left="720" w:hanging="360"/>
          </w:pPr>
        </w:pPrChange>
      </w:pPr>
      <w:del w:id="1918" w:author="Craig Parker" w:date="2024-08-15T15:29:00Z" w16du:dateUtc="2024-08-15T13:29:00Z">
        <w:r w:rsidRPr="00691453" w:rsidDel="00590FE2">
          <w:rPr>
            <w:rFonts w:ascii="Nunito" w:eastAsia="Nunito" w:hAnsi="Nunito" w:cs="Nunito"/>
            <w:color w:val="000000" w:themeColor="text1"/>
            <w:sz w:val="20"/>
            <w:szCs w:val="20"/>
            <w:lang w:val="en-ZA"/>
          </w:rPr>
          <w:delText>Creating synthetic data (e.g., ten random samples of each variable).</w:delText>
        </w:r>
        <w:bookmarkStart w:id="1919" w:name="_Toc174639685"/>
        <w:bookmarkStart w:id="1920" w:name="_Toc174639850"/>
        <w:bookmarkStart w:id="1921" w:name="_Toc174715198"/>
        <w:bookmarkStart w:id="1922" w:name="_Toc174715378"/>
        <w:bookmarkEnd w:id="1919"/>
        <w:bookmarkEnd w:id="1920"/>
        <w:bookmarkEnd w:id="1921"/>
        <w:bookmarkEnd w:id="1922"/>
      </w:del>
    </w:p>
    <w:p w14:paraId="629CD25B" w14:textId="4CF8C2A3" w:rsidR="002B05DD" w:rsidRPr="00691453" w:rsidDel="00590FE2" w:rsidRDefault="002B05DD">
      <w:pPr>
        <w:numPr>
          <w:ilvl w:val="0"/>
          <w:numId w:val="63"/>
        </w:numPr>
        <w:overflowPunct w:val="0"/>
        <w:autoSpaceDE w:val="0"/>
        <w:autoSpaceDN w:val="0"/>
        <w:adjustRightInd w:val="0"/>
        <w:spacing w:after="0"/>
        <w:rPr>
          <w:del w:id="1923" w:author="Craig Parker" w:date="2024-08-15T15:29:00Z" w16du:dateUtc="2024-08-15T13:29:00Z"/>
          <w:rFonts w:ascii="Nunito" w:eastAsia="Nunito" w:hAnsi="Nunito" w:cs="Nunito"/>
          <w:color w:val="000000" w:themeColor="text1"/>
          <w:sz w:val="20"/>
          <w:szCs w:val="20"/>
          <w:lang w:val="en-ZA"/>
        </w:rPr>
        <w:pPrChange w:id="1924" w:author="Craig Parker" w:date="2024-08-15T16:26:00Z" w16du:dateUtc="2024-08-15T14:26:00Z">
          <w:pPr>
            <w:numPr>
              <w:numId w:val="10"/>
            </w:numPr>
            <w:tabs>
              <w:tab w:val="num" w:pos="720"/>
            </w:tabs>
            <w:overflowPunct w:val="0"/>
            <w:autoSpaceDE w:val="0"/>
            <w:autoSpaceDN w:val="0"/>
            <w:adjustRightInd w:val="0"/>
            <w:spacing w:after="0" w:line="360" w:lineRule="auto"/>
            <w:ind w:left="720" w:hanging="360"/>
          </w:pPr>
        </w:pPrChange>
      </w:pPr>
      <w:del w:id="1925" w:author="Craig Parker" w:date="2024-08-15T15:29:00Z" w16du:dateUtc="2024-08-15T13:29:00Z">
        <w:r w:rsidRPr="00691453" w:rsidDel="00590FE2">
          <w:rPr>
            <w:rFonts w:ascii="Nunito" w:eastAsia="Nunito" w:hAnsi="Nunito" w:cs="Nunito"/>
            <w:color w:val="000000" w:themeColor="text1"/>
            <w:sz w:val="20"/>
            <w:szCs w:val="20"/>
            <w:lang w:val="en-ZA"/>
          </w:rPr>
          <w:delText>Identifying relevant study documentation.</w:delText>
        </w:r>
        <w:bookmarkStart w:id="1926" w:name="_Toc174639686"/>
        <w:bookmarkStart w:id="1927" w:name="_Toc174639851"/>
        <w:bookmarkStart w:id="1928" w:name="_Toc174715199"/>
        <w:bookmarkStart w:id="1929" w:name="_Toc174715379"/>
        <w:bookmarkEnd w:id="1926"/>
        <w:bookmarkEnd w:id="1927"/>
        <w:bookmarkEnd w:id="1928"/>
        <w:bookmarkEnd w:id="1929"/>
      </w:del>
    </w:p>
    <w:p w14:paraId="353EE88B" w14:textId="7E4FB9A2" w:rsidR="002B05DD" w:rsidRPr="00691453" w:rsidDel="00590FE2" w:rsidRDefault="002B05DD">
      <w:pPr>
        <w:numPr>
          <w:ilvl w:val="0"/>
          <w:numId w:val="63"/>
        </w:numPr>
        <w:rPr>
          <w:del w:id="1930" w:author="Craig Parker" w:date="2024-08-15T15:29:00Z" w16du:dateUtc="2024-08-15T13:29:00Z"/>
          <w:rFonts w:ascii="Nunito" w:eastAsia="Nunito" w:hAnsi="Nunito" w:cs="Nunito"/>
          <w:color w:val="000000" w:themeColor="text1"/>
          <w:sz w:val="20"/>
          <w:szCs w:val="20"/>
          <w:lang w:val="en-ZA"/>
        </w:rPr>
        <w:pPrChange w:id="1931" w:author="Craig Parker" w:date="2024-08-15T16:26:00Z" w16du:dateUtc="2024-08-15T14:26:00Z">
          <w:pPr>
            <w:spacing w:line="360" w:lineRule="auto"/>
          </w:pPr>
        </w:pPrChange>
      </w:pPr>
      <w:bookmarkStart w:id="1932" w:name="_Toc174639687"/>
      <w:bookmarkStart w:id="1933" w:name="_Toc174639852"/>
      <w:bookmarkStart w:id="1934" w:name="_Toc174715200"/>
      <w:bookmarkStart w:id="1935" w:name="_Toc174715380"/>
      <w:bookmarkEnd w:id="1932"/>
      <w:bookmarkEnd w:id="1933"/>
      <w:bookmarkEnd w:id="1934"/>
      <w:bookmarkEnd w:id="1935"/>
    </w:p>
    <w:p w14:paraId="4A103E5E" w14:textId="283C676F" w:rsidR="002B05DD" w:rsidRPr="00691453" w:rsidDel="00590FE2" w:rsidRDefault="002B05DD">
      <w:pPr>
        <w:numPr>
          <w:ilvl w:val="0"/>
          <w:numId w:val="63"/>
        </w:numPr>
        <w:rPr>
          <w:del w:id="1936" w:author="Craig Parker" w:date="2024-08-15T15:29:00Z" w16du:dateUtc="2024-08-15T13:29:00Z"/>
          <w:rFonts w:ascii="Nunito" w:eastAsia="Nunito" w:hAnsi="Nunito" w:cs="Nunito"/>
          <w:color w:val="000000" w:themeColor="text1"/>
          <w:sz w:val="20"/>
          <w:szCs w:val="20"/>
          <w:lang w:val="en-ZA"/>
        </w:rPr>
        <w:pPrChange w:id="1937" w:author="Craig Parker" w:date="2024-08-15T16:26:00Z" w16du:dateUtc="2024-08-15T14:26:00Z">
          <w:pPr>
            <w:spacing w:line="360" w:lineRule="auto"/>
          </w:pPr>
        </w:pPrChange>
      </w:pPr>
      <w:del w:id="1938" w:author="Craig Parker" w:date="2024-08-15T15:29:00Z" w16du:dateUtc="2024-08-15T13:29:00Z">
        <w:r w:rsidRPr="00691453" w:rsidDel="00590FE2">
          <w:rPr>
            <w:rFonts w:ascii="Nunito" w:eastAsia="Nunito" w:hAnsi="Nunito" w:cs="Nunito"/>
            <w:color w:val="000000" w:themeColor="text1"/>
            <w:sz w:val="20"/>
            <w:szCs w:val="20"/>
            <w:lang w:val="en-ZA"/>
          </w:rPr>
          <w:delText xml:space="preserve">Although these data are not encrypted, access permissions are restricted to the 'core' group. </w:delText>
        </w:r>
        <w:bookmarkStart w:id="1939" w:name="_Toc174639688"/>
        <w:bookmarkStart w:id="1940" w:name="_Toc174639853"/>
        <w:bookmarkStart w:id="1941" w:name="_Toc174715201"/>
        <w:bookmarkStart w:id="1942" w:name="_Toc174715381"/>
        <w:bookmarkEnd w:id="1939"/>
        <w:bookmarkEnd w:id="1940"/>
        <w:bookmarkEnd w:id="1941"/>
        <w:bookmarkEnd w:id="1942"/>
      </w:del>
    </w:p>
    <w:p w14:paraId="6C357922" w14:textId="3A2D7E71" w:rsidR="002B05DD" w:rsidRPr="00691453" w:rsidDel="00590FE2" w:rsidRDefault="002B05DD">
      <w:pPr>
        <w:numPr>
          <w:ilvl w:val="0"/>
          <w:numId w:val="63"/>
        </w:numPr>
        <w:rPr>
          <w:del w:id="1943" w:author="Craig Parker" w:date="2024-08-15T15:29:00Z" w16du:dateUtc="2024-08-15T13:29:00Z"/>
          <w:rFonts w:ascii="Nunito" w:eastAsia="Nunito" w:hAnsi="Nunito" w:cs="Nunito"/>
          <w:color w:val="000000" w:themeColor="text1"/>
          <w:sz w:val="20"/>
          <w:szCs w:val="20"/>
          <w:lang w:val="en-ZA"/>
        </w:rPr>
        <w:pPrChange w:id="1944" w:author="Craig Parker" w:date="2024-08-15T16:26:00Z" w16du:dateUtc="2024-08-15T14:26:00Z">
          <w:pPr>
            <w:spacing w:line="360" w:lineRule="auto"/>
          </w:pPr>
        </w:pPrChange>
      </w:pPr>
      <w:del w:id="1945" w:author="Craig Parker" w:date="2024-08-15T15:29:00Z" w16du:dateUtc="2024-08-15T13:29:00Z">
        <w:r w:rsidRPr="00691453" w:rsidDel="00590FE2">
          <w:rPr>
            <w:rFonts w:ascii="Nunito" w:eastAsia="Nunito" w:hAnsi="Nunito" w:cs="Nunito"/>
            <w:color w:val="000000" w:themeColor="text1"/>
            <w:sz w:val="20"/>
            <w:szCs w:val="20"/>
            <w:lang w:val="en-ZA"/>
          </w:rPr>
          <w:delText xml:space="preserve">This data is periodically backed up to a secure and encrypted disk, separate from the wider HPC system. </w:delText>
        </w:r>
        <w:bookmarkStart w:id="1946" w:name="_Toc174639689"/>
        <w:bookmarkStart w:id="1947" w:name="_Toc174639854"/>
        <w:bookmarkStart w:id="1948" w:name="_Toc174715202"/>
        <w:bookmarkStart w:id="1949" w:name="_Toc174715382"/>
        <w:bookmarkEnd w:id="1946"/>
        <w:bookmarkEnd w:id="1947"/>
        <w:bookmarkEnd w:id="1948"/>
        <w:bookmarkEnd w:id="1949"/>
      </w:del>
    </w:p>
    <w:p w14:paraId="5A74F726" w14:textId="5E4205FC" w:rsidR="002B05DD" w:rsidRPr="00007315" w:rsidRDefault="002B05DD">
      <w:pPr>
        <w:pStyle w:val="Heading2"/>
        <w:numPr>
          <w:ilvl w:val="1"/>
          <w:numId w:val="68"/>
        </w:numPr>
        <w:rPr>
          <w:ins w:id="1950" w:author="Craig Parker" w:date="2024-08-15T15:33:00Z" w16du:dateUtc="2024-08-15T13:33:00Z"/>
          <w:rFonts w:ascii="Nunito" w:hAnsi="Nunito"/>
          <w:color w:val="auto"/>
          <w:sz w:val="28"/>
          <w:szCs w:val="28"/>
          <w:lang w:val="en-ZA"/>
          <w:rPrChange w:id="1951" w:author="Craig Parker" w:date="2024-08-16T13:24:00Z" w16du:dateUtc="2024-08-16T11:24:00Z">
            <w:rPr>
              <w:ins w:id="1952" w:author="Craig Parker" w:date="2024-08-15T15:33:00Z" w16du:dateUtc="2024-08-15T13:33:00Z"/>
              <w:rFonts w:ascii="Nunito" w:hAnsi="Nunito"/>
              <w:lang w:val="en-ZA"/>
            </w:rPr>
          </w:rPrChange>
        </w:rPr>
        <w:pPrChange w:id="1953" w:author="Craig Parker" w:date="2024-08-15T17:12:00Z" w16du:dateUtc="2024-08-15T15:12:00Z">
          <w:pPr>
            <w:pStyle w:val="Heading2"/>
            <w:numPr>
              <w:ilvl w:val="1"/>
              <w:numId w:val="9"/>
            </w:numPr>
            <w:ind w:left="792" w:hanging="432"/>
          </w:pPr>
        </w:pPrChange>
      </w:pPr>
      <w:bookmarkStart w:id="1954" w:name="_Toc174562942"/>
      <w:bookmarkStart w:id="1955" w:name="_Toc174715383"/>
      <w:r w:rsidRPr="00007315">
        <w:rPr>
          <w:rFonts w:ascii="Nunito" w:hAnsi="Nunito"/>
          <w:color w:val="auto"/>
          <w:sz w:val="28"/>
          <w:szCs w:val="28"/>
          <w:lang w:val="en-ZA"/>
          <w:rPrChange w:id="1956" w:author="Craig Parker" w:date="2024-08-16T13:24:00Z" w16du:dateUtc="2024-08-16T11:24:00Z">
            <w:rPr>
              <w:rFonts w:ascii="Nunito" w:hAnsi="Nunito"/>
              <w:lang w:val="en-ZA"/>
            </w:rPr>
          </w:rPrChange>
        </w:rPr>
        <w:t>Variable mapping</w:t>
      </w:r>
      <w:bookmarkEnd w:id="1954"/>
      <w:bookmarkEnd w:id="1955"/>
    </w:p>
    <w:p w14:paraId="7DE3AC9B" w14:textId="77777777" w:rsidR="00260F46" w:rsidRPr="00691453" w:rsidRDefault="00260F46" w:rsidP="00721DA5">
      <w:pPr>
        <w:rPr>
          <w:ins w:id="1957" w:author="Craig Parker" w:date="2024-08-15T15:33:00Z" w16du:dateUtc="2024-08-15T13:33:00Z"/>
          <w:sz w:val="20"/>
          <w:szCs w:val="20"/>
          <w:lang w:val="en-ZA"/>
          <w:rPrChange w:id="1958" w:author="Craig Parker" w:date="2024-08-15T16:14:00Z" w16du:dateUtc="2024-08-15T14:14:00Z">
            <w:rPr>
              <w:ins w:id="1959" w:author="Craig Parker" w:date="2024-08-15T15:33:00Z" w16du:dateUtc="2024-08-15T13:33:00Z"/>
              <w:lang w:val="en-ZA"/>
            </w:rPr>
          </w:rPrChange>
        </w:rPr>
      </w:pPr>
    </w:p>
    <w:p w14:paraId="1AF950D1" w14:textId="4002388C" w:rsidR="008A4D19" w:rsidRPr="00691453" w:rsidRDefault="008A4D19">
      <w:pPr>
        <w:pStyle w:val="NormalWeb"/>
        <w:spacing w:line="276" w:lineRule="auto"/>
        <w:rPr>
          <w:ins w:id="1960" w:author="Craig Parker" w:date="2024-08-15T15:49:00Z"/>
          <w:rFonts w:ascii="Nunito" w:hAnsi="Nunito"/>
          <w:sz w:val="20"/>
          <w:szCs w:val="20"/>
        </w:rPr>
        <w:pPrChange w:id="1961" w:author="Craig Parker" w:date="2024-08-15T16:14:00Z" w16du:dateUtc="2024-08-15T14:14:00Z">
          <w:pPr>
            <w:pStyle w:val="NormalWeb"/>
          </w:pPr>
        </w:pPrChange>
      </w:pPr>
      <w:ins w:id="1962" w:author="Craig Parker" w:date="2024-08-15T15:49:00Z">
        <w:r w:rsidRPr="00691453">
          <w:rPr>
            <w:rFonts w:ascii="Nunito" w:hAnsi="Nunito"/>
            <w:sz w:val="20"/>
            <w:szCs w:val="20"/>
          </w:rPr>
          <w:t xml:space="preserve">The variable mapping process begins with </w:t>
        </w:r>
        <w:r w:rsidRPr="00691453">
          <w:rPr>
            <w:rFonts w:ascii="Nunito" w:hAnsi="Nunito"/>
            <w:b/>
            <w:bCs/>
            <w:sz w:val="20"/>
            <w:szCs w:val="20"/>
          </w:rPr>
          <w:t>Synthetic Data</w:t>
        </w:r>
        <w:r w:rsidRPr="00691453">
          <w:rPr>
            <w:rFonts w:ascii="Nunito" w:hAnsi="Nunito"/>
            <w:sz w:val="20"/>
            <w:szCs w:val="20"/>
          </w:rPr>
          <w:t xml:space="preserve"> generated during the pre-processing phase. This </w:t>
        </w:r>
        <w:r w:rsidRPr="00691453">
          <w:rPr>
            <w:rFonts w:ascii="Nunito" w:hAnsi="Nunito"/>
            <w:b/>
            <w:bCs/>
            <w:sz w:val="20"/>
            <w:szCs w:val="20"/>
          </w:rPr>
          <w:t>Synthetic Data</w:t>
        </w:r>
        <w:r w:rsidRPr="00691453">
          <w:rPr>
            <w:rFonts w:ascii="Nunito" w:hAnsi="Nunito"/>
            <w:sz w:val="20"/>
            <w:szCs w:val="20"/>
          </w:rPr>
          <w:t xml:space="preserve"> </w:t>
        </w:r>
      </w:ins>
      <w:ins w:id="1963" w:author="Craig Parker" w:date="2024-08-15T15:49:00Z" w16du:dateUtc="2024-08-15T13:49:00Z">
        <w:r w:rsidR="008257CE" w:rsidRPr="00691453">
          <w:rPr>
            <w:rFonts w:ascii="Nunito" w:hAnsi="Nunito"/>
            <w:sz w:val="20"/>
            <w:szCs w:val="20"/>
          </w:rPr>
          <w:t xml:space="preserve">is a valuable tool for testing and refining the variable mapping process without exposing the </w:t>
        </w:r>
      </w:ins>
      <w:ins w:id="1964" w:author="Craig Parker" w:date="2024-08-15T15:49:00Z">
        <w:r w:rsidRPr="00691453">
          <w:rPr>
            <w:rFonts w:ascii="Nunito" w:hAnsi="Nunito"/>
            <w:b/>
            <w:bCs/>
            <w:sz w:val="20"/>
            <w:szCs w:val="20"/>
          </w:rPr>
          <w:t>Original Study Data</w:t>
        </w:r>
        <w:r w:rsidRPr="00691453">
          <w:rPr>
            <w:rFonts w:ascii="Nunito" w:hAnsi="Nunito"/>
            <w:sz w:val="20"/>
            <w:szCs w:val="20"/>
          </w:rPr>
          <w:t xml:space="preserve">. By working with </w:t>
        </w:r>
        <w:r w:rsidRPr="00691453">
          <w:rPr>
            <w:rFonts w:ascii="Nunito" w:hAnsi="Nunito"/>
            <w:b/>
            <w:bCs/>
            <w:sz w:val="20"/>
            <w:szCs w:val="20"/>
          </w:rPr>
          <w:t>Synthetic Data</w:t>
        </w:r>
        <w:r w:rsidRPr="00691453">
          <w:rPr>
            <w:rFonts w:ascii="Nunito" w:hAnsi="Nunito"/>
            <w:sz w:val="20"/>
            <w:szCs w:val="20"/>
          </w:rPr>
          <w:t>, the team can identify potential challenges early on and address them in a controlled environment.</w:t>
        </w:r>
      </w:ins>
    </w:p>
    <w:p w14:paraId="699E262F" w14:textId="6A88B526" w:rsidR="008A4D19" w:rsidRPr="00691453" w:rsidRDefault="008A4D19">
      <w:pPr>
        <w:pStyle w:val="NormalWeb"/>
        <w:spacing w:line="276" w:lineRule="auto"/>
        <w:rPr>
          <w:ins w:id="1965" w:author="Craig Parker" w:date="2024-08-15T15:49:00Z"/>
          <w:rFonts w:ascii="Nunito" w:hAnsi="Nunito"/>
          <w:sz w:val="20"/>
          <w:szCs w:val="20"/>
        </w:rPr>
        <w:pPrChange w:id="1966" w:author="Craig Parker" w:date="2024-08-15T16:14:00Z" w16du:dateUtc="2024-08-15T14:14:00Z">
          <w:pPr>
            <w:pStyle w:val="NormalWeb"/>
          </w:pPr>
        </w:pPrChange>
      </w:pPr>
      <w:ins w:id="1967" w:author="Craig Parker" w:date="2024-08-15T15:49:00Z">
        <w:r w:rsidRPr="00691453">
          <w:rPr>
            <w:rFonts w:ascii="Nunito" w:hAnsi="Nunito"/>
            <w:sz w:val="20"/>
            <w:szCs w:val="20"/>
          </w:rPr>
          <w:t xml:space="preserve">In addition to </w:t>
        </w:r>
        <w:r w:rsidRPr="00691453">
          <w:rPr>
            <w:rFonts w:ascii="Nunito" w:hAnsi="Nunito"/>
            <w:b/>
            <w:bCs/>
            <w:sz w:val="20"/>
            <w:szCs w:val="20"/>
          </w:rPr>
          <w:t>Synthetic Data</w:t>
        </w:r>
        <w:r w:rsidRPr="00691453">
          <w:rPr>
            <w:rFonts w:ascii="Nunito" w:hAnsi="Nunito"/>
            <w:sz w:val="20"/>
            <w:szCs w:val="20"/>
          </w:rPr>
          <w:t xml:space="preserve">, the team relies heavily on the </w:t>
        </w:r>
        <w:r w:rsidRPr="00691453">
          <w:rPr>
            <w:rFonts w:ascii="Nunito" w:hAnsi="Nunito"/>
            <w:b/>
            <w:bCs/>
            <w:sz w:val="20"/>
            <w:szCs w:val="20"/>
          </w:rPr>
          <w:t>Metadata</w:t>
        </w:r>
        <w:r w:rsidRPr="00691453">
          <w:rPr>
            <w:rFonts w:ascii="Nunito" w:hAnsi="Nunito"/>
            <w:sz w:val="20"/>
            <w:szCs w:val="20"/>
          </w:rPr>
          <w:t xml:space="preserve"> and study documentation created during pre-processing. This </w:t>
        </w:r>
        <w:r w:rsidRPr="00691453">
          <w:rPr>
            <w:rFonts w:ascii="Nunito" w:hAnsi="Nunito"/>
            <w:b/>
            <w:bCs/>
            <w:sz w:val="20"/>
            <w:szCs w:val="20"/>
          </w:rPr>
          <w:t>Metadata</w:t>
        </w:r>
        <w:r w:rsidRPr="00691453">
          <w:rPr>
            <w:rFonts w:ascii="Nunito" w:hAnsi="Nunito"/>
            <w:sz w:val="20"/>
            <w:szCs w:val="20"/>
          </w:rPr>
          <w:t>, which includes detailed variable names and descriptions, provides essential context for understanding the variables and their original use. By carefully reviewing this information, the team ensures they fully understand the variables before mapping them to standard ontologies.</w:t>
        </w:r>
      </w:ins>
    </w:p>
    <w:p w14:paraId="732BC51E" w14:textId="77777777" w:rsidR="008A4D19" w:rsidRPr="00691453" w:rsidRDefault="008A4D19">
      <w:pPr>
        <w:pStyle w:val="NormalWeb"/>
        <w:spacing w:line="276" w:lineRule="auto"/>
        <w:rPr>
          <w:ins w:id="1968" w:author="Craig Parker" w:date="2024-08-15T15:49:00Z"/>
          <w:rFonts w:ascii="Nunito" w:hAnsi="Nunito"/>
          <w:sz w:val="20"/>
          <w:szCs w:val="20"/>
        </w:rPr>
        <w:pPrChange w:id="1969" w:author="Craig Parker" w:date="2024-08-15T16:14:00Z" w16du:dateUtc="2024-08-15T14:14:00Z">
          <w:pPr>
            <w:pStyle w:val="NormalWeb"/>
          </w:pPr>
        </w:pPrChange>
      </w:pPr>
      <w:ins w:id="1970" w:author="Craig Parker" w:date="2024-08-15T15:49:00Z">
        <w:r w:rsidRPr="00691453">
          <w:rPr>
            <w:rFonts w:ascii="Nunito" w:hAnsi="Nunito"/>
            <w:sz w:val="20"/>
            <w:szCs w:val="20"/>
          </w:rPr>
          <w:t xml:space="preserve">To further enhance the accuracy and efficiency of the mapping process, the team leverages AI tools, specifically OpenAI's language models (LLMs). These models assist in generating detailed descriptions of variables, suggesting possible mappings to standard ontologies, and recommending data transformations based on the available </w:t>
        </w:r>
        <w:r w:rsidRPr="00691453">
          <w:rPr>
            <w:rFonts w:ascii="Nunito" w:hAnsi="Nunito"/>
            <w:b/>
            <w:bCs/>
            <w:sz w:val="20"/>
            <w:szCs w:val="20"/>
          </w:rPr>
          <w:t>Metadata</w:t>
        </w:r>
        <w:r w:rsidRPr="00691453">
          <w:rPr>
            <w:rFonts w:ascii="Nunito" w:hAnsi="Nunito"/>
            <w:sz w:val="20"/>
            <w:szCs w:val="20"/>
          </w:rPr>
          <w:t>. The LLMs are particularly useful in filling in gaps in variable descriptions and offering initial mapping suggestions, which are then reviewed and validated by the harmonisation team.</w:t>
        </w:r>
      </w:ins>
    </w:p>
    <w:p w14:paraId="71360D40" w14:textId="457F744A" w:rsidR="008A4D19" w:rsidRPr="00691453" w:rsidRDefault="008A4D19">
      <w:pPr>
        <w:pStyle w:val="NormalWeb"/>
        <w:spacing w:line="276" w:lineRule="auto"/>
        <w:rPr>
          <w:ins w:id="1971" w:author="Craig Parker" w:date="2024-08-15T15:49:00Z"/>
          <w:rFonts w:ascii="Nunito" w:hAnsi="Nunito"/>
          <w:sz w:val="20"/>
          <w:szCs w:val="20"/>
        </w:rPr>
        <w:pPrChange w:id="1972" w:author="Craig Parker" w:date="2024-08-15T16:14:00Z" w16du:dateUtc="2024-08-15T14:14:00Z">
          <w:pPr>
            <w:pStyle w:val="NormalWeb"/>
          </w:pPr>
        </w:pPrChange>
      </w:pPr>
      <w:ins w:id="1973" w:author="Craig Parker" w:date="2024-08-15T15:49:00Z">
        <w:r w:rsidRPr="00691453">
          <w:rPr>
            <w:rFonts w:ascii="Nunito" w:hAnsi="Nunito"/>
            <w:sz w:val="20"/>
            <w:szCs w:val="20"/>
          </w:rPr>
          <w:t xml:space="preserve">Once the AI-generated suggestions are reviewed, the team maps the source variables from the </w:t>
        </w:r>
        <w:r w:rsidRPr="00691453">
          <w:rPr>
            <w:rFonts w:ascii="Nunito" w:hAnsi="Nunito"/>
            <w:b/>
            <w:bCs/>
            <w:sz w:val="20"/>
            <w:szCs w:val="20"/>
          </w:rPr>
          <w:t>Original Study Data</w:t>
        </w:r>
        <w:r w:rsidRPr="00691453">
          <w:rPr>
            <w:rFonts w:ascii="Nunito" w:hAnsi="Nunito"/>
            <w:sz w:val="20"/>
            <w:szCs w:val="20"/>
          </w:rPr>
          <w:t xml:space="preserve"> to a </w:t>
        </w:r>
      </w:ins>
      <w:ins w:id="1974" w:author="Craig Parker" w:date="2024-08-15T15:49:00Z" w16du:dateUtc="2024-08-15T13:49:00Z">
        <w:r w:rsidR="008257CE" w:rsidRPr="00691453">
          <w:rPr>
            <w:rFonts w:ascii="Nunito" w:hAnsi="Nunito"/>
            <w:sz w:val="20"/>
            <w:szCs w:val="20"/>
          </w:rPr>
          <w:t>standardised</w:t>
        </w:r>
      </w:ins>
      <w:ins w:id="1975" w:author="Craig Parker" w:date="2024-08-15T15:49:00Z">
        <w:r w:rsidRPr="00691453">
          <w:rPr>
            <w:rFonts w:ascii="Nunito" w:hAnsi="Nunito"/>
            <w:sz w:val="20"/>
            <w:szCs w:val="20"/>
          </w:rPr>
          <w:t xml:space="preserve"> set of ontologies, such as SNOMED CT, ICD-10, or the OMOP Common Data Model. This process involves re-coding the variables to fit within a common data framework, ensuring that the data can be integrated and </w:t>
        </w:r>
      </w:ins>
      <w:ins w:id="1976" w:author="Craig Parker" w:date="2024-08-15T15:49:00Z" w16du:dateUtc="2024-08-15T13:49:00Z">
        <w:r w:rsidR="008257CE" w:rsidRPr="00691453">
          <w:rPr>
            <w:rFonts w:ascii="Nunito" w:hAnsi="Nunito"/>
            <w:sz w:val="20"/>
            <w:szCs w:val="20"/>
          </w:rPr>
          <w:t>analysed</w:t>
        </w:r>
      </w:ins>
      <w:ins w:id="1977" w:author="Craig Parker" w:date="2024-08-15T15:49:00Z">
        <w:r w:rsidRPr="00691453">
          <w:rPr>
            <w:rFonts w:ascii="Nunito" w:hAnsi="Nunito"/>
            <w:sz w:val="20"/>
            <w:szCs w:val="20"/>
          </w:rPr>
          <w:t xml:space="preserve"> across different datasets as </w:t>
        </w:r>
        <w:r w:rsidRPr="00691453">
          <w:rPr>
            <w:rFonts w:ascii="Nunito" w:hAnsi="Nunito"/>
            <w:b/>
            <w:bCs/>
            <w:sz w:val="20"/>
            <w:szCs w:val="20"/>
          </w:rPr>
          <w:t>Consortium Shared Data</w:t>
        </w:r>
        <w:r w:rsidRPr="00691453">
          <w:rPr>
            <w:rFonts w:ascii="Nunito" w:hAnsi="Nunito"/>
            <w:sz w:val="20"/>
            <w:szCs w:val="20"/>
          </w:rPr>
          <w:t>. Throughout this process, the team meticulously documents each mapping decision, capturing the rationale behind the choices and ensuring transparency for future data users.</w:t>
        </w:r>
      </w:ins>
    </w:p>
    <w:p w14:paraId="41A74C1B" w14:textId="7EF72516" w:rsidR="008A4D19" w:rsidRPr="00691453" w:rsidRDefault="008A4D19">
      <w:pPr>
        <w:pStyle w:val="NormalWeb"/>
        <w:spacing w:line="276" w:lineRule="auto"/>
        <w:rPr>
          <w:ins w:id="1978" w:author="Craig Parker" w:date="2024-08-15T15:49:00Z"/>
          <w:rFonts w:ascii="Nunito" w:hAnsi="Nunito"/>
          <w:sz w:val="20"/>
          <w:szCs w:val="20"/>
        </w:rPr>
        <w:pPrChange w:id="1979" w:author="Craig Parker" w:date="2024-08-15T16:14:00Z" w16du:dateUtc="2024-08-15T14:14:00Z">
          <w:pPr>
            <w:pStyle w:val="NormalWeb"/>
          </w:pPr>
        </w:pPrChange>
      </w:pPr>
      <w:ins w:id="1980" w:author="Craig Parker" w:date="2024-08-15T15:49:00Z">
        <w:r w:rsidRPr="00691453">
          <w:rPr>
            <w:rFonts w:ascii="Nunito" w:hAnsi="Nunito"/>
            <w:sz w:val="20"/>
            <w:szCs w:val="20"/>
          </w:rPr>
          <w:t xml:space="preserve">Collaboration and feedback are essential components of the variable mapping process. The Core group and the extended HE²AT </w:t>
        </w:r>
        <w:proofErr w:type="spellStart"/>
        <w:r w:rsidRPr="00691453">
          <w:rPr>
            <w:rFonts w:ascii="Nunito" w:hAnsi="Nunito"/>
            <w:sz w:val="20"/>
            <w:szCs w:val="20"/>
          </w:rPr>
          <w:t>Center</w:t>
        </w:r>
        <w:proofErr w:type="spellEnd"/>
        <w:r w:rsidRPr="00691453">
          <w:rPr>
            <w:rFonts w:ascii="Nunito" w:hAnsi="Nunito"/>
            <w:sz w:val="20"/>
            <w:szCs w:val="20"/>
          </w:rPr>
          <w:t xml:space="preserve"> staff work closely together, sharing insights and refining the mappings as needed. Harmonisation team members complete </w:t>
        </w:r>
      </w:ins>
      <w:ins w:id="1981" w:author="Craig Parker" w:date="2024-08-15T15:49:00Z" w16du:dateUtc="2024-08-15T13:49:00Z">
        <w:r w:rsidR="008257CE" w:rsidRPr="00691453">
          <w:rPr>
            <w:rFonts w:ascii="Nunito" w:hAnsi="Nunito"/>
            <w:sz w:val="20"/>
            <w:szCs w:val="20"/>
          </w:rPr>
          <w:t>standardised</w:t>
        </w:r>
      </w:ins>
      <w:ins w:id="1982" w:author="Craig Parker" w:date="2024-08-15T15:49:00Z">
        <w:r w:rsidRPr="00691453">
          <w:rPr>
            <w:rFonts w:ascii="Nunito" w:hAnsi="Nunito"/>
            <w:sz w:val="20"/>
            <w:szCs w:val="20"/>
          </w:rPr>
          <w:t xml:space="preserve"> forms that document the mapping of source variables from the </w:t>
        </w:r>
        <w:r w:rsidRPr="00691453">
          <w:rPr>
            <w:rFonts w:ascii="Nunito" w:hAnsi="Nunito"/>
            <w:b/>
            <w:bCs/>
            <w:sz w:val="20"/>
            <w:szCs w:val="20"/>
          </w:rPr>
          <w:t>Original Study Data</w:t>
        </w:r>
        <w:r w:rsidRPr="00691453">
          <w:rPr>
            <w:rFonts w:ascii="Nunito" w:hAnsi="Nunito"/>
            <w:sz w:val="20"/>
            <w:szCs w:val="20"/>
          </w:rPr>
          <w:t xml:space="preserve"> to the chosen ontologies and any re-coding performed. This documentation supports transparency and </w:t>
        </w:r>
      </w:ins>
      <w:ins w:id="1983" w:author="Craig Parker" w:date="2024-08-15T17:13:00Z" w16du:dateUtc="2024-08-15T15:13:00Z">
        <w:r w:rsidR="002E1E76">
          <w:rPr>
            <w:rFonts w:ascii="Nunito" w:hAnsi="Nunito"/>
            <w:sz w:val="20"/>
            <w:szCs w:val="20"/>
          </w:rPr>
          <w:t>is</w:t>
        </w:r>
      </w:ins>
      <w:ins w:id="1984" w:author="Craig Parker" w:date="2024-08-15T15:49:00Z">
        <w:r w:rsidRPr="00691453">
          <w:rPr>
            <w:rFonts w:ascii="Nunito" w:hAnsi="Nunito"/>
            <w:sz w:val="20"/>
            <w:szCs w:val="20"/>
          </w:rPr>
          <w:t xml:space="preserve"> a valuable reference for future data users.</w:t>
        </w:r>
      </w:ins>
    </w:p>
    <w:p w14:paraId="571E7DF8" w14:textId="77777777" w:rsidR="00260F46" w:rsidRPr="00691453" w:rsidRDefault="00260F46">
      <w:pPr>
        <w:rPr>
          <w:sz w:val="20"/>
          <w:szCs w:val="20"/>
          <w:lang w:val="en-ZA"/>
          <w:rPrChange w:id="1985" w:author="Craig Parker" w:date="2024-08-15T16:14:00Z" w16du:dateUtc="2024-08-15T14:14:00Z">
            <w:rPr>
              <w:rFonts w:ascii="Nunito" w:hAnsi="Nunito"/>
              <w:lang w:val="en-ZA"/>
            </w:rPr>
          </w:rPrChange>
        </w:rPr>
        <w:pPrChange w:id="1986" w:author="Craig Parker" w:date="2024-08-15T16:14:00Z" w16du:dateUtc="2024-08-15T14:14:00Z">
          <w:pPr>
            <w:pStyle w:val="Heading3"/>
          </w:pPr>
        </w:pPrChange>
      </w:pPr>
    </w:p>
    <w:p w14:paraId="5D725A0E" w14:textId="647B1ABD" w:rsidR="002B05DD" w:rsidRPr="00691453" w:rsidDel="00260F46" w:rsidRDefault="002B05DD">
      <w:pPr>
        <w:numPr>
          <w:ilvl w:val="0"/>
          <w:numId w:val="63"/>
        </w:numPr>
        <w:rPr>
          <w:del w:id="1987" w:author="Craig Parker" w:date="2024-08-15T15:33:00Z" w16du:dateUtc="2024-08-15T13:33:00Z"/>
          <w:rFonts w:ascii="Nunito" w:eastAsia="Nunito" w:hAnsi="Nunito" w:cs="Nunito"/>
          <w:color w:val="000000" w:themeColor="text1"/>
          <w:sz w:val="20"/>
          <w:szCs w:val="20"/>
          <w:lang w:val="en-ZA"/>
        </w:rPr>
        <w:pPrChange w:id="1988" w:author="Craig Parker" w:date="2024-08-15T16:26:00Z" w16du:dateUtc="2024-08-15T14:26:00Z">
          <w:pPr>
            <w:spacing w:line="360" w:lineRule="auto"/>
          </w:pPr>
        </w:pPrChange>
      </w:pPr>
      <w:del w:id="1989" w:author="Craig Parker" w:date="2024-08-15T15:33:00Z" w16du:dateUtc="2024-08-15T13:33:00Z">
        <w:r w:rsidRPr="00691453" w:rsidDel="00260F46">
          <w:rPr>
            <w:rFonts w:ascii="Nunito" w:eastAsia="Nunito" w:hAnsi="Nunito" w:cs="Nunito"/>
            <w:color w:val="000000" w:themeColor="text1"/>
            <w:sz w:val="20"/>
            <w:szCs w:val="20"/>
            <w:lang w:val="en-ZA"/>
          </w:rPr>
          <w:lastRenderedPageBreak/>
          <w:delText xml:space="preserve">This step involves the Core group and a </w:delText>
        </w:r>
        <w:r w:rsidR="005027A8" w:rsidRPr="00691453" w:rsidDel="00260F46">
          <w:rPr>
            <w:rFonts w:ascii="Nunito" w:eastAsia="Nunito" w:hAnsi="Nunito" w:cs="Nunito"/>
            <w:color w:val="000000" w:themeColor="text1"/>
            <w:sz w:val="20"/>
            <w:szCs w:val="20"/>
            <w:lang w:val="en-ZA"/>
          </w:rPr>
          <w:delText>more extensive</w:delText>
        </w:r>
        <w:r w:rsidRPr="00691453" w:rsidDel="00260F46">
          <w:rPr>
            <w:rFonts w:ascii="Nunito" w:eastAsia="Nunito" w:hAnsi="Nunito" w:cs="Nunito"/>
            <w:color w:val="000000" w:themeColor="text1"/>
            <w:sz w:val="20"/>
            <w:szCs w:val="20"/>
            <w:lang w:val="en-ZA"/>
          </w:rPr>
          <w:delText xml:space="preserve"> set of HE</w:delText>
        </w:r>
        <w:r w:rsidR="005027A8" w:rsidRPr="00691453" w:rsidDel="00260F46">
          <w:rPr>
            <w:rFonts w:ascii="Nunito" w:eastAsia="Nunito" w:hAnsi="Nunito" w:cs="Nunito"/>
            <w:color w:val="000000" w:themeColor="text1"/>
            <w:sz w:val="20"/>
            <w:szCs w:val="20"/>
            <w:vertAlign w:val="superscript"/>
            <w:lang w:val="en-ZA"/>
          </w:rPr>
          <w:delText>2</w:delText>
        </w:r>
        <w:r w:rsidRPr="00691453" w:rsidDel="00260F46">
          <w:rPr>
            <w:rFonts w:ascii="Nunito" w:eastAsia="Nunito" w:hAnsi="Nunito" w:cs="Nunito"/>
            <w:color w:val="000000" w:themeColor="text1"/>
            <w:sz w:val="20"/>
            <w:szCs w:val="20"/>
            <w:lang w:val="en-ZA"/>
          </w:rPr>
          <w:delText>AT Center staff who utilise synthetic data, variable metadata, and study documentation created in the pre-processing step. Data is shared with OpenAI to leverage LLM description completions, variable mapping suggestions, and data transformation recommendations. Harmonisation team members complete a form to map source variables to a standard set of ontologies and recode variables to a standard data model.</w:delText>
        </w:r>
        <w:bookmarkStart w:id="1990" w:name="_Toc174639691"/>
        <w:bookmarkStart w:id="1991" w:name="_Toc174639856"/>
        <w:bookmarkStart w:id="1992" w:name="_Toc174715204"/>
        <w:bookmarkStart w:id="1993" w:name="_Toc174715384"/>
        <w:bookmarkEnd w:id="1990"/>
        <w:bookmarkEnd w:id="1991"/>
        <w:bookmarkEnd w:id="1992"/>
        <w:bookmarkEnd w:id="1993"/>
      </w:del>
    </w:p>
    <w:p w14:paraId="06F5C2C0" w14:textId="203674DE" w:rsidR="002B05DD" w:rsidRPr="00007315" w:rsidRDefault="002B05DD">
      <w:pPr>
        <w:pStyle w:val="Heading2"/>
        <w:numPr>
          <w:ilvl w:val="1"/>
          <w:numId w:val="68"/>
        </w:numPr>
        <w:rPr>
          <w:ins w:id="1994" w:author="Craig Parker" w:date="2024-08-15T15:36:00Z" w16du:dateUtc="2024-08-15T13:36:00Z"/>
          <w:rFonts w:ascii="Nunito" w:hAnsi="Nunito"/>
          <w:color w:val="auto"/>
          <w:sz w:val="28"/>
          <w:szCs w:val="28"/>
          <w:lang w:val="en-ZA"/>
          <w:rPrChange w:id="1995" w:author="Craig Parker" w:date="2024-08-16T13:24:00Z" w16du:dateUtc="2024-08-16T11:24:00Z">
            <w:rPr>
              <w:ins w:id="1996" w:author="Craig Parker" w:date="2024-08-15T15:36:00Z" w16du:dateUtc="2024-08-15T13:36:00Z"/>
              <w:rFonts w:ascii="Nunito" w:hAnsi="Nunito"/>
              <w:lang w:val="en-ZA"/>
            </w:rPr>
          </w:rPrChange>
        </w:rPr>
        <w:pPrChange w:id="1997" w:author="Craig Parker" w:date="2024-08-15T17:12:00Z" w16du:dateUtc="2024-08-15T15:12:00Z">
          <w:pPr>
            <w:pStyle w:val="Heading2"/>
            <w:numPr>
              <w:ilvl w:val="1"/>
              <w:numId w:val="9"/>
            </w:numPr>
            <w:ind w:left="792" w:hanging="432"/>
          </w:pPr>
        </w:pPrChange>
      </w:pPr>
      <w:bookmarkStart w:id="1998" w:name="_Toc174562943"/>
      <w:bookmarkStart w:id="1999" w:name="_Toc174715385"/>
      <w:r w:rsidRPr="00007315">
        <w:rPr>
          <w:rFonts w:ascii="Nunito" w:hAnsi="Nunito"/>
          <w:color w:val="auto"/>
          <w:sz w:val="28"/>
          <w:szCs w:val="28"/>
          <w:lang w:val="en-ZA"/>
          <w:rPrChange w:id="2000" w:author="Craig Parker" w:date="2024-08-16T13:24:00Z" w16du:dateUtc="2024-08-16T11:24:00Z">
            <w:rPr>
              <w:rFonts w:ascii="Nunito" w:hAnsi="Nunito"/>
              <w:lang w:val="en-ZA"/>
            </w:rPr>
          </w:rPrChange>
        </w:rPr>
        <w:t>Mapping validation</w:t>
      </w:r>
      <w:bookmarkEnd w:id="1998"/>
      <w:bookmarkEnd w:id="1999"/>
    </w:p>
    <w:p w14:paraId="647D86A1" w14:textId="098AF2A7" w:rsidR="001119A0" w:rsidRPr="00691453" w:rsidRDefault="001119A0">
      <w:pPr>
        <w:pStyle w:val="NormalWeb"/>
        <w:spacing w:line="276" w:lineRule="auto"/>
        <w:rPr>
          <w:ins w:id="2001" w:author="Craig Parker" w:date="2024-08-15T15:51:00Z" w16du:dateUtc="2024-08-15T13:51:00Z"/>
          <w:rFonts w:ascii="Nunito" w:hAnsi="Nunito"/>
          <w:sz w:val="20"/>
          <w:szCs w:val="20"/>
          <w:rPrChange w:id="2002" w:author="Craig Parker" w:date="2024-08-15T16:14:00Z" w16du:dateUtc="2024-08-15T14:14:00Z">
            <w:rPr>
              <w:ins w:id="2003" w:author="Craig Parker" w:date="2024-08-15T15:51:00Z" w16du:dateUtc="2024-08-15T13:51:00Z"/>
            </w:rPr>
          </w:rPrChange>
        </w:rPr>
        <w:pPrChange w:id="2004" w:author="Craig Parker" w:date="2024-08-15T16:14:00Z" w16du:dateUtc="2024-08-15T14:14:00Z">
          <w:pPr>
            <w:pStyle w:val="NormalWeb"/>
          </w:pPr>
        </w:pPrChange>
      </w:pPr>
      <w:ins w:id="2005" w:author="Craig Parker" w:date="2024-08-15T15:51:00Z" w16du:dateUtc="2024-08-15T13:51:00Z">
        <w:r w:rsidRPr="00691453">
          <w:rPr>
            <w:rFonts w:ascii="Nunito" w:hAnsi="Nunito"/>
            <w:sz w:val="20"/>
            <w:szCs w:val="20"/>
            <w:rPrChange w:id="2006" w:author="Craig Parker" w:date="2024-08-15T16:14:00Z" w16du:dateUtc="2024-08-15T14:14:00Z">
              <w:rPr/>
            </w:rPrChange>
          </w:rPr>
          <w:t xml:space="preserve">The validation process begins with the Core HE²AT team revisiting the </w:t>
        </w:r>
        <w:r w:rsidRPr="00691453">
          <w:rPr>
            <w:rStyle w:val="Strong"/>
            <w:rFonts w:ascii="Nunito" w:hAnsi="Nunito"/>
            <w:sz w:val="20"/>
            <w:szCs w:val="20"/>
            <w:rPrChange w:id="2007" w:author="Craig Parker" w:date="2024-08-15T16:14:00Z" w16du:dateUtc="2024-08-15T14:14:00Z">
              <w:rPr>
                <w:rStyle w:val="Strong"/>
              </w:rPr>
            </w:rPrChange>
          </w:rPr>
          <w:t>Consortium Shared Data</w:t>
        </w:r>
        <w:r w:rsidRPr="00691453">
          <w:rPr>
            <w:rFonts w:ascii="Nunito" w:hAnsi="Nunito"/>
            <w:sz w:val="20"/>
            <w:szCs w:val="20"/>
            <w:rPrChange w:id="2008" w:author="Craig Parker" w:date="2024-08-15T16:14:00Z" w16du:dateUtc="2024-08-15T14:14:00Z">
              <w:rPr/>
            </w:rPrChange>
          </w:rPr>
          <w:t xml:space="preserve">, which has been reformatted from the </w:t>
        </w:r>
        <w:r w:rsidRPr="00691453">
          <w:rPr>
            <w:rStyle w:val="Strong"/>
            <w:rFonts w:ascii="Nunito" w:hAnsi="Nunito"/>
            <w:sz w:val="20"/>
            <w:szCs w:val="20"/>
            <w:rPrChange w:id="2009" w:author="Craig Parker" w:date="2024-08-15T16:14:00Z" w16du:dateUtc="2024-08-15T14:14:00Z">
              <w:rPr>
                <w:rStyle w:val="Strong"/>
              </w:rPr>
            </w:rPrChange>
          </w:rPr>
          <w:t>Original Study Data</w:t>
        </w:r>
        <w:r w:rsidRPr="00691453">
          <w:rPr>
            <w:rFonts w:ascii="Nunito" w:hAnsi="Nunito"/>
            <w:sz w:val="20"/>
            <w:szCs w:val="20"/>
            <w:rPrChange w:id="2010" w:author="Craig Parker" w:date="2024-08-15T16:14:00Z" w16du:dateUtc="2024-08-15T14:14:00Z">
              <w:rPr/>
            </w:rPrChange>
          </w:rPr>
          <w:t>. By comparing the original variables with the newly mapped versions, the team checks for consistency and accuracy. This step is essential for identifying any discrepancies or errors that may have occurred during the initial mapping phase. The goal is to ensure that the mapped variables retain their original meaning and can be effectively used in subsequent analyses</w:t>
        </w:r>
      </w:ins>
      <w:ins w:id="2011" w:author="Craig Parker" w:date="2024-08-15T16:00:00Z" w16du:dateUtc="2024-08-15T14:00:00Z">
        <w:r w:rsidR="006205BE" w:rsidRPr="00691453">
          <w:rPr>
            <w:rFonts w:ascii="Nunito" w:hAnsi="Nunito"/>
            <w:sz w:val="20"/>
            <w:szCs w:val="20"/>
          </w:rPr>
          <w:t>. This ensures</w:t>
        </w:r>
      </w:ins>
      <w:ins w:id="2012" w:author="Craig Parker" w:date="2024-08-15T15:51:00Z" w16du:dateUtc="2024-08-15T13:51:00Z">
        <w:r w:rsidRPr="00691453">
          <w:rPr>
            <w:rFonts w:ascii="Nunito" w:hAnsi="Nunito"/>
            <w:sz w:val="20"/>
            <w:szCs w:val="20"/>
            <w:rPrChange w:id="2013" w:author="Craig Parker" w:date="2024-08-15T16:14:00Z" w16du:dateUtc="2024-08-15T14:14:00Z">
              <w:rPr/>
            </w:rPrChange>
          </w:rPr>
          <w:t xml:space="preserve"> the data's integrity as it transitions to </w:t>
        </w:r>
        <w:r w:rsidRPr="00691453">
          <w:rPr>
            <w:rStyle w:val="Strong"/>
            <w:rFonts w:ascii="Nunito" w:hAnsi="Nunito"/>
            <w:sz w:val="20"/>
            <w:szCs w:val="20"/>
            <w:rPrChange w:id="2014" w:author="Craig Parker" w:date="2024-08-15T16:14:00Z" w16du:dateUtc="2024-08-15T14:14:00Z">
              <w:rPr>
                <w:rStyle w:val="Strong"/>
              </w:rPr>
            </w:rPrChange>
          </w:rPr>
          <w:t>De-identified Data</w:t>
        </w:r>
        <w:r w:rsidRPr="00691453">
          <w:rPr>
            <w:rFonts w:ascii="Nunito" w:hAnsi="Nunito"/>
            <w:sz w:val="20"/>
            <w:szCs w:val="20"/>
            <w:rPrChange w:id="2015" w:author="Craig Parker" w:date="2024-08-15T16:14:00Z" w16du:dateUtc="2024-08-15T14:14:00Z">
              <w:rPr/>
            </w:rPrChange>
          </w:rPr>
          <w:t>.</w:t>
        </w:r>
      </w:ins>
    </w:p>
    <w:p w14:paraId="3EA2BCB5" w14:textId="3AE57F31" w:rsidR="001119A0" w:rsidRPr="00691453" w:rsidRDefault="001119A0">
      <w:pPr>
        <w:pStyle w:val="NormalWeb"/>
        <w:spacing w:line="276" w:lineRule="auto"/>
        <w:rPr>
          <w:ins w:id="2016" w:author="Craig Parker" w:date="2024-08-15T15:51:00Z" w16du:dateUtc="2024-08-15T13:51:00Z"/>
          <w:rFonts w:ascii="Nunito" w:hAnsi="Nunito"/>
          <w:sz w:val="20"/>
          <w:szCs w:val="20"/>
          <w:rPrChange w:id="2017" w:author="Craig Parker" w:date="2024-08-15T16:14:00Z" w16du:dateUtc="2024-08-15T14:14:00Z">
            <w:rPr>
              <w:ins w:id="2018" w:author="Craig Parker" w:date="2024-08-15T15:51:00Z" w16du:dateUtc="2024-08-15T13:51:00Z"/>
            </w:rPr>
          </w:rPrChange>
        </w:rPr>
        <w:pPrChange w:id="2019" w:author="Craig Parker" w:date="2024-08-15T16:14:00Z" w16du:dateUtc="2024-08-15T14:14:00Z">
          <w:pPr>
            <w:pStyle w:val="NormalWeb"/>
          </w:pPr>
        </w:pPrChange>
      </w:pPr>
      <w:ins w:id="2020" w:author="Craig Parker" w:date="2024-08-15T15:51:00Z" w16du:dateUtc="2024-08-15T13:51:00Z">
        <w:r w:rsidRPr="00691453">
          <w:rPr>
            <w:rFonts w:ascii="Nunito" w:hAnsi="Nunito"/>
            <w:sz w:val="20"/>
            <w:szCs w:val="20"/>
            <w:rPrChange w:id="2021" w:author="Craig Parker" w:date="2024-08-15T16:14:00Z" w16du:dateUtc="2024-08-15T14:14:00Z">
              <w:rPr/>
            </w:rPrChange>
          </w:rPr>
          <w:t xml:space="preserve">To further strengthen the validation process, a health expert is brought in to review the mappings. The involvement of a health expert is critical, as they possess the domain-specific knowledge needed to assess whether the variables have been accurately interpreted and whether the mappings align with established health ontologies, such as SNOMED CT or ICD-10. This expert review helps to ensure that the data remains clinically relevant and that no important nuances are lost during the mapping process. This step is crucial for ensuring that the </w:t>
        </w:r>
        <w:r w:rsidRPr="00691453">
          <w:rPr>
            <w:rStyle w:val="Strong"/>
            <w:rFonts w:ascii="Nunito" w:hAnsi="Nunito"/>
            <w:sz w:val="20"/>
            <w:szCs w:val="20"/>
            <w:rPrChange w:id="2022" w:author="Craig Parker" w:date="2024-08-15T16:14:00Z" w16du:dateUtc="2024-08-15T14:14:00Z">
              <w:rPr>
                <w:rStyle w:val="Strong"/>
              </w:rPr>
            </w:rPrChange>
          </w:rPr>
          <w:t>Consortium Shared Data</w:t>
        </w:r>
        <w:r w:rsidRPr="00691453">
          <w:rPr>
            <w:rFonts w:ascii="Nunito" w:hAnsi="Nunito"/>
            <w:sz w:val="20"/>
            <w:szCs w:val="20"/>
            <w:rPrChange w:id="2023" w:author="Craig Parker" w:date="2024-08-15T16:14:00Z" w16du:dateUtc="2024-08-15T14:14:00Z">
              <w:rPr/>
            </w:rPrChange>
          </w:rPr>
          <w:t xml:space="preserve"> is aligned with the </w:t>
        </w:r>
        <w:proofErr w:type="spellStart"/>
        <w:r w:rsidRPr="00691453">
          <w:rPr>
            <w:rFonts w:ascii="Nunito" w:hAnsi="Nunito"/>
            <w:sz w:val="20"/>
            <w:szCs w:val="20"/>
            <w:rPrChange w:id="2024" w:author="Craig Parker" w:date="2024-08-15T16:14:00Z" w16du:dateUtc="2024-08-15T14:14:00Z">
              <w:rPr/>
            </w:rPrChange>
          </w:rPr>
          <w:t>Center's</w:t>
        </w:r>
        <w:proofErr w:type="spellEnd"/>
        <w:r w:rsidRPr="00691453">
          <w:rPr>
            <w:rFonts w:ascii="Nunito" w:hAnsi="Nunito"/>
            <w:sz w:val="20"/>
            <w:szCs w:val="20"/>
            <w:rPrChange w:id="2025" w:author="Craig Parker" w:date="2024-08-15T16:14:00Z" w16du:dateUtc="2024-08-15T14:14:00Z">
              <w:rPr/>
            </w:rPrChange>
          </w:rPr>
          <w:t xml:space="preserve"> research objectives and can be effectively used across various studies.</w:t>
        </w:r>
      </w:ins>
    </w:p>
    <w:p w14:paraId="042E4D04" w14:textId="6A776BDB" w:rsidR="001119A0" w:rsidRPr="00691453" w:rsidRDefault="001119A0">
      <w:pPr>
        <w:pStyle w:val="NormalWeb"/>
        <w:spacing w:line="276" w:lineRule="auto"/>
        <w:rPr>
          <w:ins w:id="2026" w:author="Craig Parker" w:date="2024-08-15T15:51:00Z" w16du:dateUtc="2024-08-15T13:51:00Z"/>
          <w:rFonts w:ascii="Nunito" w:hAnsi="Nunito"/>
          <w:sz w:val="20"/>
          <w:szCs w:val="20"/>
          <w:rPrChange w:id="2027" w:author="Craig Parker" w:date="2024-08-15T16:14:00Z" w16du:dateUtc="2024-08-15T14:14:00Z">
            <w:rPr>
              <w:ins w:id="2028" w:author="Craig Parker" w:date="2024-08-15T15:51:00Z" w16du:dateUtc="2024-08-15T13:51:00Z"/>
            </w:rPr>
          </w:rPrChange>
        </w:rPr>
        <w:pPrChange w:id="2029" w:author="Craig Parker" w:date="2024-08-15T16:14:00Z" w16du:dateUtc="2024-08-15T14:14:00Z">
          <w:pPr>
            <w:pStyle w:val="NormalWeb"/>
          </w:pPr>
        </w:pPrChange>
      </w:pPr>
      <w:ins w:id="2030" w:author="Craig Parker" w:date="2024-08-15T15:51:00Z" w16du:dateUtc="2024-08-15T13:51:00Z">
        <w:r w:rsidRPr="00691453">
          <w:rPr>
            <w:rFonts w:ascii="Nunito" w:hAnsi="Nunito"/>
            <w:sz w:val="20"/>
            <w:szCs w:val="20"/>
            <w:rPrChange w:id="2031" w:author="Craig Parker" w:date="2024-08-15T16:14:00Z" w16du:dateUtc="2024-08-15T14:14:00Z">
              <w:rPr>
                <w:rFonts w:ascii="Nunito" w:hAnsi="Nunito"/>
              </w:rPr>
            </w:rPrChange>
          </w:rPr>
          <w:t xml:space="preserve">The Core HE²AT team </w:t>
        </w:r>
      </w:ins>
      <w:ins w:id="2032" w:author="Craig Parker" w:date="2024-08-16T13:46:00Z" w16du:dateUtc="2024-08-16T11:46:00Z">
        <w:r w:rsidR="00057DD2">
          <w:rPr>
            <w:rFonts w:ascii="Nunito" w:hAnsi="Nunito"/>
            <w:sz w:val="20"/>
            <w:szCs w:val="20"/>
          </w:rPr>
          <w:t>verifies after</w:t>
        </w:r>
      </w:ins>
      <w:ins w:id="2033" w:author="Craig Parker" w:date="2024-08-15T15:51:00Z" w16du:dateUtc="2024-08-15T13:51:00Z">
        <w:r w:rsidRPr="00691453">
          <w:rPr>
            <w:rFonts w:ascii="Nunito" w:hAnsi="Nunito"/>
            <w:sz w:val="20"/>
            <w:szCs w:val="20"/>
            <w:rPrChange w:id="2034" w:author="Craig Parker" w:date="2024-08-15T16:14:00Z" w16du:dateUtc="2024-08-15T14:14:00Z">
              <w:rPr>
                <w:rFonts w:ascii="Nunito" w:hAnsi="Nunito"/>
              </w:rPr>
            </w:rPrChange>
          </w:rPr>
          <w:t xml:space="preserve"> the health expert's review</w:t>
        </w:r>
        <w:r w:rsidRPr="00691453">
          <w:rPr>
            <w:rFonts w:ascii="Nunito" w:hAnsi="Nunito"/>
            <w:sz w:val="20"/>
            <w:szCs w:val="20"/>
            <w:rPrChange w:id="2035" w:author="Craig Parker" w:date="2024-08-15T16:14:00Z" w16du:dateUtc="2024-08-15T14:14:00Z">
              <w:rPr/>
            </w:rPrChange>
          </w:rPr>
          <w:t>. This team, which includes harmonisation specialists, data scientists, and other key personnel, performs a thorough check to ensure that the mappings are correct and that the data transformations have been appropriately applied. This multi-layered validation process helps to catch any remaining issues</w:t>
        </w:r>
      </w:ins>
      <w:ins w:id="2036" w:author="Craig Parker" w:date="2024-08-15T15:54:00Z" w16du:dateUtc="2024-08-15T13:54:00Z">
        <w:r w:rsidR="00A735FE" w:rsidRPr="00691453">
          <w:rPr>
            <w:rFonts w:ascii="Nunito" w:hAnsi="Nunito"/>
            <w:sz w:val="20"/>
            <w:szCs w:val="20"/>
          </w:rPr>
          <w:t>. It ensures</w:t>
        </w:r>
      </w:ins>
      <w:ins w:id="2037" w:author="Craig Parker" w:date="2024-08-15T15:51:00Z" w16du:dateUtc="2024-08-15T13:51:00Z">
        <w:r w:rsidRPr="00691453">
          <w:rPr>
            <w:rFonts w:ascii="Nunito" w:hAnsi="Nunito"/>
            <w:sz w:val="20"/>
            <w:szCs w:val="20"/>
            <w:rPrChange w:id="2038" w:author="Craig Parker" w:date="2024-08-15T16:14:00Z" w16du:dateUtc="2024-08-15T14:14:00Z">
              <w:rPr/>
            </w:rPrChange>
          </w:rPr>
          <w:t xml:space="preserve"> that the final </w:t>
        </w:r>
      </w:ins>
      <w:ins w:id="2039" w:author="Craig Parker" w:date="2024-08-15T15:54:00Z" w16du:dateUtc="2024-08-15T13:54:00Z">
        <w:r w:rsidR="00A735FE" w:rsidRPr="00691453">
          <w:rPr>
            <w:rFonts w:ascii="Nunito" w:hAnsi="Nunito"/>
            <w:sz w:val="20"/>
            <w:szCs w:val="20"/>
          </w:rPr>
          <w:t>harmonised</w:t>
        </w:r>
      </w:ins>
      <w:ins w:id="2040" w:author="Craig Parker" w:date="2024-08-15T15:51:00Z" w16du:dateUtc="2024-08-15T13:51:00Z">
        <w:r w:rsidRPr="00691453">
          <w:rPr>
            <w:rFonts w:ascii="Nunito" w:hAnsi="Nunito"/>
            <w:sz w:val="20"/>
            <w:szCs w:val="20"/>
            <w:rPrChange w:id="2041" w:author="Craig Parker" w:date="2024-08-15T16:14:00Z" w16du:dateUtc="2024-08-15T14:14:00Z">
              <w:rPr/>
            </w:rPrChange>
          </w:rPr>
          <w:t xml:space="preserve"> dataset is both accurate and reliable, ready for further transformation into </w:t>
        </w:r>
        <w:r w:rsidRPr="00691453">
          <w:rPr>
            <w:rStyle w:val="Strong"/>
            <w:rFonts w:ascii="Nunito" w:hAnsi="Nunito"/>
            <w:sz w:val="20"/>
            <w:szCs w:val="20"/>
            <w:rPrChange w:id="2042" w:author="Craig Parker" w:date="2024-08-15T16:14:00Z" w16du:dateUtc="2024-08-15T14:14:00Z">
              <w:rPr>
                <w:rStyle w:val="Strong"/>
              </w:rPr>
            </w:rPrChange>
          </w:rPr>
          <w:t>De-identified Data</w:t>
        </w:r>
        <w:r w:rsidRPr="00691453">
          <w:rPr>
            <w:rFonts w:ascii="Nunito" w:hAnsi="Nunito"/>
            <w:sz w:val="20"/>
            <w:szCs w:val="20"/>
            <w:rPrChange w:id="2043" w:author="Craig Parker" w:date="2024-08-15T16:14:00Z" w16du:dateUtc="2024-08-15T14:14:00Z">
              <w:rPr/>
            </w:rPrChange>
          </w:rPr>
          <w:t xml:space="preserve"> if necessary.</w:t>
        </w:r>
      </w:ins>
    </w:p>
    <w:p w14:paraId="50B1B431" w14:textId="2F025A55" w:rsidR="00C8697F" w:rsidRPr="00691453" w:rsidDel="002F3E86" w:rsidRDefault="001119A0">
      <w:pPr>
        <w:pStyle w:val="NormalWeb"/>
        <w:spacing w:line="276" w:lineRule="auto"/>
        <w:rPr>
          <w:del w:id="2044" w:author="Craig Parker" w:date="2024-08-15T15:58:00Z" w16du:dateUtc="2024-08-15T13:58:00Z"/>
          <w:rFonts w:ascii="Nunito" w:hAnsi="Nunito"/>
          <w:sz w:val="20"/>
          <w:szCs w:val="20"/>
          <w:rPrChange w:id="2045" w:author="Craig Parker" w:date="2024-08-15T16:14:00Z" w16du:dateUtc="2024-08-15T14:14:00Z">
            <w:rPr>
              <w:del w:id="2046" w:author="Craig Parker" w:date="2024-08-15T15:58:00Z" w16du:dateUtc="2024-08-15T13:58:00Z"/>
              <w:rFonts w:ascii="Nunito" w:hAnsi="Nunito"/>
              <w:lang w:val="en-ZA"/>
            </w:rPr>
          </w:rPrChange>
        </w:rPr>
        <w:pPrChange w:id="2047" w:author="Craig Parker" w:date="2024-08-15T16:14:00Z" w16du:dateUtc="2024-08-15T14:14:00Z">
          <w:pPr>
            <w:pStyle w:val="Heading3"/>
          </w:pPr>
        </w:pPrChange>
      </w:pPr>
      <w:ins w:id="2048" w:author="Craig Parker" w:date="2024-08-15T15:51:00Z" w16du:dateUtc="2024-08-15T13:51:00Z">
        <w:r w:rsidRPr="00691453">
          <w:rPr>
            <w:rFonts w:ascii="Nunito" w:hAnsi="Nunito"/>
            <w:sz w:val="20"/>
            <w:szCs w:val="20"/>
            <w:rPrChange w:id="2049" w:author="Craig Parker" w:date="2024-08-15T16:14:00Z" w16du:dateUtc="2024-08-15T14:14:00Z">
              <w:rPr/>
            </w:rPrChange>
          </w:rPr>
          <w:t xml:space="preserve">An </w:t>
        </w:r>
      </w:ins>
      <w:ins w:id="2050" w:author="Craig Parker" w:date="2024-08-15T15:54:00Z" w16du:dateUtc="2024-08-15T13:54:00Z">
        <w:r w:rsidR="00A735FE" w:rsidRPr="00691453">
          <w:rPr>
            <w:rFonts w:ascii="Nunito" w:hAnsi="Nunito"/>
            <w:sz w:val="20"/>
            <w:szCs w:val="20"/>
          </w:rPr>
          <w:t>essential</w:t>
        </w:r>
      </w:ins>
      <w:ins w:id="2051" w:author="Craig Parker" w:date="2024-08-15T15:51:00Z" w16du:dateUtc="2024-08-15T13:51:00Z">
        <w:r w:rsidRPr="00691453">
          <w:rPr>
            <w:rFonts w:ascii="Nunito" w:hAnsi="Nunito"/>
            <w:sz w:val="20"/>
            <w:szCs w:val="20"/>
            <w:rPrChange w:id="2052" w:author="Craig Parker" w:date="2024-08-15T16:14:00Z" w16du:dateUtc="2024-08-15T14:14:00Z">
              <w:rPr/>
            </w:rPrChange>
          </w:rPr>
          <w:t xml:space="preserve"> aspect of this validation process is version control. To maintain transparency and track changes, all mappings and transformation instructions are version-controlled using CSAG’s GitLab system. By employing a robust version control system, the team ensures that every modification to the dataset is documented, providing a clear audit trail. This allows for easy rollback to previous versions if any issues are identified </w:t>
        </w:r>
        <w:proofErr w:type="gramStart"/>
        <w:r w:rsidRPr="00691453">
          <w:rPr>
            <w:rFonts w:ascii="Nunito" w:hAnsi="Nunito"/>
            <w:sz w:val="20"/>
            <w:szCs w:val="20"/>
            <w:rPrChange w:id="2053" w:author="Craig Parker" w:date="2024-08-15T16:14:00Z" w16du:dateUtc="2024-08-15T14:14:00Z">
              <w:rPr/>
            </w:rPrChange>
          </w:rPr>
          <w:t>later on</w:t>
        </w:r>
        <w:proofErr w:type="gramEnd"/>
        <w:r w:rsidRPr="00691453">
          <w:rPr>
            <w:rFonts w:ascii="Nunito" w:hAnsi="Nunito"/>
            <w:sz w:val="20"/>
            <w:szCs w:val="20"/>
            <w:rPrChange w:id="2054" w:author="Craig Parker" w:date="2024-08-15T16:14:00Z" w16du:dateUtc="2024-08-15T14:14:00Z">
              <w:rPr/>
            </w:rPrChange>
          </w:rPr>
          <w:t xml:space="preserve"> and </w:t>
        </w:r>
      </w:ins>
      <w:ins w:id="2055" w:author="Craig Parker" w:date="2024-08-15T15:54:00Z" w16du:dateUtc="2024-08-15T13:54:00Z">
        <w:r w:rsidR="00A735FE" w:rsidRPr="00691453">
          <w:rPr>
            <w:rFonts w:ascii="Nunito" w:hAnsi="Nunito"/>
            <w:sz w:val="20"/>
            <w:szCs w:val="20"/>
          </w:rPr>
          <w:t>ensure</w:t>
        </w:r>
      </w:ins>
      <w:ins w:id="2056" w:author="Craig Parker" w:date="2024-08-15T15:51:00Z" w16du:dateUtc="2024-08-15T13:51:00Z">
        <w:r w:rsidRPr="00691453">
          <w:rPr>
            <w:rFonts w:ascii="Nunito" w:hAnsi="Nunito"/>
            <w:sz w:val="20"/>
            <w:szCs w:val="20"/>
            <w:rPrChange w:id="2057" w:author="Craig Parker" w:date="2024-08-15T16:14:00Z" w16du:dateUtc="2024-08-15T14:14:00Z">
              <w:rPr/>
            </w:rPrChange>
          </w:rPr>
          <w:t xml:space="preserve"> that the final dataset is reproducible and trustworthy.</w:t>
        </w:r>
      </w:ins>
    </w:p>
    <w:p w14:paraId="1D3CF64D" w14:textId="38BA61A4" w:rsidR="002B05DD" w:rsidRPr="00007315" w:rsidDel="00C8697F" w:rsidRDefault="002B05DD">
      <w:pPr>
        <w:pStyle w:val="Heading2"/>
        <w:rPr>
          <w:del w:id="2058" w:author="Craig Parker" w:date="2024-08-15T15:36:00Z" w16du:dateUtc="2024-08-15T13:36:00Z"/>
          <w:rFonts w:ascii="Nunito" w:hAnsi="Nunito"/>
          <w:sz w:val="28"/>
          <w:szCs w:val="28"/>
          <w:lang w:val="en-ZA"/>
          <w:rPrChange w:id="2059" w:author="Craig Parker" w:date="2024-08-16T13:24:00Z" w16du:dateUtc="2024-08-16T11:24:00Z">
            <w:rPr>
              <w:del w:id="2060" w:author="Craig Parker" w:date="2024-08-15T15:36:00Z" w16du:dateUtc="2024-08-15T13:36:00Z"/>
              <w:lang w:val="en-ZA"/>
            </w:rPr>
          </w:rPrChange>
        </w:rPr>
        <w:pPrChange w:id="2061" w:author="Craig Parker" w:date="2024-08-15T16:14:00Z" w16du:dateUtc="2024-08-15T14:14:00Z">
          <w:pPr>
            <w:spacing w:line="360" w:lineRule="auto"/>
          </w:pPr>
        </w:pPrChange>
      </w:pPr>
      <w:del w:id="2062" w:author="Craig Parker" w:date="2024-08-15T15:36:00Z" w16du:dateUtc="2024-08-15T13:36:00Z">
        <w:r w:rsidRPr="00007315" w:rsidDel="00C8697F">
          <w:rPr>
            <w:rFonts w:ascii="Nunito" w:hAnsi="Nunito"/>
            <w:sz w:val="28"/>
            <w:szCs w:val="28"/>
            <w:lang w:val="en-ZA"/>
            <w:rPrChange w:id="2063" w:author="Craig Parker" w:date="2024-08-16T13:24:00Z" w16du:dateUtc="2024-08-16T11:24:00Z">
              <w:rPr>
                <w:lang w:val="en-ZA"/>
              </w:rPr>
            </w:rPrChange>
          </w:rPr>
          <w:delText xml:space="preserve">The 'core' HE²AT team validates the variable mappings created in the previous step using the </w:delText>
        </w:r>
        <w:commentRangeStart w:id="2064"/>
        <w:r w:rsidRPr="00007315" w:rsidDel="00C8697F">
          <w:rPr>
            <w:rFonts w:ascii="Nunito" w:hAnsi="Nunito"/>
            <w:sz w:val="28"/>
            <w:szCs w:val="28"/>
            <w:highlight w:val="yellow"/>
            <w:lang w:val="en-ZA"/>
            <w:rPrChange w:id="2065" w:author="Craig Parker" w:date="2024-08-16T13:24:00Z" w16du:dateUtc="2024-08-16T11:24:00Z">
              <w:rPr>
                <w:highlight w:val="yellow"/>
                <w:lang w:val="en-ZA"/>
              </w:rPr>
            </w:rPrChange>
          </w:rPr>
          <w:delText>reformatted</w:delText>
        </w:r>
        <w:commentRangeEnd w:id="2064"/>
        <w:r w:rsidRPr="00007315" w:rsidDel="00C8697F">
          <w:rPr>
            <w:rStyle w:val="CommentReference"/>
            <w:rFonts w:ascii="Nunito" w:hAnsi="Nunito"/>
            <w:sz w:val="28"/>
            <w:szCs w:val="28"/>
            <w:rPrChange w:id="2066" w:author="Craig Parker" w:date="2024-08-16T13:24:00Z" w16du:dateUtc="2024-08-16T11:24:00Z">
              <w:rPr>
                <w:rStyle w:val="CommentReference"/>
                <w:rFonts w:ascii="Nunito" w:hAnsi="Nunito"/>
                <w:sz w:val="24"/>
                <w:szCs w:val="24"/>
              </w:rPr>
            </w:rPrChange>
          </w:rPr>
          <w:commentReference w:id="2064"/>
        </w:r>
        <w:r w:rsidRPr="00007315" w:rsidDel="00C8697F">
          <w:rPr>
            <w:rFonts w:ascii="Nunito" w:hAnsi="Nunito"/>
            <w:sz w:val="28"/>
            <w:szCs w:val="28"/>
            <w:highlight w:val="yellow"/>
            <w:lang w:val="en-ZA"/>
            <w:rPrChange w:id="2067" w:author="Craig Parker" w:date="2024-08-16T13:24:00Z" w16du:dateUtc="2024-08-16T11:24:00Z">
              <w:rPr>
                <w:highlight w:val="yellow"/>
                <w:lang w:val="en-ZA"/>
              </w:rPr>
            </w:rPrChange>
          </w:rPr>
          <w:delText xml:space="preserve"> source data</w:delText>
        </w:r>
        <w:r w:rsidRPr="00007315" w:rsidDel="00C8697F">
          <w:rPr>
            <w:rFonts w:ascii="Nunito" w:hAnsi="Nunito"/>
            <w:sz w:val="28"/>
            <w:szCs w:val="28"/>
            <w:lang w:val="en-ZA"/>
            <w:rPrChange w:id="2068" w:author="Craig Parker" w:date="2024-08-16T13:24:00Z" w16du:dateUtc="2024-08-16T11:24:00Z">
              <w:rPr>
                <w:lang w:val="en-ZA"/>
              </w:rPr>
            </w:rPrChange>
          </w:rPr>
          <w:delText>. This validation is conducted first by a health expert and then by the core harmonising team. The mappings and transformation instructions from this step are version-controlled using CSAG GitLab.</w:delText>
        </w:r>
      </w:del>
    </w:p>
    <w:p w14:paraId="46C1A471" w14:textId="71B415FA" w:rsidR="002B05DD" w:rsidRPr="00007315" w:rsidDel="005B388F" w:rsidRDefault="002B05DD">
      <w:pPr>
        <w:pStyle w:val="Heading2"/>
        <w:rPr>
          <w:del w:id="2069" w:author="Craig Parker" w:date="2024-08-15T15:42:00Z" w16du:dateUtc="2024-08-15T13:42:00Z"/>
          <w:rFonts w:ascii="Nunito" w:hAnsi="Nunito"/>
          <w:color w:val="auto"/>
          <w:sz w:val="28"/>
          <w:szCs w:val="28"/>
          <w:lang w:val="en-ZA"/>
          <w:rPrChange w:id="2070" w:author="Craig Parker" w:date="2024-08-16T13:24:00Z" w16du:dateUtc="2024-08-16T11:24:00Z">
            <w:rPr>
              <w:del w:id="2071" w:author="Craig Parker" w:date="2024-08-15T15:42:00Z" w16du:dateUtc="2024-08-15T13:42:00Z"/>
              <w:lang w:val="en-ZA"/>
            </w:rPr>
          </w:rPrChange>
        </w:rPr>
        <w:pPrChange w:id="2072" w:author="Craig Parker" w:date="2024-08-15T16:14:00Z" w16du:dateUtc="2024-08-15T14:14:00Z">
          <w:pPr>
            <w:pStyle w:val="Heading3"/>
          </w:pPr>
        </w:pPrChange>
      </w:pPr>
      <w:bookmarkStart w:id="2073" w:name="_Toc174562944"/>
      <w:del w:id="2074" w:author="Craig Parker" w:date="2024-08-15T15:57:00Z" w16du:dateUtc="2024-08-15T13:57:00Z">
        <w:r w:rsidRPr="00007315" w:rsidDel="002F3E86">
          <w:rPr>
            <w:rFonts w:ascii="Nunito" w:hAnsi="Nunito"/>
            <w:color w:val="auto"/>
            <w:sz w:val="28"/>
            <w:szCs w:val="28"/>
            <w:lang w:val="en-ZA"/>
            <w:rPrChange w:id="2075" w:author="Craig Parker" w:date="2024-08-16T13:24:00Z" w16du:dateUtc="2024-08-16T11:24:00Z">
              <w:rPr>
                <w:lang w:val="en-ZA"/>
              </w:rPr>
            </w:rPrChange>
          </w:rPr>
          <w:delText>Database population</w:delText>
        </w:r>
      </w:del>
      <w:bookmarkEnd w:id="2073"/>
    </w:p>
    <w:p w14:paraId="3E6A240C" w14:textId="5D005051" w:rsidR="002B05DD" w:rsidRPr="00691453" w:rsidRDefault="00251EFB">
      <w:pPr>
        <w:pStyle w:val="NormalWeb"/>
        <w:spacing w:line="276" w:lineRule="auto"/>
        <w:rPr>
          <w:ins w:id="2076" w:author="Craig Parker" w:date="2024-08-15T15:41:00Z" w16du:dateUtc="2024-08-15T13:41:00Z"/>
          <w:rFonts w:eastAsia="Nunito"/>
          <w:sz w:val="20"/>
          <w:szCs w:val="20"/>
          <w:rPrChange w:id="2077" w:author="Craig Parker" w:date="2024-08-15T16:14:00Z" w16du:dateUtc="2024-08-15T14:14:00Z">
            <w:rPr>
              <w:ins w:id="2078" w:author="Craig Parker" w:date="2024-08-15T15:41:00Z" w16du:dateUtc="2024-08-15T13:41:00Z"/>
            </w:rPr>
          </w:rPrChange>
        </w:rPr>
        <w:pPrChange w:id="2079" w:author="Craig Parker" w:date="2024-08-15T16:14:00Z" w16du:dateUtc="2024-08-15T14:14:00Z">
          <w:pPr>
            <w:spacing w:line="360" w:lineRule="auto"/>
          </w:pPr>
        </w:pPrChange>
      </w:pPr>
      <w:del w:id="2080" w:author="Craig Parker" w:date="2024-08-15T15:41:00Z" w16du:dateUtc="2024-08-15T13:41:00Z">
        <w:r w:rsidRPr="00691453" w:rsidDel="0008446E">
          <w:rPr>
            <w:rFonts w:eastAsia="Nunito"/>
            <w:sz w:val="20"/>
            <w:szCs w:val="20"/>
            <w:rPrChange w:id="2081" w:author="Craig Parker" w:date="2024-08-15T16:14:00Z" w16du:dateUtc="2024-08-15T14:14:00Z">
              <w:rPr/>
            </w:rPrChange>
          </w:rPr>
          <w:delText>The source data is transformed and used to populate a final database using the mappings and instructions from the previous steps</w:delText>
        </w:r>
        <w:r w:rsidR="002B05DD" w:rsidRPr="00691453" w:rsidDel="0008446E">
          <w:rPr>
            <w:rFonts w:eastAsia="Nunito"/>
            <w:sz w:val="20"/>
            <w:szCs w:val="20"/>
            <w:rPrChange w:id="2082" w:author="Craig Parker" w:date="2024-08-15T16:14:00Z" w16du:dateUtc="2024-08-15T14:14:00Z">
              <w:rPr/>
            </w:rPrChange>
          </w:rPr>
          <w:delText xml:space="preserve">. </w:delText>
        </w:r>
        <w:r w:rsidRPr="00691453" w:rsidDel="0008446E">
          <w:rPr>
            <w:rFonts w:eastAsia="Nunito"/>
            <w:sz w:val="20"/>
            <w:szCs w:val="20"/>
            <w:rPrChange w:id="2083" w:author="Craig Parker" w:date="2024-08-15T16:14:00Z" w16du:dateUtc="2024-08-15T14:14:00Z">
              <w:rPr/>
            </w:rPrChange>
          </w:rPr>
          <w:delText>The 'core' team manages this step</w:delText>
        </w:r>
        <w:r w:rsidR="002B05DD" w:rsidRPr="00691453" w:rsidDel="0008446E">
          <w:rPr>
            <w:rFonts w:eastAsia="Nunito"/>
            <w:sz w:val="20"/>
            <w:szCs w:val="20"/>
            <w:rPrChange w:id="2084" w:author="Craig Parker" w:date="2024-08-15T16:14:00Z" w16du:dateUtc="2024-08-15T14:14:00Z">
              <w:rPr/>
            </w:rPrChange>
          </w:rPr>
          <w:delText xml:space="preserve">, </w:delText>
        </w:r>
      </w:del>
      <w:del w:id="2085" w:author="Craig Parker" w:date="2024-08-15T14:14:00Z" w16du:dateUtc="2024-08-15T12:14:00Z">
        <w:r w:rsidR="002B05DD" w:rsidRPr="00691453" w:rsidDel="001E55F8">
          <w:rPr>
            <w:rFonts w:eastAsia="Nunito"/>
            <w:sz w:val="20"/>
            <w:szCs w:val="20"/>
            <w:rPrChange w:id="2086" w:author="Craig Parker" w:date="2024-08-15T16:14:00Z" w16du:dateUtc="2024-08-15T14:14:00Z">
              <w:rPr/>
            </w:rPrChange>
          </w:rPr>
          <w:delText>and the final database is made</w:delText>
        </w:r>
      </w:del>
      <w:del w:id="2087" w:author="Craig Parker" w:date="2024-08-15T15:41:00Z" w16du:dateUtc="2024-08-15T13:41:00Z">
        <w:r w:rsidR="002B05DD" w:rsidRPr="00691453" w:rsidDel="0008446E">
          <w:rPr>
            <w:rFonts w:eastAsia="Nunito"/>
            <w:sz w:val="20"/>
            <w:szCs w:val="20"/>
            <w:rPrChange w:id="2088" w:author="Craig Parker" w:date="2024-08-15T16:14:00Z" w16du:dateUtc="2024-08-15T14:14:00Z">
              <w:rPr/>
            </w:rPrChange>
          </w:rPr>
          <w:delText xml:space="preserve"> available to the full consortium. </w:delText>
        </w:r>
      </w:del>
      <w:del w:id="2089" w:author="Craig Parker" w:date="2024-08-15T14:14:00Z" w16du:dateUtc="2024-08-15T12:14:00Z">
        <w:r w:rsidR="002B05DD" w:rsidRPr="00691453" w:rsidDel="008207AB">
          <w:rPr>
            <w:rFonts w:eastAsia="Nunito"/>
            <w:sz w:val="20"/>
            <w:szCs w:val="20"/>
            <w:rPrChange w:id="2090" w:author="Craig Parker" w:date="2024-08-15T16:14:00Z" w16du:dateUtc="2024-08-15T14:14:00Z">
              <w:rPr/>
            </w:rPrChange>
          </w:rPr>
          <w:delText>A second anonymisation of patient identifiers occurs at this stage</w:delText>
        </w:r>
      </w:del>
      <w:del w:id="2091" w:author="Craig Parker" w:date="2024-08-15T15:41:00Z" w16du:dateUtc="2024-08-15T13:41:00Z">
        <w:r w:rsidR="002B05DD" w:rsidRPr="00691453" w:rsidDel="0008446E">
          <w:rPr>
            <w:rFonts w:eastAsia="Nunito"/>
            <w:sz w:val="20"/>
            <w:szCs w:val="20"/>
            <w:rPrChange w:id="2092" w:author="Craig Parker" w:date="2024-08-15T16:14:00Z" w16du:dateUtc="2024-08-15T14:14:00Z">
              <w:rPr/>
            </w:rPrChange>
          </w:rPr>
          <w:delText>, and locations below the ward level (e.g., street addresses) are excluded.</w:delText>
        </w:r>
      </w:del>
    </w:p>
    <w:p w14:paraId="3F5C1364" w14:textId="1A8DEACB" w:rsidR="005B388F" w:rsidRPr="00007315" w:rsidRDefault="002F3E86">
      <w:pPr>
        <w:pStyle w:val="Heading2"/>
        <w:numPr>
          <w:ilvl w:val="1"/>
          <w:numId w:val="68"/>
        </w:numPr>
        <w:rPr>
          <w:ins w:id="2093" w:author="Craig Parker" w:date="2024-08-15T15:58:00Z" w16du:dateUtc="2024-08-15T13:58:00Z"/>
          <w:rFonts w:ascii="Nunito" w:hAnsi="Nunito"/>
          <w:color w:val="auto"/>
          <w:sz w:val="28"/>
          <w:szCs w:val="28"/>
          <w:lang w:val="en-ZA"/>
          <w:rPrChange w:id="2094" w:author="Craig Parker" w:date="2024-08-16T13:24:00Z" w16du:dateUtc="2024-08-16T11:24:00Z">
            <w:rPr>
              <w:ins w:id="2095" w:author="Craig Parker" w:date="2024-08-15T15:58:00Z" w16du:dateUtc="2024-08-15T13:58:00Z"/>
              <w:lang w:val="en-ZA"/>
            </w:rPr>
          </w:rPrChange>
        </w:rPr>
        <w:pPrChange w:id="2096" w:author="Craig Parker" w:date="2024-08-15T17:12:00Z" w16du:dateUtc="2024-08-15T15:12:00Z">
          <w:pPr>
            <w:pStyle w:val="Heading2"/>
          </w:pPr>
        </w:pPrChange>
      </w:pPr>
      <w:bookmarkStart w:id="2097" w:name="_Toc174715386"/>
      <w:ins w:id="2098" w:author="Craig Parker" w:date="2024-08-15T15:57:00Z" w16du:dateUtc="2024-08-15T13:57:00Z">
        <w:r w:rsidRPr="00007315">
          <w:rPr>
            <w:rFonts w:ascii="Nunito" w:hAnsi="Nunito"/>
            <w:color w:val="auto"/>
            <w:sz w:val="28"/>
            <w:szCs w:val="28"/>
            <w:lang w:val="en-ZA"/>
            <w:rPrChange w:id="2099" w:author="Craig Parker" w:date="2024-08-16T13:24:00Z" w16du:dateUtc="2024-08-16T11:24:00Z">
              <w:rPr>
                <w:lang w:val="en-ZA"/>
              </w:rPr>
            </w:rPrChange>
          </w:rPr>
          <w:t>Database population</w:t>
        </w:r>
      </w:ins>
      <w:bookmarkEnd w:id="2097"/>
    </w:p>
    <w:p w14:paraId="6ECE1F6B" w14:textId="77777777" w:rsidR="00611560" w:rsidRPr="00691453" w:rsidRDefault="00611560" w:rsidP="00721DA5">
      <w:pPr>
        <w:rPr>
          <w:ins w:id="2100" w:author="Craig Parker" w:date="2024-08-15T15:58:00Z" w16du:dateUtc="2024-08-15T13:58:00Z"/>
          <w:sz w:val="20"/>
          <w:szCs w:val="20"/>
          <w:lang w:val="en-ZA"/>
          <w:rPrChange w:id="2101" w:author="Craig Parker" w:date="2024-08-15T16:14:00Z" w16du:dateUtc="2024-08-15T14:14:00Z">
            <w:rPr>
              <w:ins w:id="2102" w:author="Craig Parker" w:date="2024-08-15T15:58:00Z" w16du:dateUtc="2024-08-15T13:58:00Z"/>
              <w:lang w:val="en-ZA"/>
            </w:rPr>
          </w:rPrChange>
        </w:rPr>
      </w:pPr>
    </w:p>
    <w:p w14:paraId="074F4BA4" w14:textId="5C100CF6" w:rsidR="002F3E86" w:rsidRPr="00691453" w:rsidRDefault="002F3E86">
      <w:pPr>
        <w:rPr>
          <w:ins w:id="2103" w:author="Craig Parker" w:date="2024-08-15T15:41:00Z" w16du:dateUtc="2024-08-15T13:41:00Z"/>
          <w:sz w:val="20"/>
          <w:szCs w:val="20"/>
          <w:rPrChange w:id="2104" w:author="Craig Parker" w:date="2024-08-15T16:14:00Z" w16du:dateUtc="2024-08-15T14:14:00Z">
            <w:rPr>
              <w:ins w:id="2105" w:author="Craig Parker" w:date="2024-08-15T15:41:00Z" w16du:dateUtc="2024-08-15T13:41:00Z"/>
            </w:rPr>
          </w:rPrChange>
        </w:rPr>
        <w:pPrChange w:id="2106" w:author="Craig Parker" w:date="2024-08-15T16:14:00Z" w16du:dateUtc="2024-08-15T14:14:00Z">
          <w:pPr>
            <w:pStyle w:val="NormalWeb"/>
          </w:pPr>
        </w:pPrChange>
      </w:pPr>
      <w:ins w:id="2107" w:author="Craig Parker" w:date="2024-08-15T15:58:00Z" w16du:dateUtc="2024-08-15T13:58:00Z">
        <w:r w:rsidRPr="00691453">
          <w:rPr>
            <w:rFonts w:ascii="Nunito" w:hAnsi="Nunito"/>
            <w:sz w:val="20"/>
            <w:szCs w:val="20"/>
          </w:rPr>
          <w:t xml:space="preserve">The database population stage marks the final transformation of data into a </w:t>
        </w:r>
        <w:proofErr w:type="spellStart"/>
        <w:r w:rsidRPr="00691453">
          <w:rPr>
            <w:rFonts w:ascii="Nunito" w:hAnsi="Nunito"/>
            <w:sz w:val="20"/>
            <w:szCs w:val="20"/>
          </w:rPr>
          <w:t>harmonised</w:t>
        </w:r>
        <w:proofErr w:type="spellEnd"/>
        <w:r w:rsidRPr="00691453">
          <w:rPr>
            <w:rFonts w:ascii="Nunito" w:hAnsi="Nunito"/>
            <w:sz w:val="20"/>
            <w:szCs w:val="20"/>
          </w:rPr>
          <w:t xml:space="preserve"> and accessible format, ready for consortium-wide use. This step creates the Consortium Shared Data by transforming the validated </w:t>
        </w:r>
        <w:r w:rsidRPr="00691453">
          <w:rPr>
            <w:rStyle w:val="Strong"/>
            <w:rFonts w:ascii="Nunito" w:hAnsi="Nunito"/>
            <w:sz w:val="20"/>
            <w:szCs w:val="20"/>
          </w:rPr>
          <w:t>Original Study Data</w:t>
        </w:r>
        <w:r w:rsidRPr="00691453">
          <w:rPr>
            <w:rFonts w:ascii="Nunito" w:hAnsi="Nunito"/>
            <w:sz w:val="20"/>
            <w:szCs w:val="20"/>
          </w:rPr>
          <w:t xml:space="preserve"> into a </w:t>
        </w:r>
        <w:proofErr w:type="spellStart"/>
        <w:r w:rsidRPr="00691453">
          <w:rPr>
            <w:rFonts w:ascii="Nunito" w:hAnsi="Nunito"/>
            <w:sz w:val="20"/>
            <w:szCs w:val="20"/>
          </w:rPr>
          <w:t>standardised</w:t>
        </w:r>
        <w:proofErr w:type="spellEnd"/>
        <w:r w:rsidRPr="00691453">
          <w:rPr>
            <w:rFonts w:ascii="Nunito" w:hAnsi="Nunito"/>
            <w:sz w:val="20"/>
            <w:szCs w:val="20"/>
          </w:rPr>
          <w:t xml:space="preserve"> format. The Core HE²AT team meticulously </w:t>
        </w:r>
        <w:r w:rsidRPr="00691453">
          <w:rPr>
            <w:rFonts w:ascii="Nunito" w:hAnsi="Nunito"/>
            <w:sz w:val="20"/>
            <w:szCs w:val="20"/>
          </w:rPr>
          <w:lastRenderedPageBreak/>
          <w:t xml:space="preserve">manages this process, ensuring that the data aligns with the mappings and instructions established in the earlier </w:t>
        </w:r>
        <w:proofErr w:type="spellStart"/>
        <w:r w:rsidRPr="00691453">
          <w:rPr>
            <w:rFonts w:ascii="Nunito" w:hAnsi="Nunito"/>
            <w:sz w:val="20"/>
            <w:szCs w:val="20"/>
          </w:rPr>
          <w:t>harmonisation</w:t>
        </w:r>
        <w:proofErr w:type="spellEnd"/>
        <w:r w:rsidRPr="00691453">
          <w:rPr>
            <w:rFonts w:ascii="Nunito" w:hAnsi="Nunito"/>
            <w:sz w:val="20"/>
            <w:szCs w:val="20"/>
          </w:rPr>
          <w:t xml:space="preserve"> phases.</w:t>
        </w:r>
      </w:ins>
    </w:p>
    <w:p w14:paraId="4A60B6B9" w14:textId="73C4526A" w:rsidR="005B388F" w:rsidRPr="00691453" w:rsidRDefault="005B388F">
      <w:pPr>
        <w:pStyle w:val="NormalWeb"/>
        <w:spacing w:line="276" w:lineRule="auto"/>
        <w:rPr>
          <w:ins w:id="2108" w:author="Craig Parker" w:date="2024-08-15T15:41:00Z" w16du:dateUtc="2024-08-15T13:41:00Z"/>
          <w:rFonts w:ascii="Nunito" w:hAnsi="Nunito"/>
          <w:sz w:val="20"/>
          <w:szCs w:val="20"/>
          <w:rPrChange w:id="2109" w:author="Craig Parker" w:date="2024-08-15T16:14:00Z" w16du:dateUtc="2024-08-15T14:14:00Z">
            <w:rPr>
              <w:ins w:id="2110" w:author="Craig Parker" w:date="2024-08-15T15:41:00Z" w16du:dateUtc="2024-08-15T13:41:00Z"/>
            </w:rPr>
          </w:rPrChange>
        </w:rPr>
        <w:pPrChange w:id="2111" w:author="Craig Parker" w:date="2024-08-15T16:14:00Z" w16du:dateUtc="2024-08-15T14:14:00Z">
          <w:pPr>
            <w:pStyle w:val="NormalWeb"/>
          </w:pPr>
        </w:pPrChange>
      </w:pPr>
      <w:ins w:id="2112" w:author="Craig Parker" w:date="2024-08-15T15:41:00Z" w16du:dateUtc="2024-08-15T13:41:00Z">
        <w:r w:rsidRPr="00691453">
          <w:rPr>
            <w:rFonts w:ascii="Nunito" w:hAnsi="Nunito"/>
            <w:sz w:val="20"/>
            <w:szCs w:val="20"/>
            <w:rPrChange w:id="2113" w:author="Craig Parker" w:date="2024-08-15T16:14:00Z" w16du:dateUtc="2024-08-15T14:14:00Z">
              <w:rPr/>
            </w:rPrChange>
          </w:rPr>
          <w:t xml:space="preserve">The population of the final database involves applying the validated mappings and transformations to the </w:t>
        </w:r>
        <w:r w:rsidRPr="00691453">
          <w:rPr>
            <w:rStyle w:val="Strong"/>
            <w:rFonts w:ascii="Nunito" w:hAnsi="Nunito"/>
            <w:sz w:val="20"/>
            <w:szCs w:val="20"/>
            <w:rPrChange w:id="2114" w:author="Craig Parker" w:date="2024-08-15T16:14:00Z" w16du:dateUtc="2024-08-15T14:14:00Z">
              <w:rPr>
                <w:rStyle w:val="Strong"/>
              </w:rPr>
            </w:rPrChange>
          </w:rPr>
          <w:t>Original Study Data</w:t>
        </w:r>
        <w:r w:rsidRPr="00691453">
          <w:rPr>
            <w:rFonts w:ascii="Nunito" w:hAnsi="Nunito"/>
            <w:sz w:val="20"/>
            <w:szCs w:val="20"/>
            <w:rPrChange w:id="2115" w:author="Craig Parker" w:date="2024-08-15T16:14:00Z" w16du:dateUtc="2024-08-15T14:14:00Z">
              <w:rPr/>
            </w:rPrChange>
          </w:rPr>
          <w:t xml:space="preserve">, converting it into </w:t>
        </w:r>
        <w:r w:rsidRPr="00691453">
          <w:rPr>
            <w:rStyle w:val="Strong"/>
            <w:rFonts w:ascii="Nunito" w:hAnsi="Nunito"/>
            <w:sz w:val="20"/>
            <w:szCs w:val="20"/>
            <w:rPrChange w:id="2116" w:author="Craig Parker" w:date="2024-08-15T16:14:00Z" w16du:dateUtc="2024-08-15T14:14:00Z">
              <w:rPr>
                <w:rStyle w:val="Strong"/>
              </w:rPr>
            </w:rPrChange>
          </w:rPr>
          <w:t>Consortium Shared Data</w:t>
        </w:r>
        <w:r w:rsidRPr="00691453">
          <w:rPr>
            <w:rFonts w:ascii="Nunito" w:hAnsi="Nunito"/>
            <w:sz w:val="20"/>
            <w:szCs w:val="20"/>
            <w:rPrChange w:id="2117" w:author="Craig Parker" w:date="2024-08-15T16:14:00Z" w16du:dateUtc="2024-08-15T14:14:00Z">
              <w:rPr/>
            </w:rPrChange>
          </w:rPr>
          <w:t xml:space="preserve"> that can be </w:t>
        </w:r>
      </w:ins>
      <w:ins w:id="2118" w:author="Craig Parker" w:date="2024-08-15T15:42:00Z" w16du:dateUtc="2024-08-15T13:42:00Z">
        <w:r w:rsidRPr="00691453">
          <w:rPr>
            <w:rFonts w:ascii="Nunito" w:hAnsi="Nunito"/>
            <w:sz w:val="20"/>
            <w:szCs w:val="20"/>
          </w:rPr>
          <w:t>utilised</w:t>
        </w:r>
      </w:ins>
      <w:ins w:id="2119" w:author="Craig Parker" w:date="2024-08-15T15:41:00Z" w16du:dateUtc="2024-08-15T13:41:00Z">
        <w:r w:rsidRPr="00691453">
          <w:rPr>
            <w:rFonts w:ascii="Nunito" w:hAnsi="Nunito"/>
            <w:sz w:val="20"/>
            <w:szCs w:val="20"/>
            <w:rPrChange w:id="2120" w:author="Craig Parker" w:date="2024-08-15T16:14:00Z" w16du:dateUtc="2024-08-15T14:14:00Z">
              <w:rPr/>
            </w:rPrChange>
          </w:rPr>
          <w:t xml:space="preserve"> across the HE²AT </w:t>
        </w:r>
        <w:proofErr w:type="spellStart"/>
        <w:r w:rsidRPr="00691453">
          <w:rPr>
            <w:rFonts w:ascii="Nunito" w:hAnsi="Nunito"/>
            <w:sz w:val="20"/>
            <w:szCs w:val="20"/>
            <w:rPrChange w:id="2121" w:author="Craig Parker" w:date="2024-08-15T16:14:00Z" w16du:dateUtc="2024-08-15T14:14:00Z">
              <w:rPr/>
            </w:rPrChange>
          </w:rPr>
          <w:t>Center</w:t>
        </w:r>
        <w:proofErr w:type="spellEnd"/>
        <w:r w:rsidRPr="00691453">
          <w:rPr>
            <w:rFonts w:ascii="Nunito" w:hAnsi="Nunito"/>
            <w:sz w:val="20"/>
            <w:szCs w:val="20"/>
            <w:rPrChange w:id="2122" w:author="Craig Parker" w:date="2024-08-15T16:14:00Z" w16du:dateUtc="2024-08-15T14:14:00Z">
              <w:rPr/>
            </w:rPrChange>
          </w:rPr>
          <w:t xml:space="preserve">. This transformation ensures that the data adheres to </w:t>
        </w:r>
      </w:ins>
      <w:ins w:id="2123" w:author="Craig Parker" w:date="2024-08-15T15:42:00Z" w16du:dateUtc="2024-08-15T13:42:00Z">
        <w:r w:rsidRPr="00691453">
          <w:rPr>
            <w:rFonts w:ascii="Nunito" w:hAnsi="Nunito"/>
            <w:sz w:val="20"/>
            <w:szCs w:val="20"/>
          </w:rPr>
          <w:t>standardised</w:t>
        </w:r>
      </w:ins>
      <w:ins w:id="2124" w:author="Craig Parker" w:date="2024-08-15T15:41:00Z" w16du:dateUtc="2024-08-15T13:41:00Z">
        <w:r w:rsidRPr="00691453">
          <w:rPr>
            <w:rFonts w:ascii="Nunito" w:hAnsi="Nunito"/>
            <w:sz w:val="20"/>
            <w:szCs w:val="20"/>
            <w:rPrChange w:id="2125" w:author="Craig Parker" w:date="2024-08-15T16:14:00Z" w16du:dateUtc="2024-08-15T14:14:00Z">
              <w:rPr/>
            </w:rPrChange>
          </w:rPr>
          <w:t xml:space="preserve"> ontologies and is compatible with the HE²AT </w:t>
        </w:r>
        <w:proofErr w:type="spellStart"/>
        <w:r w:rsidRPr="00691453">
          <w:rPr>
            <w:rFonts w:ascii="Nunito" w:hAnsi="Nunito"/>
            <w:sz w:val="20"/>
            <w:szCs w:val="20"/>
            <w:rPrChange w:id="2126" w:author="Craig Parker" w:date="2024-08-15T16:14:00Z" w16du:dateUtc="2024-08-15T14:14:00Z">
              <w:rPr/>
            </w:rPrChange>
          </w:rPr>
          <w:t>Center’s</w:t>
        </w:r>
        <w:proofErr w:type="spellEnd"/>
        <w:r w:rsidRPr="00691453">
          <w:rPr>
            <w:rFonts w:ascii="Nunito" w:hAnsi="Nunito"/>
            <w:sz w:val="20"/>
            <w:szCs w:val="20"/>
            <w:rPrChange w:id="2127" w:author="Craig Parker" w:date="2024-08-15T16:14:00Z" w16du:dateUtc="2024-08-15T14:14:00Z">
              <w:rPr/>
            </w:rPrChange>
          </w:rPr>
          <w:t xml:space="preserve"> analytical platforms.</w:t>
        </w:r>
      </w:ins>
    </w:p>
    <w:p w14:paraId="7B4EB769" w14:textId="724687C7" w:rsidR="005B388F" w:rsidRPr="00691453" w:rsidRDefault="005B388F">
      <w:pPr>
        <w:pStyle w:val="NormalWeb"/>
        <w:spacing w:line="276" w:lineRule="auto"/>
        <w:rPr>
          <w:ins w:id="2128" w:author="Craig Parker" w:date="2024-08-15T15:41:00Z" w16du:dateUtc="2024-08-15T13:41:00Z"/>
          <w:rFonts w:ascii="Nunito" w:hAnsi="Nunito"/>
          <w:sz w:val="20"/>
          <w:szCs w:val="20"/>
          <w:rPrChange w:id="2129" w:author="Craig Parker" w:date="2024-08-15T16:14:00Z" w16du:dateUtc="2024-08-15T14:14:00Z">
            <w:rPr>
              <w:ins w:id="2130" w:author="Craig Parker" w:date="2024-08-15T15:41:00Z" w16du:dateUtc="2024-08-15T13:41:00Z"/>
            </w:rPr>
          </w:rPrChange>
        </w:rPr>
        <w:pPrChange w:id="2131" w:author="Craig Parker" w:date="2024-08-15T16:14:00Z" w16du:dateUtc="2024-08-15T14:14:00Z">
          <w:pPr>
            <w:pStyle w:val="NormalWeb"/>
          </w:pPr>
        </w:pPrChange>
      </w:pPr>
      <w:ins w:id="2132" w:author="Craig Parker" w:date="2024-08-15T15:41:00Z" w16du:dateUtc="2024-08-15T13:41:00Z">
        <w:r w:rsidRPr="00691453">
          <w:rPr>
            <w:rFonts w:ascii="Nunito" w:hAnsi="Nunito"/>
            <w:sz w:val="20"/>
            <w:szCs w:val="20"/>
            <w:rPrChange w:id="2133" w:author="Craig Parker" w:date="2024-08-15T16:14:00Z" w16du:dateUtc="2024-08-15T14:14:00Z">
              <w:rPr/>
            </w:rPrChange>
          </w:rPr>
          <w:t xml:space="preserve">An important aspect of this stage is the additional </w:t>
        </w:r>
      </w:ins>
      <w:ins w:id="2134" w:author="Craig Parker" w:date="2024-08-15T15:42:00Z" w16du:dateUtc="2024-08-15T13:42:00Z">
        <w:r w:rsidRPr="00691453">
          <w:rPr>
            <w:rFonts w:ascii="Nunito" w:hAnsi="Nunito"/>
            <w:sz w:val="20"/>
            <w:szCs w:val="20"/>
          </w:rPr>
          <w:t>anonymisation</w:t>
        </w:r>
      </w:ins>
      <w:ins w:id="2135" w:author="Craig Parker" w:date="2024-08-15T15:41:00Z" w16du:dateUtc="2024-08-15T13:41:00Z">
        <w:r w:rsidRPr="00691453">
          <w:rPr>
            <w:rFonts w:ascii="Nunito" w:hAnsi="Nunito"/>
            <w:sz w:val="20"/>
            <w:szCs w:val="20"/>
            <w:rPrChange w:id="2136" w:author="Craig Parker" w:date="2024-08-15T16:14:00Z" w16du:dateUtc="2024-08-15T14:14:00Z">
              <w:rPr/>
            </w:rPrChange>
          </w:rPr>
          <w:t xml:space="preserve"> of patient identifiers. Although the data has already undergone de-identification, the Core HE²AT team further </w:t>
        </w:r>
      </w:ins>
      <w:ins w:id="2137" w:author="Craig Parker" w:date="2024-08-15T15:42:00Z" w16du:dateUtc="2024-08-15T13:42:00Z">
        <w:r w:rsidRPr="00691453">
          <w:rPr>
            <w:rFonts w:ascii="Nunito" w:hAnsi="Nunito"/>
            <w:sz w:val="20"/>
            <w:szCs w:val="20"/>
          </w:rPr>
          <w:t>anonymises</w:t>
        </w:r>
      </w:ins>
      <w:ins w:id="2138" w:author="Craig Parker" w:date="2024-08-15T15:41:00Z" w16du:dateUtc="2024-08-15T13:41:00Z">
        <w:r w:rsidRPr="00691453">
          <w:rPr>
            <w:rFonts w:ascii="Nunito" w:hAnsi="Nunito"/>
            <w:sz w:val="20"/>
            <w:szCs w:val="20"/>
            <w:rPrChange w:id="2139" w:author="Craig Parker" w:date="2024-08-15T16:14:00Z" w16du:dateUtc="2024-08-15T14:14:00Z">
              <w:rPr/>
            </w:rPrChange>
          </w:rPr>
          <w:t xml:space="preserve"> any residual identifying information. This includes re-processing data to remove or </w:t>
        </w:r>
      </w:ins>
      <w:ins w:id="2140" w:author="Craig Parker" w:date="2024-08-15T15:42:00Z" w16du:dateUtc="2024-08-15T13:42:00Z">
        <w:r w:rsidRPr="00691453">
          <w:rPr>
            <w:rFonts w:ascii="Nunito" w:hAnsi="Nunito"/>
            <w:sz w:val="20"/>
            <w:szCs w:val="20"/>
          </w:rPr>
          <w:t>generalise</w:t>
        </w:r>
      </w:ins>
      <w:ins w:id="2141" w:author="Craig Parker" w:date="2024-08-15T15:41:00Z" w16du:dateUtc="2024-08-15T13:41:00Z">
        <w:r w:rsidRPr="00691453">
          <w:rPr>
            <w:rFonts w:ascii="Nunito" w:hAnsi="Nunito"/>
            <w:sz w:val="20"/>
            <w:szCs w:val="20"/>
            <w:rPrChange w:id="2142" w:author="Craig Parker" w:date="2024-08-15T16:14:00Z" w16du:dateUtc="2024-08-15T14:14:00Z">
              <w:rPr/>
            </w:rPrChange>
          </w:rPr>
          <w:t xml:space="preserve"> sensitive details, such as exact dates and specific geolocation information. For instance, location data is aggregated to a broader geographic level, excluding precise details like street addresses to mitigate any risk of re-identification.</w:t>
        </w:r>
      </w:ins>
    </w:p>
    <w:p w14:paraId="15DF400B" w14:textId="4E61796B" w:rsidR="005B388F" w:rsidRPr="00691453" w:rsidRDefault="19F00FA1">
      <w:pPr>
        <w:pStyle w:val="NormalWeb"/>
        <w:spacing w:line="276" w:lineRule="auto"/>
        <w:rPr>
          <w:ins w:id="2143" w:author="Craig Parker" w:date="2024-08-15T15:41:00Z" w16du:dateUtc="2024-08-15T13:41:00Z"/>
          <w:rFonts w:ascii="Nunito" w:hAnsi="Nunito"/>
          <w:sz w:val="20"/>
          <w:szCs w:val="20"/>
          <w:rPrChange w:id="2144" w:author="Craig Parker" w:date="2024-08-15T16:14:00Z" w16du:dateUtc="2024-08-15T14:14:00Z">
            <w:rPr>
              <w:ins w:id="2145" w:author="Craig Parker" w:date="2024-08-15T15:41:00Z" w16du:dateUtc="2024-08-15T13:41:00Z"/>
            </w:rPr>
          </w:rPrChange>
        </w:rPr>
        <w:pPrChange w:id="2146" w:author="Craig Parker" w:date="2024-08-15T16:14:00Z" w16du:dateUtc="2024-08-15T14:14:00Z">
          <w:pPr>
            <w:pStyle w:val="NormalWeb"/>
          </w:pPr>
        </w:pPrChange>
      </w:pPr>
      <w:ins w:id="2147" w:author="Craig Parker" w:date="2024-08-15T15:41:00Z">
        <w:r w:rsidRPr="19F00FA1">
          <w:rPr>
            <w:rFonts w:ascii="Nunito" w:hAnsi="Nunito"/>
            <w:sz w:val="20"/>
            <w:szCs w:val="20"/>
            <w:rPrChange w:id="2148" w:author="Craig Parker" w:date="2024-08-15T16:14:00Z">
              <w:rPr/>
            </w:rPrChange>
          </w:rPr>
          <w:t xml:space="preserve">Once the </w:t>
        </w:r>
        <w:r w:rsidRPr="19F00FA1">
          <w:rPr>
            <w:rStyle w:val="Strong"/>
            <w:rFonts w:ascii="Nunito" w:hAnsi="Nunito"/>
            <w:sz w:val="20"/>
            <w:szCs w:val="20"/>
            <w:rPrChange w:id="2149" w:author="Craig Parker" w:date="2024-08-15T16:14:00Z">
              <w:rPr>
                <w:rStyle w:val="Strong"/>
              </w:rPr>
            </w:rPrChange>
          </w:rPr>
          <w:t>Consortium Shared Data</w:t>
        </w:r>
        <w:r w:rsidRPr="19F00FA1">
          <w:rPr>
            <w:rFonts w:ascii="Nunito" w:hAnsi="Nunito"/>
            <w:sz w:val="20"/>
            <w:szCs w:val="20"/>
            <w:rPrChange w:id="2150" w:author="Craig Parker" w:date="2024-08-15T16:14:00Z">
              <w:rPr/>
            </w:rPrChange>
          </w:rPr>
          <w:t xml:space="preserve"> has been populated into the final database, it becomes accessible to the </w:t>
        </w:r>
      </w:ins>
      <w:ins w:id="2151" w:author="Lisa van Aardenne" w:date="2024-08-18T18:15:00Z">
        <w:r w:rsidRPr="19F00FA1">
          <w:rPr>
            <w:rFonts w:ascii="Nunito" w:hAnsi="Nunito"/>
            <w:sz w:val="20"/>
            <w:szCs w:val="20"/>
          </w:rPr>
          <w:t xml:space="preserve">HEAT </w:t>
        </w:r>
        <w:proofErr w:type="spellStart"/>
        <w:r w:rsidRPr="19F00FA1">
          <w:rPr>
            <w:rFonts w:ascii="Nunito" w:hAnsi="Nunito"/>
            <w:sz w:val="20"/>
            <w:szCs w:val="20"/>
          </w:rPr>
          <w:t>Center</w:t>
        </w:r>
        <w:proofErr w:type="spellEnd"/>
        <w:r w:rsidRPr="19F00FA1">
          <w:rPr>
            <w:rFonts w:ascii="Nunito" w:hAnsi="Nunito"/>
            <w:sz w:val="20"/>
            <w:szCs w:val="20"/>
          </w:rPr>
          <w:t xml:space="preserve"> </w:t>
        </w:r>
      </w:ins>
      <w:ins w:id="2152" w:author="Lisa van Aardenne" w:date="2024-08-18T18:16:00Z">
        <w:r w:rsidRPr="19F00FA1">
          <w:rPr>
            <w:rFonts w:ascii="Nunito" w:hAnsi="Nunito"/>
            <w:sz w:val="20"/>
            <w:szCs w:val="20"/>
          </w:rPr>
          <w:t>Partners</w:t>
        </w:r>
      </w:ins>
      <w:ins w:id="2153" w:author="Lisa van Aardenne" w:date="2024-08-18T18:15:00Z">
        <w:r w:rsidRPr="19F00FA1">
          <w:rPr>
            <w:rFonts w:ascii="Nunito" w:hAnsi="Nunito"/>
            <w:sz w:val="20"/>
            <w:szCs w:val="20"/>
          </w:rPr>
          <w:t xml:space="preserve"> </w:t>
        </w:r>
      </w:ins>
      <w:ins w:id="2154" w:author="Craig Parker" w:date="2024-08-15T15:41:00Z">
        <w:del w:id="2155" w:author="Lisa van Aardenne" w:date="2024-08-18T18:15:00Z">
          <w:r w:rsidR="005B388F" w:rsidRPr="19F00FA1" w:rsidDel="19F00FA1">
            <w:rPr>
              <w:rFonts w:ascii="Nunito" w:hAnsi="Nunito"/>
              <w:sz w:val="20"/>
              <w:szCs w:val="20"/>
              <w:rPrChange w:id="2156" w:author="Craig Parker" w:date="2024-08-15T16:14:00Z">
                <w:rPr/>
              </w:rPrChange>
            </w:rPr>
            <w:delText xml:space="preserve">broader consortium under the </w:delText>
          </w:r>
        </w:del>
      </w:ins>
      <w:commentRangeStart w:id="2157"/>
      <w:ins w:id="2158" w:author="Craig Parker" w:date="2024-08-15T15:42:00Z">
        <w:del w:id="2159" w:author="Lisa van Aardenne" w:date="2024-08-18T18:15:00Z">
          <w:r w:rsidR="005B388F" w:rsidRPr="19F00FA1" w:rsidDel="19F00FA1">
            <w:rPr>
              <w:rFonts w:ascii="Nunito" w:hAnsi="Nunito"/>
              <w:sz w:val="20"/>
              <w:szCs w:val="20"/>
            </w:rPr>
            <w:delText>Data Access Committee's (DAC) governance</w:delText>
          </w:r>
        </w:del>
      </w:ins>
      <w:commentRangeEnd w:id="2157"/>
      <w:r w:rsidR="005B388F">
        <w:rPr>
          <w:rStyle w:val="CommentReference"/>
        </w:rPr>
        <w:commentReference w:id="2157"/>
      </w:r>
      <w:ins w:id="2160" w:author="Craig Parker" w:date="2024-08-15T15:41:00Z">
        <w:r w:rsidRPr="19F00FA1">
          <w:rPr>
            <w:rFonts w:ascii="Nunito" w:hAnsi="Nunito"/>
            <w:sz w:val="20"/>
            <w:szCs w:val="20"/>
            <w:rPrChange w:id="2161" w:author="Craig Parker" w:date="2024-08-15T16:14:00Z">
              <w:rPr/>
            </w:rPrChange>
          </w:rPr>
          <w:t xml:space="preserve">. This database serves as the primary resource for conducting research across the consortium, enabling the integration of </w:t>
        </w:r>
        <w:r w:rsidRPr="19F00FA1">
          <w:rPr>
            <w:rStyle w:val="Strong"/>
            <w:rFonts w:ascii="Nunito" w:hAnsi="Nunito"/>
            <w:sz w:val="20"/>
            <w:szCs w:val="20"/>
            <w:rPrChange w:id="2162" w:author="Craig Parker" w:date="2024-08-15T16:14:00Z">
              <w:rPr>
                <w:rStyle w:val="Strong"/>
              </w:rPr>
            </w:rPrChange>
          </w:rPr>
          <w:t>Climate/Weather Data</w:t>
        </w:r>
        <w:r w:rsidRPr="19F00FA1">
          <w:rPr>
            <w:rFonts w:ascii="Nunito" w:hAnsi="Nunito"/>
            <w:sz w:val="20"/>
            <w:szCs w:val="20"/>
            <w:rPrChange w:id="2163" w:author="Craig Parker" w:date="2024-08-15T16:14:00Z">
              <w:rPr/>
            </w:rPrChange>
          </w:rPr>
          <w:t xml:space="preserve"> and </w:t>
        </w:r>
        <w:r w:rsidRPr="19F00FA1">
          <w:rPr>
            <w:rStyle w:val="Strong"/>
            <w:rFonts w:ascii="Nunito" w:hAnsi="Nunito"/>
            <w:sz w:val="20"/>
            <w:szCs w:val="20"/>
            <w:rPrChange w:id="2164" w:author="Craig Parker" w:date="2024-08-15T16:14:00Z">
              <w:rPr>
                <w:rStyle w:val="Strong"/>
              </w:rPr>
            </w:rPrChange>
          </w:rPr>
          <w:t>Areal/Geospatial Socio-Economic Data</w:t>
        </w:r>
        <w:r w:rsidRPr="19F00FA1">
          <w:rPr>
            <w:rFonts w:ascii="Nunito" w:hAnsi="Nunito"/>
            <w:sz w:val="20"/>
            <w:szCs w:val="20"/>
            <w:rPrChange w:id="2165" w:author="Craig Parker" w:date="2024-08-15T16:14:00Z">
              <w:rPr/>
            </w:rPrChange>
          </w:rPr>
          <w:t xml:space="preserve"> for comprehensive analysis.</w:t>
        </w:r>
      </w:ins>
    </w:p>
    <w:p w14:paraId="75D7E83F" w14:textId="35486A48" w:rsidR="005B388F" w:rsidRPr="00691453" w:rsidRDefault="19F00FA1">
      <w:pPr>
        <w:pStyle w:val="NormalWeb"/>
        <w:spacing w:line="276" w:lineRule="auto"/>
        <w:rPr>
          <w:rFonts w:ascii="Nunito" w:hAnsi="Nunito"/>
          <w:sz w:val="20"/>
          <w:szCs w:val="20"/>
          <w:rPrChange w:id="2166" w:author="Craig Parker" w:date="2024-08-15T16:14:00Z" w16du:dateUtc="2024-08-15T14:14:00Z">
            <w:rPr>
              <w:rFonts w:ascii="Nunito" w:eastAsia="Nunito" w:hAnsi="Nunito" w:cs="Nunito"/>
              <w:color w:val="000000" w:themeColor="text1"/>
              <w:sz w:val="20"/>
              <w:szCs w:val="20"/>
              <w:lang w:val="en-ZA"/>
            </w:rPr>
          </w:rPrChange>
        </w:rPr>
        <w:pPrChange w:id="2167" w:author="Craig Parker" w:date="2024-08-15T16:14:00Z" w16du:dateUtc="2024-08-15T14:14:00Z">
          <w:pPr>
            <w:spacing w:line="360" w:lineRule="auto"/>
          </w:pPr>
        </w:pPrChange>
      </w:pPr>
      <w:ins w:id="2168" w:author="Craig Parker" w:date="2024-08-15T15:41:00Z">
        <w:r w:rsidRPr="19F00FA1">
          <w:rPr>
            <w:rFonts w:ascii="Nunito" w:hAnsi="Nunito"/>
            <w:sz w:val="20"/>
            <w:szCs w:val="20"/>
            <w:rPrChange w:id="2169" w:author="Craig Parker" w:date="2024-08-15T16:14:00Z">
              <w:rPr/>
            </w:rPrChange>
          </w:rPr>
          <w:t xml:space="preserve">The database is then made available to all approved HE²AT </w:t>
        </w:r>
        <w:proofErr w:type="spellStart"/>
        <w:r w:rsidRPr="19F00FA1">
          <w:rPr>
            <w:rFonts w:ascii="Nunito" w:hAnsi="Nunito"/>
            <w:sz w:val="20"/>
            <w:szCs w:val="20"/>
            <w:rPrChange w:id="2170" w:author="Craig Parker" w:date="2024-08-15T16:14:00Z">
              <w:rPr/>
            </w:rPrChange>
          </w:rPr>
          <w:t>Center</w:t>
        </w:r>
        <w:proofErr w:type="spellEnd"/>
        <w:r w:rsidRPr="19F00FA1">
          <w:rPr>
            <w:rFonts w:ascii="Nunito" w:hAnsi="Nunito"/>
            <w:sz w:val="20"/>
            <w:szCs w:val="20"/>
            <w:rPrChange w:id="2171" w:author="Craig Parker" w:date="2024-08-15T16:14:00Z">
              <w:rPr/>
            </w:rPrChange>
          </w:rPr>
          <w:t xml:space="preserve"> partners, with clear guidelines for access and use established by the D</w:t>
        </w:r>
      </w:ins>
      <w:ins w:id="2172" w:author="Lisa van Aardenne" w:date="2024-08-18T18:17:00Z">
        <w:r w:rsidRPr="19F00FA1">
          <w:rPr>
            <w:rFonts w:ascii="Nunito" w:hAnsi="Nunito"/>
            <w:sz w:val="20"/>
            <w:szCs w:val="20"/>
          </w:rPr>
          <w:t>M</w:t>
        </w:r>
      </w:ins>
      <w:ins w:id="2173" w:author="Craig Parker" w:date="2024-08-15T15:41:00Z">
        <w:r w:rsidRPr="19F00FA1">
          <w:rPr>
            <w:rFonts w:ascii="Nunito" w:hAnsi="Nunito"/>
            <w:sz w:val="20"/>
            <w:szCs w:val="20"/>
            <w:rPrChange w:id="2174" w:author="Craig Parker" w:date="2024-08-15T16:14:00Z">
              <w:rPr/>
            </w:rPrChange>
          </w:rPr>
          <w:t>AC. This step ensures that the final dataset is secure and compliant with all relevant data protection regulations, including POPIA, and is ready for collaborative research across the consortium.</w:t>
        </w:r>
      </w:ins>
    </w:p>
    <w:p w14:paraId="08F5B52F" w14:textId="24C17A61" w:rsidR="002B05DD" w:rsidRPr="00007315" w:rsidRDefault="002B05DD">
      <w:pPr>
        <w:pStyle w:val="Heading2"/>
        <w:numPr>
          <w:ilvl w:val="1"/>
          <w:numId w:val="68"/>
        </w:numPr>
        <w:rPr>
          <w:rFonts w:ascii="Nunito" w:hAnsi="Nunito"/>
          <w:color w:val="auto"/>
          <w:sz w:val="28"/>
          <w:szCs w:val="28"/>
          <w:lang w:val="en-ZA"/>
          <w:rPrChange w:id="2175" w:author="Craig Parker" w:date="2024-08-16T13:24:00Z" w16du:dateUtc="2024-08-16T11:24:00Z">
            <w:rPr>
              <w:rFonts w:ascii="Nunito" w:hAnsi="Nunito"/>
              <w:lang w:val="en-ZA"/>
            </w:rPr>
          </w:rPrChange>
        </w:rPr>
        <w:pPrChange w:id="2176" w:author="Craig Parker" w:date="2024-08-15T17:12:00Z" w16du:dateUtc="2024-08-15T15:12:00Z">
          <w:pPr>
            <w:pStyle w:val="Heading3"/>
          </w:pPr>
        </w:pPrChange>
      </w:pPr>
      <w:bookmarkStart w:id="2177" w:name="_Toc174562945"/>
      <w:bookmarkStart w:id="2178" w:name="_Toc174715387"/>
      <w:r w:rsidRPr="00007315">
        <w:rPr>
          <w:rFonts w:ascii="Nunito" w:hAnsi="Nunito"/>
          <w:color w:val="auto"/>
          <w:sz w:val="28"/>
          <w:szCs w:val="28"/>
          <w:lang w:val="en-ZA"/>
          <w:rPrChange w:id="2179" w:author="Craig Parker" w:date="2024-08-16T13:24:00Z" w16du:dateUtc="2024-08-16T11:24:00Z">
            <w:rPr>
              <w:rFonts w:ascii="Nunito" w:hAnsi="Nunito"/>
              <w:lang w:val="en-ZA"/>
            </w:rPr>
          </w:rPrChange>
        </w:rPr>
        <w:t>Final data cleaning and analysis dataset creation</w:t>
      </w:r>
      <w:bookmarkEnd w:id="2177"/>
      <w:bookmarkEnd w:id="2178"/>
    </w:p>
    <w:p w14:paraId="19E7E485" w14:textId="223A7418" w:rsidR="00E35BE8" w:rsidRPr="00691453" w:rsidRDefault="002B05DD">
      <w:pPr>
        <w:rPr>
          <w:ins w:id="2180" w:author="Craig Parker" w:date="2024-08-15T15:55:00Z" w16du:dateUtc="2024-08-15T13:55:00Z"/>
          <w:rFonts w:ascii="Nunito" w:eastAsia="Nunito" w:hAnsi="Nunito"/>
          <w:sz w:val="20"/>
          <w:szCs w:val="20"/>
          <w:lang w:val="en-ZA"/>
        </w:rPr>
        <w:pPrChange w:id="2181" w:author="Craig Parker" w:date="2024-08-15T16:14:00Z" w16du:dateUtc="2024-08-15T14:14:00Z">
          <w:pPr>
            <w:spacing w:line="360" w:lineRule="auto"/>
          </w:pPr>
        </w:pPrChange>
      </w:pPr>
      <w:del w:id="2182" w:author="Craig Parker" w:date="2024-08-15T15:55:00Z" w16du:dateUtc="2024-08-15T13:55:00Z">
        <w:r w:rsidRPr="00691453" w:rsidDel="00F03E6E">
          <w:rPr>
            <w:rFonts w:ascii="Nunito" w:eastAsia="Nunito" w:hAnsi="Nunito"/>
            <w:sz w:val="20"/>
            <w:szCs w:val="20"/>
            <w:lang w:val="en-ZA"/>
          </w:rPr>
          <w:delText>A final data cleaning step ensures values fall within expected ranges, provisions for identifying twins and multiple pregnancies are made, and duplication errors are identified. A sanity check ensures data integrity. Linking geospatial data is an additional step performed during the analysis stage.</w:delText>
        </w:r>
      </w:del>
    </w:p>
    <w:p w14:paraId="1635E427" w14:textId="367914BF" w:rsidR="00F03E6E" w:rsidRPr="00691453" w:rsidRDefault="00F03E6E">
      <w:pPr>
        <w:rPr>
          <w:ins w:id="2183" w:author="Craig Parker" w:date="2024-08-15T15:55:00Z" w16du:dateUtc="2024-08-15T13:55:00Z"/>
          <w:rFonts w:ascii="Nunito" w:hAnsi="Nunito"/>
          <w:sz w:val="20"/>
          <w:szCs w:val="20"/>
          <w:rPrChange w:id="2184" w:author="Craig Parker" w:date="2024-08-15T16:14:00Z" w16du:dateUtc="2024-08-15T14:14:00Z">
            <w:rPr>
              <w:ins w:id="2185" w:author="Craig Parker" w:date="2024-08-15T15:55:00Z" w16du:dateUtc="2024-08-15T13:55:00Z"/>
            </w:rPr>
          </w:rPrChange>
        </w:rPr>
        <w:pPrChange w:id="2186" w:author="Craig Parker" w:date="2024-08-15T16:14:00Z" w16du:dateUtc="2024-08-15T14:14:00Z">
          <w:pPr>
            <w:pStyle w:val="NormalWeb"/>
          </w:pPr>
        </w:pPrChange>
      </w:pPr>
      <w:ins w:id="2187" w:author="Craig Parker" w:date="2024-08-15T15:55:00Z" w16du:dateUtc="2024-08-15T13:55:00Z">
        <w:r w:rsidRPr="00691453">
          <w:rPr>
            <w:rFonts w:ascii="Nunito" w:hAnsi="Nunito"/>
            <w:sz w:val="20"/>
            <w:szCs w:val="20"/>
            <w:rPrChange w:id="2188" w:author="Craig Parker" w:date="2024-08-15T16:14:00Z" w16du:dateUtc="2024-08-15T14:14:00Z">
              <w:rPr/>
            </w:rPrChange>
          </w:rPr>
          <w:t xml:space="preserve">The final data cleaning step is essential for ensuring the quality and reliability of the </w:t>
        </w:r>
        <w:r w:rsidRPr="00691453">
          <w:rPr>
            <w:rStyle w:val="Strong"/>
            <w:rFonts w:ascii="Nunito" w:hAnsi="Nunito"/>
            <w:sz w:val="20"/>
            <w:szCs w:val="20"/>
            <w:rPrChange w:id="2189" w:author="Craig Parker" w:date="2024-08-15T16:14:00Z" w16du:dateUtc="2024-08-15T14:14:00Z">
              <w:rPr>
                <w:rStyle w:val="Strong"/>
              </w:rPr>
            </w:rPrChange>
          </w:rPr>
          <w:t>Consortium Shared Data</w:t>
        </w:r>
        <w:r w:rsidRPr="00691453">
          <w:rPr>
            <w:rFonts w:ascii="Nunito" w:hAnsi="Nunito"/>
            <w:sz w:val="20"/>
            <w:szCs w:val="20"/>
            <w:rPrChange w:id="2190" w:author="Craig Parker" w:date="2024-08-15T16:14:00Z" w16du:dateUtc="2024-08-15T14:14:00Z">
              <w:rPr/>
            </w:rPrChange>
          </w:rPr>
          <w:t xml:space="preserve"> before it is used for analysis. During this stage, the Core HE²AT team reviews the dataset to confirm that all values fall within expected ranges and that the data is free from errors or inconsistencies. Specific provisions </w:t>
        </w:r>
      </w:ins>
      <w:ins w:id="2191" w:author="Craig Parker" w:date="2024-08-15T15:58:00Z" w16du:dateUtc="2024-08-15T13:58:00Z">
        <w:r w:rsidR="00611560" w:rsidRPr="00691453">
          <w:rPr>
            <w:rFonts w:ascii="Nunito" w:hAnsi="Nunito"/>
            <w:sz w:val="20"/>
            <w:szCs w:val="20"/>
          </w:rPr>
          <w:t>for identifying twins and multiple pregnancies</w:t>
        </w:r>
      </w:ins>
      <w:ins w:id="2192" w:author="Craig Parker" w:date="2024-08-15T15:55:00Z" w16du:dateUtc="2024-08-15T13:55:00Z">
        <w:r w:rsidRPr="00691453">
          <w:rPr>
            <w:rFonts w:ascii="Nunito" w:hAnsi="Nunito"/>
            <w:sz w:val="20"/>
            <w:szCs w:val="20"/>
            <w:rPrChange w:id="2193" w:author="Craig Parker" w:date="2024-08-15T16:14:00Z" w16du:dateUtc="2024-08-15T14:14:00Z">
              <w:rPr/>
            </w:rPrChange>
          </w:rPr>
          <w:t xml:space="preserve"> are critical for accurate analysis in maternal health studies. Additionally, the team works to identify and resolve any duplication errors that may have arisen during the data </w:t>
        </w:r>
        <w:proofErr w:type="spellStart"/>
        <w:r w:rsidRPr="00691453">
          <w:rPr>
            <w:rFonts w:ascii="Nunito" w:hAnsi="Nunito"/>
            <w:sz w:val="20"/>
            <w:szCs w:val="20"/>
            <w:rPrChange w:id="2194" w:author="Craig Parker" w:date="2024-08-15T16:14:00Z" w16du:dateUtc="2024-08-15T14:14:00Z">
              <w:rPr/>
            </w:rPrChange>
          </w:rPr>
          <w:t>harmonisation</w:t>
        </w:r>
        <w:proofErr w:type="spellEnd"/>
        <w:r w:rsidRPr="00691453">
          <w:rPr>
            <w:rFonts w:ascii="Nunito" w:hAnsi="Nunito"/>
            <w:sz w:val="20"/>
            <w:szCs w:val="20"/>
            <w:rPrChange w:id="2195" w:author="Craig Parker" w:date="2024-08-15T16:14:00Z" w16du:dateUtc="2024-08-15T14:14:00Z">
              <w:rPr/>
            </w:rPrChange>
          </w:rPr>
          <w:t xml:space="preserve"> process.</w:t>
        </w:r>
      </w:ins>
    </w:p>
    <w:p w14:paraId="2C7E6B7C" w14:textId="56B17266" w:rsidR="00F03E6E" w:rsidRPr="00691453" w:rsidRDefault="00F728A6">
      <w:pPr>
        <w:rPr>
          <w:ins w:id="2196" w:author="Craig Parker" w:date="2024-08-15T15:55:00Z" w16du:dateUtc="2024-08-15T13:55:00Z"/>
          <w:rFonts w:ascii="Nunito" w:hAnsi="Nunito"/>
          <w:sz w:val="20"/>
          <w:szCs w:val="20"/>
          <w:rPrChange w:id="2197" w:author="Craig Parker" w:date="2024-08-15T16:14:00Z" w16du:dateUtc="2024-08-15T14:14:00Z">
            <w:rPr>
              <w:ins w:id="2198" w:author="Craig Parker" w:date="2024-08-15T15:55:00Z" w16du:dateUtc="2024-08-15T13:55:00Z"/>
            </w:rPr>
          </w:rPrChange>
        </w:rPr>
        <w:pPrChange w:id="2199" w:author="Craig Parker" w:date="2024-08-15T16:14:00Z" w16du:dateUtc="2024-08-15T14:14:00Z">
          <w:pPr>
            <w:pStyle w:val="NormalWeb"/>
          </w:pPr>
        </w:pPrChange>
      </w:pPr>
      <w:ins w:id="2200" w:author="Craig Parker" w:date="2024-08-16T11:19:00Z" w16du:dateUtc="2024-08-16T09:19:00Z">
        <w:r>
          <w:rPr>
            <w:rFonts w:ascii="Nunito" w:hAnsi="Nunito"/>
            <w:sz w:val="20"/>
            <w:szCs w:val="20"/>
          </w:rPr>
          <w:t>A sanity check ensures data integrity as part of this final cleaning process</w:t>
        </w:r>
      </w:ins>
      <w:ins w:id="2201" w:author="Craig Parker" w:date="2024-08-15T15:55:00Z" w16du:dateUtc="2024-08-15T13:55:00Z">
        <w:r w:rsidR="00F03E6E" w:rsidRPr="00691453">
          <w:rPr>
            <w:rFonts w:ascii="Nunito" w:hAnsi="Nunito"/>
            <w:sz w:val="20"/>
            <w:szCs w:val="20"/>
            <w:rPrChange w:id="2202" w:author="Craig Parker" w:date="2024-08-15T16:14:00Z" w16du:dateUtc="2024-08-15T14:14:00Z">
              <w:rPr/>
            </w:rPrChange>
          </w:rPr>
          <w:t xml:space="preserve">. This involves cross-referencing the dataset with the original sources and performing logical checks to verify that the data is </w:t>
        </w:r>
        <w:r w:rsidR="00F03E6E" w:rsidRPr="00691453">
          <w:rPr>
            <w:rFonts w:ascii="Nunito" w:hAnsi="Nunito"/>
            <w:sz w:val="20"/>
            <w:szCs w:val="20"/>
            <w:rPrChange w:id="2203" w:author="Craig Parker" w:date="2024-08-15T16:14:00Z" w16du:dateUtc="2024-08-15T14:14:00Z">
              <w:rPr/>
            </w:rPrChange>
          </w:rPr>
          <w:lastRenderedPageBreak/>
          <w:t xml:space="preserve">consistent and accurate. The goal is to confirm that the </w:t>
        </w:r>
        <w:r w:rsidR="00F03E6E" w:rsidRPr="00691453">
          <w:rPr>
            <w:rStyle w:val="Strong"/>
            <w:rFonts w:ascii="Nunito" w:hAnsi="Nunito"/>
            <w:sz w:val="20"/>
            <w:szCs w:val="20"/>
            <w:rPrChange w:id="2204" w:author="Craig Parker" w:date="2024-08-15T16:14:00Z" w16du:dateUtc="2024-08-15T14:14:00Z">
              <w:rPr>
                <w:rStyle w:val="Strong"/>
              </w:rPr>
            </w:rPrChange>
          </w:rPr>
          <w:t>Consortium Shared Data</w:t>
        </w:r>
        <w:r w:rsidR="00F03E6E" w:rsidRPr="00691453">
          <w:rPr>
            <w:rFonts w:ascii="Nunito" w:hAnsi="Nunito"/>
            <w:sz w:val="20"/>
            <w:szCs w:val="20"/>
            <w:rPrChange w:id="2205" w:author="Craig Parker" w:date="2024-08-15T16:14:00Z" w16du:dateUtc="2024-08-15T14:14:00Z">
              <w:rPr/>
            </w:rPrChange>
          </w:rPr>
          <w:t xml:space="preserve"> is ready for analysis and that no significant errors remain.</w:t>
        </w:r>
      </w:ins>
    </w:p>
    <w:p w14:paraId="10310A5B" w14:textId="77777777" w:rsidR="00F03E6E" w:rsidRPr="00691453" w:rsidRDefault="00F03E6E">
      <w:pPr>
        <w:rPr>
          <w:rFonts w:ascii="Nunito" w:eastAsia="Nunito" w:hAnsi="Nunito" w:cs="Times New Roman"/>
          <w:sz w:val="20"/>
          <w:szCs w:val="20"/>
          <w:lang w:val="en-ZA"/>
        </w:rPr>
        <w:pPrChange w:id="2206" w:author="Craig Parker" w:date="2024-08-15T16:14:00Z" w16du:dateUtc="2024-08-15T14:14:00Z">
          <w:pPr>
            <w:spacing w:line="360" w:lineRule="auto"/>
          </w:pPr>
        </w:pPrChange>
      </w:pPr>
    </w:p>
    <w:p w14:paraId="004B6BFA" w14:textId="77777777" w:rsidR="002B05DD" w:rsidRPr="00691453" w:rsidRDefault="002B05DD" w:rsidP="00721DA5">
      <w:pPr>
        <w:rPr>
          <w:rFonts w:ascii="Nunito" w:hAnsi="Nunito"/>
          <w:sz w:val="20"/>
          <w:szCs w:val="20"/>
          <w:rPrChange w:id="2207" w:author="Craig Parker" w:date="2024-08-15T16:14:00Z" w16du:dateUtc="2024-08-15T14:14:00Z">
            <w:rPr>
              <w:rFonts w:ascii="Nunito" w:hAnsi="Nunito"/>
            </w:rPr>
          </w:rPrChange>
        </w:rPr>
      </w:pPr>
    </w:p>
    <w:p w14:paraId="72ABEA8A" w14:textId="77777777" w:rsidR="002B05DD" w:rsidRPr="00691453" w:rsidRDefault="002B05DD" w:rsidP="00721DA5">
      <w:pPr>
        <w:rPr>
          <w:rFonts w:ascii="Nunito" w:hAnsi="Nunito"/>
          <w:sz w:val="20"/>
          <w:szCs w:val="20"/>
          <w:rPrChange w:id="2208" w:author="Craig Parker" w:date="2024-08-15T16:14:00Z" w16du:dateUtc="2024-08-15T14:14:00Z">
            <w:rPr>
              <w:rFonts w:ascii="Nunito" w:hAnsi="Nunito"/>
            </w:rPr>
          </w:rPrChange>
        </w:rPr>
      </w:pPr>
    </w:p>
    <w:p w14:paraId="112EE8B9" w14:textId="77777777" w:rsidR="00944DE2" w:rsidRPr="00691453" w:rsidRDefault="00944DE2" w:rsidP="00721DA5">
      <w:pPr>
        <w:rPr>
          <w:rFonts w:ascii="Nunito" w:eastAsiaTheme="majorEastAsia" w:hAnsi="Nunito" w:cstheme="majorBidi"/>
          <w:b/>
          <w:bCs/>
          <w:color w:val="365F91" w:themeColor="accent1" w:themeShade="BF"/>
          <w:sz w:val="20"/>
          <w:szCs w:val="20"/>
          <w:rPrChange w:id="2209" w:author="Craig Parker" w:date="2024-08-15T16:14:00Z" w16du:dateUtc="2024-08-15T14:14:00Z">
            <w:rPr>
              <w:rFonts w:ascii="Nunito" w:eastAsiaTheme="majorEastAsia" w:hAnsi="Nunito" w:cstheme="majorBidi"/>
              <w:b/>
              <w:bCs/>
              <w:color w:val="365F91" w:themeColor="accent1" w:themeShade="BF"/>
              <w:sz w:val="28"/>
              <w:szCs w:val="28"/>
            </w:rPr>
          </w:rPrChange>
        </w:rPr>
      </w:pPr>
      <w:r w:rsidRPr="00691453">
        <w:rPr>
          <w:rFonts w:ascii="Nunito" w:hAnsi="Nunito"/>
          <w:sz w:val="20"/>
          <w:szCs w:val="20"/>
          <w:rPrChange w:id="2210" w:author="Craig Parker" w:date="2024-08-15T16:14:00Z" w16du:dateUtc="2024-08-15T14:14:00Z">
            <w:rPr>
              <w:rFonts w:ascii="Nunito" w:hAnsi="Nunito"/>
            </w:rPr>
          </w:rPrChange>
        </w:rPr>
        <w:br w:type="page"/>
      </w:r>
    </w:p>
    <w:p w14:paraId="07CDE637" w14:textId="5D06DF1B" w:rsidR="00FB4A54" w:rsidRPr="00007315" w:rsidRDefault="000B1BCF">
      <w:pPr>
        <w:pStyle w:val="Heading1"/>
        <w:numPr>
          <w:ilvl w:val="0"/>
          <w:numId w:val="68"/>
        </w:numPr>
        <w:rPr>
          <w:rFonts w:ascii="Nunito" w:hAnsi="Nunito"/>
          <w:color w:val="auto"/>
          <w:sz w:val="32"/>
          <w:szCs w:val="32"/>
          <w:rPrChange w:id="2211" w:author="Craig Parker" w:date="2024-08-16T13:26:00Z" w16du:dateUtc="2024-08-16T11:26:00Z">
            <w:rPr>
              <w:rFonts w:ascii="Nunito" w:hAnsi="Nunito"/>
              <w:sz w:val="22"/>
              <w:szCs w:val="22"/>
            </w:rPr>
          </w:rPrChange>
        </w:rPr>
        <w:pPrChange w:id="2212" w:author="Craig Parker" w:date="2024-08-15T17:30:00Z" w16du:dateUtc="2024-08-15T15:30:00Z">
          <w:pPr>
            <w:pStyle w:val="Heading1"/>
            <w:numPr>
              <w:numId w:val="9"/>
            </w:numPr>
            <w:ind w:left="360" w:hanging="360"/>
          </w:pPr>
        </w:pPrChange>
      </w:pPr>
      <w:bookmarkStart w:id="2213" w:name="_Toc174715388"/>
      <w:r w:rsidRPr="00007315">
        <w:rPr>
          <w:rFonts w:ascii="Nunito" w:hAnsi="Nunito"/>
          <w:color w:val="auto"/>
          <w:sz w:val="32"/>
          <w:szCs w:val="32"/>
          <w:rPrChange w:id="2214" w:author="Craig Parker" w:date="2024-08-16T13:26:00Z" w16du:dateUtc="2024-08-16T11:26:00Z">
            <w:rPr>
              <w:rFonts w:ascii="Nunito" w:hAnsi="Nunito"/>
              <w:sz w:val="22"/>
              <w:szCs w:val="22"/>
            </w:rPr>
          </w:rPrChange>
        </w:rPr>
        <w:lastRenderedPageBreak/>
        <w:t xml:space="preserve">Integration and </w:t>
      </w:r>
      <w:r w:rsidR="00111E49" w:rsidRPr="00007315">
        <w:rPr>
          <w:rFonts w:ascii="Nunito" w:hAnsi="Nunito"/>
          <w:color w:val="auto"/>
          <w:sz w:val="32"/>
          <w:szCs w:val="32"/>
          <w:rPrChange w:id="2215" w:author="Craig Parker" w:date="2024-08-16T13:26:00Z" w16du:dateUtc="2024-08-16T11:26:00Z">
            <w:rPr>
              <w:rFonts w:ascii="Nunito" w:hAnsi="Nunito"/>
              <w:sz w:val="22"/>
              <w:szCs w:val="22"/>
            </w:rPr>
          </w:rPrChange>
        </w:rPr>
        <w:t>analysis interfaces</w:t>
      </w:r>
      <w:bookmarkEnd w:id="2213"/>
    </w:p>
    <w:p w14:paraId="748E1F44" w14:textId="686A33A6" w:rsidR="004C2305" w:rsidRPr="00691453" w:rsidRDefault="004C2305">
      <w:pPr>
        <w:rPr>
          <w:rFonts w:ascii="Nunito" w:eastAsia="Nunito" w:hAnsi="Nunito" w:cs="Nunito"/>
          <w:color w:val="000000" w:themeColor="text1"/>
          <w:sz w:val="20"/>
          <w:szCs w:val="20"/>
          <w:lang w:val="en-ZA"/>
        </w:rPr>
        <w:pPrChange w:id="2216" w:author="Craig Parker" w:date="2024-08-15T16:14:00Z" w16du:dateUtc="2024-08-15T14:14:00Z">
          <w:pPr>
            <w:spacing w:line="360" w:lineRule="auto"/>
          </w:pPr>
        </w:pPrChange>
      </w:pPr>
    </w:p>
    <w:p w14:paraId="23DA713C" w14:textId="324CECFE" w:rsidR="00253FCD" w:rsidRPr="00007315" w:rsidRDefault="00253FCD">
      <w:pPr>
        <w:pStyle w:val="Heading2"/>
        <w:numPr>
          <w:ilvl w:val="1"/>
          <w:numId w:val="68"/>
        </w:numPr>
        <w:rPr>
          <w:ins w:id="2217" w:author="Craig Parker" w:date="2024-08-15T14:23:00Z" w16du:dateUtc="2024-08-15T12:23:00Z"/>
          <w:rFonts w:ascii="Nunito" w:hAnsi="Nunito"/>
          <w:b w:val="0"/>
          <w:bCs w:val="0"/>
          <w:sz w:val="28"/>
          <w:szCs w:val="28"/>
          <w:lang w:val="en-ZA" w:eastAsia="en-ZA"/>
          <w:rPrChange w:id="2218" w:author="Craig Parker" w:date="2024-08-16T13:24:00Z" w16du:dateUtc="2024-08-16T11:24:00Z">
            <w:rPr>
              <w:ins w:id="2219" w:author="Craig Parker" w:date="2024-08-15T14:23:00Z" w16du:dateUtc="2024-08-15T12:23:00Z"/>
              <w:rFonts w:ascii="Times New Roman" w:eastAsia="Times New Roman" w:hAnsi="Times New Roman" w:cs="Times New Roman"/>
              <w:b/>
              <w:bCs/>
              <w:sz w:val="27"/>
              <w:szCs w:val="27"/>
              <w:lang w:val="en-ZA" w:eastAsia="en-ZA"/>
            </w:rPr>
          </w:rPrChange>
        </w:rPr>
        <w:pPrChange w:id="2220" w:author="Craig Parker" w:date="2024-08-15T17:30:00Z" w16du:dateUtc="2024-08-15T15:30:00Z">
          <w:pPr>
            <w:spacing w:before="100" w:beforeAutospacing="1" w:after="100" w:afterAutospacing="1" w:line="240" w:lineRule="auto"/>
            <w:outlineLvl w:val="2"/>
          </w:pPr>
        </w:pPrChange>
      </w:pPr>
      <w:bookmarkStart w:id="2221" w:name="_Toc174715389"/>
      <w:bookmarkStart w:id="2222" w:name="_Toc174562935"/>
      <w:ins w:id="2223" w:author="Craig Parker" w:date="2024-08-15T14:23:00Z" w16du:dateUtc="2024-08-15T12:23:00Z">
        <w:r w:rsidRPr="00007315">
          <w:rPr>
            <w:rFonts w:ascii="Nunito" w:hAnsi="Nunito"/>
            <w:color w:val="auto"/>
            <w:sz w:val="28"/>
            <w:szCs w:val="28"/>
            <w:lang w:val="en-ZA" w:eastAsia="en-ZA"/>
            <w:rPrChange w:id="2224" w:author="Craig Parker" w:date="2024-08-16T13:24:00Z" w16du:dateUtc="2024-08-16T11:24:00Z">
              <w:rPr>
                <w:rFonts w:ascii="Times New Roman" w:eastAsia="Times New Roman" w:hAnsi="Times New Roman" w:cs="Times New Roman"/>
                <w:b/>
                <w:bCs/>
                <w:sz w:val="27"/>
                <w:szCs w:val="27"/>
                <w:lang w:val="en-ZA" w:eastAsia="en-ZA"/>
              </w:rPr>
            </w:rPrChange>
          </w:rPr>
          <w:t>Integration of Climate and Socio-Economic Variables</w:t>
        </w:r>
        <w:bookmarkEnd w:id="2221"/>
      </w:ins>
    </w:p>
    <w:p w14:paraId="0E36DB0C" w14:textId="56AF71A6" w:rsidR="00253FCD" w:rsidRPr="00691453" w:rsidRDefault="003D385F">
      <w:pPr>
        <w:spacing w:before="100" w:beforeAutospacing="1" w:after="100" w:afterAutospacing="1"/>
        <w:rPr>
          <w:ins w:id="2225" w:author="Craig Parker" w:date="2024-08-15T14:23:00Z" w16du:dateUtc="2024-08-15T12:23:00Z"/>
          <w:rFonts w:ascii="Nunito" w:eastAsia="Times New Roman" w:hAnsi="Nunito" w:cs="Times New Roman"/>
          <w:sz w:val="20"/>
          <w:szCs w:val="20"/>
          <w:lang w:val="en-ZA" w:eastAsia="en-ZA"/>
          <w:rPrChange w:id="2226" w:author="Craig Parker" w:date="2024-08-15T16:14:00Z" w16du:dateUtc="2024-08-15T14:14:00Z">
            <w:rPr>
              <w:ins w:id="2227" w:author="Craig Parker" w:date="2024-08-15T14:23:00Z" w16du:dateUtc="2024-08-15T12:23:00Z"/>
              <w:rFonts w:ascii="Times New Roman" w:eastAsia="Times New Roman" w:hAnsi="Times New Roman" w:cs="Times New Roman"/>
              <w:sz w:val="24"/>
              <w:szCs w:val="24"/>
              <w:lang w:val="en-ZA" w:eastAsia="en-ZA"/>
            </w:rPr>
          </w:rPrChange>
        </w:rPr>
        <w:pPrChange w:id="2228" w:author="Craig Parker" w:date="2024-08-15T16:14:00Z" w16du:dateUtc="2024-08-15T14:14:00Z">
          <w:pPr>
            <w:spacing w:before="100" w:beforeAutospacing="1" w:after="100" w:afterAutospacing="1" w:line="240" w:lineRule="auto"/>
          </w:pPr>
        </w:pPrChange>
      </w:pPr>
      <w:ins w:id="2229" w:author="Craig Parker" w:date="2024-08-15T14:24:00Z" w16du:dateUtc="2024-08-15T12:24:00Z">
        <w:r w:rsidRPr="00691453">
          <w:rPr>
            <w:rFonts w:ascii="Nunito" w:eastAsia="Times New Roman" w:hAnsi="Nunito" w:cs="Times New Roman"/>
            <w:sz w:val="20"/>
            <w:szCs w:val="20"/>
            <w:lang w:val="en-ZA" w:eastAsia="en-ZA"/>
            <w:rPrChange w:id="2230" w:author="Craig Parker" w:date="2024-08-15T16:14:00Z" w16du:dateUtc="2024-08-15T14:14:00Z">
              <w:rPr>
                <w:rFonts w:ascii="Nunito" w:eastAsia="Times New Roman" w:hAnsi="Nunito" w:cs="Times New Roman"/>
                <w:sz w:val="24"/>
                <w:szCs w:val="24"/>
                <w:lang w:val="en-ZA" w:eastAsia="en-ZA"/>
              </w:rPr>
            </w:rPrChange>
          </w:rPr>
          <w:t>Integrating</w:t>
        </w:r>
      </w:ins>
      <w:ins w:id="2231" w:author="Craig Parker" w:date="2024-08-15T14:23:00Z" w16du:dateUtc="2024-08-15T12:23:00Z">
        <w:r w:rsidR="00253FCD" w:rsidRPr="00691453">
          <w:rPr>
            <w:rFonts w:ascii="Nunito" w:eastAsia="Times New Roman" w:hAnsi="Nunito" w:cs="Times New Roman"/>
            <w:sz w:val="20"/>
            <w:szCs w:val="20"/>
            <w:lang w:val="en-ZA" w:eastAsia="en-ZA"/>
            <w:rPrChange w:id="2232" w:author="Craig Parker" w:date="2024-08-15T16:14:00Z" w16du:dateUtc="2024-08-15T14:14:00Z">
              <w:rPr>
                <w:rFonts w:ascii="Times New Roman" w:eastAsia="Times New Roman" w:hAnsi="Times New Roman" w:cs="Times New Roman"/>
                <w:sz w:val="24"/>
                <w:szCs w:val="24"/>
                <w:lang w:val="en-ZA" w:eastAsia="en-ZA"/>
              </w:rPr>
            </w:rPrChange>
          </w:rPr>
          <w:t xml:space="preserve"> climate and socio-economic variables within the HE²AT </w:t>
        </w:r>
        <w:proofErr w:type="spellStart"/>
        <w:r w:rsidR="00253FCD" w:rsidRPr="00691453">
          <w:rPr>
            <w:rFonts w:ascii="Nunito" w:eastAsia="Times New Roman" w:hAnsi="Nunito" w:cs="Times New Roman"/>
            <w:sz w:val="20"/>
            <w:szCs w:val="20"/>
            <w:lang w:val="en-ZA" w:eastAsia="en-ZA"/>
            <w:rPrChange w:id="2233" w:author="Craig Parker" w:date="2024-08-15T16:14:00Z" w16du:dateUtc="2024-08-15T14:14:00Z">
              <w:rPr>
                <w:rFonts w:ascii="Times New Roman" w:eastAsia="Times New Roman" w:hAnsi="Times New Roman" w:cs="Times New Roman"/>
                <w:sz w:val="24"/>
                <w:szCs w:val="24"/>
                <w:lang w:val="en-ZA" w:eastAsia="en-ZA"/>
              </w:rPr>
            </w:rPrChange>
          </w:rPr>
          <w:t>Center's</w:t>
        </w:r>
        <w:proofErr w:type="spellEnd"/>
        <w:r w:rsidR="00253FCD" w:rsidRPr="00691453">
          <w:rPr>
            <w:rFonts w:ascii="Nunito" w:eastAsia="Times New Roman" w:hAnsi="Nunito" w:cs="Times New Roman"/>
            <w:sz w:val="20"/>
            <w:szCs w:val="20"/>
            <w:lang w:val="en-ZA" w:eastAsia="en-ZA"/>
            <w:rPrChange w:id="2234" w:author="Craig Parker" w:date="2024-08-15T16:14:00Z" w16du:dateUtc="2024-08-15T14:14:00Z">
              <w:rPr>
                <w:rFonts w:ascii="Times New Roman" w:eastAsia="Times New Roman" w:hAnsi="Times New Roman" w:cs="Times New Roman"/>
                <w:sz w:val="24"/>
                <w:szCs w:val="24"/>
                <w:lang w:val="en-ZA" w:eastAsia="en-ZA"/>
              </w:rPr>
            </w:rPrChange>
          </w:rPr>
          <w:t xml:space="preserve"> data management workflow is streamlined to ensure efficiency while maintaining data quality. This process </w:t>
        </w:r>
      </w:ins>
      <w:ins w:id="2235" w:author="Craig Parker" w:date="2024-08-15T14:25:00Z" w16du:dateUtc="2024-08-15T12:25:00Z">
        <w:r w:rsidR="000330FE" w:rsidRPr="00691453">
          <w:rPr>
            <w:rFonts w:ascii="Nunito" w:eastAsia="Times New Roman" w:hAnsi="Nunito" w:cs="Times New Roman"/>
            <w:sz w:val="20"/>
            <w:szCs w:val="20"/>
            <w:lang w:val="en-ZA" w:eastAsia="en-ZA"/>
            <w:rPrChange w:id="2236" w:author="Craig Parker" w:date="2024-08-15T16:14:00Z" w16du:dateUtc="2024-08-15T14:14:00Z">
              <w:rPr>
                <w:rFonts w:ascii="Nunito" w:eastAsia="Times New Roman" w:hAnsi="Nunito" w:cs="Times New Roman"/>
                <w:sz w:val="24"/>
                <w:szCs w:val="24"/>
                <w:lang w:val="en-ZA" w:eastAsia="en-ZA"/>
              </w:rPr>
            </w:rPrChange>
          </w:rPr>
          <w:t>pulls</w:t>
        </w:r>
      </w:ins>
      <w:ins w:id="2237" w:author="Craig Parker" w:date="2024-08-15T14:23:00Z" w16du:dateUtc="2024-08-15T12:23:00Z">
        <w:r w:rsidR="00253FCD" w:rsidRPr="00691453">
          <w:rPr>
            <w:rFonts w:ascii="Nunito" w:eastAsia="Times New Roman" w:hAnsi="Nunito" w:cs="Times New Roman"/>
            <w:sz w:val="20"/>
            <w:szCs w:val="20"/>
            <w:lang w:val="en-ZA" w:eastAsia="en-ZA"/>
            <w:rPrChange w:id="2238" w:author="Craig Parker" w:date="2024-08-15T16:14:00Z" w16du:dateUtc="2024-08-15T14:14:00Z">
              <w:rPr>
                <w:rFonts w:ascii="Times New Roman" w:eastAsia="Times New Roman" w:hAnsi="Times New Roman" w:cs="Times New Roman"/>
                <w:sz w:val="24"/>
                <w:szCs w:val="24"/>
                <w:lang w:val="en-ZA" w:eastAsia="en-ZA"/>
              </w:rPr>
            </w:rPrChange>
          </w:rPr>
          <w:t xml:space="preserve"> relevant variables and indices from pre-existing datasets for the </w:t>
        </w:r>
      </w:ins>
      <w:ins w:id="2239" w:author="Craig Parker" w:date="2024-08-15T14:24:00Z" w16du:dateUtc="2024-08-15T12:24:00Z">
        <w:r w:rsidRPr="00691453">
          <w:rPr>
            <w:rFonts w:ascii="Nunito" w:eastAsia="Times New Roman" w:hAnsi="Nunito" w:cs="Times New Roman"/>
            <w:sz w:val="20"/>
            <w:szCs w:val="20"/>
            <w:lang w:val="en-ZA" w:eastAsia="en-ZA"/>
            <w:rPrChange w:id="2240" w:author="Craig Parker" w:date="2024-08-15T16:14:00Z" w16du:dateUtc="2024-08-15T14:14:00Z">
              <w:rPr>
                <w:rFonts w:ascii="Nunito" w:eastAsia="Times New Roman" w:hAnsi="Nunito" w:cs="Times New Roman"/>
                <w:sz w:val="24"/>
                <w:szCs w:val="24"/>
                <w:lang w:val="en-ZA" w:eastAsia="en-ZA"/>
              </w:rPr>
            </w:rPrChange>
          </w:rPr>
          <w:t>analysis period</w:t>
        </w:r>
      </w:ins>
      <w:ins w:id="2241" w:author="Craig Parker" w:date="2024-08-15T14:23:00Z" w16du:dateUtc="2024-08-15T12:23:00Z">
        <w:r w:rsidR="00253FCD" w:rsidRPr="00691453">
          <w:rPr>
            <w:rFonts w:ascii="Nunito" w:eastAsia="Times New Roman" w:hAnsi="Nunito" w:cs="Times New Roman"/>
            <w:sz w:val="20"/>
            <w:szCs w:val="20"/>
            <w:lang w:val="en-ZA" w:eastAsia="en-ZA"/>
            <w:rPrChange w:id="2242" w:author="Craig Parker" w:date="2024-08-15T16:14:00Z" w16du:dateUtc="2024-08-15T14:14:00Z">
              <w:rPr>
                <w:rFonts w:ascii="Times New Roman" w:eastAsia="Times New Roman" w:hAnsi="Times New Roman" w:cs="Times New Roman"/>
                <w:sz w:val="24"/>
                <w:szCs w:val="24"/>
                <w:lang w:val="en-ZA" w:eastAsia="en-ZA"/>
              </w:rPr>
            </w:rPrChange>
          </w:rPr>
          <w:t>. The steps involved are as follows:</w:t>
        </w:r>
      </w:ins>
    </w:p>
    <w:p w14:paraId="697E2370" w14:textId="40CCCD1D" w:rsidR="00253FCD" w:rsidRPr="00007315" w:rsidRDefault="00253FCD">
      <w:pPr>
        <w:pStyle w:val="Heading2"/>
        <w:numPr>
          <w:ilvl w:val="1"/>
          <w:numId w:val="68"/>
        </w:numPr>
        <w:rPr>
          <w:ins w:id="2243" w:author="Craig Parker" w:date="2024-08-15T14:23:00Z" w16du:dateUtc="2024-08-15T12:23:00Z"/>
          <w:rFonts w:ascii="Nunito" w:hAnsi="Nunito"/>
          <w:b w:val="0"/>
          <w:bCs w:val="0"/>
          <w:sz w:val="28"/>
          <w:szCs w:val="28"/>
          <w:lang w:val="en-ZA" w:eastAsia="en-ZA"/>
          <w:rPrChange w:id="2244" w:author="Craig Parker" w:date="2024-08-16T13:24:00Z" w16du:dateUtc="2024-08-16T11:24:00Z">
            <w:rPr>
              <w:ins w:id="2245" w:author="Craig Parker" w:date="2024-08-15T14:23:00Z" w16du:dateUtc="2024-08-15T12:23:00Z"/>
              <w:rFonts w:ascii="Times New Roman" w:eastAsia="Times New Roman" w:hAnsi="Times New Roman" w:cs="Times New Roman"/>
              <w:b/>
              <w:bCs/>
              <w:sz w:val="24"/>
              <w:szCs w:val="24"/>
              <w:lang w:val="en-ZA" w:eastAsia="en-ZA"/>
            </w:rPr>
          </w:rPrChange>
        </w:rPr>
        <w:pPrChange w:id="2246" w:author="Craig Parker" w:date="2024-08-15T17:30:00Z" w16du:dateUtc="2024-08-15T15:30:00Z">
          <w:pPr>
            <w:spacing w:before="100" w:beforeAutospacing="1" w:after="100" w:afterAutospacing="1" w:line="240" w:lineRule="auto"/>
            <w:outlineLvl w:val="3"/>
          </w:pPr>
        </w:pPrChange>
      </w:pPr>
      <w:bookmarkStart w:id="2247" w:name="_Toc174715390"/>
      <w:ins w:id="2248" w:author="Craig Parker" w:date="2024-08-15T14:23:00Z" w16du:dateUtc="2024-08-15T12:23:00Z">
        <w:r w:rsidRPr="00007315">
          <w:rPr>
            <w:rFonts w:ascii="Nunito" w:hAnsi="Nunito"/>
            <w:color w:val="auto"/>
            <w:sz w:val="28"/>
            <w:szCs w:val="28"/>
            <w:lang w:val="en-ZA" w:eastAsia="en-ZA"/>
            <w:rPrChange w:id="2249" w:author="Craig Parker" w:date="2024-08-16T13:24:00Z" w16du:dateUtc="2024-08-16T11:24:00Z">
              <w:rPr>
                <w:rFonts w:ascii="Times New Roman" w:eastAsia="Times New Roman" w:hAnsi="Times New Roman" w:cs="Times New Roman"/>
                <w:b/>
                <w:bCs/>
                <w:sz w:val="24"/>
                <w:szCs w:val="24"/>
                <w:lang w:val="en-ZA" w:eastAsia="en-ZA"/>
              </w:rPr>
            </w:rPrChange>
          </w:rPr>
          <w:t>Sourcing Pre-Processed Data</w:t>
        </w:r>
        <w:bookmarkEnd w:id="2247"/>
      </w:ins>
    </w:p>
    <w:p w14:paraId="272275DA" w14:textId="73335781" w:rsidR="00253FCD" w:rsidRPr="00691453" w:rsidRDefault="00253FCD">
      <w:pPr>
        <w:spacing w:before="100" w:beforeAutospacing="1" w:after="100" w:afterAutospacing="1"/>
        <w:rPr>
          <w:ins w:id="2250" w:author="Craig Parker" w:date="2024-08-15T14:23:00Z" w16du:dateUtc="2024-08-15T12:23:00Z"/>
          <w:rFonts w:ascii="Nunito" w:eastAsia="Times New Roman" w:hAnsi="Nunito" w:cs="Times New Roman"/>
          <w:sz w:val="20"/>
          <w:szCs w:val="20"/>
          <w:lang w:val="en-ZA" w:eastAsia="en-ZA"/>
          <w:rPrChange w:id="2251" w:author="Craig Parker" w:date="2024-08-15T16:14:00Z" w16du:dateUtc="2024-08-15T14:14:00Z">
            <w:rPr>
              <w:ins w:id="2252" w:author="Craig Parker" w:date="2024-08-15T14:23:00Z" w16du:dateUtc="2024-08-15T12:23:00Z"/>
              <w:rFonts w:ascii="Times New Roman" w:eastAsia="Times New Roman" w:hAnsi="Times New Roman" w:cs="Times New Roman"/>
              <w:sz w:val="24"/>
              <w:szCs w:val="24"/>
              <w:lang w:val="en-ZA" w:eastAsia="en-ZA"/>
            </w:rPr>
          </w:rPrChange>
        </w:rPr>
        <w:pPrChange w:id="2253" w:author="Craig Parker" w:date="2024-08-15T16:14:00Z" w16du:dateUtc="2024-08-15T14:14:00Z">
          <w:pPr>
            <w:spacing w:before="100" w:beforeAutospacing="1" w:after="100" w:afterAutospacing="1" w:line="240" w:lineRule="auto"/>
          </w:pPr>
        </w:pPrChange>
      </w:pPr>
      <w:ins w:id="2254" w:author="Craig Parker" w:date="2024-08-15T14:23:00Z" w16du:dateUtc="2024-08-15T12:23:00Z">
        <w:r w:rsidRPr="00691453">
          <w:rPr>
            <w:rFonts w:ascii="Nunito" w:eastAsia="Times New Roman" w:hAnsi="Nunito" w:cs="Times New Roman"/>
            <w:sz w:val="20"/>
            <w:szCs w:val="20"/>
            <w:lang w:val="en-ZA" w:eastAsia="en-ZA"/>
            <w:rPrChange w:id="2255" w:author="Craig Parker" w:date="2024-08-15T16:14:00Z" w16du:dateUtc="2024-08-15T14:14:00Z">
              <w:rPr>
                <w:rFonts w:ascii="Times New Roman" w:eastAsia="Times New Roman" w:hAnsi="Times New Roman" w:cs="Times New Roman"/>
                <w:sz w:val="24"/>
                <w:szCs w:val="24"/>
                <w:lang w:val="en-ZA" w:eastAsia="en-ZA"/>
              </w:rPr>
            </w:rPrChange>
          </w:rPr>
          <w:t xml:space="preserve">Climate and socio-economic data are sourced from previously cleaned and </w:t>
        </w:r>
      </w:ins>
      <w:ins w:id="2256" w:author="Craig Parker" w:date="2024-08-15T14:24:00Z" w16du:dateUtc="2024-08-15T12:24:00Z">
        <w:r w:rsidR="003D385F" w:rsidRPr="00691453">
          <w:rPr>
            <w:rFonts w:ascii="Nunito" w:eastAsia="Times New Roman" w:hAnsi="Nunito" w:cs="Times New Roman"/>
            <w:sz w:val="20"/>
            <w:szCs w:val="20"/>
            <w:lang w:val="en-ZA" w:eastAsia="en-ZA"/>
            <w:rPrChange w:id="2257" w:author="Craig Parker" w:date="2024-08-15T16:14:00Z" w16du:dateUtc="2024-08-15T14:14:00Z">
              <w:rPr>
                <w:rFonts w:ascii="Nunito" w:eastAsia="Times New Roman" w:hAnsi="Nunito" w:cs="Times New Roman"/>
                <w:sz w:val="24"/>
                <w:szCs w:val="24"/>
                <w:lang w:val="en-ZA" w:eastAsia="en-ZA"/>
              </w:rPr>
            </w:rPrChange>
          </w:rPr>
          <w:t>harmonised</w:t>
        </w:r>
      </w:ins>
      <w:ins w:id="2258" w:author="Craig Parker" w:date="2024-08-15T14:23:00Z" w16du:dateUtc="2024-08-15T12:23:00Z">
        <w:r w:rsidRPr="00691453">
          <w:rPr>
            <w:rFonts w:ascii="Nunito" w:eastAsia="Times New Roman" w:hAnsi="Nunito" w:cs="Times New Roman"/>
            <w:sz w:val="20"/>
            <w:szCs w:val="20"/>
            <w:lang w:val="en-ZA" w:eastAsia="en-ZA"/>
            <w:rPrChange w:id="2259" w:author="Craig Parker" w:date="2024-08-15T16:14:00Z" w16du:dateUtc="2024-08-15T14:14:00Z">
              <w:rPr>
                <w:rFonts w:ascii="Times New Roman" w:eastAsia="Times New Roman" w:hAnsi="Times New Roman" w:cs="Times New Roman"/>
                <w:sz w:val="24"/>
                <w:szCs w:val="24"/>
                <w:lang w:val="en-ZA" w:eastAsia="en-ZA"/>
              </w:rPr>
            </w:rPrChange>
          </w:rPr>
          <w:t xml:space="preserve"> datasets, such as those available through the Climate System Analysis Group (CSAG) at UCT and national data repositories (e.g., census data, GCRO Quality of Life Surveys). These datasets have already undergone rigorous quality checks, reducing the need for extensive pre-processing at this stage.</w:t>
        </w:r>
      </w:ins>
    </w:p>
    <w:p w14:paraId="700FF0D4" w14:textId="0C67EFAC" w:rsidR="00253FCD" w:rsidRPr="00007315" w:rsidRDefault="00253FCD">
      <w:pPr>
        <w:pStyle w:val="Heading2"/>
        <w:numPr>
          <w:ilvl w:val="1"/>
          <w:numId w:val="68"/>
        </w:numPr>
        <w:rPr>
          <w:ins w:id="2260" w:author="Craig Parker" w:date="2024-08-15T14:23:00Z" w16du:dateUtc="2024-08-15T12:23:00Z"/>
          <w:rFonts w:ascii="Nunito" w:hAnsi="Nunito"/>
          <w:b w:val="0"/>
          <w:bCs w:val="0"/>
          <w:sz w:val="28"/>
          <w:szCs w:val="28"/>
          <w:rPrChange w:id="2261" w:author="Craig Parker" w:date="2024-08-16T13:24:00Z" w16du:dateUtc="2024-08-16T11:24:00Z">
            <w:rPr>
              <w:ins w:id="2262" w:author="Craig Parker" w:date="2024-08-15T14:23:00Z" w16du:dateUtc="2024-08-15T12:23:00Z"/>
              <w:rFonts w:ascii="Times New Roman" w:eastAsia="Times New Roman" w:hAnsi="Times New Roman" w:cs="Times New Roman"/>
              <w:b/>
              <w:bCs/>
              <w:sz w:val="24"/>
              <w:szCs w:val="24"/>
              <w:lang w:val="en-ZA" w:eastAsia="en-ZA"/>
            </w:rPr>
          </w:rPrChange>
        </w:rPr>
        <w:pPrChange w:id="2263" w:author="Craig Parker" w:date="2024-08-15T17:30:00Z" w16du:dateUtc="2024-08-15T15:30:00Z">
          <w:pPr>
            <w:spacing w:before="100" w:beforeAutospacing="1" w:after="100" w:afterAutospacing="1" w:line="240" w:lineRule="auto"/>
            <w:outlineLvl w:val="3"/>
          </w:pPr>
        </w:pPrChange>
      </w:pPr>
      <w:bookmarkStart w:id="2264" w:name="_Toc174715391"/>
      <w:ins w:id="2265" w:author="Craig Parker" w:date="2024-08-15T14:23:00Z" w16du:dateUtc="2024-08-15T12:23:00Z">
        <w:r w:rsidRPr="00007315">
          <w:rPr>
            <w:rFonts w:ascii="Nunito" w:hAnsi="Nunito"/>
            <w:color w:val="auto"/>
            <w:sz w:val="28"/>
            <w:szCs w:val="28"/>
            <w:rPrChange w:id="2266" w:author="Craig Parker" w:date="2024-08-16T13:24:00Z" w16du:dateUtc="2024-08-16T11:24:00Z">
              <w:rPr>
                <w:rFonts w:ascii="Times New Roman" w:eastAsia="Times New Roman" w:hAnsi="Times New Roman" w:cs="Times New Roman"/>
                <w:b/>
                <w:bCs/>
                <w:sz w:val="24"/>
                <w:szCs w:val="24"/>
                <w:lang w:val="en-ZA" w:eastAsia="en-ZA"/>
              </w:rPr>
            </w:rPrChange>
          </w:rPr>
          <w:t>Automated Data Retrieval</w:t>
        </w:r>
        <w:bookmarkEnd w:id="2264"/>
      </w:ins>
    </w:p>
    <w:p w14:paraId="2E96DD8B" w14:textId="5F86A2C4" w:rsidR="00253FCD" w:rsidRPr="00691453" w:rsidRDefault="00253FCD">
      <w:pPr>
        <w:spacing w:before="100" w:beforeAutospacing="1" w:after="100" w:afterAutospacing="1"/>
        <w:rPr>
          <w:ins w:id="2267" w:author="Craig Parker" w:date="2024-08-15T14:23:00Z" w16du:dateUtc="2024-08-15T12:23:00Z"/>
          <w:rFonts w:ascii="Nunito" w:eastAsia="Times New Roman" w:hAnsi="Nunito" w:cs="Times New Roman"/>
          <w:sz w:val="20"/>
          <w:szCs w:val="20"/>
          <w:lang w:val="en-ZA" w:eastAsia="en-ZA"/>
          <w:rPrChange w:id="2268" w:author="Craig Parker" w:date="2024-08-15T16:14:00Z" w16du:dateUtc="2024-08-15T14:14:00Z">
            <w:rPr>
              <w:ins w:id="2269" w:author="Craig Parker" w:date="2024-08-15T14:23:00Z" w16du:dateUtc="2024-08-15T12:23:00Z"/>
              <w:rFonts w:ascii="Times New Roman" w:eastAsia="Times New Roman" w:hAnsi="Times New Roman" w:cs="Times New Roman"/>
              <w:sz w:val="24"/>
              <w:szCs w:val="24"/>
              <w:lang w:val="en-ZA" w:eastAsia="en-ZA"/>
            </w:rPr>
          </w:rPrChange>
        </w:rPr>
        <w:pPrChange w:id="2270" w:author="Craig Parker" w:date="2024-08-15T16:14:00Z" w16du:dateUtc="2024-08-15T14:14:00Z">
          <w:pPr>
            <w:spacing w:before="100" w:beforeAutospacing="1" w:after="100" w:afterAutospacing="1" w:line="240" w:lineRule="auto"/>
          </w:pPr>
        </w:pPrChange>
      </w:pPr>
      <w:ins w:id="2271" w:author="Craig Parker" w:date="2024-08-15T14:23:00Z" w16du:dateUtc="2024-08-15T12:23:00Z">
        <w:r w:rsidRPr="00691453">
          <w:rPr>
            <w:rFonts w:ascii="Nunito" w:eastAsia="Times New Roman" w:hAnsi="Nunito" w:cs="Times New Roman"/>
            <w:sz w:val="20"/>
            <w:szCs w:val="20"/>
            <w:lang w:val="en-ZA" w:eastAsia="en-ZA"/>
            <w:rPrChange w:id="2272" w:author="Craig Parker" w:date="2024-08-15T16:14:00Z" w16du:dateUtc="2024-08-15T14:14:00Z">
              <w:rPr>
                <w:rFonts w:ascii="Times New Roman" w:eastAsia="Times New Roman" w:hAnsi="Times New Roman" w:cs="Times New Roman"/>
                <w:sz w:val="24"/>
                <w:szCs w:val="24"/>
                <w:lang w:val="en-ZA" w:eastAsia="en-ZA"/>
              </w:rPr>
            </w:rPrChange>
          </w:rPr>
          <w:t xml:space="preserve">For climate data, a script-based system </w:t>
        </w:r>
      </w:ins>
      <w:ins w:id="2273" w:author="Craig Parker" w:date="2024-08-16T09:24:00Z" w16du:dateUtc="2024-08-16T07:24:00Z">
        <w:r w:rsidR="00A7164A">
          <w:rPr>
            <w:rFonts w:ascii="Nunito" w:eastAsia="Times New Roman" w:hAnsi="Nunito" w:cs="Times New Roman"/>
            <w:sz w:val="20"/>
            <w:szCs w:val="20"/>
            <w:lang w:val="en-ZA" w:eastAsia="en-ZA"/>
          </w:rPr>
          <w:t>automates the retrieval of relevant variables and indices from the CSAG system. These scripts are designed to pull data specific to the analysis period, ensuring the dataset is tailored to the study’s needs. The retrieval process may include variables such as temperature, precipitation, humidity, and indices like heat waves</w:t>
        </w:r>
      </w:ins>
      <w:ins w:id="2274" w:author="Craig Parker" w:date="2024-08-15T14:23:00Z" w16du:dateUtc="2024-08-15T12:23:00Z">
        <w:r w:rsidRPr="00691453">
          <w:rPr>
            <w:rFonts w:ascii="Nunito" w:eastAsia="Times New Roman" w:hAnsi="Nunito" w:cs="Times New Roman"/>
            <w:sz w:val="20"/>
            <w:szCs w:val="20"/>
            <w:lang w:val="en-ZA" w:eastAsia="en-ZA"/>
            <w:rPrChange w:id="2275" w:author="Craig Parker" w:date="2024-08-15T16:14:00Z" w16du:dateUtc="2024-08-15T14:14:00Z">
              <w:rPr>
                <w:rFonts w:ascii="Times New Roman" w:eastAsia="Times New Roman" w:hAnsi="Times New Roman" w:cs="Times New Roman"/>
                <w:sz w:val="24"/>
                <w:szCs w:val="24"/>
                <w:lang w:val="en-ZA" w:eastAsia="en-ZA"/>
              </w:rPr>
            </w:rPrChange>
          </w:rPr>
          <w:t xml:space="preserve"> or drought conditions.</w:t>
        </w:r>
      </w:ins>
    </w:p>
    <w:p w14:paraId="6CBDDFF5" w14:textId="45F3D8B3" w:rsidR="00253FCD" w:rsidRPr="00691453" w:rsidRDefault="00253FCD">
      <w:pPr>
        <w:spacing w:before="100" w:beforeAutospacing="1" w:after="100" w:afterAutospacing="1"/>
        <w:rPr>
          <w:ins w:id="2276" w:author="Craig Parker" w:date="2024-08-15T14:23:00Z" w16du:dateUtc="2024-08-15T12:23:00Z"/>
          <w:rFonts w:ascii="Nunito" w:eastAsia="Times New Roman" w:hAnsi="Nunito" w:cs="Times New Roman"/>
          <w:sz w:val="20"/>
          <w:szCs w:val="20"/>
          <w:lang w:val="en-ZA" w:eastAsia="en-ZA"/>
          <w:rPrChange w:id="2277" w:author="Craig Parker" w:date="2024-08-15T16:14:00Z" w16du:dateUtc="2024-08-15T14:14:00Z">
            <w:rPr>
              <w:ins w:id="2278" w:author="Craig Parker" w:date="2024-08-15T14:23:00Z" w16du:dateUtc="2024-08-15T12:23:00Z"/>
              <w:rFonts w:ascii="Times New Roman" w:eastAsia="Times New Roman" w:hAnsi="Times New Roman" w:cs="Times New Roman"/>
              <w:sz w:val="24"/>
              <w:szCs w:val="24"/>
              <w:lang w:val="en-ZA" w:eastAsia="en-ZA"/>
            </w:rPr>
          </w:rPrChange>
        </w:rPr>
        <w:pPrChange w:id="2279" w:author="Craig Parker" w:date="2024-08-15T16:14:00Z" w16du:dateUtc="2024-08-15T14:14:00Z">
          <w:pPr>
            <w:spacing w:before="100" w:beforeAutospacing="1" w:after="100" w:afterAutospacing="1" w:line="240" w:lineRule="auto"/>
          </w:pPr>
        </w:pPrChange>
      </w:pPr>
      <w:ins w:id="2280" w:author="Craig Parker" w:date="2024-08-15T14:23:00Z" w16du:dateUtc="2024-08-15T12:23:00Z">
        <w:r w:rsidRPr="00691453">
          <w:rPr>
            <w:rFonts w:ascii="Nunito" w:eastAsia="Times New Roman" w:hAnsi="Nunito" w:cs="Times New Roman"/>
            <w:sz w:val="20"/>
            <w:szCs w:val="20"/>
            <w:lang w:val="en-ZA" w:eastAsia="en-ZA"/>
            <w:rPrChange w:id="2281" w:author="Craig Parker" w:date="2024-08-15T16:14:00Z" w16du:dateUtc="2024-08-15T14:14:00Z">
              <w:rPr>
                <w:rFonts w:ascii="Times New Roman" w:eastAsia="Times New Roman" w:hAnsi="Times New Roman" w:cs="Times New Roman"/>
                <w:sz w:val="24"/>
                <w:szCs w:val="24"/>
                <w:lang w:val="en-ZA" w:eastAsia="en-ZA"/>
              </w:rPr>
            </w:rPrChange>
          </w:rPr>
          <w:t>Similarly, socio-economic data is accessed through predefined queries that extract relevant indicators for the analysis period. These indicators may include household economic status, access to services, and other socio-demographic factors.</w:t>
        </w:r>
      </w:ins>
    </w:p>
    <w:p w14:paraId="4B459843" w14:textId="215B7A00" w:rsidR="00253FCD" w:rsidRPr="00007315" w:rsidRDefault="00253FCD">
      <w:pPr>
        <w:pStyle w:val="Heading2"/>
        <w:numPr>
          <w:ilvl w:val="1"/>
          <w:numId w:val="68"/>
        </w:numPr>
        <w:rPr>
          <w:ins w:id="2282" w:author="Craig Parker" w:date="2024-08-15T14:23:00Z" w16du:dateUtc="2024-08-15T12:23:00Z"/>
          <w:rFonts w:ascii="Nunito" w:hAnsi="Nunito"/>
          <w:b w:val="0"/>
          <w:bCs w:val="0"/>
          <w:sz w:val="28"/>
          <w:szCs w:val="28"/>
          <w:rPrChange w:id="2283" w:author="Craig Parker" w:date="2024-08-16T13:24:00Z" w16du:dateUtc="2024-08-16T11:24:00Z">
            <w:rPr>
              <w:ins w:id="2284" w:author="Craig Parker" w:date="2024-08-15T14:23:00Z" w16du:dateUtc="2024-08-15T12:23:00Z"/>
              <w:rFonts w:ascii="Times New Roman" w:eastAsia="Times New Roman" w:hAnsi="Times New Roman" w:cs="Times New Roman"/>
              <w:b/>
              <w:bCs/>
              <w:sz w:val="24"/>
              <w:szCs w:val="24"/>
              <w:lang w:val="en-ZA" w:eastAsia="en-ZA"/>
            </w:rPr>
          </w:rPrChange>
        </w:rPr>
        <w:pPrChange w:id="2285" w:author="Craig Parker" w:date="2024-08-15T17:30:00Z" w16du:dateUtc="2024-08-15T15:30:00Z">
          <w:pPr>
            <w:spacing w:before="100" w:beforeAutospacing="1" w:after="100" w:afterAutospacing="1" w:line="240" w:lineRule="auto"/>
            <w:outlineLvl w:val="3"/>
          </w:pPr>
        </w:pPrChange>
      </w:pPr>
      <w:bookmarkStart w:id="2286" w:name="_Toc174715392"/>
      <w:ins w:id="2287" w:author="Craig Parker" w:date="2024-08-15T14:23:00Z" w16du:dateUtc="2024-08-15T12:23:00Z">
        <w:r w:rsidRPr="00007315">
          <w:rPr>
            <w:rFonts w:ascii="Nunito" w:hAnsi="Nunito"/>
            <w:color w:val="auto"/>
            <w:sz w:val="28"/>
            <w:szCs w:val="28"/>
            <w:rPrChange w:id="2288" w:author="Craig Parker" w:date="2024-08-16T13:24:00Z" w16du:dateUtc="2024-08-16T11:24:00Z">
              <w:rPr>
                <w:rFonts w:ascii="Times New Roman" w:eastAsia="Times New Roman" w:hAnsi="Times New Roman" w:cs="Times New Roman"/>
                <w:b/>
                <w:bCs/>
                <w:sz w:val="24"/>
                <w:szCs w:val="24"/>
                <w:lang w:val="en-ZA" w:eastAsia="en-ZA"/>
              </w:rPr>
            </w:rPrChange>
          </w:rPr>
          <w:t>Integration into Broader Dataset</w:t>
        </w:r>
        <w:bookmarkEnd w:id="2286"/>
      </w:ins>
    </w:p>
    <w:p w14:paraId="47EF2FA9" w14:textId="750B3E6B" w:rsidR="00253FCD" w:rsidRPr="00691453" w:rsidRDefault="00253FCD">
      <w:pPr>
        <w:spacing w:before="100" w:beforeAutospacing="1" w:after="100" w:afterAutospacing="1"/>
        <w:rPr>
          <w:ins w:id="2289" w:author="Craig Parker" w:date="2024-08-15T14:23:00Z" w16du:dateUtc="2024-08-15T12:23:00Z"/>
          <w:rFonts w:ascii="Nunito" w:eastAsia="Times New Roman" w:hAnsi="Nunito" w:cs="Times New Roman"/>
          <w:sz w:val="20"/>
          <w:szCs w:val="20"/>
          <w:lang w:val="en-ZA" w:eastAsia="en-ZA"/>
          <w:rPrChange w:id="2290" w:author="Craig Parker" w:date="2024-08-15T16:14:00Z" w16du:dateUtc="2024-08-15T14:14:00Z">
            <w:rPr>
              <w:ins w:id="2291" w:author="Craig Parker" w:date="2024-08-15T14:23:00Z" w16du:dateUtc="2024-08-15T12:23:00Z"/>
              <w:rFonts w:ascii="Times New Roman" w:eastAsia="Times New Roman" w:hAnsi="Times New Roman" w:cs="Times New Roman"/>
              <w:sz w:val="24"/>
              <w:szCs w:val="24"/>
              <w:lang w:val="en-ZA" w:eastAsia="en-ZA"/>
            </w:rPr>
          </w:rPrChange>
        </w:rPr>
        <w:pPrChange w:id="2292" w:author="Craig Parker" w:date="2024-08-15T16:14:00Z" w16du:dateUtc="2024-08-15T14:14:00Z">
          <w:pPr>
            <w:spacing w:before="100" w:beforeAutospacing="1" w:after="100" w:afterAutospacing="1" w:line="240" w:lineRule="auto"/>
          </w:pPr>
        </w:pPrChange>
      </w:pPr>
      <w:ins w:id="2293" w:author="Craig Parker" w:date="2024-08-15T14:23:00Z" w16du:dateUtc="2024-08-15T12:23:00Z">
        <w:r w:rsidRPr="00691453">
          <w:rPr>
            <w:rFonts w:ascii="Nunito" w:eastAsia="Times New Roman" w:hAnsi="Nunito" w:cs="Times New Roman"/>
            <w:sz w:val="20"/>
            <w:szCs w:val="20"/>
            <w:lang w:val="en-ZA" w:eastAsia="en-ZA"/>
            <w:rPrChange w:id="2294" w:author="Craig Parker" w:date="2024-08-15T16:14:00Z" w16du:dateUtc="2024-08-15T14:14:00Z">
              <w:rPr>
                <w:rFonts w:ascii="Times New Roman" w:eastAsia="Times New Roman" w:hAnsi="Times New Roman" w:cs="Times New Roman"/>
                <w:sz w:val="24"/>
                <w:szCs w:val="24"/>
                <w:lang w:val="en-ZA" w:eastAsia="en-ZA"/>
              </w:rPr>
            </w:rPrChange>
          </w:rPr>
          <w:t>Once retrieved, the climate</w:t>
        </w:r>
      </w:ins>
      <w:ins w:id="2295" w:author="Craig Parker" w:date="2024-08-15T19:07:00Z" w16du:dateUtc="2024-08-15T17:07:00Z">
        <w:r w:rsidR="00A16EA0">
          <w:rPr>
            <w:rFonts w:ascii="Nunito" w:eastAsia="Times New Roman" w:hAnsi="Nunito" w:cs="Times New Roman"/>
            <w:sz w:val="20"/>
            <w:szCs w:val="20"/>
            <w:lang w:val="en-ZA" w:eastAsia="en-ZA"/>
          </w:rPr>
          <w:t>, socio-economic variables,</w:t>
        </w:r>
      </w:ins>
      <w:ins w:id="2296" w:author="Craig Parker" w:date="2024-08-15T14:23:00Z" w16du:dateUtc="2024-08-15T12:23:00Z">
        <w:r w:rsidRPr="00691453">
          <w:rPr>
            <w:rFonts w:ascii="Nunito" w:eastAsia="Times New Roman" w:hAnsi="Nunito" w:cs="Times New Roman"/>
            <w:sz w:val="20"/>
            <w:szCs w:val="20"/>
            <w:lang w:val="en-ZA" w:eastAsia="en-ZA"/>
            <w:rPrChange w:id="2297" w:author="Craig Parker" w:date="2024-08-15T16:14:00Z" w16du:dateUtc="2024-08-15T14:14:00Z">
              <w:rPr>
                <w:rFonts w:ascii="Times New Roman" w:eastAsia="Times New Roman" w:hAnsi="Times New Roman" w:cs="Times New Roman"/>
                <w:sz w:val="24"/>
                <w:szCs w:val="24"/>
                <w:lang w:val="en-ZA" w:eastAsia="en-ZA"/>
              </w:rPr>
            </w:rPrChange>
          </w:rPr>
          <w:t xml:space="preserve"> </w:t>
        </w:r>
      </w:ins>
      <w:ins w:id="2298" w:author="Craig Parker" w:date="2024-08-15T14:24:00Z" w16du:dateUtc="2024-08-15T12:24:00Z">
        <w:r w:rsidR="00CB12F8" w:rsidRPr="00691453">
          <w:rPr>
            <w:rFonts w:ascii="Nunito" w:eastAsia="Times New Roman" w:hAnsi="Nunito" w:cs="Times New Roman"/>
            <w:sz w:val="20"/>
            <w:szCs w:val="20"/>
            <w:lang w:val="en-ZA" w:eastAsia="en-ZA"/>
            <w:rPrChange w:id="2299" w:author="Craig Parker" w:date="2024-08-15T16:14:00Z" w16du:dateUtc="2024-08-15T14:14:00Z">
              <w:rPr>
                <w:rFonts w:ascii="Nunito" w:eastAsia="Times New Roman" w:hAnsi="Nunito" w:cs="Times New Roman"/>
                <w:sz w:val="24"/>
                <w:szCs w:val="24"/>
                <w:lang w:val="en-ZA" w:eastAsia="en-ZA"/>
              </w:rPr>
            </w:rPrChange>
          </w:rPr>
          <w:t>and health data are integrated into the broader dataset</w:t>
        </w:r>
      </w:ins>
      <w:ins w:id="2300" w:author="Craig Parker" w:date="2024-08-15T14:23:00Z" w16du:dateUtc="2024-08-15T12:23:00Z">
        <w:r w:rsidRPr="00691453">
          <w:rPr>
            <w:rFonts w:ascii="Nunito" w:eastAsia="Times New Roman" w:hAnsi="Nunito" w:cs="Times New Roman"/>
            <w:sz w:val="20"/>
            <w:szCs w:val="20"/>
            <w:lang w:val="en-ZA" w:eastAsia="en-ZA"/>
            <w:rPrChange w:id="2301" w:author="Craig Parker" w:date="2024-08-15T16:14:00Z" w16du:dateUtc="2024-08-15T14:14:00Z">
              <w:rPr>
                <w:rFonts w:ascii="Times New Roman" w:eastAsia="Times New Roman" w:hAnsi="Times New Roman" w:cs="Times New Roman"/>
                <w:sz w:val="24"/>
                <w:szCs w:val="24"/>
                <w:lang w:val="en-ZA" w:eastAsia="en-ZA"/>
              </w:rPr>
            </w:rPrChange>
          </w:rPr>
          <w:t xml:space="preserve">. This integration </w:t>
        </w:r>
      </w:ins>
      <w:ins w:id="2302" w:author="Craig Parker" w:date="2024-08-15T19:07:00Z" w16du:dateUtc="2024-08-15T17:07:00Z">
        <w:r w:rsidR="00A16EA0">
          <w:rPr>
            <w:rFonts w:ascii="Nunito" w:eastAsia="Times New Roman" w:hAnsi="Nunito" w:cs="Times New Roman"/>
            <w:sz w:val="20"/>
            <w:szCs w:val="20"/>
            <w:lang w:val="en-ZA" w:eastAsia="en-ZA"/>
          </w:rPr>
          <w:t>occurs</w:t>
        </w:r>
      </w:ins>
      <w:ins w:id="2303" w:author="Craig Parker" w:date="2024-08-15T14:23:00Z" w16du:dateUtc="2024-08-15T12:23:00Z">
        <w:r w:rsidRPr="00691453">
          <w:rPr>
            <w:rFonts w:ascii="Nunito" w:eastAsia="Times New Roman" w:hAnsi="Nunito" w:cs="Times New Roman"/>
            <w:sz w:val="20"/>
            <w:szCs w:val="20"/>
            <w:lang w:val="en-ZA" w:eastAsia="en-ZA"/>
            <w:rPrChange w:id="2304" w:author="Craig Parker" w:date="2024-08-15T16:14:00Z" w16du:dateUtc="2024-08-15T14:14:00Z">
              <w:rPr>
                <w:rFonts w:ascii="Times New Roman" w:eastAsia="Times New Roman" w:hAnsi="Times New Roman" w:cs="Times New Roman"/>
                <w:sz w:val="24"/>
                <w:szCs w:val="24"/>
                <w:lang w:val="en-ZA" w:eastAsia="en-ZA"/>
              </w:rPr>
            </w:rPrChange>
          </w:rPr>
          <w:t xml:space="preserve"> during the </w:t>
        </w:r>
        <w:r w:rsidRPr="00691453">
          <w:rPr>
            <w:rFonts w:ascii="Nunito" w:eastAsia="Times New Roman" w:hAnsi="Nunito" w:cs="Times New Roman"/>
            <w:b/>
            <w:bCs/>
            <w:sz w:val="20"/>
            <w:szCs w:val="20"/>
            <w:lang w:val="en-ZA" w:eastAsia="en-ZA"/>
            <w:rPrChange w:id="2305" w:author="Craig Parker" w:date="2024-08-15T16:14:00Z" w16du:dateUtc="2024-08-15T14:14:00Z">
              <w:rPr>
                <w:rFonts w:ascii="Times New Roman" w:eastAsia="Times New Roman" w:hAnsi="Times New Roman" w:cs="Times New Roman"/>
                <w:b/>
                <w:bCs/>
                <w:sz w:val="24"/>
                <w:szCs w:val="24"/>
                <w:lang w:val="en-ZA" w:eastAsia="en-ZA"/>
              </w:rPr>
            </w:rPrChange>
          </w:rPr>
          <w:t>Integration and Analysis</w:t>
        </w:r>
        <w:r w:rsidRPr="00691453">
          <w:rPr>
            <w:rFonts w:ascii="Nunito" w:eastAsia="Times New Roman" w:hAnsi="Nunito" w:cs="Times New Roman"/>
            <w:sz w:val="20"/>
            <w:szCs w:val="20"/>
            <w:lang w:val="en-ZA" w:eastAsia="en-ZA"/>
            <w:rPrChange w:id="2306" w:author="Craig Parker" w:date="2024-08-15T16:14:00Z" w16du:dateUtc="2024-08-15T14:14:00Z">
              <w:rPr>
                <w:rFonts w:ascii="Times New Roman" w:eastAsia="Times New Roman" w:hAnsi="Times New Roman" w:cs="Times New Roman"/>
                <w:sz w:val="24"/>
                <w:szCs w:val="24"/>
                <w:lang w:val="en-ZA" w:eastAsia="en-ZA"/>
              </w:rPr>
            </w:rPrChange>
          </w:rPr>
          <w:t xml:space="preserve"> step, where the different data types are aligned based on common temporal and spatial attributes. The integration process is relatively straightforward, leveraging the pre-existing alignment of these datasets to </w:t>
        </w:r>
      </w:ins>
      <w:ins w:id="2307" w:author="Craig Parker" w:date="2024-08-15T19:07:00Z" w16du:dateUtc="2024-08-15T17:07:00Z">
        <w:r w:rsidR="00A16EA0">
          <w:rPr>
            <w:rFonts w:ascii="Nunito" w:eastAsia="Times New Roman" w:hAnsi="Nunito" w:cs="Times New Roman"/>
            <w:sz w:val="20"/>
            <w:szCs w:val="20"/>
            <w:lang w:val="en-ZA" w:eastAsia="en-ZA"/>
          </w:rPr>
          <w:t>minimise</w:t>
        </w:r>
      </w:ins>
      <w:ins w:id="2308" w:author="Craig Parker" w:date="2024-08-15T14:23:00Z" w16du:dateUtc="2024-08-15T12:23:00Z">
        <w:r w:rsidRPr="00691453">
          <w:rPr>
            <w:rFonts w:ascii="Nunito" w:eastAsia="Times New Roman" w:hAnsi="Nunito" w:cs="Times New Roman"/>
            <w:sz w:val="20"/>
            <w:szCs w:val="20"/>
            <w:lang w:val="en-ZA" w:eastAsia="en-ZA"/>
            <w:rPrChange w:id="2309" w:author="Craig Parker" w:date="2024-08-15T16:14:00Z" w16du:dateUtc="2024-08-15T14:14:00Z">
              <w:rPr>
                <w:rFonts w:ascii="Times New Roman" w:eastAsia="Times New Roman" w:hAnsi="Times New Roman" w:cs="Times New Roman"/>
                <w:sz w:val="24"/>
                <w:szCs w:val="24"/>
                <w:lang w:val="en-ZA" w:eastAsia="en-ZA"/>
              </w:rPr>
            </w:rPrChange>
          </w:rPr>
          <w:t xml:space="preserve"> the need for additional </w:t>
        </w:r>
      </w:ins>
      <w:ins w:id="2310" w:author="Craig Parker" w:date="2024-08-15T19:07:00Z" w16du:dateUtc="2024-08-15T17:07:00Z">
        <w:r w:rsidR="00A16EA0">
          <w:rPr>
            <w:rFonts w:ascii="Nunito" w:eastAsia="Times New Roman" w:hAnsi="Nunito" w:cs="Times New Roman"/>
            <w:sz w:val="20"/>
            <w:szCs w:val="20"/>
            <w:lang w:val="en-ZA" w:eastAsia="en-ZA"/>
          </w:rPr>
          <w:t>harmonisation</w:t>
        </w:r>
      </w:ins>
      <w:ins w:id="2311" w:author="Craig Parker" w:date="2024-08-15T14:23:00Z" w16du:dateUtc="2024-08-15T12:23:00Z">
        <w:r w:rsidRPr="00691453">
          <w:rPr>
            <w:rFonts w:ascii="Nunito" w:eastAsia="Times New Roman" w:hAnsi="Nunito" w:cs="Times New Roman"/>
            <w:sz w:val="20"/>
            <w:szCs w:val="20"/>
            <w:lang w:val="en-ZA" w:eastAsia="en-ZA"/>
            <w:rPrChange w:id="2312" w:author="Craig Parker" w:date="2024-08-15T16:14:00Z" w16du:dateUtc="2024-08-15T14:14:00Z">
              <w:rPr>
                <w:rFonts w:ascii="Times New Roman" w:eastAsia="Times New Roman" w:hAnsi="Times New Roman" w:cs="Times New Roman"/>
                <w:sz w:val="24"/>
                <w:szCs w:val="24"/>
                <w:lang w:val="en-ZA" w:eastAsia="en-ZA"/>
              </w:rPr>
            </w:rPrChange>
          </w:rPr>
          <w:t>.</w:t>
        </w:r>
      </w:ins>
    </w:p>
    <w:p w14:paraId="3E0440C2" w14:textId="04BD2FDD" w:rsidR="00253FCD" w:rsidRPr="00007315" w:rsidRDefault="00253FCD">
      <w:pPr>
        <w:pStyle w:val="Heading2"/>
        <w:numPr>
          <w:ilvl w:val="1"/>
          <w:numId w:val="68"/>
        </w:numPr>
        <w:rPr>
          <w:ins w:id="2313" w:author="Craig Parker" w:date="2024-08-15T14:23:00Z" w16du:dateUtc="2024-08-15T12:23:00Z"/>
          <w:rFonts w:ascii="Nunito" w:hAnsi="Nunito"/>
          <w:b w:val="0"/>
          <w:bCs w:val="0"/>
          <w:sz w:val="28"/>
          <w:szCs w:val="28"/>
          <w:lang w:val="en-ZA" w:eastAsia="en-ZA"/>
          <w:rPrChange w:id="2314" w:author="Craig Parker" w:date="2024-08-16T13:24:00Z" w16du:dateUtc="2024-08-16T11:24:00Z">
            <w:rPr>
              <w:ins w:id="2315" w:author="Craig Parker" w:date="2024-08-15T14:23:00Z" w16du:dateUtc="2024-08-15T12:23:00Z"/>
              <w:rFonts w:ascii="Times New Roman" w:eastAsia="Times New Roman" w:hAnsi="Times New Roman" w:cs="Times New Roman"/>
              <w:b/>
              <w:bCs/>
              <w:sz w:val="24"/>
              <w:szCs w:val="24"/>
              <w:lang w:val="en-ZA" w:eastAsia="en-ZA"/>
            </w:rPr>
          </w:rPrChange>
        </w:rPr>
        <w:pPrChange w:id="2316" w:author="Craig Parker" w:date="2024-08-15T17:30:00Z" w16du:dateUtc="2024-08-15T15:30:00Z">
          <w:pPr>
            <w:spacing w:before="100" w:beforeAutospacing="1" w:after="100" w:afterAutospacing="1" w:line="240" w:lineRule="auto"/>
            <w:outlineLvl w:val="3"/>
          </w:pPr>
        </w:pPrChange>
      </w:pPr>
      <w:bookmarkStart w:id="2317" w:name="_Toc174715393"/>
      <w:ins w:id="2318" w:author="Craig Parker" w:date="2024-08-15T14:23:00Z" w16du:dateUtc="2024-08-15T12:23:00Z">
        <w:r w:rsidRPr="00007315">
          <w:rPr>
            <w:rFonts w:ascii="Nunito" w:hAnsi="Nunito"/>
            <w:color w:val="auto"/>
            <w:sz w:val="28"/>
            <w:szCs w:val="28"/>
            <w:lang w:val="en-ZA" w:eastAsia="en-ZA"/>
            <w:rPrChange w:id="2319" w:author="Craig Parker" w:date="2024-08-16T13:24:00Z" w16du:dateUtc="2024-08-16T11:24:00Z">
              <w:rPr>
                <w:rFonts w:ascii="Times New Roman" w:eastAsia="Times New Roman" w:hAnsi="Times New Roman" w:cs="Times New Roman"/>
                <w:b/>
                <w:bCs/>
                <w:sz w:val="24"/>
                <w:szCs w:val="24"/>
                <w:lang w:val="en-ZA" w:eastAsia="en-ZA"/>
              </w:rPr>
            </w:rPrChange>
          </w:rPr>
          <w:lastRenderedPageBreak/>
          <w:t>Collaboration with CSAG/UCT</w:t>
        </w:r>
        <w:bookmarkEnd w:id="2317"/>
      </w:ins>
    </w:p>
    <w:p w14:paraId="44352E90" w14:textId="36129956" w:rsidR="00253FCD" w:rsidRPr="00691453" w:rsidRDefault="00253FCD">
      <w:pPr>
        <w:spacing w:before="100" w:beforeAutospacing="1" w:after="100" w:afterAutospacing="1"/>
        <w:rPr>
          <w:ins w:id="2320" w:author="Craig Parker" w:date="2024-08-15T14:23:00Z" w16du:dateUtc="2024-08-15T12:23:00Z"/>
          <w:rFonts w:ascii="Nunito" w:eastAsia="Times New Roman" w:hAnsi="Nunito" w:cs="Times New Roman"/>
          <w:sz w:val="20"/>
          <w:szCs w:val="20"/>
          <w:lang w:val="en-ZA" w:eastAsia="en-ZA"/>
          <w:rPrChange w:id="2321" w:author="Craig Parker" w:date="2024-08-15T16:14:00Z" w16du:dateUtc="2024-08-15T14:14:00Z">
            <w:rPr>
              <w:ins w:id="2322" w:author="Craig Parker" w:date="2024-08-15T14:23:00Z" w16du:dateUtc="2024-08-15T12:23:00Z"/>
              <w:rFonts w:ascii="Times New Roman" w:eastAsia="Times New Roman" w:hAnsi="Times New Roman" w:cs="Times New Roman"/>
              <w:sz w:val="24"/>
              <w:szCs w:val="24"/>
              <w:lang w:val="en-ZA" w:eastAsia="en-ZA"/>
            </w:rPr>
          </w:rPrChange>
        </w:rPr>
        <w:pPrChange w:id="2323" w:author="Craig Parker" w:date="2024-08-15T16:14:00Z" w16du:dateUtc="2024-08-15T14:14:00Z">
          <w:pPr>
            <w:spacing w:before="100" w:beforeAutospacing="1" w:after="100" w:afterAutospacing="1" w:line="240" w:lineRule="auto"/>
          </w:pPr>
        </w:pPrChange>
      </w:pPr>
      <w:ins w:id="2324" w:author="Craig Parker" w:date="2024-08-15T14:23:00Z" w16du:dateUtc="2024-08-15T12:23:00Z">
        <w:r w:rsidRPr="00691453">
          <w:rPr>
            <w:rFonts w:ascii="Nunito" w:eastAsia="Times New Roman" w:hAnsi="Nunito" w:cs="Times New Roman"/>
            <w:sz w:val="20"/>
            <w:szCs w:val="20"/>
            <w:lang w:val="en-ZA" w:eastAsia="en-ZA"/>
            <w:rPrChange w:id="2325" w:author="Craig Parker" w:date="2024-08-15T16:14:00Z" w16du:dateUtc="2024-08-15T14:14:00Z">
              <w:rPr>
                <w:rFonts w:ascii="Times New Roman" w:eastAsia="Times New Roman" w:hAnsi="Times New Roman" w:cs="Times New Roman"/>
                <w:sz w:val="24"/>
                <w:szCs w:val="24"/>
                <w:lang w:val="en-ZA" w:eastAsia="en-ZA"/>
              </w:rPr>
            </w:rPrChange>
          </w:rPr>
          <w:t xml:space="preserve">The CSAG team at UCT </w:t>
        </w:r>
      </w:ins>
      <w:ins w:id="2326" w:author="Craig Parker" w:date="2024-08-16T09:24:00Z" w16du:dateUtc="2024-08-16T07:24:00Z">
        <w:r w:rsidR="00CC79A1">
          <w:rPr>
            <w:rFonts w:ascii="Nunito" w:eastAsia="Times New Roman" w:hAnsi="Nunito" w:cs="Times New Roman"/>
            <w:sz w:val="20"/>
            <w:szCs w:val="20"/>
            <w:lang w:val="en-ZA" w:eastAsia="en-ZA"/>
          </w:rPr>
          <w:t>plays</w:t>
        </w:r>
      </w:ins>
      <w:ins w:id="2327" w:author="Craig Parker" w:date="2024-08-15T14:23:00Z" w16du:dateUtc="2024-08-15T12:23:00Z">
        <w:r w:rsidRPr="00691453">
          <w:rPr>
            <w:rFonts w:ascii="Nunito" w:eastAsia="Times New Roman" w:hAnsi="Nunito" w:cs="Times New Roman"/>
            <w:sz w:val="20"/>
            <w:szCs w:val="20"/>
            <w:lang w:val="en-ZA" w:eastAsia="en-ZA"/>
            <w:rPrChange w:id="2328" w:author="Craig Parker" w:date="2024-08-15T16:14:00Z" w16du:dateUtc="2024-08-15T14:14:00Z">
              <w:rPr>
                <w:rFonts w:ascii="Times New Roman" w:eastAsia="Times New Roman" w:hAnsi="Times New Roman" w:cs="Times New Roman"/>
                <w:sz w:val="24"/>
                <w:szCs w:val="24"/>
                <w:lang w:val="en-ZA" w:eastAsia="en-ZA"/>
              </w:rPr>
            </w:rPrChange>
          </w:rPr>
          <w:t xml:space="preserve"> a crucial role in managing and updating the climate data system, ensuring that the variables and indices used in the analysis are up-to-date and relevant. This collaboration ensures that the data retrieval process is </w:t>
        </w:r>
        <w:proofErr w:type="gramStart"/>
        <w:r w:rsidRPr="00691453">
          <w:rPr>
            <w:rFonts w:ascii="Nunito" w:eastAsia="Times New Roman" w:hAnsi="Nunito" w:cs="Times New Roman"/>
            <w:sz w:val="20"/>
            <w:szCs w:val="20"/>
            <w:lang w:val="en-ZA" w:eastAsia="en-ZA"/>
            <w:rPrChange w:id="2329" w:author="Craig Parker" w:date="2024-08-15T16:14:00Z" w16du:dateUtc="2024-08-15T14:14:00Z">
              <w:rPr>
                <w:rFonts w:ascii="Times New Roman" w:eastAsia="Times New Roman" w:hAnsi="Times New Roman" w:cs="Times New Roman"/>
                <w:sz w:val="24"/>
                <w:szCs w:val="24"/>
                <w:lang w:val="en-ZA" w:eastAsia="en-ZA"/>
              </w:rPr>
            </w:rPrChange>
          </w:rPr>
          <w:t>seamless</w:t>
        </w:r>
        <w:proofErr w:type="gramEnd"/>
        <w:r w:rsidRPr="00691453">
          <w:rPr>
            <w:rFonts w:ascii="Nunito" w:eastAsia="Times New Roman" w:hAnsi="Nunito" w:cs="Times New Roman"/>
            <w:sz w:val="20"/>
            <w:szCs w:val="20"/>
            <w:lang w:val="en-ZA" w:eastAsia="en-ZA"/>
            <w:rPrChange w:id="2330" w:author="Craig Parker" w:date="2024-08-15T16:14:00Z" w16du:dateUtc="2024-08-15T14:14:00Z">
              <w:rPr>
                <w:rFonts w:ascii="Times New Roman" w:eastAsia="Times New Roman" w:hAnsi="Times New Roman" w:cs="Times New Roman"/>
                <w:sz w:val="24"/>
                <w:szCs w:val="24"/>
                <w:lang w:val="en-ZA" w:eastAsia="en-ZA"/>
              </w:rPr>
            </w:rPrChange>
          </w:rPr>
          <w:t xml:space="preserve"> and that the analysis is grounded in the latest climate science.</w:t>
        </w:r>
      </w:ins>
    </w:p>
    <w:p w14:paraId="47482D38" w14:textId="7612A623" w:rsidR="00253FCD" w:rsidRPr="00007315" w:rsidRDefault="00253FCD">
      <w:pPr>
        <w:pStyle w:val="Heading2"/>
        <w:numPr>
          <w:ilvl w:val="1"/>
          <w:numId w:val="68"/>
        </w:numPr>
        <w:rPr>
          <w:ins w:id="2331" w:author="Craig Parker" w:date="2024-08-15T14:23:00Z" w16du:dateUtc="2024-08-15T12:23:00Z"/>
          <w:rFonts w:ascii="Nunito" w:hAnsi="Nunito"/>
          <w:b w:val="0"/>
          <w:bCs w:val="0"/>
          <w:sz w:val="28"/>
          <w:szCs w:val="28"/>
          <w:lang w:val="en-ZA" w:eastAsia="en-ZA"/>
          <w:rPrChange w:id="2332" w:author="Craig Parker" w:date="2024-08-16T13:24:00Z" w16du:dateUtc="2024-08-16T11:24:00Z">
            <w:rPr>
              <w:ins w:id="2333" w:author="Craig Parker" w:date="2024-08-15T14:23:00Z" w16du:dateUtc="2024-08-15T12:23:00Z"/>
              <w:rFonts w:ascii="Times New Roman" w:eastAsia="Times New Roman" w:hAnsi="Times New Roman" w:cs="Times New Roman"/>
              <w:b/>
              <w:bCs/>
              <w:sz w:val="24"/>
              <w:szCs w:val="24"/>
              <w:lang w:val="en-ZA" w:eastAsia="en-ZA"/>
            </w:rPr>
          </w:rPrChange>
        </w:rPr>
        <w:pPrChange w:id="2334" w:author="Craig Parker" w:date="2024-08-15T17:30:00Z" w16du:dateUtc="2024-08-15T15:30:00Z">
          <w:pPr>
            <w:spacing w:before="100" w:beforeAutospacing="1" w:after="100" w:afterAutospacing="1" w:line="240" w:lineRule="auto"/>
            <w:outlineLvl w:val="3"/>
          </w:pPr>
        </w:pPrChange>
      </w:pPr>
      <w:bookmarkStart w:id="2335" w:name="_Toc174715394"/>
      <w:ins w:id="2336" w:author="Craig Parker" w:date="2024-08-15T14:23:00Z" w16du:dateUtc="2024-08-15T12:23:00Z">
        <w:r w:rsidRPr="00007315">
          <w:rPr>
            <w:rFonts w:ascii="Nunito" w:hAnsi="Nunito"/>
            <w:color w:val="auto"/>
            <w:sz w:val="28"/>
            <w:szCs w:val="28"/>
            <w:lang w:val="en-ZA" w:eastAsia="en-ZA"/>
            <w:rPrChange w:id="2337" w:author="Craig Parker" w:date="2024-08-16T13:24:00Z" w16du:dateUtc="2024-08-16T11:24:00Z">
              <w:rPr>
                <w:rFonts w:ascii="Times New Roman" w:eastAsia="Times New Roman" w:hAnsi="Times New Roman" w:cs="Times New Roman"/>
                <w:b/>
                <w:bCs/>
                <w:sz w:val="24"/>
                <w:szCs w:val="24"/>
                <w:lang w:val="en-ZA" w:eastAsia="en-ZA"/>
              </w:rPr>
            </w:rPrChange>
          </w:rPr>
          <w:t>Alignment with Analysis Objectives</w:t>
        </w:r>
        <w:bookmarkEnd w:id="2335"/>
      </w:ins>
    </w:p>
    <w:p w14:paraId="7BE9171D" w14:textId="15BD526E" w:rsidR="005861D7" w:rsidRPr="00691453" w:rsidRDefault="00253FCD">
      <w:pPr>
        <w:spacing w:before="100" w:beforeAutospacing="1" w:after="100" w:afterAutospacing="1"/>
        <w:rPr>
          <w:ins w:id="2338" w:author="Craig Parker" w:date="2024-08-15T14:22:00Z" w16du:dateUtc="2024-08-15T12:22:00Z"/>
          <w:rFonts w:ascii="Nunito" w:eastAsia="Times New Roman" w:hAnsi="Nunito" w:cs="Times New Roman"/>
          <w:sz w:val="20"/>
          <w:szCs w:val="20"/>
          <w:lang w:val="en-ZA" w:eastAsia="en-ZA"/>
          <w:rPrChange w:id="2339" w:author="Craig Parker" w:date="2024-08-15T16:14:00Z" w16du:dateUtc="2024-08-15T14:14:00Z">
            <w:rPr>
              <w:ins w:id="2340" w:author="Craig Parker" w:date="2024-08-15T14:22:00Z" w16du:dateUtc="2024-08-15T12:22:00Z"/>
              <w:rFonts w:ascii="Nunito" w:hAnsi="Nunito"/>
              <w:lang w:val="en-ZA"/>
            </w:rPr>
          </w:rPrChange>
        </w:rPr>
        <w:pPrChange w:id="2341" w:author="Craig Parker" w:date="2024-08-15T16:14:00Z" w16du:dateUtc="2024-08-15T14:14:00Z">
          <w:pPr>
            <w:pStyle w:val="Heading3"/>
          </w:pPr>
        </w:pPrChange>
      </w:pPr>
      <w:ins w:id="2342" w:author="Craig Parker" w:date="2024-08-15T14:23:00Z" w16du:dateUtc="2024-08-15T12:23:00Z">
        <w:r w:rsidRPr="00691453">
          <w:rPr>
            <w:rFonts w:ascii="Nunito" w:eastAsia="Times New Roman" w:hAnsi="Nunito" w:cs="Times New Roman"/>
            <w:sz w:val="20"/>
            <w:szCs w:val="20"/>
            <w:lang w:val="en-ZA" w:eastAsia="en-ZA"/>
            <w:rPrChange w:id="2343" w:author="Craig Parker" w:date="2024-08-15T16:14:00Z" w16du:dateUtc="2024-08-15T14:14:00Z">
              <w:rPr>
                <w:rFonts w:ascii="Times New Roman" w:eastAsia="Times New Roman" w:hAnsi="Times New Roman" w:cs="Times New Roman"/>
                <w:sz w:val="24"/>
                <w:szCs w:val="24"/>
                <w:lang w:val="en-ZA" w:eastAsia="en-ZA"/>
              </w:rPr>
            </w:rPrChange>
          </w:rPr>
          <w:t xml:space="preserve">Finally, the integrated dataset is prepared for analysis, with the climate and socio-economic variables aligned to match the study's objectives. This step ensures </w:t>
        </w:r>
      </w:ins>
      <w:ins w:id="2344" w:author="Craig Parker" w:date="2024-08-15T14:29:00Z" w16du:dateUtc="2024-08-15T12:29:00Z">
        <w:r w:rsidR="003C3CD4" w:rsidRPr="00691453">
          <w:rPr>
            <w:rFonts w:ascii="Nunito" w:eastAsia="Times New Roman" w:hAnsi="Nunito" w:cs="Times New Roman"/>
            <w:sz w:val="20"/>
            <w:szCs w:val="20"/>
            <w:lang w:val="en-ZA" w:eastAsia="en-ZA"/>
            <w:rPrChange w:id="2345" w:author="Craig Parker" w:date="2024-08-15T16:14:00Z" w16du:dateUtc="2024-08-15T14:14:00Z">
              <w:rPr>
                <w:rFonts w:ascii="Nunito" w:eastAsia="Times New Roman" w:hAnsi="Nunito" w:cs="Times New Roman"/>
                <w:sz w:val="24"/>
                <w:szCs w:val="24"/>
                <w:lang w:val="en-ZA" w:eastAsia="en-ZA"/>
              </w:rPr>
            </w:rPrChange>
          </w:rPr>
          <w:t>the data is ready for statistical and modelling exercises exploring</w:t>
        </w:r>
      </w:ins>
      <w:ins w:id="2346" w:author="Craig Parker" w:date="2024-08-15T14:23:00Z" w16du:dateUtc="2024-08-15T12:23:00Z">
        <w:r w:rsidRPr="00691453">
          <w:rPr>
            <w:rFonts w:ascii="Nunito" w:eastAsia="Times New Roman" w:hAnsi="Nunito" w:cs="Times New Roman"/>
            <w:sz w:val="20"/>
            <w:szCs w:val="20"/>
            <w:lang w:val="en-ZA" w:eastAsia="en-ZA"/>
            <w:rPrChange w:id="2347" w:author="Craig Parker" w:date="2024-08-15T16:14:00Z" w16du:dateUtc="2024-08-15T14:14:00Z">
              <w:rPr>
                <w:rFonts w:ascii="Times New Roman" w:eastAsia="Times New Roman" w:hAnsi="Times New Roman" w:cs="Times New Roman"/>
                <w:sz w:val="24"/>
                <w:szCs w:val="24"/>
                <w:lang w:val="en-ZA" w:eastAsia="en-ZA"/>
              </w:rPr>
            </w:rPrChange>
          </w:rPr>
          <w:t xml:space="preserve"> the relationships between climate, socio-economic conditions, and health outcomes.</w:t>
        </w:r>
      </w:ins>
    </w:p>
    <w:p w14:paraId="58ADF461" w14:textId="010C0D74" w:rsidR="00DD2A01" w:rsidRPr="00786076" w:rsidDel="004A258A" w:rsidRDefault="00DD2A01">
      <w:pPr>
        <w:pStyle w:val="Heading3"/>
        <w:numPr>
          <w:ilvl w:val="2"/>
          <w:numId w:val="68"/>
        </w:numPr>
        <w:ind w:left="850"/>
        <w:rPr>
          <w:del w:id="2348" w:author="Craig Parker" w:date="2024-08-15T14:31:00Z" w16du:dateUtc="2024-08-15T12:31:00Z"/>
          <w:rFonts w:ascii="Nunito" w:hAnsi="Nunito"/>
          <w:color w:val="000000" w:themeColor="text1"/>
          <w:sz w:val="24"/>
          <w:szCs w:val="24"/>
          <w:rPrChange w:id="2349" w:author="Craig Parker" w:date="2024-08-16T09:45:00Z" w16du:dateUtc="2024-08-16T07:45:00Z">
            <w:rPr>
              <w:del w:id="2350" w:author="Craig Parker" w:date="2024-08-15T14:31:00Z" w16du:dateUtc="2024-08-15T12:31:00Z"/>
              <w:rFonts w:ascii="Nunito" w:hAnsi="Nunito"/>
              <w:lang w:val="en-ZA"/>
            </w:rPr>
          </w:rPrChange>
        </w:rPr>
        <w:pPrChange w:id="2351" w:author="Craig Parker" w:date="2024-08-15T18:54:00Z" w16du:dateUtc="2024-08-15T16:54:00Z">
          <w:pPr>
            <w:pStyle w:val="Heading3"/>
          </w:pPr>
        </w:pPrChange>
      </w:pPr>
      <w:del w:id="2352" w:author="Craig Parker" w:date="2024-08-15T14:31:00Z" w16du:dateUtc="2024-08-15T12:31:00Z">
        <w:r w:rsidRPr="00786076" w:rsidDel="004A258A">
          <w:rPr>
            <w:rFonts w:ascii="Nunito" w:hAnsi="Nunito"/>
            <w:color w:val="000000" w:themeColor="text1"/>
            <w:sz w:val="24"/>
            <w:szCs w:val="24"/>
            <w:rPrChange w:id="2353" w:author="Craig Parker" w:date="2024-08-16T09:45:00Z" w16du:dateUtc="2024-08-16T07:45:00Z">
              <w:rPr>
                <w:rFonts w:ascii="Nunito" w:hAnsi="Nunito"/>
                <w:lang w:val="en-ZA"/>
              </w:rPr>
            </w:rPrChange>
          </w:rPr>
          <w:delText xml:space="preserve">Data </w:delText>
        </w:r>
        <w:r w:rsidR="00BA3EAF" w:rsidRPr="00786076" w:rsidDel="004A258A">
          <w:rPr>
            <w:rFonts w:ascii="Nunito" w:hAnsi="Nunito"/>
            <w:color w:val="000000" w:themeColor="text1"/>
            <w:sz w:val="24"/>
            <w:szCs w:val="24"/>
            <w:rPrChange w:id="2354" w:author="Craig Parker" w:date="2024-08-16T09:45:00Z" w16du:dateUtc="2024-08-16T07:45:00Z">
              <w:rPr>
                <w:rFonts w:ascii="Nunito" w:hAnsi="Nunito"/>
                <w:lang w:val="en-ZA"/>
              </w:rPr>
            </w:rPrChange>
          </w:rPr>
          <w:delText>i</w:delText>
        </w:r>
        <w:commentRangeStart w:id="2355"/>
        <w:r w:rsidRPr="00786076" w:rsidDel="004A258A">
          <w:rPr>
            <w:rFonts w:ascii="Nunito" w:hAnsi="Nunito"/>
            <w:color w:val="000000" w:themeColor="text1"/>
            <w:sz w:val="24"/>
            <w:szCs w:val="24"/>
            <w:rPrChange w:id="2356" w:author="Craig Parker" w:date="2024-08-16T09:45:00Z" w16du:dateUtc="2024-08-16T07:45:00Z">
              <w:rPr>
                <w:rFonts w:ascii="Nunito" w:hAnsi="Nunito"/>
                <w:lang w:val="en-ZA"/>
              </w:rPr>
            </w:rPrChange>
          </w:rPr>
          <w:delText>ndexing</w:delText>
        </w:r>
        <w:commentRangeEnd w:id="2355"/>
        <w:r w:rsidRPr="00786076" w:rsidDel="004A258A">
          <w:rPr>
            <w:rStyle w:val="CommentReference"/>
            <w:rFonts w:ascii="Nunito" w:hAnsi="Nunito"/>
            <w:b w:val="0"/>
            <w:bCs w:val="0"/>
            <w:color w:val="000000" w:themeColor="text1"/>
            <w:sz w:val="24"/>
            <w:szCs w:val="24"/>
            <w:rPrChange w:id="2357" w:author="Craig Parker" w:date="2024-08-16T09:45:00Z" w16du:dateUtc="2024-08-16T07:45:00Z">
              <w:rPr>
                <w:rStyle w:val="CommentReference"/>
                <w:rFonts w:ascii="Nunito" w:eastAsia="Times New Roman" w:hAnsi="Nunito" w:cs="Times New Roman"/>
                <w:b w:val="0"/>
                <w:bCs w:val="0"/>
              </w:rPr>
            </w:rPrChange>
          </w:rPr>
          <w:commentReference w:id="2355"/>
        </w:r>
        <w:bookmarkStart w:id="2358" w:name="_Toc174639702"/>
        <w:bookmarkStart w:id="2359" w:name="_Toc174639867"/>
        <w:bookmarkStart w:id="2360" w:name="_Toc174715215"/>
        <w:bookmarkStart w:id="2361" w:name="_Toc174715395"/>
        <w:bookmarkEnd w:id="2222"/>
        <w:bookmarkEnd w:id="2358"/>
        <w:bookmarkEnd w:id="2359"/>
        <w:bookmarkEnd w:id="2360"/>
        <w:bookmarkEnd w:id="2361"/>
      </w:del>
    </w:p>
    <w:p w14:paraId="24851371" w14:textId="014CF3C1" w:rsidR="00DD2A01" w:rsidRPr="00786076" w:rsidDel="004A258A" w:rsidRDefault="00DD2A01">
      <w:pPr>
        <w:pStyle w:val="Heading3"/>
        <w:numPr>
          <w:ilvl w:val="2"/>
          <w:numId w:val="68"/>
        </w:numPr>
        <w:ind w:left="850"/>
        <w:rPr>
          <w:del w:id="2362" w:author="Craig Parker" w:date="2024-08-15T14:31:00Z" w16du:dateUtc="2024-08-15T12:31:00Z"/>
          <w:rFonts w:ascii="Nunito" w:eastAsia="Nunito" w:hAnsi="Nunito"/>
          <w:color w:val="000000" w:themeColor="text1"/>
          <w:sz w:val="24"/>
          <w:szCs w:val="24"/>
          <w:lang w:val="en-ZA"/>
          <w:rPrChange w:id="2363" w:author="Craig Parker" w:date="2024-08-16T09:45:00Z" w16du:dateUtc="2024-08-16T07:45:00Z">
            <w:rPr>
              <w:del w:id="2364" w:author="Craig Parker" w:date="2024-08-15T14:31:00Z" w16du:dateUtc="2024-08-15T12:31:00Z"/>
              <w:rFonts w:eastAsia="Nunito"/>
              <w:sz w:val="20"/>
              <w:szCs w:val="20"/>
              <w:lang w:val="en-ZA"/>
            </w:rPr>
          </w:rPrChange>
        </w:rPr>
        <w:pPrChange w:id="2365" w:author="Craig Parker" w:date="2024-08-15T18:54:00Z" w16du:dateUtc="2024-08-15T16:54:00Z">
          <w:pPr>
            <w:spacing w:line="360" w:lineRule="auto"/>
          </w:pPr>
        </w:pPrChange>
      </w:pPr>
      <w:del w:id="2366" w:author="Craig Parker" w:date="2024-08-15T14:31:00Z" w16du:dateUtc="2024-08-15T12:31:00Z">
        <w:r w:rsidRPr="00786076" w:rsidDel="004A258A">
          <w:rPr>
            <w:rFonts w:ascii="Nunito" w:eastAsia="Nunito" w:hAnsi="Nunito"/>
            <w:color w:val="000000" w:themeColor="text1"/>
            <w:sz w:val="24"/>
            <w:szCs w:val="24"/>
            <w:lang w:val="en-ZA"/>
            <w:rPrChange w:id="2367" w:author="Craig Parker" w:date="2024-08-16T09:45:00Z" w16du:dateUtc="2024-08-16T07:45:00Z">
              <w:rPr>
                <w:rFonts w:eastAsia="Nunito"/>
                <w:sz w:val="20"/>
                <w:szCs w:val="20"/>
                <w:lang w:val="en-ZA"/>
              </w:rPr>
            </w:rPrChange>
          </w:rPr>
          <w:delText xml:space="preserve">Data available on the CSAG/UCT </w:delText>
        </w:r>
        <w:r w:rsidR="00111E49" w:rsidRPr="00786076" w:rsidDel="004A258A">
          <w:rPr>
            <w:rFonts w:ascii="Nunito" w:eastAsia="Nunito" w:hAnsi="Nunito"/>
            <w:color w:val="000000" w:themeColor="text1"/>
            <w:sz w:val="24"/>
            <w:szCs w:val="24"/>
            <w:lang w:val="en-ZA"/>
            <w:rPrChange w:id="2368" w:author="Craig Parker" w:date="2024-08-16T09:45:00Z" w16du:dateUtc="2024-08-16T07:45:00Z">
              <w:rPr>
                <w:rFonts w:eastAsia="Nunito"/>
                <w:sz w:val="20"/>
                <w:szCs w:val="20"/>
                <w:lang w:val="en-ZA"/>
              </w:rPr>
            </w:rPrChange>
          </w:rPr>
          <w:delText>and IBM’s storage systems</w:delText>
        </w:r>
        <w:r w:rsidRPr="00786076" w:rsidDel="004A258A">
          <w:rPr>
            <w:rFonts w:ascii="Nunito" w:eastAsia="Nunito" w:hAnsi="Nunito"/>
            <w:color w:val="000000" w:themeColor="text1"/>
            <w:sz w:val="24"/>
            <w:szCs w:val="24"/>
            <w:lang w:val="en-ZA"/>
            <w:rPrChange w:id="2369" w:author="Craig Parker" w:date="2024-08-16T09:45:00Z" w16du:dateUtc="2024-08-16T07:45:00Z">
              <w:rPr>
                <w:rFonts w:eastAsia="Nunito"/>
                <w:sz w:val="20"/>
                <w:szCs w:val="20"/>
                <w:lang w:val="en-ZA"/>
              </w:rPr>
            </w:rPrChange>
          </w:rPr>
          <w:delText xml:space="preserve"> will be indexed using an appropriate metadata standard. The CSAG/UCT data platform will make the index available to the Consortium partners and bona fide researchers beyond the Consortium. The indexing process includes:</w:delText>
        </w:r>
        <w:bookmarkStart w:id="2370" w:name="_Toc174639703"/>
        <w:bookmarkStart w:id="2371" w:name="_Toc174639868"/>
        <w:bookmarkStart w:id="2372" w:name="_Toc174715216"/>
        <w:bookmarkStart w:id="2373" w:name="_Toc174715396"/>
        <w:bookmarkEnd w:id="2370"/>
        <w:bookmarkEnd w:id="2371"/>
        <w:bookmarkEnd w:id="2372"/>
        <w:bookmarkEnd w:id="2373"/>
      </w:del>
    </w:p>
    <w:p w14:paraId="2047A69A" w14:textId="2923452F" w:rsidR="00DD2A01" w:rsidRPr="00786076" w:rsidDel="004A258A" w:rsidRDefault="00DD2A01">
      <w:pPr>
        <w:pStyle w:val="Heading3"/>
        <w:numPr>
          <w:ilvl w:val="2"/>
          <w:numId w:val="68"/>
        </w:numPr>
        <w:ind w:left="850"/>
        <w:rPr>
          <w:del w:id="2374" w:author="Craig Parker" w:date="2024-08-15T14:31:00Z" w16du:dateUtc="2024-08-15T12:31:00Z"/>
          <w:rFonts w:ascii="Nunito" w:eastAsia="Nunito" w:hAnsi="Nunito"/>
          <w:color w:val="000000" w:themeColor="text1"/>
          <w:sz w:val="24"/>
          <w:szCs w:val="24"/>
          <w:lang w:val="en-ZA"/>
          <w:rPrChange w:id="2375" w:author="Craig Parker" w:date="2024-08-16T09:45:00Z" w16du:dateUtc="2024-08-16T07:45:00Z">
            <w:rPr>
              <w:del w:id="2376" w:author="Craig Parker" w:date="2024-08-15T14:31:00Z" w16du:dateUtc="2024-08-15T12:31:00Z"/>
              <w:rFonts w:eastAsia="Nunito"/>
              <w:sz w:val="20"/>
              <w:szCs w:val="20"/>
              <w:lang w:val="en-ZA"/>
            </w:rPr>
          </w:rPrChange>
        </w:rPr>
        <w:pPrChange w:id="2377" w:author="Craig Parker" w:date="2024-08-15T18:54:00Z" w16du:dateUtc="2024-08-15T16:54:00Z">
          <w:pPr>
            <w:numPr>
              <w:numId w:val="16"/>
            </w:numPr>
            <w:tabs>
              <w:tab w:val="num" w:pos="720"/>
            </w:tabs>
            <w:overflowPunct w:val="0"/>
            <w:autoSpaceDE w:val="0"/>
            <w:autoSpaceDN w:val="0"/>
            <w:adjustRightInd w:val="0"/>
            <w:spacing w:after="0" w:line="360" w:lineRule="auto"/>
            <w:ind w:left="720" w:hanging="360"/>
          </w:pPr>
        </w:pPrChange>
      </w:pPr>
      <w:del w:id="2378" w:author="Craig Parker" w:date="2024-08-15T14:31:00Z" w16du:dateUtc="2024-08-15T12:31:00Z">
        <w:r w:rsidRPr="00786076" w:rsidDel="004A258A">
          <w:rPr>
            <w:rFonts w:ascii="Nunito" w:eastAsia="Nunito" w:hAnsi="Nunito"/>
            <w:color w:val="000000" w:themeColor="text1"/>
            <w:sz w:val="24"/>
            <w:szCs w:val="24"/>
            <w:lang w:val="en-ZA"/>
            <w:rPrChange w:id="2379" w:author="Craig Parker" w:date="2024-08-16T09:45:00Z" w16du:dateUtc="2024-08-16T07:45:00Z">
              <w:rPr>
                <w:rFonts w:eastAsia="Nunito"/>
                <w:sz w:val="20"/>
                <w:szCs w:val="20"/>
                <w:lang w:val="en-ZA"/>
              </w:rPr>
            </w:rPrChange>
          </w:rPr>
          <w:delText xml:space="preserve">Metadata Standards: </w:delText>
        </w:r>
        <w:bookmarkStart w:id="2380" w:name="_Toc174639704"/>
        <w:bookmarkStart w:id="2381" w:name="_Toc174639869"/>
        <w:bookmarkStart w:id="2382" w:name="_Toc174715217"/>
        <w:bookmarkStart w:id="2383" w:name="_Toc174715397"/>
        <w:bookmarkEnd w:id="2380"/>
        <w:bookmarkEnd w:id="2381"/>
        <w:bookmarkEnd w:id="2382"/>
        <w:bookmarkEnd w:id="2383"/>
      </w:del>
    </w:p>
    <w:p w14:paraId="77CF1F89" w14:textId="6C513A46" w:rsidR="00DD2A01" w:rsidRPr="00786076" w:rsidDel="004A258A" w:rsidRDefault="00DD2A01">
      <w:pPr>
        <w:pStyle w:val="Heading3"/>
        <w:numPr>
          <w:ilvl w:val="2"/>
          <w:numId w:val="68"/>
        </w:numPr>
        <w:ind w:left="850"/>
        <w:rPr>
          <w:del w:id="2384" w:author="Craig Parker" w:date="2024-08-15T14:31:00Z" w16du:dateUtc="2024-08-15T12:31:00Z"/>
          <w:rFonts w:ascii="Nunito" w:eastAsia="Nunito" w:hAnsi="Nunito"/>
          <w:color w:val="000000" w:themeColor="text1"/>
          <w:sz w:val="24"/>
          <w:szCs w:val="24"/>
          <w:lang w:val="en-ZA"/>
          <w:rPrChange w:id="2385" w:author="Craig Parker" w:date="2024-08-16T09:45:00Z" w16du:dateUtc="2024-08-16T07:45:00Z">
            <w:rPr>
              <w:del w:id="2386" w:author="Craig Parker" w:date="2024-08-15T14:31:00Z" w16du:dateUtc="2024-08-15T12:31:00Z"/>
              <w:rFonts w:eastAsia="Nunito"/>
              <w:sz w:val="20"/>
              <w:szCs w:val="20"/>
              <w:lang w:val="en-ZA"/>
            </w:rPr>
          </w:rPrChange>
        </w:rPr>
        <w:pPrChange w:id="2387" w:author="Craig Parker" w:date="2024-08-15T18:54:00Z" w16du:dateUtc="2024-08-15T16:54:00Z">
          <w:pPr>
            <w:numPr>
              <w:ilvl w:val="1"/>
              <w:numId w:val="16"/>
            </w:numPr>
            <w:tabs>
              <w:tab w:val="num" w:pos="1440"/>
            </w:tabs>
            <w:overflowPunct w:val="0"/>
            <w:autoSpaceDE w:val="0"/>
            <w:autoSpaceDN w:val="0"/>
            <w:adjustRightInd w:val="0"/>
            <w:spacing w:after="0" w:line="360" w:lineRule="auto"/>
            <w:ind w:left="1440" w:hanging="360"/>
          </w:pPr>
        </w:pPrChange>
      </w:pPr>
      <w:del w:id="2388" w:author="Craig Parker" w:date="2024-08-15T14:31:00Z" w16du:dateUtc="2024-08-15T12:31:00Z">
        <w:r w:rsidRPr="00786076" w:rsidDel="004A258A">
          <w:rPr>
            <w:rFonts w:ascii="Nunito" w:eastAsia="Nunito" w:hAnsi="Nunito"/>
            <w:color w:val="000000" w:themeColor="text1"/>
            <w:sz w:val="24"/>
            <w:szCs w:val="24"/>
            <w:lang w:val="en-ZA"/>
            <w:rPrChange w:id="2389" w:author="Craig Parker" w:date="2024-08-16T09:45:00Z" w16du:dateUtc="2024-08-16T07:45:00Z">
              <w:rPr>
                <w:rFonts w:eastAsia="Nunito"/>
                <w:sz w:val="20"/>
                <w:szCs w:val="20"/>
                <w:lang w:val="en-ZA"/>
              </w:rPr>
            </w:rPrChange>
          </w:rPr>
          <w:delText>eLwazi Integration: Data sharing outside of HE²AT Data will utilize the eLwazi platform, ensuring compliance with broader data-sharing protocols.</w:delText>
        </w:r>
        <w:bookmarkStart w:id="2390" w:name="_Toc174639705"/>
        <w:bookmarkStart w:id="2391" w:name="_Toc174639870"/>
        <w:bookmarkStart w:id="2392" w:name="_Toc174715218"/>
        <w:bookmarkStart w:id="2393" w:name="_Toc174715398"/>
        <w:bookmarkEnd w:id="2390"/>
        <w:bookmarkEnd w:id="2391"/>
        <w:bookmarkEnd w:id="2392"/>
        <w:bookmarkEnd w:id="2393"/>
      </w:del>
    </w:p>
    <w:p w14:paraId="5FF9B072" w14:textId="2097C3B0" w:rsidR="00DD2A01" w:rsidRPr="00786076" w:rsidDel="004A258A" w:rsidRDefault="00DD2A01">
      <w:pPr>
        <w:pStyle w:val="Heading3"/>
        <w:numPr>
          <w:ilvl w:val="2"/>
          <w:numId w:val="68"/>
        </w:numPr>
        <w:ind w:left="850"/>
        <w:rPr>
          <w:del w:id="2394" w:author="Craig Parker" w:date="2024-08-15T14:31:00Z" w16du:dateUtc="2024-08-15T12:31:00Z"/>
          <w:rFonts w:ascii="Nunito" w:eastAsia="Nunito" w:hAnsi="Nunito"/>
          <w:color w:val="000000" w:themeColor="text1"/>
          <w:sz w:val="24"/>
          <w:szCs w:val="24"/>
          <w:lang w:val="en-ZA"/>
          <w:rPrChange w:id="2395" w:author="Craig Parker" w:date="2024-08-16T09:45:00Z" w16du:dateUtc="2024-08-16T07:45:00Z">
            <w:rPr>
              <w:del w:id="2396" w:author="Craig Parker" w:date="2024-08-15T14:31:00Z" w16du:dateUtc="2024-08-15T12:31:00Z"/>
              <w:rFonts w:eastAsia="Nunito"/>
              <w:sz w:val="20"/>
              <w:szCs w:val="20"/>
              <w:lang w:val="en-ZA"/>
            </w:rPr>
          </w:rPrChange>
        </w:rPr>
        <w:pPrChange w:id="2397" w:author="Craig Parker" w:date="2024-08-15T18:54:00Z" w16du:dateUtc="2024-08-15T16:54:00Z">
          <w:pPr>
            <w:numPr>
              <w:ilvl w:val="1"/>
              <w:numId w:val="16"/>
            </w:numPr>
            <w:tabs>
              <w:tab w:val="num" w:pos="1440"/>
            </w:tabs>
            <w:overflowPunct w:val="0"/>
            <w:autoSpaceDE w:val="0"/>
            <w:autoSpaceDN w:val="0"/>
            <w:adjustRightInd w:val="0"/>
            <w:spacing w:after="0" w:line="360" w:lineRule="auto"/>
            <w:ind w:left="1440" w:hanging="360"/>
          </w:pPr>
        </w:pPrChange>
      </w:pPr>
      <w:del w:id="2398" w:author="Craig Parker" w:date="2024-08-15T14:31:00Z" w16du:dateUtc="2024-08-15T12:31:00Z">
        <w:r w:rsidRPr="00786076" w:rsidDel="004A258A">
          <w:rPr>
            <w:rFonts w:ascii="Nunito" w:eastAsia="Nunito" w:hAnsi="Nunito"/>
            <w:color w:val="000000" w:themeColor="text1"/>
            <w:sz w:val="24"/>
            <w:szCs w:val="24"/>
            <w:lang w:val="en-ZA"/>
            <w:rPrChange w:id="2399" w:author="Craig Parker" w:date="2024-08-16T09:45:00Z" w16du:dateUtc="2024-08-16T07:45:00Z">
              <w:rPr>
                <w:rFonts w:eastAsia="Nunito"/>
                <w:sz w:val="20"/>
                <w:szCs w:val="20"/>
                <w:lang w:val="en-ZA"/>
              </w:rPr>
            </w:rPrChange>
          </w:rPr>
          <w:delText>Data Reference Syntax (DRS): CSAG implements a Data Reference Syntax (DRS), a structured mapping from a controlled vocabulary of metadata elements to a directory and file naming syntax. This is standard practice within climate data management and will be continued for climate and remote sensing datasets.</w:delText>
        </w:r>
        <w:bookmarkStart w:id="2400" w:name="_Toc174639706"/>
        <w:bookmarkStart w:id="2401" w:name="_Toc174639871"/>
        <w:bookmarkStart w:id="2402" w:name="_Toc174715219"/>
        <w:bookmarkStart w:id="2403" w:name="_Toc174715399"/>
        <w:bookmarkEnd w:id="2400"/>
        <w:bookmarkEnd w:id="2401"/>
        <w:bookmarkEnd w:id="2402"/>
        <w:bookmarkEnd w:id="2403"/>
      </w:del>
    </w:p>
    <w:p w14:paraId="08F2F1FD" w14:textId="5F845D51" w:rsidR="00DD2A01" w:rsidRPr="00786076" w:rsidDel="004A258A" w:rsidRDefault="00DD2A01">
      <w:pPr>
        <w:pStyle w:val="Heading3"/>
        <w:numPr>
          <w:ilvl w:val="2"/>
          <w:numId w:val="68"/>
        </w:numPr>
        <w:ind w:left="850"/>
        <w:rPr>
          <w:del w:id="2404" w:author="Craig Parker" w:date="2024-08-15T14:31:00Z" w16du:dateUtc="2024-08-15T12:31:00Z"/>
          <w:rFonts w:ascii="Nunito" w:eastAsia="Nunito" w:hAnsi="Nunito"/>
          <w:color w:val="000000" w:themeColor="text1"/>
          <w:sz w:val="24"/>
          <w:szCs w:val="24"/>
          <w:lang w:val="en-ZA"/>
          <w:rPrChange w:id="2405" w:author="Craig Parker" w:date="2024-08-16T09:45:00Z" w16du:dateUtc="2024-08-16T07:45:00Z">
            <w:rPr>
              <w:del w:id="2406" w:author="Craig Parker" w:date="2024-08-15T14:31:00Z" w16du:dateUtc="2024-08-15T12:31:00Z"/>
              <w:rFonts w:eastAsia="Nunito"/>
              <w:sz w:val="20"/>
              <w:szCs w:val="20"/>
              <w:lang w:val="en-ZA"/>
            </w:rPr>
          </w:rPrChange>
        </w:rPr>
        <w:pPrChange w:id="2407" w:author="Craig Parker" w:date="2024-08-15T18:54:00Z" w16du:dateUtc="2024-08-15T16:54:00Z">
          <w:pPr>
            <w:numPr>
              <w:ilvl w:val="1"/>
              <w:numId w:val="16"/>
            </w:numPr>
            <w:tabs>
              <w:tab w:val="num" w:pos="1440"/>
            </w:tabs>
            <w:overflowPunct w:val="0"/>
            <w:autoSpaceDE w:val="0"/>
            <w:autoSpaceDN w:val="0"/>
            <w:adjustRightInd w:val="0"/>
            <w:spacing w:after="0" w:line="360" w:lineRule="auto"/>
            <w:ind w:left="1440" w:hanging="360"/>
          </w:pPr>
        </w:pPrChange>
      </w:pPr>
      <w:del w:id="2408" w:author="Craig Parker" w:date="2024-08-15T14:31:00Z" w16du:dateUtc="2024-08-15T12:31:00Z">
        <w:r w:rsidRPr="00786076" w:rsidDel="004A258A">
          <w:rPr>
            <w:rFonts w:ascii="Nunito" w:eastAsia="Nunito" w:hAnsi="Nunito"/>
            <w:color w:val="000000" w:themeColor="text1"/>
            <w:sz w:val="24"/>
            <w:szCs w:val="24"/>
            <w:lang w:val="en-ZA"/>
            <w:rPrChange w:id="2409" w:author="Craig Parker" w:date="2024-08-16T09:45:00Z" w16du:dateUtc="2024-08-16T07:45:00Z">
              <w:rPr>
                <w:rFonts w:eastAsia="Nunito"/>
                <w:sz w:val="20"/>
                <w:szCs w:val="20"/>
                <w:lang w:val="en-ZA"/>
              </w:rPr>
            </w:rPrChange>
          </w:rPr>
          <w:delText>Health Data Indexing: Health data will be indexed using a codebook that applies relevant ontologies, ensuring consistency and discoverability.</w:delText>
        </w:r>
        <w:bookmarkStart w:id="2410" w:name="_Toc174639707"/>
        <w:bookmarkStart w:id="2411" w:name="_Toc174639872"/>
        <w:bookmarkStart w:id="2412" w:name="_Toc174715220"/>
        <w:bookmarkStart w:id="2413" w:name="_Toc174715400"/>
        <w:bookmarkEnd w:id="2410"/>
        <w:bookmarkEnd w:id="2411"/>
        <w:bookmarkEnd w:id="2412"/>
        <w:bookmarkEnd w:id="2413"/>
      </w:del>
    </w:p>
    <w:p w14:paraId="6B3A31F4" w14:textId="06C04CD7" w:rsidR="00DD2A01" w:rsidRPr="00786076" w:rsidDel="004A258A" w:rsidRDefault="00DD2A01">
      <w:pPr>
        <w:pStyle w:val="Heading3"/>
        <w:numPr>
          <w:ilvl w:val="2"/>
          <w:numId w:val="68"/>
        </w:numPr>
        <w:ind w:left="850"/>
        <w:rPr>
          <w:del w:id="2414" w:author="Craig Parker" w:date="2024-08-15T14:31:00Z" w16du:dateUtc="2024-08-15T12:31:00Z"/>
          <w:rFonts w:ascii="Nunito" w:eastAsia="Nunito" w:hAnsi="Nunito"/>
          <w:color w:val="000000" w:themeColor="text1"/>
          <w:sz w:val="24"/>
          <w:szCs w:val="24"/>
          <w:lang w:val="en-ZA"/>
          <w:rPrChange w:id="2415" w:author="Craig Parker" w:date="2024-08-16T09:45:00Z" w16du:dateUtc="2024-08-16T07:45:00Z">
            <w:rPr>
              <w:del w:id="2416" w:author="Craig Parker" w:date="2024-08-15T14:31:00Z" w16du:dateUtc="2024-08-15T12:31:00Z"/>
              <w:rFonts w:eastAsia="Nunito"/>
              <w:sz w:val="20"/>
              <w:szCs w:val="20"/>
              <w:lang w:val="en-ZA"/>
            </w:rPr>
          </w:rPrChange>
        </w:rPr>
        <w:pPrChange w:id="2417" w:author="Craig Parker" w:date="2024-08-15T18:54:00Z" w16du:dateUtc="2024-08-15T16:54:00Z">
          <w:pPr>
            <w:numPr>
              <w:numId w:val="16"/>
            </w:numPr>
            <w:tabs>
              <w:tab w:val="num" w:pos="720"/>
            </w:tabs>
            <w:overflowPunct w:val="0"/>
            <w:autoSpaceDE w:val="0"/>
            <w:autoSpaceDN w:val="0"/>
            <w:adjustRightInd w:val="0"/>
            <w:spacing w:after="0" w:line="360" w:lineRule="auto"/>
            <w:ind w:left="720" w:hanging="360"/>
          </w:pPr>
        </w:pPrChange>
      </w:pPr>
      <w:del w:id="2418" w:author="Craig Parker" w:date="2024-08-15T14:31:00Z" w16du:dateUtc="2024-08-15T12:31:00Z">
        <w:r w:rsidRPr="00786076" w:rsidDel="004A258A">
          <w:rPr>
            <w:rFonts w:ascii="Nunito" w:eastAsia="Nunito" w:hAnsi="Nunito"/>
            <w:color w:val="000000" w:themeColor="text1"/>
            <w:sz w:val="24"/>
            <w:szCs w:val="24"/>
            <w:lang w:val="en-ZA"/>
            <w:rPrChange w:id="2419" w:author="Craig Parker" w:date="2024-08-16T09:45:00Z" w16du:dateUtc="2024-08-16T07:45:00Z">
              <w:rPr>
                <w:rFonts w:eastAsia="Nunito"/>
                <w:sz w:val="20"/>
                <w:szCs w:val="20"/>
                <w:lang w:val="en-ZA"/>
              </w:rPr>
            </w:rPrChange>
          </w:rPr>
          <w:delText xml:space="preserve">Documentation and Integration: </w:delText>
        </w:r>
        <w:bookmarkStart w:id="2420" w:name="_Toc174639708"/>
        <w:bookmarkStart w:id="2421" w:name="_Toc174639873"/>
        <w:bookmarkStart w:id="2422" w:name="_Toc174715221"/>
        <w:bookmarkStart w:id="2423" w:name="_Toc174715401"/>
        <w:bookmarkEnd w:id="2420"/>
        <w:bookmarkEnd w:id="2421"/>
        <w:bookmarkEnd w:id="2422"/>
        <w:bookmarkEnd w:id="2423"/>
      </w:del>
    </w:p>
    <w:p w14:paraId="329B3C93" w14:textId="6A816711" w:rsidR="00DD2A01" w:rsidRPr="00786076" w:rsidDel="004A258A" w:rsidRDefault="00DD2A01">
      <w:pPr>
        <w:pStyle w:val="Heading3"/>
        <w:numPr>
          <w:ilvl w:val="2"/>
          <w:numId w:val="68"/>
        </w:numPr>
        <w:ind w:left="850"/>
        <w:rPr>
          <w:del w:id="2424" w:author="Craig Parker" w:date="2024-08-15T14:31:00Z" w16du:dateUtc="2024-08-15T12:31:00Z"/>
          <w:rFonts w:ascii="Nunito" w:eastAsia="Nunito" w:hAnsi="Nunito"/>
          <w:color w:val="000000" w:themeColor="text1"/>
          <w:sz w:val="24"/>
          <w:szCs w:val="24"/>
          <w:lang w:val="en-ZA"/>
          <w:rPrChange w:id="2425" w:author="Craig Parker" w:date="2024-08-16T09:45:00Z" w16du:dateUtc="2024-08-16T07:45:00Z">
            <w:rPr>
              <w:del w:id="2426" w:author="Craig Parker" w:date="2024-08-15T14:31:00Z" w16du:dateUtc="2024-08-15T12:31:00Z"/>
              <w:rFonts w:eastAsia="Nunito"/>
              <w:sz w:val="20"/>
              <w:szCs w:val="20"/>
              <w:lang w:val="en-ZA"/>
            </w:rPr>
          </w:rPrChange>
        </w:rPr>
        <w:pPrChange w:id="2427" w:author="Craig Parker" w:date="2024-08-15T18:54:00Z" w16du:dateUtc="2024-08-15T16:54:00Z">
          <w:pPr>
            <w:numPr>
              <w:ilvl w:val="1"/>
              <w:numId w:val="16"/>
            </w:numPr>
            <w:tabs>
              <w:tab w:val="num" w:pos="1440"/>
            </w:tabs>
            <w:overflowPunct w:val="0"/>
            <w:autoSpaceDE w:val="0"/>
            <w:autoSpaceDN w:val="0"/>
            <w:adjustRightInd w:val="0"/>
            <w:spacing w:after="0" w:line="360" w:lineRule="auto"/>
            <w:ind w:left="1440" w:hanging="360"/>
          </w:pPr>
        </w:pPrChange>
      </w:pPr>
      <w:del w:id="2428" w:author="Craig Parker" w:date="2024-08-15T14:31:00Z" w16du:dateUtc="2024-08-15T12:31:00Z">
        <w:r w:rsidRPr="00786076" w:rsidDel="004A258A">
          <w:rPr>
            <w:rFonts w:ascii="Nunito" w:eastAsia="Nunito" w:hAnsi="Nunito"/>
            <w:color w:val="000000" w:themeColor="text1"/>
            <w:sz w:val="24"/>
            <w:szCs w:val="24"/>
            <w:lang w:val="en-ZA"/>
            <w:rPrChange w:id="2429" w:author="Craig Parker" w:date="2024-08-16T09:45:00Z" w16du:dateUtc="2024-08-16T07:45:00Z">
              <w:rPr>
                <w:rFonts w:eastAsia="Nunito"/>
                <w:sz w:val="20"/>
                <w:szCs w:val="20"/>
                <w:lang w:val="en-ZA"/>
              </w:rPr>
            </w:rPrChange>
          </w:rPr>
          <w:delText>CSAG GitLab Wiki: The current DRS is documented on the CSAG GitLab Wiki, providing a reference for the indexing process.</w:delText>
        </w:r>
        <w:bookmarkStart w:id="2430" w:name="_Toc174639709"/>
        <w:bookmarkStart w:id="2431" w:name="_Toc174639874"/>
        <w:bookmarkStart w:id="2432" w:name="_Toc174715222"/>
        <w:bookmarkStart w:id="2433" w:name="_Toc174715402"/>
        <w:bookmarkEnd w:id="2430"/>
        <w:bookmarkEnd w:id="2431"/>
        <w:bookmarkEnd w:id="2432"/>
        <w:bookmarkEnd w:id="2433"/>
      </w:del>
    </w:p>
    <w:p w14:paraId="086FB2A4" w14:textId="707D7A00" w:rsidR="00DD2A01" w:rsidRPr="00786076" w:rsidDel="004A258A" w:rsidRDefault="00DD2A01">
      <w:pPr>
        <w:pStyle w:val="Heading3"/>
        <w:numPr>
          <w:ilvl w:val="2"/>
          <w:numId w:val="68"/>
        </w:numPr>
        <w:ind w:left="850"/>
        <w:rPr>
          <w:del w:id="2434" w:author="Craig Parker" w:date="2024-08-15T14:31:00Z" w16du:dateUtc="2024-08-15T12:31:00Z"/>
          <w:rFonts w:ascii="Nunito" w:eastAsia="Nunito" w:hAnsi="Nunito"/>
          <w:color w:val="000000" w:themeColor="text1"/>
          <w:sz w:val="24"/>
          <w:szCs w:val="24"/>
          <w:lang w:val="en-ZA"/>
          <w:rPrChange w:id="2435" w:author="Craig Parker" w:date="2024-08-16T09:45:00Z" w16du:dateUtc="2024-08-16T07:45:00Z">
            <w:rPr>
              <w:del w:id="2436" w:author="Craig Parker" w:date="2024-08-15T14:31:00Z" w16du:dateUtc="2024-08-15T12:31:00Z"/>
              <w:rFonts w:eastAsia="Nunito"/>
              <w:sz w:val="20"/>
              <w:szCs w:val="20"/>
              <w:lang w:val="en-ZA"/>
            </w:rPr>
          </w:rPrChange>
        </w:rPr>
        <w:pPrChange w:id="2437" w:author="Craig Parker" w:date="2024-08-15T18:54:00Z" w16du:dateUtc="2024-08-15T16:54:00Z">
          <w:pPr>
            <w:numPr>
              <w:ilvl w:val="1"/>
              <w:numId w:val="16"/>
            </w:numPr>
            <w:tabs>
              <w:tab w:val="num" w:pos="1440"/>
            </w:tabs>
            <w:overflowPunct w:val="0"/>
            <w:autoSpaceDE w:val="0"/>
            <w:autoSpaceDN w:val="0"/>
            <w:adjustRightInd w:val="0"/>
            <w:spacing w:after="0" w:line="360" w:lineRule="auto"/>
            <w:ind w:left="1440" w:hanging="360"/>
          </w:pPr>
        </w:pPrChange>
      </w:pPr>
      <w:del w:id="2438" w:author="Craig Parker" w:date="2024-08-15T14:31:00Z" w16du:dateUtc="2024-08-15T12:31:00Z">
        <w:r w:rsidRPr="00786076" w:rsidDel="004A258A">
          <w:rPr>
            <w:rFonts w:ascii="Nunito" w:eastAsia="Nunito" w:hAnsi="Nunito"/>
            <w:color w:val="000000" w:themeColor="text1"/>
            <w:sz w:val="24"/>
            <w:szCs w:val="24"/>
            <w:lang w:val="en-ZA"/>
            <w:rPrChange w:id="2439" w:author="Craig Parker" w:date="2024-08-16T09:45:00Z" w16du:dateUtc="2024-08-16T07:45:00Z">
              <w:rPr>
                <w:rFonts w:eastAsia="Nunito"/>
                <w:sz w:val="20"/>
                <w:szCs w:val="20"/>
                <w:lang w:val="en-ZA"/>
              </w:rPr>
            </w:rPrChange>
          </w:rPr>
          <w:delText>DSI-Africa Open Data Science Platform (ODSP): Integration with the ODSP metadata index will ensure that metadata propagates to the ODSP system, making datasets discoverable through ODSP metadata queries.</w:delText>
        </w:r>
        <w:bookmarkStart w:id="2440" w:name="_Toc174639710"/>
        <w:bookmarkStart w:id="2441" w:name="_Toc174639875"/>
        <w:bookmarkStart w:id="2442" w:name="_Toc174715223"/>
        <w:bookmarkStart w:id="2443" w:name="_Toc174715403"/>
        <w:bookmarkEnd w:id="2440"/>
        <w:bookmarkEnd w:id="2441"/>
        <w:bookmarkEnd w:id="2442"/>
        <w:bookmarkEnd w:id="2443"/>
      </w:del>
    </w:p>
    <w:p w14:paraId="0B525989" w14:textId="209D8E61" w:rsidR="004C2305" w:rsidRPr="00007315" w:rsidRDefault="004C2305">
      <w:pPr>
        <w:pStyle w:val="Heading1"/>
        <w:numPr>
          <w:ilvl w:val="0"/>
          <w:numId w:val="68"/>
        </w:numPr>
        <w:ind w:left="850"/>
        <w:rPr>
          <w:rFonts w:ascii="Nunito" w:hAnsi="Nunito"/>
          <w:color w:val="auto"/>
          <w:sz w:val="32"/>
          <w:szCs w:val="32"/>
          <w:rPrChange w:id="2444" w:author="Craig Parker" w:date="2024-08-16T13:26:00Z" w16du:dateUtc="2024-08-16T11:26:00Z">
            <w:rPr/>
          </w:rPrChange>
        </w:rPr>
        <w:pPrChange w:id="2445" w:author="Craig Parker" w:date="2024-08-15T18:54:00Z" w16du:dateUtc="2024-08-15T16:54:00Z">
          <w:pPr>
            <w:pStyle w:val="Heading3"/>
          </w:pPr>
        </w:pPrChange>
      </w:pPr>
      <w:bookmarkStart w:id="2446" w:name="_Toc172635225"/>
      <w:bookmarkStart w:id="2447" w:name="_Toc173777811"/>
      <w:bookmarkStart w:id="2448" w:name="_Toc174562947"/>
      <w:bookmarkStart w:id="2449" w:name="_Toc174715404"/>
      <w:r w:rsidRPr="00007315">
        <w:rPr>
          <w:rFonts w:ascii="Nunito" w:hAnsi="Nunito"/>
          <w:color w:val="auto"/>
          <w:sz w:val="32"/>
          <w:szCs w:val="32"/>
          <w:rPrChange w:id="2450" w:author="Craig Parker" w:date="2024-08-16T13:26:00Z" w16du:dateUtc="2024-08-16T11:26:00Z">
            <w:rPr/>
          </w:rPrChange>
        </w:rPr>
        <w:t>Data analysis platforms</w:t>
      </w:r>
      <w:bookmarkEnd w:id="2446"/>
      <w:bookmarkEnd w:id="2447"/>
      <w:bookmarkEnd w:id="2448"/>
      <w:bookmarkEnd w:id="2449"/>
      <w:r w:rsidRPr="00007315">
        <w:rPr>
          <w:rFonts w:ascii="Nunito" w:hAnsi="Nunito"/>
          <w:color w:val="auto"/>
          <w:sz w:val="32"/>
          <w:szCs w:val="32"/>
          <w:rPrChange w:id="2451" w:author="Craig Parker" w:date="2024-08-16T13:26:00Z" w16du:dateUtc="2024-08-16T11:26:00Z">
            <w:rPr/>
          </w:rPrChange>
        </w:rPr>
        <w:t xml:space="preserve">   </w:t>
      </w:r>
    </w:p>
    <w:p w14:paraId="71418A8C" w14:textId="77777777" w:rsidR="004C2305" w:rsidRPr="00691453" w:rsidRDefault="004C2305">
      <w:pPr>
        <w:rPr>
          <w:rFonts w:ascii="Nunito" w:hAnsi="Nunito"/>
          <w:color w:val="000000" w:themeColor="text1"/>
          <w:sz w:val="20"/>
          <w:szCs w:val="20"/>
          <w:lang w:val="en-ZA"/>
        </w:rPr>
        <w:pPrChange w:id="2452" w:author="Craig Parker" w:date="2024-08-15T16:14:00Z" w16du:dateUtc="2024-08-15T14:14:00Z">
          <w:pPr>
            <w:spacing w:line="360" w:lineRule="auto"/>
          </w:pPr>
        </w:pPrChange>
      </w:pPr>
      <w:r w:rsidRPr="00691453">
        <w:rPr>
          <w:rFonts w:ascii="Nunito" w:hAnsi="Nunito"/>
          <w:color w:val="000000" w:themeColor="text1"/>
          <w:sz w:val="20"/>
          <w:szCs w:val="20"/>
          <w:lang w:val="en-ZA"/>
        </w:rPr>
        <w:t xml:space="preserve">Data analysis will be facilitated through the CSAG/UCT </w:t>
      </w:r>
      <w:proofErr w:type="spellStart"/>
      <w:r w:rsidRPr="00691453">
        <w:rPr>
          <w:rFonts w:ascii="Nunito" w:hAnsi="Nunito"/>
          <w:color w:val="000000" w:themeColor="text1"/>
          <w:sz w:val="20"/>
          <w:szCs w:val="20"/>
          <w:lang w:val="en-ZA"/>
        </w:rPr>
        <w:t>Jupyter</w:t>
      </w:r>
      <w:proofErr w:type="spellEnd"/>
      <w:r w:rsidRPr="00691453">
        <w:rPr>
          <w:rFonts w:ascii="Nunito" w:hAnsi="Nunito"/>
          <w:color w:val="000000" w:themeColor="text1"/>
          <w:sz w:val="20"/>
          <w:szCs w:val="20"/>
          <w:lang w:val="en-ZA"/>
        </w:rPr>
        <w:t xml:space="preserve"> Hub and IBM platforms, providing robust and scalable environments for processing and analysing the HE²AT </w:t>
      </w:r>
      <w:proofErr w:type="spellStart"/>
      <w:r w:rsidRPr="00691453">
        <w:rPr>
          <w:rFonts w:ascii="Nunito" w:hAnsi="Nunito"/>
          <w:color w:val="000000" w:themeColor="text1"/>
          <w:sz w:val="20"/>
          <w:szCs w:val="20"/>
          <w:lang w:val="en-ZA"/>
        </w:rPr>
        <w:t>Center</w:t>
      </w:r>
      <w:proofErr w:type="spellEnd"/>
      <w:r w:rsidRPr="00691453">
        <w:rPr>
          <w:rFonts w:ascii="Nunito" w:hAnsi="Nunito"/>
          <w:color w:val="000000" w:themeColor="text1"/>
          <w:sz w:val="20"/>
          <w:szCs w:val="20"/>
          <w:lang w:val="en-ZA"/>
        </w:rPr>
        <w:t xml:space="preserve"> datasets.</w:t>
      </w:r>
    </w:p>
    <w:p w14:paraId="7A6D1C62" w14:textId="23C68798" w:rsidR="004C2305" w:rsidRPr="00007315" w:rsidRDefault="4BB0F642">
      <w:pPr>
        <w:pStyle w:val="Heading2"/>
        <w:numPr>
          <w:ilvl w:val="1"/>
          <w:numId w:val="68"/>
        </w:numPr>
        <w:rPr>
          <w:rFonts w:ascii="Nunito" w:hAnsi="Nunito"/>
          <w:color w:val="auto"/>
          <w:sz w:val="28"/>
          <w:szCs w:val="28"/>
          <w:rPrChange w:id="2453" w:author="Craig Parker" w:date="2024-08-16T13:24:00Z" w16du:dateUtc="2024-08-16T11:24:00Z">
            <w:rPr/>
          </w:rPrChange>
        </w:rPr>
        <w:pPrChange w:id="2454" w:author="Craig Parker" w:date="2024-08-15T17:30:00Z" w16du:dateUtc="2024-08-15T15:30:00Z">
          <w:pPr>
            <w:pStyle w:val="Heading3"/>
            <w:spacing w:line="360" w:lineRule="auto"/>
          </w:pPr>
        </w:pPrChange>
      </w:pPr>
      <w:bookmarkStart w:id="2455" w:name="_Toc174562948"/>
      <w:bookmarkStart w:id="2456" w:name="_Toc174715405"/>
      <w:proofErr w:type="spellStart"/>
      <w:r w:rsidRPr="4BB0F642">
        <w:rPr>
          <w:rFonts w:ascii="Nunito" w:hAnsi="Nunito"/>
          <w:color w:val="auto"/>
          <w:sz w:val="28"/>
          <w:szCs w:val="28"/>
          <w:rPrChange w:id="2457" w:author="Craig Parker" w:date="2024-08-16T13:24:00Z">
            <w:rPr/>
          </w:rPrChange>
        </w:rPr>
        <w:t>Jupyter</w:t>
      </w:r>
      <w:ins w:id="2458" w:author="Lisa van Aardenne" w:date="2024-08-17T14:00:00Z">
        <w:r w:rsidRPr="4BB0F642">
          <w:rPr>
            <w:rFonts w:ascii="Nunito" w:hAnsi="Nunito"/>
            <w:color w:val="auto"/>
            <w:sz w:val="28"/>
            <w:szCs w:val="28"/>
          </w:rPr>
          <w:t>Lab</w:t>
        </w:r>
      </w:ins>
      <w:proofErr w:type="spellEnd"/>
      <w:del w:id="2459" w:author="Lisa van Aardenne" w:date="2024-08-17T14:00:00Z">
        <w:r w:rsidR="004C2305" w:rsidRPr="4BB0F642" w:rsidDel="4BB0F642">
          <w:rPr>
            <w:rFonts w:ascii="Nunito" w:hAnsi="Nunito"/>
            <w:color w:val="auto"/>
            <w:sz w:val="28"/>
            <w:szCs w:val="28"/>
            <w:rPrChange w:id="2460" w:author="Craig Parker" w:date="2024-08-16T13:24:00Z">
              <w:rPr/>
            </w:rPrChange>
          </w:rPr>
          <w:delText xml:space="preserve"> hub</w:delText>
        </w:r>
      </w:del>
      <w:bookmarkEnd w:id="2455"/>
      <w:bookmarkEnd w:id="2456"/>
    </w:p>
    <w:p w14:paraId="46E6E1CC" w14:textId="77777777" w:rsidR="004C2305" w:rsidRPr="00691453" w:rsidRDefault="004C2305">
      <w:pPr>
        <w:rPr>
          <w:rFonts w:ascii="Nunito" w:hAnsi="Nunito"/>
          <w:color w:val="000000" w:themeColor="text1"/>
          <w:sz w:val="20"/>
          <w:szCs w:val="20"/>
          <w:lang w:val="en-ZA"/>
        </w:rPr>
        <w:pPrChange w:id="2461" w:author="Craig Parker" w:date="2024-08-15T16:27:00Z" w16du:dateUtc="2024-08-15T14:27:00Z">
          <w:pPr>
            <w:spacing w:line="360" w:lineRule="auto"/>
          </w:pPr>
        </w:pPrChange>
      </w:pPr>
      <w:proofErr w:type="spellStart"/>
      <w:r w:rsidRPr="00691453">
        <w:rPr>
          <w:rFonts w:ascii="Nunito" w:hAnsi="Nunito"/>
          <w:color w:val="000000" w:themeColor="text1"/>
          <w:sz w:val="20"/>
          <w:szCs w:val="20"/>
          <w:lang w:val="en-ZA"/>
        </w:rPr>
        <w:t>Jupyter</w:t>
      </w:r>
      <w:proofErr w:type="spellEnd"/>
      <w:r w:rsidRPr="00691453">
        <w:rPr>
          <w:rFonts w:ascii="Nunito" w:hAnsi="Nunito"/>
          <w:color w:val="000000" w:themeColor="text1"/>
          <w:sz w:val="20"/>
          <w:szCs w:val="20"/>
          <w:lang w:val="en-ZA"/>
        </w:rPr>
        <w:t xml:space="preserve"> Hub is a collaborative, web-based Python coding environment that allows analysts to develop and execute analysis code using a browser interface. Key technical details include:</w:t>
      </w:r>
    </w:p>
    <w:p w14:paraId="2271353D" w14:textId="77777777" w:rsidR="004C2305" w:rsidRPr="00691453" w:rsidRDefault="004C2305">
      <w:pPr>
        <w:numPr>
          <w:ilvl w:val="0"/>
          <w:numId w:val="13"/>
        </w:numPr>
        <w:overflowPunct w:val="0"/>
        <w:autoSpaceDE w:val="0"/>
        <w:autoSpaceDN w:val="0"/>
        <w:adjustRightInd w:val="0"/>
        <w:spacing w:after="0"/>
        <w:rPr>
          <w:rFonts w:ascii="Nunito" w:hAnsi="Nunito"/>
          <w:color w:val="000000" w:themeColor="text1"/>
          <w:sz w:val="20"/>
          <w:szCs w:val="20"/>
          <w:lang w:val="en-ZA"/>
        </w:rPr>
        <w:pPrChange w:id="2462" w:author="Craig Parker" w:date="2024-08-15T16:27:00Z" w16du:dateUtc="2024-08-15T14:27:00Z">
          <w:pPr>
            <w:numPr>
              <w:numId w:val="13"/>
            </w:numPr>
            <w:tabs>
              <w:tab w:val="num" w:pos="720"/>
            </w:tabs>
            <w:overflowPunct w:val="0"/>
            <w:autoSpaceDE w:val="0"/>
            <w:autoSpaceDN w:val="0"/>
            <w:adjustRightInd w:val="0"/>
            <w:spacing w:after="0" w:line="360" w:lineRule="auto"/>
            <w:ind w:left="720" w:hanging="360"/>
          </w:pPr>
        </w:pPrChange>
      </w:pPr>
      <w:r w:rsidRPr="00691453">
        <w:rPr>
          <w:rFonts w:ascii="Nunito" w:hAnsi="Nunito"/>
          <w:b/>
          <w:bCs/>
          <w:color w:val="000000" w:themeColor="text1"/>
          <w:sz w:val="20"/>
          <w:szCs w:val="20"/>
          <w:lang w:val="en-ZA"/>
        </w:rPr>
        <w:t>Web-Based Platform</w:t>
      </w:r>
      <w:r w:rsidRPr="00691453">
        <w:rPr>
          <w:rFonts w:ascii="Nunito" w:hAnsi="Nunito"/>
          <w:color w:val="000000" w:themeColor="text1"/>
          <w:sz w:val="20"/>
          <w:szCs w:val="20"/>
          <w:lang w:val="en-ZA"/>
        </w:rPr>
        <w:t xml:space="preserve">: Researchers can access </w:t>
      </w:r>
      <w:proofErr w:type="spellStart"/>
      <w:r w:rsidRPr="00691453">
        <w:rPr>
          <w:rFonts w:ascii="Nunito" w:hAnsi="Nunito"/>
          <w:color w:val="000000" w:themeColor="text1"/>
          <w:sz w:val="20"/>
          <w:szCs w:val="20"/>
          <w:lang w:val="en-ZA"/>
        </w:rPr>
        <w:t>Jupyter</w:t>
      </w:r>
      <w:proofErr w:type="spellEnd"/>
      <w:r w:rsidRPr="00691453">
        <w:rPr>
          <w:rFonts w:ascii="Nunito" w:hAnsi="Nunito"/>
          <w:color w:val="000000" w:themeColor="text1"/>
          <w:sz w:val="20"/>
          <w:szCs w:val="20"/>
          <w:lang w:val="en-ZA"/>
        </w:rPr>
        <w:t xml:space="preserve"> Hub through a web browser, providing a user-friendly interface for coding and data analysis.</w:t>
      </w:r>
    </w:p>
    <w:p w14:paraId="6C142EBD" w14:textId="55425A19" w:rsidR="004C2305" w:rsidRPr="00691453" w:rsidRDefault="004C2305">
      <w:pPr>
        <w:numPr>
          <w:ilvl w:val="0"/>
          <w:numId w:val="13"/>
        </w:numPr>
        <w:overflowPunct w:val="0"/>
        <w:autoSpaceDE w:val="0"/>
        <w:autoSpaceDN w:val="0"/>
        <w:adjustRightInd w:val="0"/>
        <w:spacing w:after="0"/>
        <w:rPr>
          <w:rFonts w:ascii="Nunito" w:hAnsi="Nunito"/>
          <w:color w:val="000000" w:themeColor="text1"/>
          <w:sz w:val="20"/>
          <w:szCs w:val="20"/>
          <w:lang w:val="en-ZA"/>
        </w:rPr>
        <w:pPrChange w:id="2463" w:author="Craig Parker" w:date="2024-08-15T16:27:00Z" w16du:dateUtc="2024-08-15T14:27:00Z">
          <w:pPr>
            <w:numPr>
              <w:numId w:val="13"/>
            </w:numPr>
            <w:tabs>
              <w:tab w:val="num" w:pos="720"/>
            </w:tabs>
            <w:overflowPunct w:val="0"/>
            <w:autoSpaceDE w:val="0"/>
            <w:autoSpaceDN w:val="0"/>
            <w:adjustRightInd w:val="0"/>
            <w:spacing w:after="0" w:line="360" w:lineRule="auto"/>
            <w:ind w:left="720" w:hanging="360"/>
          </w:pPr>
        </w:pPrChange>
      </w:pPr>
      <w:r w:rsidRPr="00691453">
        <w:rPr>
          <w:rFonts w:ascii="Nunito" w:hAnsi="Nunito"/>
          <w:b/>
          <w:bCs/>
          <w:color w:val="000000" w:themeColor="text1"/>
          <w:sz w:val="20"/>
          <w:szCs w:val="20"/>
          <w:lang w:val="en-ZA"/>
        </w:rPr>
        <w:t>Python Environment</w:t>
      </w:r>
      <w:r w:rsidRPr="00691453">
        <w:rPr>
          <w:rFonts w:ascii="Nunito" w:hAnsi="Nunito"/>
          <w:color w:val="000000" w:themeColor="text1"/>
          <w:sz w:val="20"/>
          <w:szCs w:val="20"/>
          <w:lang w:val="en-ZA"/>
        </w:rPr>
        <w:t xml:space="preserve">: </w:t>
      </w:r>
      <w:del w:id="2464" w:author="Craig Parker" w:date="2024-08-15T14:47:00Z" w16du:dateUtc="2024-08-15T12:47:00Z">
        <w:r w:rsidRPr="00691453" w:rsidDel="001C4BF0">
          <w:rPr>
            <w:rFonts w:ascii="Nunito" w:hAnsi="Nunito"/>
            <w:color w:val="000000" w:themeColor="text1"/>
            <w:sz w:val="20"/>
            <w:szCs w:val="20"/>
            <w:lang w:val="en-ZA"/>
          </w:rPr>
          <w:delText xml:space="preserve">Supports </w:delText>
        </w:r>
      </w:del>
      <w:ins w:id="2465" w:author="Craig Parker" w:date="2024-08-15T14:47:00Z" w16du:dateUtc="2024-08-15T12:47:00Z">
        <w:r w:rsidR="001C4BF0" w:rsidRPr="00691453">
          <w:rPr>
            <w:rFonts w:ascii="Nunito" w:hAnsi="Nunito"/>
            <w:color w:val="000000" w:themeColor="text1"/>
            <w:sz w:val="20"/>
            <w:szCs w:val="20"/>
            <w:lang w:val="en-ZA"/>
          </w:rPr>
          <w:t xml:space="preserve">This environment supports </w:t>
        </w:r>
      </w:ins>
      <w:r w:rsidRPr="00691453">
        <w:rPr>
          <w:rFonts w:ascii="Nunito" w:hAnsi="Nunito"/>
          <w:color w:val="000000" w:themeColor="text1"/>
          <w:sz w:val="20"/>
          <w:szCs w:val="20"/>
          <w:lang w:val="en-ZA"/>
        </w:rPr>
        <w:t>the development of analysis code in Python, leveraging a wide range of libraries and frameworks for data science, machine learning, and statistical analysis.</w:t>
      </w:r>
    </w:p>
    <w:p w14:paraId="5D51F0BC" w14:textId="77777777" w:rsidR="004C2305" w:rsidRPr="00691453" w:rsidRDefault="004C2305">
      <w:pPr>
        <w:numPr>
          <w:ilvl w:val="0"/>
          <w:numId w:val="13"/>
        </w:numPr>
        <w:overflowPunct w:val="0"/>
        <w:autoSpaceDE w:val="0"/>
        <w:autoSpaceDN w:val="0"/>
        <w:adjustRightInd w:val="0"/>
        <w:spacing w:after="0"/>
        <w:rPr>
          <w:rFonts w:ascii="Nunito" w:hAnsi="Nunito"/>
          <w:color w:val="000000" w:themeColor="text1"/>
          <w:sz w:val="20"/>
          <w:szCs w:val="20"/>
          <w:lang w:val="en-ZA"/>
        </w:rPr>
        <w:pPrChange w:id="2466" w:author="Craig Parker" w:date="2024-08-15T16:27:00Z" w16du:dateUtc="2024-08-15T14:27:00Z">
          <w:pPr>
            <w:numPr>
              <w:numId w:val="13"/>
            </w:numPr>
            <w:tabs>
              <w:tab w:val="num" w:pos="720"/>
            </w:tabs>
            <w:overflowPunct w:val="0"/>
            <w:autoSpaceDE w:val="0"/>
            <w:autoSpaceDN w:val="0"/>
            <w:adjustRightInd w:val="0"/>
            <w:spacing w:after="0" w:line="360" w:lineRule="auto"/>
            <w:ind w:left="720" w:hanging="360"/>
          </w:pPr>
        </w:pPrChange>
      </w:pPr>
      <w:r w:rsidRPr="00691453">
        <w:rPr>
          <w:rFonts w:ascii="Nunito" w:hAnsi="Nunito"/>
          <w:b/>
          <w:bCs/>
          <w:color w:val="000000" w:themeColor="text1"/>
          <w:sz w:val="20"/>
          <w:szCs w:val="20"/>
          <w:lang w:val="en-ZA"/>
        </w:rPr>
        <w:t>CSAG High-Performance Computing (HPC) Integration</w:t>
      </w:r>
      <w:r w:rsidRPr="00691453">
        <w:rPr>
          <w:rFonts w:ascii="Nunito" w:hAnsi="Nunito"/>
          <w:color w:val="000000" w:themeColor="text1"/>
          <w:sz w:val="20"/>
          <w:szCs w:val="20"/>
          <w:lang w:val="en-ZA"/>
        </w:rPr>
        <w:t xml:space="preserve">: Analysis code executed in </w:t>
      </w:r>
      <w:proofErr w:type="spellStart"/>
      <w:r w:rsidRPr="00691453">
        <w:rPr>
          <w:rFonts w:ascii="Nunito" w:hAnsi="Nunito"/>
          <w:color w:val="000000" w:themeColor="text1"/>
          <w:sz w:val="20"/>
          <w:szCs w:val="20"/>
          <w:lang w:val="en-ZA"/>
        </w:rPr>
        <w:t>Jupyter</w:t>
      </w:r>
      <w:proofErr w:type="spellEnd"/>
      <w:r w:rsidRPr="00691453">
        <w:rPr>
          <w:rFonts w:ascii="Nunito" w:hAnsi="Nunito"/>
          <w:color w:val="000000" w:themeColor="text1"/>
          <w:sz w:val="20"/>
          <w:szCs w:val="20"/>
          <w:lang w:val="en-ZA"/>
        </w:rPr>
        <w:t xml:space="preserve"> Hub runs on the CSAG HPC platform, providing high computational power for processing large datasets.</w:t>
      </w:r>
    </w:p>
    <w:p w14:paraId="2B8D41AD" w14:textId="77777777" w:rsidR="004C2305" w:rsidRPr="00691453" w:rsidRDefault="004C2305">
      <w:pPr>
        <w:numPr>
          <w:ilvl w:val="0"/>
          <w:numId w:val="13"/>
        </w:numPr>
        <w:overflowPunct w:val="0"/>
        <w:autoSpaceDE w:val="0"/>
        <w:autoSpaceDN w:val="0"/>
        <w:adjustRightInd w:val="0"/>
        <w:spacing w:after="0"/>
        <w:rPr>
          <w:rFonts w:ascii="Nunito" w:hAnsi="Nunito"/>
          <w:color w:val="000000" w:themeColor="text1"/>
          <w:sz w:val="20"/>
          <w:szCs w:val="20"/>
          <w:lang w:val="en-ZA"/>
        </w:rPr>
        <w:pPrChange w:id="2467" w:author="Craig Parker" w:date="2024-08-15T16:27:00Z" w16du:dateUtc="2024-08-15T14:27:00Z">
          <w:pPr>
            <w:numPr>
              <w:numId w:val="13"/>
            </w:numPr>
            <w:tabs>
              <w:tab w:val="num" w:pos="720"/>
            </w:tabs>
            <w:overflowPunct w:val="0"/>
            <w:autoSpaceDE w:val="0"/>
            <w:autoSpaceDN w:val="0"/>
            <w:adjustRightInd w:val="0"/>
            <w:spacing w:after="0" w:line="360" w:lineRule="auto"/>
            <w:ind w:left="720" w:hanging="360"/>
          </w:pPr>
        </w:pPrChange>
      </w:pPr>
      <w:r w:rsidRPr="00691453">
        <w:rPr>
          <w:rFonts w:ascii="Nunito" w:hAnsi="Nunito"/>
          <w:b/>
          <w:bCs/>
          <w:color w:val="000000" w:themeColor="text1"/>
          <w:sz w:val="20"/>
          <w:szCs w:val="20"/>
          <w:lang w:val="en-ZA"/>
        </w:rPr>
        <w:t>Data Accessibility</w:t>
      </w:r>
      <w:r w:rsidRPr="00691453">
        <w:rPr>
          <w:rFonts w:ascii="Nunito" w:hAnsi="Nunito"/>
          <w:color w:val="000000" w:themeColor="text1"/>
          <w:sz w:val="20"/>
          <w:szCs w:val="20"/>
          <w:lang w:val="en-ZA"/>
        </w:rPr>
        <w:t xml:space="preserve">: Datasets stored on CSAG storage servers are directly accessible within the </w:t>
      </w:r>
      <w:proofErr w:type="spellStart"/>
      <w:r w:rsidRPr="00691453">
        <w:rPr>
          <w:rFonts w:ascii="Nunito" w:hAnsi="Nunito"/>
          <w:color w:val="000000" w:themeColor="text1"/>
          <w:sz w:val="20"/>
          <w:szCs w:val="20"/>
          <w:lang w:val="en-ZA"/>
        </w:rPr>
        <w:t>Jupyter</w:t>
      </w:r>
      <w:proofErr w:type="spellEnd"/>
      <w:r w:rsidRPr="00691453">
        <w:rPr>
          <w:rFonts w:ascii="Nunito" w:hAnsi="Nunito"/>
          <w:color w:val="000000" w:themeColor="text1"/>
          <w:sz w:val="20"/>
          <w:szCs w:val="20"/>
          <w:lang w:val="en-ZA"/>
        </w:rPr>
        <w:t xml:space="preserve"> Hub environment, allowing seamless data retrieval and manipulation.</w:t>
      </w:r>
    </w:p>
    <w:p w14:paraId="651D5A78" w14:textId="77777777" w:rsidR="004C2305" w:rsidRPr="00691453" w:rsidRDefault="004C2305">
      <w:pPr>
        <w:numPr>
          <w:ilvl w:val="0"/>
          <w:numId w:val="13"/>
        </w:numPr>
        <w:overflowPunct w:val="0"/>
        <w:autoSpaceDE w:val="0"/>
        <w:autoSpaceDN w:val="0"/>
        <w:adjustRightInd w:val="0"/>
        <w:spacing w:after="0"/>
        <w:rPr>
          <w:rFonts w:ascii="Nunito" w:hAnsi="Nunito"/>
          <w:color w:val="000000" w:themeColor="text1"/>
          <w:sz w:val="20"/>
          <w:szCs w:val="20"/>
          <w:lang w:val="en-ZA"/>
        </w:rPr>
        <w:pPrChange w:id="2468" w:author="Craig Parker" w:date="2024-08-15T16:27:00Z" w16du:dateUtc="2024-08-15T14:27:00Z">
          <w:pPr>
            <w:numPr>
              <w:numId w:val="13"/>
            </w:numPr>
            <w:tabs>
              <w:tab w:val="num" w:pos="720"/>
            </w:tabs>
            <w:overflowPunct w:val="0"/>
            <w:autoSpaceDE w:val="0"/>
            <w:autoSpaceDN w:val="0"/>
            <w:adjustRightInd w:val="0"/>
            <w:spacing w:after="0" w:line="360" w:lineRule="auto"/>
            <w:ind w:left="720" w:hanging="360"/>
          </w:pPr>
        </w:pPrChange>
      </w:pPr>
      <w:r w:rsidRPr="00691453">
        <w:rPr>
          <w:rFonts w:ascii="Nunito" w:hAnsi="Nunito"/>
          <w:b/>
          <w:bCs/>
          <w:color w:val="000000" w:themeColor="text1"/>
          <w:sz w:val="20"/>
          <w:szCs w:val="20"/>
          <w:lang w:val="en-ZA"/>
        </w:rPr>
        <w:t>Collaboration</w:t>
      </w:r>
      <w:r w:rsidRPr="00691453">
        <w:rPr>
          <w:rFonts w:ascii="Nunito" w:hAnsi="Nunito"/>
          <w:color w:val="000000" w:themeColor="text1"/>
          <w:sz w:val="20"/>
          <w:szCs w:val="20"/>
          <w:lang w:val="en-ZA"/>
        </w:rPr>
        <w:t xml:space="preserve">: </w:t>
      </w:r>
      <w:proofErr w:type="spellStart"/>
      <w:r w:rsidRPr="00691453">
        <w:rPr>
          <w:rFonts w:ascii="Nunito" w:hAnsi="Nunito"/>
          <w:color w:val="000000" w:themeColor="text1"/>
          <w:sz w:val="20"/>
          <w:szCs w:val="20"/>
          <w:lang w:val="en-ZA"/>
        </w:rPr>
        <w:t>Jupyter</w:t>
      </w:r>
      <w:proofErr w:type="spellEnd"/>
      <w:r w:rsidRPr="00691453">
        <w:rPr>
          <w:rFonts w:ascii="Nunito" w:hAnsi="Nunito"/>
          <w:color w:val="000000" w:themeColor="text1"/>
          <w:sz w:val="20"/>
          <w:szCs w:val="20"/>
          <w:lang w:val="en-ZA"/>
        </w:rPr>
        <w:t xml:space="preserve"> Hub supports collaborative work, enabling multiple analysts to share and work on the same notebooks, fostering teamwork and knowledge sharing.</w:t>
      </w:r>
    </w:p>
    <w:p w14:paraId="32249885" w14:textId="77777777" w:rsidR="004C2305" w:rsidRPr="00691453" w:rsidRDefault="004C2305">
      <w:pPr>
        <w:rPr>
          <w:rFonts w:ascii="Nunito" w:hAnsi="Nunito"/>
          <w:b/>
          <w:bCs/>
          <w:color w:val="000000" w:themeColor="text1"/>
          <w:sz w:val="20"/>
          <w:szCs w:val="20"/>
          <w:lang w:val="en-ZA"/>
        </w:rPr>
        <w:pPrChange w:id="2469" w:author="Craig Parker" w:date="2024-08-15T16:27:00Z" w16du:dateUtc="2024-08-15T14:27:00Z">
          <w:pPr>
            <w:spacing w:line="360" w:lineRule="auto"/>
          </w:pPr>
        </w:pPrChange>
      </w:pPr>
    </w:p>
    <w:p w14:paraId="40FBE183" w14:textId="6FBA4269" w:rsidR="004C2305" w:rsidRPr="00007315" w:rsidRDefault="004C2305">
      <w:pPr>
        <w:pStyle w:val="Heading2"/>
        <w:numPr>
          <w:ilvl w:val="1"/>
          <w:numId w:val="68"/>
        </w:numPr>
        <w:rPr>
          <w:rFonts w:ascii="Nunito" w:hAnsi="Nunito"/>
          <w:color w:val="auto"/>
          <w:sz w:val="28"/>
          <w:szCs w:val="28"/>
          <w:lang w:val="en-ZA"/>
          <w:rPrChange w:id="2470" w:author="Craig Parker" w:date="2024-08-16T13:24:00Z" w16du:dateUtc="2024-08-16T11:24:00Z">
            <w:rPr>
              <w:lang w:val="en-ZA"/>
            </w:rPr>
          </w:rPrChange>
        </w:rPr>
        <w:pPrChange w:id="2471" w:author="Craig Parker" w:date="2024-08-15T17:30:00Z" w16du:dateUtc="2024-08-15T15:30:00Z">
          <w:pPr>
            <w:pStyle w:val="Heading3"/>
            <w:spacing w:line="360" w:lineRule="auto"/>
          </w:pPr>
        </w:pPrChange>
      </w:pPr>
      <w:bookmarkStart w:id="2472" w:name="_Toc174562949"/>
      <w:bookmarkStart w:id="2473" w:name="_Toc174715406"/>
      <w:commentRangeStart w:id="2474"/>
      <w:commentRangeStart w:id="2475"/>
      <w:r w:rsidRPr="00007315">
        <w:rPr>
          <w:rFonts w:ascii="Nunito" w:hAnsi="Nunito"/>
          <w:color w:val="auto"/>
          <w:sz w:val="28"/>
          <w:szCs w:val="28"/>
          <w:lang w:val="en-ZA"/>
          <w:rPrChange w:id="2476" w:author="Craig Parker" w:date="2024-08-16T13:24:00Z" w16du:dateUtc="2024-08-16T11:24:00Z">
            <w:rPr>
              <w:lang w:val="en-ZA"/>
            </w:rPr>
          </w:rPrChange>
        </w:rPr>
        <w:lastRenderedPageBreak/>
        <w:t>IBM data analysis platforms</w:t>
      </w:r>
      <w:bookmarkEnd w:id="2472"/>
      <w:commentRangeEnd w:id="2474"/>
      <w:r w:rsidR="002241F2">
        <w:rPr>
          <w:rStyle w:val="CommentReference"/>
          <w:rFonts w:ascii="Arial" w:eastAsia="Times New Roman" w:hAnsi="Arial" w:cs="Times New Roman"/>
          <w:b w:val="0"/>
          <w:bCs w:val="0"/>
          <w:color w:val="auto"/>
          <w:lang w:eastAsia="ja-JP"/>
        </w:rPr>
        <w:commentReference w:id="2474"/>
      </w:r>
      <w:commentRangeEnd w:id="2475"/>
      <w:r w:rsidR="002241F2">
        <w:rPr>
          <w:rStyle w:val="CommentReference"/>
          <w:rFonts w:ascii="Arial" w:eastAsia="Times New Roman" w:hAnsi="Arial" w:cs="Times New Roman"/>
          <w:b w:val="0"/>
          <w:bCs w:val="0"/>
          <w:color w:val="auto"/>
          <w:lang w:eastAsia="ja-JP"/>
        </w:rPr>
        <w:commentReference w:id="2475"/>
      </w:r>
      <w:bookmarkEnd w:id="2473"/>
    </w:p>
    <w:p w14:paraId="1A07251A" w14:textId="77777777" w:rsidR="004C2305" w:rsidRPr="00691453" w:rsidDel="002241F2" w:rsidRDefault="004C2305">
      <w:pPr>
        <w:rPr>
          <w:del w:id="2477" w:author="Craig Parker" w:date="2024-08-16T14:27:00Z" w16du:dateUtc="2024-08-16T12:27:00Z"/>
          <w:rFonts w:ascii="Nunito" w:hAnsi="Nunito"/>
          <w:color w:val="000000" w:themeColor="text1"/>
          <w:sz w:val="20"/>
          <w:szCs w:val="20"/>
          <w:lang w:val="en-ZA"/>
        </w:rPr>
        <w:pPrChange w:id="2478" w:author="Craig Parker" w:date="2024-08-15T16:27:00Z" w16du:dateUtc="2024-08-15T14:27:00Z">
          <w:pPr>
            <w:spacing w:line="360" w:lineRule="auto"/>
          </w:pPr>
        </w:pPrChange>
      </w:pPr>
      <w:r w:rsidRPr="00691453">
        <w:rPr>
          <w:rFonts w:ascii="Nunito" w:hAnsi="Nunito"/>
          <w:color w:val="000000" w:themeColor="text1"/>
          <w:sz w:val="20"/>
          <w:szCs w:val="20"/>
          <w:lang w:val="en-ZA"/>
        </w:rPr>
        <w:t xml:space="preserve">IBM offers a suite of interfaces and tools for rapid and complex data analysis, which will be available to HE²AT </w:t>
      </w:r>
      <w:proofErr w:type="spellStart"/>
      <w:r w:rsidRPr="00691453">
        <w:rPr>
          <w:rFonts w:ascii="Nunito" w:hAnsi="Nunito"/>
          <w:color w:val="000000" w:themeColor="text1"/>
          <w:sz w:val="20"/>
          <w:szCs w:val="20"/>
          <w:lang w:val="en-ZA"/>
        </w:rPr>
        <w:t>Center</w:t>
      </w:r>
      <w:proofErr w:type="spellEnd"/>
      <w:r w:rsidRPr="00691453">
        <w:rPr>
          <w:rFonts w:ascii="Nunito" w:hAnsi="Nunito"/>
          <w:color w:val="000000" w:themeColor="text1"/>
          <w:sz w:val="20"/>
          <w:szCs w:val="20"/>
          <w:lang w:val="en-ZA"/>
        </w:rPr>
        <w:t xml:space="preserve"> analysts upon request.</w:t>
      </w:r>
      <w:del w:id="2479" w:author="Craig Parker" w:date="2024-08-16T14:27:00Z" w16du:dateUtc="2024-08-16T12:27:00Z">
        <w:r w:rsidRPr="00691453" w:rsidDel="002241F2">
          <w:rPr>
            <w:rFonts w:ascii="Nunito" w:hAnsi="Nunito"/>
            <w:color w:val="000000" w:themeColor="text1"/>
            <w:sz w:val="20"/>
            <w:szCs w:val="20"/>
            <w:lang w:val="en-ZA"/>
          </w:rPr>
          <w:delText xml:space="preserve"> These include:</w:delText>
        </w:r>
      </w:del>
    </w:p>
    <w:p w14:paraId="1F270700" w14:textId="5E9FA59C" w:rsidR="004C2305" w:rsidRPr="00691453" w:rsidDel="002241F2" w:rsidRDefault="004C2305">
      <w:pPr>
        <w:numPr>
          <w:ilvl w:val="0"/>
          <w:numId w:val="14"/>
        </w:numPr>
        <w:overflowPunct w:val="0"/>
        <w:autoSpaceDE w:val="0"/>
        <w:autoSpaceDN w:val="0"/>
        <w:adjustRightInd w:val="0"/>
        <w:spacing w:after="0"/>
        <w:rPr>
          <w:del w:id="2480" w:author="Craig Parker" w:date="2024-08-16T14:26:00Z" w16du:dateUtc="2024-08-16T12:26:00Z"/>
          <w:rFonts w:ascii="Nunito" w:hAnsi="Nunito"/>
          <w:color w:val="000000" w:themeColor="text1"/>
          <w:sz w:val="20"/>
          <w:szCs w:val="20"/>
          <w:lang w:val="en-ZA"/>
        </w:rPr>
        <w:pPrChange w:id="2481" w:author="Craig Parker" w:date="2024-08-15T16:27:00Z" w16du:dateUtc="2024-08-15T14:27:00Z">
          <w:pPr>
            <w:numPr>
              <w:numId w:val="14"/>
            </w:numPr>
            <w:tabs>
              <w:tab w:val="num" w:pos="720"/>
            </w:tabs>
            <w:overflowPunct w:val="0"/>
            <w:autoSpaceDE w:val="0"/>
            <w:autoSpaceDN w:val="0"/>
            <w:adjustRightInd w:val="0"/>
            <w:spacing w:after="0" w:line="360" w:lineRule="auto"/>
            <w:ind w:left="720" w:hanging="360"/>
          </w:pPr>
        </w:pPrChange>
      </w:pPr>
      <w:del w:id="2482" w:author="Craig Parker" w:date="2024-08-16T14:26:00Z" w16du:dateUtc="2024-08-16T12:26:00Z">
        <w:r w:rsidRPr="00691453" w:rsidDel="002241F2">
          <w:rPr>
            <w:rFonts w:ascii="Nunito" w:hAnsi="Nunito"/>
            <w:b/>
            <w:bCs/>
            <w:color w:val="000000" w:themeColor="text1"/>
            <w:sz w:val="20"/>
            <w:szCs w:val="20"/>
            <w:lang w:val="en-ZA"/>
          </w:rPr>
          <w:delText>IBM Watson Studio</w:delText>
        </w:r>
        <w:r w:rsidRPr="00691453" w:rsidDel="002241F2">
          <w:rPr>
            <w:rFonts w:ascii="Nunito" w:hAnsi="Nunito"/>
            <w:color w:val="000000" w:themeColor="text1"/>
            <w:sz w:val="20"/>
            <w:szCs w:val="20"/>
            <w:lang w:val="en-ZA"/>
          </w:rPr>
          <w:delText>: A comprehensive data science platform that provides tools for data preparation, modelling, and deployment. Analysts can build and train machine learning models, perform data exploration, and create visualisations.</w:delText>
        </w:r>
      </w:del>
    </w:p>
    <w:p w14:paraId="37445973" w14:textId="02183216" w:rsidR="004C2305" w:rsidRPr="00691453" w:rsidDel="002241F2" w:rsidRDefault="004C2305">
      <w:pPr>
        <w:numPr>
          <w:ilvl w:val="0"/>
          <w:numId w:val="14"/>
        </w:numPr>
        <w:overflowPunct w:val="0"/>
        <w:autoSpaceDE w:val="0"/>
        <w:autoSpaceDN w:val="0"/>
        <w:adjustRightInd w:val="0"/>
        <w:spacing w:after="0"/>
        <w:rPr>
          <w:del w:id="2483" w:author="Craig Parker" w:date="2024-08-16T14:26:00Z" w16du:dateUtc="2024-08-16T12:26:00Z"/>
          <w:rFonts w:ascii="Nunito" w:hAnsi="Nunito"/>
          <w:color w:val="000000" w:themeColor="text1"/>
          <w:sz w:val="20"/>
          <w:szCs w:val="20"/>
          <w:lang w:val="en-ZA"/>
        </w:rPr>
        <w:pPrChange w:id="2484" w:author="Craig Parker" w:date="2024-08-15T16:27:00Z" w16du:dateUtc="2024-08-15T14:27:00Z">
          <w:pPr>
            <w:numPr>
              <w:numId w:val="14"/>
            </w:numPr>
            <w:tabs>
              <w:tab w:val="num" w:pos="720"/>
            </w:tabs>
            <w:overflowPunct w:val="0"/>
            <w:autoSpaceDE w:val="0"/>
            <w:autoSpaceDN w:val="0"/>
            <w:adjustRightInd w:val="0"/>
            <w:spacing w:after="0" w:line="360" w:lineRule="auto"/>
            <w:ind w:left="720" w:hanging="360"/>
          </w:pPr>
        </w:pPrChange>
      </w:pPr>
      <w:del w:id="2485" w:author="Craig Parker" w:date="2024-08-16T14:26:00Z" w16du:dateUtc="2024-08-16T12:26:00Z">
        <w:r w:rsidRPr="00691453" w:rsidDel="002241F2">
          <w:rPr>
            <w:rFonts w:ascii="Nunito" w:hAnsi="Nunito"/>
            <w:b/>
            <w:bCs/>
            <w:color w:val="000000" w:themeColor="text1"/>
            <w:sz w:val="20"/>
            <w:szCs w:val="20"/>
            <w:lang w:val="en-ZA"/>
          </w:rPr>
          <w:delText>IBM Cloud Pak for Data</w:delText>
        </w:r>
        <w:r w:rsidRPr="00691453" w:rsidDel="002241F2">
          <w:rPr>
            <w:rFonts w:ascii="Nunito" w:hAnsi="Nunito"/>
            <w:color w:val="000000" w:themeColor="text1"/>
            <w:sz w:val="20"/>
            <w:szCs w:val="20"/>
            <w:lang w:val="en-ZA"/>
          </w:rPr>
          <w:delText>: An integrated data and AI platform that allows analysts to collect, organise, and analyse data at scale. It includes various services for data governance, data science, and AI model management.</w:delText>
        </w:r>
      </w:del>
    </w:p>
    <w:p w14:paraId="5428716F" w14:textId="73232281" w:rsidR="004C2305" w:rsidRPr="00691453" w:rsidDel="002241F2" w:rsidRDefault="004C2305">
      <w:pPr>
        <w:numPr>
          <w:ilvl w:val="0"/>
          <w:numId w:val="14"/>
        </w:numPr>
        <w:overflowPunct w:val="0"/>
        <w:autoSpaceDE w:val="0"/>
        <w:autoSpaceDN w:val="0"/>
        <w:adjustRightInd w:val="0"/>
        <w:spacing w:after="0"/>
        <w:rPr>
          <w:del w:id="2486" w:author="Craig Parker" w:date="2024-08-16T14:27:00Z" w16du:dateUtc="2024-08-16T12:27:00Z"/>
          <w:rFonts w:ascii="Nunito" w:hAnsi="Nunito"/>
          <w:color w:val="000000" w:themeColor="text1"/>
          <w:sz w:val="20"/>
          <w:szCs w:val="20"/>
          <w:lang w:val="en-ZA"/>
        </w:rPr>
        <w:pPrChange w:id="2487" w:author="Craig Parker" w:date="2024-08-15T16:27:00Z" w16du:dateUtc="2024-08-15T14:27:00Z">
          <w:pPr>
            <w:numPr>
              <w:numId w:val="14"/>
            </w:numPr>
            <w:tabs>
              <w:tab w:val="num" w:pos="720"/>
            </w:tabs>
            <w:overflowPunct w:val="0"/>
            <w:autoSpaceDE w:val="0"/>
            <w:autoSpaceDN w:val="0"/>
            <w:adjustRightInd w:val="0"/>
            <w:spacing w:after="0" w:line="360" w:lineRule="auto"/>
            <w:ind w:left="720" w:hanging="360"/>
          </w:pPr>
        </w:pPrChange>
      </w:pPr>
      <w:del w:id="2488" w:author="Craig Parker" w:date="2024-08-16T14:27:00Z" w16du:dateUtc="2024-08-16T12:27:00Z">
        <w:r w:rsidRPr="00691453" w:rsidDel="002241F2">
          <w:rPr>
            <w:rFonts w:ascii="Nunito" w:hAnsi="Nunito"/>
            <w:b/>
            <w:bCs/>
            <w:color w:val="000000" w:themeColor="text1"/>
            <w:sz w:val="20"/>
            <w:szCs w:val="20"/>
            <w:lang w:val="en-ZA"/>
          </w:rPr>
          <w:delText>IBM SPSS Modeler</w:delText>
        </w:r>
        <w:r w:rsidRPr="00691453" w:rsidDel="002241F2">
          <w:rPr>
            <w:rFonts w:ascii="Nunito" w:hAnsi="Nunito"/>
            <w:color w:val="000000" w:themeColor="text1"/>
            <w:sz w:val="20"/>
            <w:szCs w:val="20"/>
            <w:lang w:val="en-ZA"/>
          </w:rPr>
          <w:delText>: A powerful tool for building predictive models using a visual interface. It supports various statistical and machine learning techniques and integrates with other IBM data platforms.</w:delText>
        </w:r>
      </w:del>
    </w:p>
    <w:p w14:paraId="2E94954E" w14:textId="7A4AEBD5" w:rsidR="004C2305" w:rsidRPr="00691453" w:rsidDel="002241F2" w:rsidRDefault="004C2305">
      <w:pPr>
        <w:numPr>
          <w:ilvl w:val="0"/>
          <w:numId w:val="14"/>
        </w:numPr>
        <w:overflowPunct w:val="0"/>
        <w:autoSpaceDE w:val="0"/>
        <w:autoSpaceDN w:val="0"/>
        <w:adjustRightInd w:val="0"/>
        <w:spacing w:after="0"/>
        <w:rPr>
          <w:del w:id="2489" w:author="Craig Parker" w:date="2024-08-16T14:27:00Z" w16du:dateUtc="2024-08-16T12:27:00Z"/>
          <w:rFonts w:ascii="Nunito" w:hAnsi="Nunito"/>
          <w:color w:val="000000" w:themeColor="text1"/>
          <w:sz w:val="20"/>
          <w:szCs w:val="20"/>
          <w:lang w:val="en-ZA"/>
        </w:rPr>
        <w:pPrChange w:id="2490" w:author="Craig Parker" w:date="2024-08-15T16:27:00Z" w16du:dateUtc="2024-08-15T14:27:00Z">
          <w:pPr>
            <w:numPr>
              <w:numId w:val="14"/>
            </w:numPr>
            <w:tabs>
              <w:tab w:val="num" w:pos="720"/>
            </w:tabs>
            <w:overflowPunct w:val="0"/>
            <w:autoSpaceDE w:val="0"/>
            <w:autoSpaceDN w:val="0"/>
            <w:adjustRightInd w:val="0"/>
            <w:spacing w:after="0" w:line="360" w:lineRule="auto"/>
            <w:ind w:left="720" w:hanging="360"/>
          </w:pPr>
        </w:pPrChange>
      </w:pPr>
      <w:del w:id="2491" w:author="Craig Parker" w:date="2024-08-16T14:27:00Z" w16du:dateUtc="2024-08-16T12:27:00Z">
        <w:r w:rsidRPr="00691453" w:rsidDel="002241F2">
          <w:rPr>
            <w:rFonts w:ascii="Nunito" w:hAnsi="Nunito"/>
            <w:b/>
            <w:bCs/>
            <w:color w:val="000000" w:themeColor="text1"/>
            <w:sz w:val="20"/>
            <w:szCs w:val="20"/>
            <w:lang w:val="en-ZA"/>
          </w:rPr>
          <w:delText>IBM Analytics Engine</w:delText>
        </w:r>
        <w:r w:rsidRPr="00691453" w:rsidDel="002241F2">
          <w:rPr>
            <w:rFonts w:ascii="Nunito" w:hAnsi="Nunito"/>
            <w:color w:val="000000" w:themeColor="text1"/>
            <w:sz w:val="20"/>
            <w:szCs w:val="20"/>
            <w:lang w:val="en-ZA"/>
          </w:rPr>
          <w:delText>: Provides a scalable Hadoop and Spark environment for processing large datasets and running advanced analytics.</w:delText>
        </w:r>
      </w:del>
    </w:p>
    <w:p w14:paraId="15308CFB" w14:textId="77777777" w:rsidR="004C2305" w:rsidRPr="00691453" w:rsidRDefault="004C2305">
      <w:pPr>
        <w:rPr>
          <w:rFonts w:ascii="Nunito" w:hAnsi="Nunito"/>
          <w:b/>
          <w:bCs/>
          <w:color w:val="000000" w:themeColor="text1"/>
          <w:sz w:val="20"/>
          <w:szCs w:val="20"/>
          <w:lang w:val="en-ZA"/>
        </w:rPr>
        <w:pPrChange w:id="2492" w:author="Craig Parker" w:date="2024-08-15T16:27:00Z" w16du:dateUtc="2024-08-15T14:27:00Z">
          <w:pPr>
            <w:spacing w:line="360" w:lineRule="auto"/>
          </w:pPr>
        </w:pPrChange>
      </w:pPr>
    </w:p>
    <w:p w14:paraId="029D4324" w14:textId="71FD8AE9" w:rsidR="004C2305" w:rsidRPr="00007315" w:rsidRDefault="004C2305">
      <w:pPr>
        <w:pStyle w:val="Heading2"/>
        <w:numPr>
          <w:ilvl w:val="1"/>
          <w:numId w:val="68"/>
        </w:numPr>
        <w:rPr>
          <w:rFonts w:ascii="Nunito" w:hAnsi="Nunito"/>
          <w:color w:val="auto"/>
          <w:sz w:val="28"/>
          <w:szCs w:val="28"/>
          <w:lang w:val="en-ZA"/>
          <w:rPrChange w:id="2493" w:author="Craig Parker" w:date="2024-08-16T13:24:00Z" w16du:dateUtc="2024-08-16T11:24:00Z">
            <w:rPr>
              <w:lang w:val="en-ZA"/>
            </w:rPr>
          </w:rPrChange>
        </w:rPr>
        <w:pPrChange w:id="2494" w:author="Craig Parker" w:date="2024-08-15T17:30:00Z" w16du:dateUtc="2024-08-15T15:30:00Z">
          <w:pPr>
            <w:pStyle w:val="Heading3"/>
            <w:spacing w:line="360" w:lineRule="auto"/>
          </w:pPr>
        </w:pPrChange>
      </w:pPr>
      <w:bookmarkStart w:id="2495" w:name="_Toc174562950"/>
      <w:bookmarkStart w:id="2496" w:name="_Toc174715407"/>
      <w:r w:rsidRPr="00007315">
        <w:rPr>
          <w:rFonts w:ascii="Nunito" w:hAnsi="Nunito"/>
          <w:color w:val="auto"/>
          <w:sz w:val="28"/>
          <w:szCs w:val="28"/>
          <w:lang w:val="en-ZA"/>
          <w:rPrChange w:id="2497" w:author="Craig Parker" w:date="2024-08-16T13:24:00Z" w16du:dateUtc="2024-08-16T11:24:00Z">
            <w:rPr>
              <w:lang w:val="en-ZA"/>
            </w:rPr>
          </w:rPrChange>
        </w:rPr>
        <w:t>Integration approaches</w:t>
      </w:r>
      <w:bookmarkEnd w:id="2495"/>
      <w:bookmarkEnd w:id="2496"/>
    </w:p>
    <w:p w14:paraId="66257A44" w14:textId="77777777" w:rsidR="004C2305" w:rsidRPr="00691453" w:rsidRDefault="004C2305">
      <w:pPr>
        <w:rPr>
          <w:rFonts w:ascii="Nunito" w:hAnsi="Nunito"/>
          <w:color w:val="000000" w:themeColor="text1"/>
          <w:sz w:val="20"/>
          <w:szCs w:val="20"/>
          <w:lang w:val="en-ZA"/>
        </w:rPr>
        <w:pPrChange w:id="2498" w:author="Craig Parker" w:date="2024-08-15T16:14:00Z" w16du:dateUtc="2024-08-15T14:14:00Z">
          <w:pPr>
            <w:spacing w:line="360" w:lineRule="auto"/>
          </w:pPr>
        </w:pPrChange>
      </w:pPr>
      <w:r w:rsidRPr="00691453">
        <w:rPr>
          <w:rFonts w:ascii="Nunito" w:hAnsi="Nunito"/>
          <w:color w:val="000000" w:themeColor="text1"/>
          <w:sz w:val="20"/>
          <w:szCs w:val="20"/>
          <w:lang w:val="en-ZA"/>
        </w:rPr>
        <w:t xml:space="preserve">To enhance the analytical capabilities, approaches to integrate data from IBM into the CSAG/UCT </w:t>
      </w:r>
      <w:proofErr w:type="spellStart"/>
      <w:r w:rsidRPr="00691453">
        <w:rPr>
          <w:rFonts w:ascii="Nunito" w:hAnsi="Nunito"/>
          <w:color w:val="000000" w:themeColor="text1"/>
          <w:sz w:val="20"/>
          <w:szCs w:val="20"/>
          <w:lang w:val="en-ZA"/>
        </w:rPr>
        <w:t>Jupyter</w:t>
      </w:r>
      <w:proofErr w:type="spellEnd"/>
      <w:r w:rsidRPr="00691453">
        <w:rPr>
          <w:rFonts w:ascii="Nunito" w:hAnsi="Nunito"/>
          <w:color w:val="000000" w:themeColor="text1"/>
          <w:sz w:val="20"/>
          <w:szCs w:val="20"/>
          <w:lang w:val="en-ZA"/>
        </w:rPr>
        <w:t xml:space="preserve"> Hub will be developed. This integration will allow analysts to leverage the strengths of both platforms:</w:t>
      </w:r>
    </w:p>
    <w:p w14:paraId="46D079C4" w14:textId="77777777" w:rsidR="004C2305" w:rsidRPr="00691453" w:rsidRDefault="004C2305">
      <w:pPr>
        <w:numPr>
          <w:ilvl w:val="0"/>
          <w:numId w:val="15"/>
        </w:numPr>
        <w:overflowPunct w:val="0"/>
        <w:autoSpaceDE w:val="0"/>
        <w:autoSpaceDN w:val="0"/>
        <w:adjustRightInd w:val="0"/>
        <w:spacing w:after="0"/>
        <w:rPr>
          <w:rFonts w:ascii="Nunito" w:hAnsi="Nunito"/>
          <w:color w:val="000000" w:themeColor="text1"/>
          <w:sz w:val="20"/>
          <w:szCs w:val="20"/>
          <w:lang w:val="en-ZA"/>
        </w:rPr>
        <w:pPrChange w:id="2499" w:author="Craig Parker" w:date="2024-08-15T16:14:00Z" w16du:dateUtc="2024-08-15T14:14:00Z">
          <w:pPr>
            <w:numPr>
              <w:numId w:val="15"/>
            </w:numPr>
            <w:tabs>
              <w:tab w:val="num" w:pos="720"/>
            </w:tabs>
            <w:overflowPunct w:val="0"/>
            <w:autoSpaceDE w:val="0"/>
            <w:autoSpaceDN w:val="0"/>
            <w:adjustRightInd w:val="0"/>
            <w:spacing w:after="0" w:line="360" w:lineRule="auto"/>
            <w:ind w:left="720" w:hanging="360"/>
          </w:pPr>
        </w:pPrChange>
      </w:pPr>
      <w:r w:rsidRPr="00691453">
        <w:rPr>
          <w:rFonts w:ascii="Nunito" w:hAnsi="Nunito"/>
          <w:b/>
          <w:bCs/>
          <w:color w:val="000000" w:themeColor="text1"/>
          <w:sz w:val="20"/>
          <w:szCs w:val="20"/>
          <w:lang w:val="en-ZA"/>
        </w:rPr>
        <w:t>Data Transfer Pipelines</w:t>
      </w:r>
      <w:r w:rsidRPr="00691453">
        <w:rPr>
          <w:rFonts w:ascii="Nunito" w:hAnsi="Nunito"/>
          <w:color w:val="000000" w:themeColor="text1"/>
          <w:sz w:val="20"/>
          <w:szCs w:val="20"/>
          <w:lang w:val="en-ZA"/>
        </w:rPr>
        <w:t>: Establishing automated pipelines to securely transfer data between IBM and CSAG/UCT storage systems, ensuring data consistency and availability.</w:t>
      </w:r>
    </w:p>
    <w:p w14:paraId="46DC36BC" w14:textId="030B5A80" w:rsidR="004C2305" w:rsidRPr="00691453" w:rsidRDefault="004C2305">
      <w:pPr>
        <w:numPr>
          <w:ilvl w:val="0"/>
          <w:numId w:val="15"/>
        </w:numPr>
        <w:overflowPunct w:val="0"/>
        <w:autoSpaceDE w:val="0"/>
        <w:autoSpaceDN w:val="0"/>
        <w:adjustRightInd w:val="0"/>
        <w:spacing w:after="0"/>
        <w:rPr>
          <w:rFonts w:ascii="Nunito" w:hAnsi="Nunito"/>
          <w:color w:val="000000" w:themeColor="text1"/>
          <w:sz w:val="20"/>
          <w:szCs w:val="20"/>
          <w:lang w:val="en-ZA"/>
        </w:rPr>
        <w:pPrChange w:id="2500" w:author="Craig Parker" w:date="2024-08-15T16:14:00Z" w16du:dateUtc="2024-08-15T14:14:00Z">
          <w:pPr>
            <w:numPr>
              <w:numId w:val="15"/>
            </w:numPr>
            <w:tabs>
              <w:tab w:val="num" w:pos="720"/>
            </w:tabs>
            <w:overflowPunct w:val="0"/>
            <w:autoSpaceDE w:val="0"/>
            <w:autoSpaceDN w:val="0"/>
            <w:adjustRightInd w:val="0"/>
            <w:spacing w:after="0" w:line="360" w:lineRule="auto"/>
            <w:ind w:left="720" w:hanging="360"/>
          </w:pPr>
        </w:pPrChange>
      </w:pPr>
      <w:r w:rsidRPr="00691453">
        <w:rPr>
          <w:rFonts w:ascii="Nunito" w:hAnsi="Nunito"/>
          <w:b/>
          <w:bCs/>
          <w:color w:val="000000" w:themeColor="text1"/>
          <w:sz w:val="20"/>
          <w:szCs w:val="20"/>
          <w:lang w:val="en-ZA"/>
        </w:rPr>
        <w:t>API Integrations</w:t>
      </w:r>
      <w:r w:rsidRPr="00691453">
        <w:rPr>
          <w:rFonts w:ascii="Nunito" w:hAnsi="Nunito"/>
          <w:color w:val="000000" w:themeColor="text1"/>
          <w:sz w:val="20"/>
          <w:szCs w:val="20"/>
          <w:lang w:val="en-ZA"/>
        </w:rPr>
        <w:t xml:space="preserve">: APIs are </w:t>
      </w:r>
      <w:del w:id="2501" w:author="Craig Parker" w:date="2024-08-16T09:24:00Z" w16du:dateUtc="2024-08-16T07:24:00Z">
        <w:r w:rsidRPr="00691453" w:rsidDel="00CC79A1">
          <w:rPr>
            <w:rFonts w:ascii="Nunito" w:hAnsi="Nunito"/>
            <w:color w:val="000000" w:themeColor="text1"/>
            <w:sz w:val="20"/>
            <w:szCs w:val="20"/>
            <w:lang w:val="en-ZA"/>
          </w:rPr>
          <w:delText xml:space="preserve">utilized </w:delText>
        </w:r>
      </w:del>
      <w:ins w:id="2502" w:author="Craig Parker" w:date="2024-08-16T09:24:00Z" w16du:dateUtc="2024-08-16T07:24:00Z">
        <w:r w:rsidR="00CC79A1">
          <w:rPr>
            <w:rFonts w:ascii="Nunito" w:hAnsi="Nunito"/>
            <w:color w:val="000000" w:themeColor="text1"/>
            <w:sz w:val="20"/>
            <w:szCs w:val="20"/>
            <w:lang w:val="en-ZA"/>
          </w:rPr>
          <w:t>utilised</w:t>
        </w:r>
        <w:r w:rsidR="00CC79A1" w:rsidRPr="00691453">
          <w:rPr>
            <w:rFonts w:ascii="Nunito" w:hAnsi="Nunito"/>
            <w:color w:val="000000" w:themeColor="text1"/>
            <w:sz w:val="20"/>
            <w:szCs w:val="20"/>
            <w:lang w:val="en-ZA"/>
          </w:rPr>
          <w:t xml:space="preserve"> </w:t>
        </w:r>
      </w:ins>
      <w:r w:rsidRPr="00691453">
        <w:rPr>
          <w:rFonts w:ascii="Nunito" w:hAnsi="Nunito"/>
          <w:color w:val="000000" w:themeColor="text1"/>
          <w:sz w:val="20"/>
          <w:szCs w:val="20"/>
          <w:lang w:val="en-ZA"/>
        </w:rPr>
        <w:t xml:space="preserve">to enable seamless data access and manipulation across platforms, allowing </w:t>
      </w:r>
      <w:proofErr w:type="spellStart"/>
      <w:r w:rsidRPr="00691453">
        <w:rPr>
          <w:rFonts w:ascii="Nunito" w:hAnsi="Nunito"/>
          <w:color w:val="000000" w:themeColor="text1"/>
          <w:sz w:val="20"/>
          <w:szCs w:val="20"/>
          <w:lang w:val="en-ZA"/>
        </w:rPr>
        <w:t>Jupyter</w:t>
      </w:r>
      <w:proofErr w:type="spellEnd"/>
      <w:r w:rsidRPr="00691453">
        <w:rPr>
          <w:rFonts w:ascii="Nunito" w:hAnsi="Nunito"/>
          <w:color w:val="000000" w:themeColor="text1"/>
          <w:sz w:val="20"/>
          <w:szCs w:val="20"/>
          <w:lang w:val="en-ZA"/>
        </w:rPr>
        <w:t xml:space="preserve"> Hub notebooks to fetch and process data stored in IBM systems.</w:t>
      </w:r>
    </w:p>
    <w:p w14:paraId="092C9EAB" w14:textId="393421AF" w:rsidR="004C2305" w:rsidRPr="00691453" w:rsidRDefault="004C2305">
      <w:pPr>
        <w:numPr>
          <w:ilvl w:val="0"/>
          <w:numId w:val="15"/>
        </w:numPr>
        <w:overflowPunct w:val="0"/>
        <w:autoSpaceDE w:val="0"/>
        <w:autoSpaceDN w:val="0"/>
        <w:adjustRightInd w:val="0"/>
        <w:spacing w:after="0"/>
        <w:rPr>
          <w:rFonts w:ascii="Nunito" w:hAnsi="Nunito"/>
          <w:color w:val="000000" w:themeColor="text1"/>
          <w:sz w:val="20"/>
          <w:szCs w:val="20"/>
          <w:lang w:val="en-ZA"/>
        </w:rPr>
        <w:pPrChange w:id="2503" w:author="Craig Parker" w:date="2024-08-15T16:14:00Z" w16du:dateUtc="2024-08-15T14:14:00Z">
          <w:pPr>
            <w:numPr>
              <w:numId w:val="15"/>
            </w:numPr>
            <w:tabs>
              <w:tab w:val="num" w:pos="720"/>
            </w:tabs>
            <w:overflowPunct w:val="0"/>
            <w:autoSpaceDE w:val="0"/>
            <w:autoSpaceDN w:val="0"/>
            <w:adjustRightInd w:val="0"/>
            <w:spacing w:after="0" w:line="360" w:lineRule="auto"/>
            <w:ind w:left="720" w:hanging="360"/>
          </w:pPr>
        </w:pPrChange>
      </w:pPr>
      <w:r w:rsidRPr="00691453">
        <w:rPr>
          <w:rFonts w:ascii="Nunito" w:hAnsi="Nunito"/>
          <w:b/>
          <w:bCs/>
          <w:color w:val="000000" w:themeColor="text1"/>
          <w:sz w:val="20"/>
          <w:szCs w:val="20"/>
          <w:lang w:val="en-ZA"/>
        </w:rPr>
        <w:t>Unified Access</w:t>
      </w:r>
      <w:r w:rsidRPr="00691453">
        <w:rPr>
          <w:rFonts w:ascii="Nunito" w:hAnsi="Nunito"/>
          <w:color w:val="000000" w:themeColor="text1"/>
          <w:sz w:val="20"/>
          <w:szCs w:val="20"/>
          <w:lang w:val="en-ZA"/>
        </w:rPr>
        <w:t xml:space="preserve">: Developing interfaces within </w:t>
      </w:r>
      <w:proofErr w:type="spellStart"/>
      <w:r w:rsidRPr="00691453">
        <w:rPr>
          <w:rFonts w:ascii="Nunito" w:hAnsi="Nunito"/>
          <w:color w:val="000000" w:themeColor="text1"/>
          <w:sz w:val="20"/>
          <w:szCs w:val="20"/>
          <w:lang w:val="en-ZA"/>
        </w:rPr>
        <w:t>Jupyter</w:t>
      </w:r>
      <w:proofErr w:type="spellEnd"/>
      <w:r w:rsidRPr="00691453">
        <w:rPr>
          <w:rFonts w:ascii="Nunito" w:hAnsi="Nunito"/>
          <w:color w:val="000000" w:themeColor="text1"/>
          <w:sz w:val="20"/>
          <w:szCs w:val="20"/>
          <w:lang w:val="en-ZA"/>
        </w:rPr>
        <w:t xml:space="preserve"> Hub that allow analysts to directly invoke IBM services</w:t>
      </w:r>
      <w:del w:id="2504" w:author="Craig Parker" w:date="2024-08-16T14:29:00Z" w16du:dateUtc="2024-08-16T12:29:00Z">
        <w:r w:rsidRPr="00691453" w:rsidDel="007576A6">
          <w:rPr>
            <w:rFonts w:ascii="Nunito" w:hAnsi="Nunito"/>
            <w:color w:val="000000" w:themeColor="text1"/>
            <w:sz w:val="20"/>
            <w:szCs w:val="20"/>
            <w:lang w:val="en-ZA"/>
          </w:rPr>
          <w:delText>, such as running IBM Watson Studio experiments or accessing IBM Cloud Pak for Data resources.</w:delText>
        </w:r>
      </w:del>
      <w:ins w:id="2505" w:author="Craig Parker" w:date="2024-08-16T14:29:00Z" w16du:dateUtc="2024-08-16T12:29:00Z">
        <w:r w:rsidR="007576A6">
          <w:rPr>
            <w:rFonts w:ascii="Nunito" w:hAnsi="Nunito"/>
            <w:color w:val="000000" w:themeColor="text1"/>
            <w:sz w:val="20"/>
            <w:szCs w:val="20"/>
            <w:lang w:val="en-ZA"/>
          </w:rPr>
          <w:t>.</w:t>
        </w:r>
      </w:ins>
    </w:p>
    <w:p w14:paraId="0FCFCDD5" w14:textId="77777777" w:rsidR="004C2305" w:rsidRPr="00691453" w:rsidRDefault="004C2305">
      <w:pPr>
        <w:numPr>
          <w:ilvl w:val="0"/>
          <w:numId w:val="15"/>
        </w:numPr>
        <w:overflowPunct w:val="0"/>
        <w:autoSpaceDE w:val="0"/>
        <w:autoSpaceDN w:val="0"/>
        <w:adjustRightInd w:val="0"/>
        <w:spacing w:after="0"/>
        <w:rPr>
          <w:rFonts w:ascii="Nunito" w:hAnsi="Nunito"/>
          <w:color w:val="000000" w:themeColor="text1"/>
          <w:sz w:val="20"/>
          <w:szCs w:val="20"/>
          <w:lang w:val="en-ZA"/>
        </w:rPr>
        <w:pPrChange w:id="2506" w:author="Craig Parker" w:date="2024-08-15T16:14:00Z" w16du:dateUtc="2024-08-15T14:14:00Z">
          <w:pPr>
            <w:numPr>
              <w:numId w:val="15"/>
            </w:numPr>
            <w:tabs>
              <w:tab w:val="num" w:pos="720"/>
            </w:tabs>
            <w:overflowPunct w:val="0"/>
            <w:autoSpaceDE w:val="0"/>
            <w:autoSpaceDN w:val="0"/>
            <w:adjustRightInd w:val="0"/>
            <w:spacing w:after="0" w:line="360" w:lineRule="auto"/>
            <w:ind w:left="720" w:hanging="360"/>
          </w:pPr>
        </w:pPrChange>
      </w:pPr>
      <w:r w:rsidRPr="00691453">
        <w:rPr>
          <w:rFonts w:ascii="Nunito" w:hAnsi="Nunito"/>
          <w:b/>
          <w:bCs/>
          <w:color w:val="000000" w:themeColor="text1"/>
          <w:sz w:val="20"/>
          <w:szCs w:val="20"/>
          <w:lang w:val="en-ZA"/>
        </w:rPr>
        <w:t>Security and Compliance</w:t>
      </w:r>
      <w:r w:rsidRPr="00691453">
        <w:rPr>
          <w:rFonts w:ascii="Nunito" w:hAnsi="Nunito"/>
          <w:color w:val="000000" w:themeColor="text1"/>
          <w:sz w:val="20"/>
          <w:szCs w:val="20"/>
          <w:lang w:val="en-ZA"/>
        </w:rPr>
        <w:t>: Ensuring that all data transfers and integrations comply with security standards and data governance policies, maintaining the confidentiality and integrity of the data.</w:t>
      </w:r>
    </w:p>
    <w:p w14:paraId="32181156" w14:textId="3EDF37C5" w:rsidR="004C2305" w:rsidRPr="00691453" w:rsidRDefault="004C2305">
      <w:pPr>
        <w:rPr>
          <w:rFonts w:ascii="Nunito" w:hAnsi="Nunito"/>
          <w:color w:val="000000" w:themeColor="text1"/>
          <w:sz w:val="20"/>
          <w:szCs w:val="20"/>
          <w:lang w:val="en-ZA"/>
        </w:rPr>
        <w:pPrChange w:id="2507" w:author="Craig Parker" w:date="2024-08-15T16:14:00Z" w16du:dateUtc="2024-08-15T14:14:00Z">
          <w:pPr>
            <w:spacing w:line="360" w:lineRule="auto"/>
          </w:pPr>
        </w:pPrChange>
      </w:pPr>
      <w:r w:rsidRPr="00691453">
        <w:rPr>
          <w:rFonts w:ascii="Nunito" w:hAnsi="Nunito"/>
          <w:color w:val="000000" w:themeColor="text1"/>
          <w:sz w:val="20"/>
          <w:szCs w:val="20"/>
          <w:lang w:val="en-ZA"/>
        </w:rPr>
        <w:t xml:space="preserve">By leveraging these platforms and integration approaches, the HE²AT </w:t>
      </w:r>
      <w:proofErr w:type="spellStart"/>
      <w:r w:rsidRPr="00691453">
        <w:rPr>
          <w:rFonts w:ascii="Nunito" w:hAnsi="Nunito"/>
          <w:color w:val="000000" w:themeColor="text1"/>
          <w:sz w:val="20"/>
          <w:szCs w:val="20"/>
          <w:lang w:val="en-ZA"/>
        </w:rPr>
        <w:t>Center</w:t>
      </w:r>
      <w:proofErr w:type="spellEnd"/>
      <w:r w:rsidRPr="00691453">
        <w:rPr>
          <w:rFonts w:ascii="Nunito" w:hAnsi="Nunito"/>
          <w:color w:val="000000" w:themeColor="text1"/>
          <w:sz w:val="20"/>
          <w:szCs w:val="20"/>
          <w:lang w:val="en-ZA"/>
        </w:rPr>
        <w:t xml:space="preserve"> will provide a comprehensive and flexible environment for data analysis, enabling advanced research and insights into heat and health impacts.</w:t>
      </w:r>
    </w:p>
    <w:p w14:paraId="09DE0B7A" w14:textId="77777777" w:rsidR="004C2305" w:rsidRPr="00691453" w:rsidRDefault="004C2305" w:rsidP="00721DA5">
      <w:pPr>
        <w:rPr>
          <w:rFonts w:ascii="Nunito" w:hAnsi="Nunito"/>
          <w:sz w:val="20"/>
          <w:szCs w:val="20"/>
          <w:rPrChange w:id="2508" w:author="Craig Parker" w:date="2024-08-15T16:14:00Z" w16du:dateUtc="2024-08-15T14:14:00Z">
            <w:rPr>
              <w:rFonts w:ascii="Nunito" w:hAnsi="Nunito"/>
            </w:rPr>
          </w:rPrChange>
        </w:rPr>
      </w:pPr>
    </w:p>
    <w:p w14:paraId="30BDE674" w14:textId="77777777" w:rsidR="00944DE2" w:rsidRPr="00691453" w:rsidRDefault="00944DE2" w:rsidP="00721DA5">
      <w:pPr>
        <w:rPr>
          <w:rFonts w:ascii="Nunito" w:eastAsiaTheme="majorEastAsia" w:hAnsi="Nunito" w:cstheme="majorBidi"/>
          <w:b/>
          <w:bCs/>
          <w:color w:val="365F91" w:themeColor="accent1" w:themeShade="BF"/>
          <w:sz w:val="20"/>
          <w:szCs w:val="20"/>
          <w:rPrChange w:id="2509" w:author="Craig Parker" w:date="2024-08-15T16:14:00Z" w16du:dateUtc="2024-08-15T14:14:00Z">
            <w:rPr>
              <w:rFonts w:ascii="Nunito" w:eastAsiaTheme="majorEastAsia" w:hAnsi="Nunito" w:cstheme="majorBidi"/>
              <w:b/>
              <w:bCs/>
              <w:color w:val="365F91" w:themeColor="accent1" w:themeShade="BF"/>
              <w:sz w:val="28"/>
              <w:szCs w:val="28"/>
            </w:rPr>
          </w:rPrChange>
        </w:rPr>
      </w:pPr>
      <w:r w:rsidRPr="00691453">
        <w:rPr>
          <w:rFonts w:ascii="Nunito" w:hAnsi="Nunito"/>
          <w:sz w:val="20"/>
          <w:szCs w:val="20"/>
          <w:rPrChange w:id="2510" w:author="Craig Parker" w:date="2024-08-15T16:14:00Z" w16du:dateUtc="2024-08-15T14:14:00Z">
            <w:rPr>
              <w:rFonts w:ascii="Nunito" w:hAnsi="Nunito"/>
            </w:rPr>
          </w:rPrChange>
        </w:rPr>
        <w:br w:type="page"/>
      </w:r>
    </w:p>
    <w:p w14:paraId="010574D2" w14:textId="7FF49A4D" w:rsidR="00FB4A54" w:rsidRPr="00007315" w:rsidRDefault="000B1BCF">
      <w:pPr>
        <w:pStyle w:val="Heading1"/>
        <w:numPr>
          <w:ilvl w:val="0"/>
          <w:numId w:val="68"/>
        </w:numPr>
        <w:rPr>
          <w:rFonts w:ascii="Nunito" w:hAnsi="Nunito"/>
          <w:color w:val="auto"/>
          <w:sz w:val="32"/>
          <w:szCs w:val="32"/>
          <w:rPrChange w:id="2511" w:author="Craig Parker" w:date="2024-08-16T13:26:00Z" w16du:dateUtc="2024-08-16T11:26:00Z">
            <w:rPr>
              <w:rFonts w:ascii="Nunito" w:hAnsi="Nunito"/>
            </w:rPr>
          </w:rPrChange>
        </w:rPr>
        <w:pPrChange w:id="2512" w:author="Craig Parker" w:date="2024-08-15T17:30:00Z" w16du:dateUtc="2024-08-15T15:30:00Z">
          <w:pPr>
            <w:pStyle w:val="Heading1"/>
            <w:numPr>
              <w:numId w:val="11"/>
            </w:numPr>
            <w:ind w:left="360" w:hanging="360"/>
          </w:pPr>
        </w:pPrChange>
      </w:pPr>
      <w:bookmarkStart w:id="2513" w:name="_Toc174715408"/>
      <w:r w:rsidRPr="00007315">
        <w:rPr>
          <w:rFonts w:ascii="Nunito" w:hAnsi="Nunito"/>
          <w:color w:val="auto"/>
          <w:sz w:val="32"/>
          <w:szCs w:val="32"/>
          <w:rPrChange w:id="2514" w:author="Craig Parker" w:date="2024-08-16T13:26:00Z" w16du:dateUtc="2024-08-16T11:26:00Z">
            <w:rPr>
              <w:rFonts w:ascii="Nunito" w:hAnsi="Nunito"/>
            </w:rPr>
          </w:rPrChange>
        </w:rPr>
        <w:lastRenderedPageBreak/>
        <w:t>De-identification</w:t>
      </w:r>
      <w:bookmarkEnd w:id="2513"/>
    </w:p>
    <w:p w14:paraId="358CBAC5" w14:textId="77777777" w:rsidR="003977E6" w:rsidRPr="00691453" w:rsidRDefault="003977E6" w:rsidP="00721DA5">
      <w:pPr>
        <w:rPr>
          <w:rFonts w:ascii="Nunito" w:hAnsi="Nunito"/>
          <w:sz w:val="20"/>
          <w:szCs w:val="20"/>
          <w:rPrChange w:id="2515" w:author="Craig Parker" w:date="2024-08-15T16:14:00Z" w16du:dateUtc="2024-08-15T14:14:00Z">
            <w:rPr>
              <w:rFonts w:ascii="Nunito" w:hAnsi="Nunito"/>
            </w:rPr>
          </w:rPrChange>
        </w:rPr>
      </w:pPr>
    </w:p>
    <w:p w14:paraId="44E92FCB" w14:textId="2E7EC38C" w:rsidR="003977E6" w:rsidRPr="00691453" w:rsidRDefault="003977E6">
      <w:pPr>
        <w:rPr>
          <w:rFonts w:ascii="Nunito" w:eastAsia="Nunito" w:hAnsi="Nunito" w:cs="Nunito"/>
          <w:color w:val="000000" w:themeColor="text1"/>
          <w:sz w:val="20"/>
          <w:szCs w:val="20"/>
          <w:lang w:val="en-ZA"/>
          <w:rPrChange w:id="2516" w:author="Craig Parker" w:date="2024-08-15T16:14:00Z" w16du:dateUtc="2024-08-15T14:14:00Z">
            <w:rPr>
              <w:rFonts w:ascii="Nunito" w:eastAsia="Nunito" w:hAnsi="Nunito" w:cs="Nunito"/>
              <w:color w:val="000000" w:themeColor="text1"/>
              <w:sz w:val="18"/>
              <w:lang w:val="en-ZA"/>
            </w:rPr>
          </w:rPrChange>
        </w:rPr>
        <w:pPrChange w:id="2517" w:author="Craig Parker" w:date="2024-08-15T16:14:00Z" w16du:dateUtc="2024-08-15T14:14:00Z">
          <w:pPr>
            <w:spacing w:line="360" w:lineRule="auto"/>
          </w:pPr>
        </w:pPrChange>
      </w:pPr>
      <w:r w:rsidRPr="00691453">
        <w:rPr>
          <w:rFonts w:ascii="Nunito" w:eastAsia="Nunito" w:hAnsi="Nunito" w:cs="Nunito"/>
          <w:color w:val="000000" w:themeColor="text1"/>
          <w:sz w:val="20"/>
          <w:szCs w:val="20"/>
          <w:lang w:val="en-ZA"/>
        </w:rPr>
        <w:t xml:space="preserve">POPIA Section 10 prescribes the principle of Minimality, which means that only information relevant to the purpose of processing should be processed. Where personal information is acquired that is required to fulfil the research purposes described by the relevant research project protocols, de-identification will be implemented according to the following </w:t>
      </w:r>
      <w:r w:rsidR="00652A11" w:rsidRPr="00691453">
        <w:rPr>
          <w:rFonts w:ascii="Nunito" w:eastAsia="Nunito" w:hAnsi="Nunito" w:cs="Nunito"/>
          <w:color w:val="000000" w:themeColor="text1"/>
          <w:sz w:val="20"/>
          <w:szCs w:val="20"/>
          <w:lang w:val="en-ZA"/>
        </w:rPr>
        <w:t>steps</w:t>
      </w:r>
      <w:r w:rsidR="002D6003" w:rsidRPr="00691453">
        <w:rPr>
          <w:rFonts w:ascii="Nunito" w:eastAsia="Nunito" w:hAnsi="Nunito" w:cs="Nunito"/>
          <w:color w:val="000000" w:themeColor="text1"/>
          <w:sz w:val="20"/>
          <w:szCs w:val="20"/>
          <w:lang w:val="en-ZA"/>
        </w:rPr>
        <w:t>,</w:t>
      </w:r>
      <w:r w:rsidR="00652A11" w:rsidRPr="00691453">
        <w:rPr>
          <w:rFonts w:ascii="Nunito" w:eastAsia="Nunito" w:hAnsi="Nunito" w:cs="Nunito"/>
          <w:color w:val="000000" w:themeColor="text1"/>
          <w:sz w:val="20"/>
          <w:szCs w:val="20"/>
          <w:lang w:val="en-ZA"/>
        </w:rPr>
        <w:t xml:space="preserve"> </w:t>
      </w:r>
      <w:r w:rsidRPr="00691453">
        <w:rPr>
          <w:rFonts w:ascii="Nunito" w:eastAsia="Nunito" w:hAnsi="Nunito" w:cs="Nunito"/>
          <w:color w:val="000000" w:themeColor="text1"/>
          <w:sz w:val="20"/>
          <w:szCs w:val="20"/>
          <w:lang w:val="en-ZA"/>
        </w:rPr>
        <w:t xml:space="preserve">which </w:t>
      </w:r>
      <w:r w:rsidR="002D6003" w:rsidRPr="00691453">
        <w:rPr>
          <w:rFonts w:ascii="Nunito" w:eastAsia="Nunito" w:hAnsi="Nunito" w:cs="Nunito"/>
          <w:color w:val="000000" w:themeColor="text1"/>
          <w:sz w:val="20"/>
          <w:szCs w:val="20"/>
          <w:lang w:val="en-ZA"/>
        </w:rPr>
        <w:t>are</w:t>
      </w:r>
      <w:r w:rsidRPr="00691453">
        <w:rPr>
          <w:rFonts w:ascii="Nunito" w:eastAsia="Nunito" w:hAnsi="Nunito" w:cs="Nunito"/>
          <w:color w:val="000000" w:themeColor="text1"/>
          <w:sz w:val="20"/>
          <w:szCs w:val="20"/>
          <w:lang w:val="en-ZA"/>
        </w:rPr>
        <w:t xml:space="preserve"> guided by US Department of Human and Health Services (HSS) guidelines</w:t>
      </w:r>
      <w:ins w:id="2518" w:author="Craig Parker" w:date="2024-08-16T09:26:00Z" w16du:dateUtc="2024-08-16T07:26:00Z">
        <w:r w:rsidR="00CC79A1">
          <w:rPr>
            <w:rFonts w:ascii="Nunito" w:eastAsia="Nunito" w:hAnsi="Nunito" w:cs="Nunito"/>
            <w:color w:val="000000" w:themeColor="text1"/>
            <w:sz w:val="20"/>
            <w:szCs w:val="20"/>
            <w:vertAlign w:val="superscript"/>
            <w:lang w:val="en-ZA"/>
          </w:rPr>
          <w:t xml:space="preserve"> </w:t>
        </w:r>
      </w:ins>
      <w:del w:id="2519" w:author="Craig Parker" w:date="2024-08-16T09:26:00Z" w16du:dateUtc="2024-08-16T07:26:00Z">
        <w:r w:rsidRPr="00691453" w:rsidDel="00CC79A1">
          <w:rPr>
            <w:rFonts w:ascii="Nunito" w:eastAsia="Nunito" w:hAnsi="Nunito" w:cs="Nunito"/>
            <w:color w:val="000000" w:themeColor="text1"/>
            <w:sz w:val="20"/>
            <w:szCs w:val="20"/>
            <w:lang w:val="en-ZA"/>
          </w:rPr>
          <w:delText xml:space="preserve"> </w:delText>
        </w:r>
      </w:del>
      <w:r w:rsidRPr="00691453">
        <w:rPr>
          <w:rFonts w:ascii="Nunito" w:eastAsia="Nunito" w:hAnsi="Nunito" w:cs="Nunito"/>
          <w:color w:val="000000" w:themeColor="text1"/>
          <w:sz w:val="20"/>
          <w:szCs w:val="20"/>
          <w:lang w:val="en-ZA"/>
        </w:rPr>
        <w:t>and informed by the findings in Zandbergen’s 2014 review on geographic masking strategies</w:t>
      </w:r>
      <w:del w:id="2520" w:author="Craig Parker" w:date="2024-08-15T16:57:00Z" w16du:dateUtc="2024-08-15T14:57:00Z">
        <w:r w:rsidRPr="00691453" w:rsidDel="0024538A">
          <w:rPr>
            <w:rFonts w:ascii="Nunito" w:eastAsia="Nunito" w:hAnsi="Nunito" w:cs="Nunito"/>
            <w:color w:val="000000" w:themeColor="text1"/>
            <w:sz w:val="20"/>
            <w:szCs w:val="20"/>
            <w:lang w:val="en-ZA"/>
          </w:rPr>
          <w:fldChar w:fldCharType="begin"/>
        </w:r>
        <w:r w:rsidRPr="00691453" w:rsidDel="0024538A">
          <w:rPr>
            <w:rFonts w:ascii="Nunito" w:eastAsia="Nunito" w:hAnsi="Nunito" w:cs="Nunito"/>
            <w:color w:val="000000" w:themeColor="text1"/>
            <w:sz w:val="20"/>
            <w:szCs w:val="20"/>
            <w:lang w:val="en-ZA"/>
          </w:rPr>
          <w:delInstrText xml:space="preserve"> ADDIN EN.CITE &lt;EndNote&gt;&lt;Cite&gt;&lt;Author&gt;Zandbergen&lt;/Author&gt;&lt;Year&gt;2014&lt;/Year&gt;&lt;RecNum&gt;70&lt;/RecNum&gt;&lt;DisplayText&gt;[3]&lt;/DisplayText&gt;&lt;record&gt;&lt;rec-number&gt;70&lt;/rec-number&gt;&lt;foreign-keys&gt;&lt;key app="EN" db-id="ssa5xrrs3z5vwrexzpppepfxzexwatrat0s9" timestamp="1720440124"&gt;70&lt;/key&gt;&lt;/foreign-keys&gt;&lt;ref-type name="Journal Article"&gt;17&lt;/ref-type&gt;&lt;contributors&gt;&lt;authors&gt;&lt;author&gt;Zandbergen, P. A.&lt;/author&gt;&lt;/authors&gt;&lt;/contributors&gt;&lt;auth-address&gt;Department of Geography, University of New Mexico, Albuquerque, NM 87131, USA.&lt;/auth-address&gt;&lt;titles&gt;&lt;title&gt;Ensuring Confidentiality of Geocoded Health Data: Assessing Geographic Masking Strategies for Individual-Level Data&lt;/title&gt;&lt;secondary-title&gt;Adv Med&lt;/secondary-title&gt;&lt;/titles&gt;&lt;periodical&gt;&lt;full-title&gt;Adv Med&lt;/full-title&gt;&lt;/periodical&gt;&lt;pages&gt;567049&lt;/pages&gt;&lt;volume&gt;2014&lt;/volume&gt;&lt;edition&gt;20140429&lt;/edition&gt;&lt;dates&gt;&lt;year&gt;2014&lt;/year&gt;&lt;/dates&gt;&lt;isbn&gt;2356-6752 (Print)&amp;#xD;2314-758x&lt;/isbn&gt;&lt;accession-num&gt;26556417&lt;/accession-num&gt;&lt;urls&gt;&lt;/urls&gt;&lt;custom2&gt;PMC4590956&lt;/custom2&gt;&lt;electronic-resource-num&gt;10.1155/2014/567049&lt;/electronic-resource-num&gt;&lt;remote-database-provider&gt;NLM&lt;/remote-database-provider&gt;&lt;language&gt;eng&lt;/language&gt;&lt;/record&gt;&lt;/Cite&gt;&lt;/EndNote&gt;</w:delInstrText>
        </w:r>
        <w:r w:rsidRPr="00691453" w:rsidDel="0024538A">
          <w:rPr>
            <w:rFonts w:ascii="Nunito" w:eastAsia="Nunito" w:hAnsi="Nunito" w:cs="Nunito"/>
            <w:color w:val="000000" w:themeColor="text1"/>
            <w:sz w:val="20"/>
            <w:szCs w:val="20"/>
            <w:lang w:val="en-ZA"/>
          </w:rPr>
          <w:fldChar w:fldCharType="separate"/>
        </w:r>
        <w:r w:rsidRPr="00691453" w:rsidDel="0024538A">
          <w:rPr>
            <w:rFonts w:ascii="Nunito" w:eastAsia="Nunito" w:hAnsi="Nunito" w:cs="Nunito"/>
            <w:noProof/>
            <w:color w:val="000000" w:themeColor="text1"/>
            <w:sz w:val="20"/>
            <w:szCs w:val="20"/>
            <w:lang w:val="en-ZA"/>
          </w:rPr>
          <w:delText>[3]</w:delText>
        </w:r>
        <w:r w:rsidRPr="00691453" w:rsidDel="0024538A">
          <w:rPr>
            <w:rFonts w:ascii="Nunito" w:eastAsia="Nunito" w:hAnsi="Nunito" w:cs="Nunito"/>
            <w:color w:val="000000" w:themeColor="text1"/>
            <w:sz w:val="20"/>
            <w:szCs w:val="20"/>
            <w:lang w:val="en-ZA"/>
          </w:rPr>
          <w:fldChar w:fldCharType="end"/>
        </w:r>
      </w:del>
      <w:r w:rsidRPr="00691453">
        <w:rPr>
          <w:rFonts w:ascii="Nunito" w:eastAsia="Nunito" w:hAnsi="Nunito" w:cs="Nunito"/>
          <w:color w:val="000000" w:themeColor="text1"/>
          <w:sz w:val="20"/>
          <w:szCs w:val="20"/>
          <w:lang w:val="en-ZA"/>
        </w:rPr>
        <w:t>.</w:t>
      </w:r>
      <w:r w:rsidRPr="00691453">
        <w:rPr>
          <w:rFonts w:ascii="Nunito" w:eastAsia="Nunito" w:hAnsi="Nunito" w:cs="Nunito"/>
          <w:color w:val="000000" w:themeColor="text1"/>
          <w:sz w:val="20"/>
          <w:szCs w:val="20"/>
          <w:vertAlign w:val="superscript"/>
        </w:rPr>
        <w:footnoteReference w:id="4"/>
      </w:r>
      <w:bookmarkStart w:id="2524" w:name="_Toc173777815"/>
    </w:p>
    <w:p w14:paraId="40DB616D" w14:textId="16D94A72" w:rsidR="003977E6" w:rsidRPr="00007315" w:rsidRDefault="003977E6">
      <w:pPr>
        <w:pStyle w:val="Heading2"/>
        <w:numPr>
          <w:ilvl w:val="1"/>
          <w:numId w:val="68"/>
        </w:numPr>
        <w:rPr>
          <w:rFonts w:ascii="Nunito" w:hAnsi="Nunito"/>
          <w:color w:val="auto"/>
          <w:sz w:val="28"/>
          <w:szCs w:val="28"/>
          <w:rPrChange w:id="2525" w:author="Craig Parker" w:date="2024-08-16T13:24:00Z" w16du:dateUtc="2024-08-16T11:24:00Z">
            <w:rPr/>
          </w:rPrChange>
        </w:rPr>
        <w:pPrChange w:id="2526" w:author="Craig Parker" w:date="2024-08-15T17:30:00Z" w16du:dateUtc="2024-08-15T15:30:00Z">
          <w:pPr>
            <w:pStyle w:val="Heading3"/>
          </w:pPr>
        </w:pPrChange>
      </w:pPr>
      <w:bookmarkStart w:id="2527" w:name="_Toc174562937"/>
      <w:bookmarkStart w:id="2528" w:name="_Toc174715409"/>
      <w:commentRangeStart w:id="2529"/>
      <w:r w:rsidRPr="00007315">
        <w:rPr>
          <w:rFonts w:ascii="Nunito" w:hAnsi="Nunito"/>
          <w:color w:val="auto"/>
          <w:sz w:val="28"/>
          <w:szCs w:val="28"/>
          <w:rPrChange w:id="2530" w:author="Craig Parker" w:date="2024-08-16T13:24:00Z" w16du:dateUtc="2024-08-16T11:24:00Z">
            <w:rPr/>
          </w:rPrChange>
        </w:rPr>
        <w:t>Geographic</w:t>
      </w:r>
      <w:commentRangeEnd w:id="2529"/>
      <w:r w:rsidRPr="00007315">
        <w:rPr>
          <w:rStyle w:val="CommentReference"/>
          <w:rFonts w:ascii="Nunito" w:hAnsi="Nunito"/>
          <w:color w:val="auto"/>
          <w:sz w:val="28"/>
          <w:szCs w:val="28"/>
          <w:rPrChange w:id="2531" w:author="Craig Parker" w:date="2024-08-16T13:24:00Z" w16du:dateUtc="2024-08-16T11:24:00Z">
            <w:rPr>
              <w:rStyle w:val="CommentReference"/>
              <w:sz w:val="22"/>
              <w:szCs w:val="22"/>
            </w:rPr>
          </w:rPrChange>
        </w:rPr>
        <w:commentReference w:id="2529"/>
      </w:r>
      <w:r w:rsidRPr="00007315">
        <w:rPr>
          <w:rFonts w:ascii="Nunito" w:hAnsi="Nunito"/>
          <w:color w:val="auto"/>
          <w:sz w:val="28"/>
          <w:szCs w:val="28"/>
          <w:rPrChange w:id="2532" w:author="Craig Parker" w:date="2024-08-16T13:24:00Z" w16du:dateUtc="2024-08-16T11:24:00Z">
            <w:rPr/>
          </w:rPrChange>
        </w:rPr>
        <w:t xml:space="preserve"> aggregation:</w:t>
      </w:r>
      <w:bookmarkEnd w:id="2524"/>
      <w:bookmarkEnd w:id="2527"/>
      <w:bookmarkEnd w:id="2528"/>
      <w:r w:rsidRPr="00007315">
        <w:rPr>
          <w:rFonts w:ascii="Nunito" w:hAnsi="Nunito"/>
          <w:color w:val="auto"/>
          <w:sz w:val="28"/>
          <w:szCs w:val="28"/>
          <w:rPrChange w:id="2533" w:author="Craig Parker" w:date="2024-08-16T13:24:00Z" w16du:dateUtc="2024-08-16T11:24:00Z">
            <w:rPr/>
          </w:rPrChange>
        </w:rPr>
        <w:t xml:space="preserve"> </w:t>
      </w:r>
    </w:p>
    <w:p w14:paraId="4E6C9AD0" w14:textId="77777777" w:rsidR="0047647D" w:rsidRPr="009C32F8" w:rsidRDefault="0047647D" w:rsidP="0047647D">
      <w:pPr>
        <w:pStyle w:val="NormalWeb"/>
        <w:rPr>
          <w:ins w:id="2534" w:author="Craig Parker" w:date="2024-08-15T17:20:00Z" w16du:dateUtc="2024-08-15T15:20:00Z"/>
          <w:rFonts w:ascii="Nunito" w:hAnsi="Nunito"/>
          <w:sz w:val="20"/>
          <w:szCs w:val="20"/>
          <w:rPrChange w:id="2535" w:author="Craig Parker" w:date="2024-08-15T17:21:00Z" w16du:dateUtc="2024-08-15T15:21:00Z">
            <w:rPr>
              <w:ins w:id="2536" w:author="Craig Parker" w:date="2024-08-15T17:20:00Z" w16du:dateUtc="2024-08-15T15:20:00Z"/>
            </w:rPr>
          </w:rPrChange>
        </w:rPr>
      </w:pPr>
      <w:ins w:id="2537" w:author="Craig Parker" w:date="2024-08-15T17:20:00Z" w16du:dateUtc="2024-08-15T15:20:00Z">
        <w:r w:rsidRPr="009C32F8">
          <w:rPr>
            <w:rFonts w:ascii="Nunito" w:hAnsi="Nunito"/>
            <w:sz w:val="20"/>
            <w:szCs w:val="20"/>
            <w:rPrChange w:id="2538" w:author="Craig Parker" w:date="2024-08-15T17:21:00Z" w16du:dateUtc="2024-08-15T15:21:00Z">
              <w:rPr/>
            </w:rPrChange>
          </w:rPr>
          <w:t xml:space="preserve">Street addresses may be aggregated into larger geographical regions to prevent the derivation of individual residential locations. For instance, in RP2, where high spatial granularity is necessary to map urban heat-health outcomes, data will be aggregated at the level of census small areas or wards with spatial scales of 2 to 5 km. This approach ensures that multiple </w:t>
        </w:r>
        <w:proofErr w:type="gramStart"/>
        <w:r w:rsidRPr="009C32F8">
          <w:rPr>
            <w:rFonts w:ascii="Nunito" w:hAnsi="Nunito"/>
            <w:sz w:val="20"/>
            <w:szCs w:val="20"/>
            <w:rPrChange w:id="2539" w:author="Craig Parker" w:date="2024-08-15T17:21:00Z" w16du:dateUtc="2024-08-15T15:21:00Z">
              <w:rPr/>
            </w:rPrChange>
          </w:rPr>
          <w:t>records map</w:t>
        </w:r>
        <w:proofErr w:type="gramEnd"/>
        <w:r w:rsidRPr="009C32F8">
          <w:rPr>
            <w:rFonts w:ascii="Nunito" w:hAnsi="Nunito"/>
            <w:sz w:val="20"/>
            <w:szCs w:val="20"/>
            <w:rPrChange w:id="2540" w:author="Craig Parker" w:date="2024-08-15T17:21:00Z" w16du:dateUtc="2024-08-15T15:21:00Z">
              <w:rPr/>
            </w:rPrChange>
          </w:rPr>
          <w:t xml:space="preserve"> to the same region, mitigating the risk of re-identification.</w:t>
        </w:r>
      </w:ins>
    </w:p>
    <w:p w14:paraId="377BF7ED" w14:textId="46EEC38C" w:rsidR="0047647D" w:rsidRPr="009C32F8" w:rsidRDefault="00CC79A1" w:rsidP="0047647D">
      <w:pPr>
        <w:pStyle w:val="NormalWeb"/>
        <w:rPr>
          <w:ins w:id="2541" w:author="Craig Parker" w:date="2024-08-15T17:20:00Z" w16du:dateUtc="2024-08-15T15:20:00Z"/>
          <w:rFonts w:ascii="Nunito" w:hAnsi="Nunito"/>
          <w:sz w:val="20"/>
          <w:szCs w:val="20"/>
          <w:rPrChange w:id="2542" w:author="Craig Parker" w:date="2024-08-15T17:21:00Z" w16du:dateUtc="2024-08-15T15:21:00Z">
            <w:rPr>
              <w:ins w:id="2543" w:author="Craig Parker" w:date="2024-08-15T17:20:00Z" w16du:dateUtc="2024-08-15T15:20:00Z"/>
            </w:rPr>
          </w:rPrChange>
        </w:rPr>
      </w:pPr>
      <w:ins w:id="2544" w:author="Craig Parker" w:date="2024-08-16T09:26:00Z" w16du:dateUtc="2024-08-16T07:26:00Z">
        <w:r>
          <w:rPr>
            <w:rFonts w:ascii="Nunito" w:hAnsi="Nunito"/>
            <w:sz w:val="20"/>
            <w:szCs w:val="20"/>
          </w:rPr>
          <w:t>Larger geographical areas will be used in the aggregation process if an area has a low population density or contains sensitive locations that might make identification easier</w:t>
        </w:r>
      </w:ins>
      <w:ins w:id="2545" w:author="Craig Parker" w:date="2024-08-15T17:20:00Z" w16du:dateUtc="2024-08-15T15:20:00Z">
        <w:r w:rsidR="0047647D" w:rsidRPr="009C32F8">
          <w:rPr>
            <w:rFonts w:ascii="Nunito" w:hAnsi="Nunito"/>
            <w:sz w:val="20"/>
            <w:szCs w:val="20"/>
            <w:rPrChange w:id="2546" w:author="Craig Parker" w:date="2024-08-15T17:21:00Z" w16du:dateUtc="2024-08-15T15:21:00Z">
              <w:rPr/>
            </w:rPrChange>
          </w:rPr>
          <w:t xml:space="preserve">. For example, in sparsely populated regions, aggregation might occur at a municipal or district level instead of a smaller area like a ward. This ensures that even in areas with fewer individuals, privacy is maintained by preventing </w:t>
        </w:r>
      </w:ins>
      <w:ins w:id="2547" w:author="Craig Parker" w:date="2024-08-16T09:27:00Z" w16du:dateUtc="2024-08-16T07:27:00Z">
        <w:r>
          <w:rPr>
            <w:rFonts w:ascii="Nunito" w:hAnsi="Nunito"/>
            <w:sz w:val="20"/>
            <w:szCs w:val="20"/>
          </w:rPr>
          <w:t>identifying any</w:t>
        </w:r>
      </w:ins>
      <w:ins w:id="2548" w:author="Craig Parker" w:date="2024-08-15T17:20:00Z" w16du:dateUtc="2024-08-15T15:20:00Z">
        <w:r w:rsidR="0047647D" w:rsidRPr="009C32F8">
          <w:rPr>
            <w:rFonts w:ascii="Nunito" w:hAnsi="Nunito"/>
            <w:sz w:val="20"/>
            <w:szCs w:val="20"/>
            <w:rPrChange w:id="2549" w:author="Craig Parker" w:date="2024-08-15T17:21:00Z" w16du:dateUtc="2024-08-15T15:21:00Z">
              <w:rPr/>
            </w:rPrChange>
          </w:rPr>
          <w:t xml:space="preserve"> individual within the dataset. The aggregation process will also account for the number of records that map to the same geographical area, adjusting the aggregation level accordingly to ensure privacy is preserved.</w:t>
        </w:r>
      </w:ins>
    </w:p>
    <w:p w14:paraId="3B3574E7" w14:textId="0BEECE79" w:rsidR="003977E6" w:rsidRPr="00691453" w:rsidDel="009C32F8" w:rsidRDefault="003977E6">
      <w:pPr>
        <w:numPr>
          <w:ilvl w:val="1"/>
          <w:numId w:val="68"/>
        </w:numPr>
        <w:overflowPunct w:val="0"/>
        <w:autoSpaceDE w:val="0"/>
        <w:autoSpaceDN w:val="0"/>
        <w:adjustRightInd w:val="0"/>
        <w:spacing w:after="0"/>
        <w:rPr>
          <w:del w:id="2550" w:author="Craig Parker" w:date="2024-08-15T17:21:00Z" w16du:dateUtc="2024-08-15T15:21:00Z"/>
          <w:rFonts w:ascii="Nunito" w:eastAsia="Nunito" w:hAnsi="Nunito" w:cs="Nunito"/>
          <w:color w:val="000000" w:themeColor="text1"/>
          <w:sz w:val="20"/>
          <w:szCs w:val="20"/>
          <w:lang w:val="en-ZA"/>
          <w:rPrChange w:id="2551" w:author="Craig Parker" w:date="2024-08-15T16:14:00Z" w16du:dateUtc="2024-08-15T14:14:00Z">
            <w:rPr>
              <w:del w:id="2552" w:author="Craig Parker" w:date="2024-08-15T17:21:00Z" w16du:dateUtc="2024-08-15T15:21:00Z"/>
              <w:rFonts w:ascii="Nunito" w:eastAsia="Nunito" w:hAnsi="Nunito" w:cs="Nunito"/>
              <w:color w:val="000000" w:themeColor="text1"/>
              <w:sz w:val="18"/>
              <w:lang w:val="en-ZA"/>
            </w:rPr>
          </w:rPrChange>
        </w:rPr>
        <w:pPrChange w:id="2553" w:author="Craig Parker" w:date="2024-08-15T17:30:00Z" w16du:dateUtc="2024-08-15T15:30:00Z">
          <w:pPr>
            <w:numPr>
              <w:ilvl w:val="1"/>
              <w:numId w:val="17"/>
            </w:numPr>
            <w:tabs>
              <w:tab w:val="num" w:pos="1440"/>
            </w:tabs>
            <w:overflowPunct w:val="0"/>
            <w:autoSpaceDE w:val="0"/>
            <w:autoSpaceDN w:val="0"/>
            <w:adjustRightInd w:val="0"/>
            <w:spacing w:after="0" w:line="360" w:lineRule="auto"/>
            <w:ind w:left="1440" w:hanging="360"/>
          </w:pPr>
        </w:pPrChange>
      </w:pPr>
      <w:del w:id="2554" w:author="Craig Parker" w:date="2024-08-15T17:21:00Z" w16du:dateUtc="2024-08-15T15:21:00Z">
        <w:r w:rsidRPr="00691453" w:rsidDel="009C32F8">
          <w:rPr>
            <w:rFonts w:ascii="Nunito" w:eastAsia="Nunito" w:hAnsi="Nunito" w:cs="Nunito"/>
            <w:color w:val="000000" w:themeColor="text1"/>
            <w:sz w:val="20"/>
            <w:szCs w:val="20"/>
            <w:lang w:val="en-ZA"/>
          </w:rPr>
          <w:delText>Street addresses may be aggregated into larger geographical regions to prevent the derivation of individual residential locations. For instance, in RP2, where the highest spatial granularity is needed to map urban heat-health outcomes, data will be aggregated at the level of census small areas or wards with spatial scales of 2 to 5 km. This approach ensures that many records map to the same region, mitigating the risk of re-identification. The aggregation process will also consider the number of records that map to the same geographical area to ensure privacy.</w:delText>
        </w:r>
        <w:bookmarkStart w:id="2555" w:name="_Toc174639717"/>
        <w:bookmarkStart w:id="2556" w:name="_Toc174639882"/>
        <w:bookmarkStart w:id="2557" w:name="_Toc174715230"/>
        <w:bookmarkStart w:id="2558" w:name="_Toc174715410"/>
        <w:bookmarkStart w:id="2559" w:name="_Toc173777816"/>
        <w:bookmarkEnd w:id="2555"/>
        <w:bookmarkEnd w:id="2556"/>
        <w:bookmarkEnd w:id="2557"/>
        <w:bookmarkEnd w:id="2558"/>
      </w:del>
    </w:p>
    <w:p w14:paraId="0CD2A7C0" w14:textId="1AD17C97" w:rsidR="003977E6" w:rsidRPr="00007315" w:rsidRDefault="003977E6">
      <w:pPr>
        <w:pStyle w:val="Heading2"/>
        <w:numPr>
          <w:ilvl w:val="1"/>
          <w:numId w:val="68"/>
        </w:numPr>
        <w:rPr>
          <w:rFonts w:ascii="Nunito" w:hAnsi="Nunito"/>
          <w:color w:val="auto"/>
          <w:sz w:val="28"/>
          <w:szCs w:val="28"/>
          <w:rPrChange w:id="2560" w:author="Craig Parker" w:date="2024-08-16T13:24:00Z" w16du:dateUtc="2024-08-16T11:24:00Z">
            <w:rPr/>
          </w:rPrChange>
        </w:rPr>
        <w:pPrChange w:id="2561" w:author="Craig Parker" w:date="2024-08-15T17:30:00Z" w16du:dateUtc="2024-08-15T15:30:00Z">
          <w:pPr>
            <w:pStyle w:val="Heading3"/>
          </w:pPr>
        </w:pPrChange>
      </w:pPr>
      <w:bookmarkStart w:id="2562" w:name="_Toc174562938"/>
      <w:bookmarkStart w:id="2563" w:name="_Toc174715411"/>
      <w:r w:rsidRPr="00007315">
        <w:rPr>
          <w:rFonts w:ascii="Nunito" w:hAnsi="Nunito"/>
          <w:color w:val="auto"/>
          <w:sz w:val="28"/>
          <w:szCs w:val="28"/>
          <w:rPrChange w:id="2564" w:author="Craig Parker" w:date="2024-08-16T13:24:00Z" w16du:dateUtc="2024-08-16T11:24:00Z">
            <w:rPr/>
          </w:rPrChange>
        </w:rPr>
        <w:t>Location jittering:</w:t>
      </w:r>
      <w:bookmarkEnd w:id="2559"/>
      <w:bookmarkEnd w:id="2562"/>
      <w:bookmarkEnd w:id="2563"/>
      <w:r w:rsidRPr="00007315">
        <w:rPr>
          <w:rFonts w:ascii="Nunito" w:hAnsi="Nunito"/>
          <w:color w:val="auto"/>
          <w:sz w:val="28"/>
          <w:szCs w:val="28"/>
          <w:rPrChange w:id="2565" w:author="Craig Parker" w:date="2024-08-16T13:24:00Z" w16du:dateUtc="2024-08-16T11:24:00Z">
            <w:rPr/>
          </w:rPrChange>
        </w:rPr>
        <w:t xml:space="preserve"> </w:t>
      </w:r>
    </w:p>
    <w:p w14:paraId="4FEF40B3" w14:textId="5A20A7EC" w:rsidR="003977E6" w:rsidRPr="00795718" w:rsidRDefault="003977E6">
      <w:pPr>
        <w:overflowPunct w:val="0"/>
        <w:autoSpaceDE w:val="0"/>
        <w:autoSpaceDN w:val="0"/>
        <w:adjustRightInd w:val="0"/>
        <w:spacing w:after="0"/>
        <w:rPr>
          <w:rFonts w:ascii="Nunito" w:eastAsia="Nunito" w:hAnsi="Nunito" w:cs="Nunito"/>
          <w:color w:val="000000" w:themeColor="text1"/>
          <w:sz w:val="20"/>
          <w:szCs w:val="20"/>
          <w:lang w:val="en-ZA"/>
        </w:rPr>
        <w:pPrChange w:id="2566" w:author="Craig Parker" w:date="2024-08-15T17:22:00Z" w16du:dateUtc="2024-08-15T15:22:00Z">
          <w:pPr>
            <w:numPr>
              <w:ilvl w:val="1"/>
              <w:numId w:val="17"/>
            </w:numPr>
            <w:tabs>
              <w:tab w:val="num" w:pos="1440"/>
            </w:tabs>
            <w:overflowPunct w:val="0"/>
            <w:autoSpaceDE w:val="0"/>
            <w:autoSpaceDN w:val="0"/>
            <w:adjustRightInd w:val="0"/>
            <w:spacing w:after="0" w:line="360" w:lineRule="auto"/>
            <w:ind w:left="1440" w:hanging="360"/>
          </w:pPr>
        </w:pPrChange>
      </w:pPr>
      <w:r w:rsidRPr="00795718">
        <w:rPr>
          <w:rFonts w:ascii="Nunito" w:eastAsia="Nunito" w:hAnsi="Nunito" w:cs="Nunito"/>
          <w:color w:val="000000" w:themeColor="text1"/>
          <w:sz w:val="20"/>
          <w:szCs w:val="20"/>
          <w:lang w:val="en-ZA"/>
        </w:rPr>
        <w:t>Latitude/longitude coordinates may be "jittered" by adding random values to each coordinate to obscure the exact location while retaining sufficient geographical information to support analysis. As detailed by Zandbergen (2014)</w:t>
      </w:r>
      <w:ins w:id="2567" w:author="Craig Parker" w:date="2024-08-15T16:57:00Z" w16du:dateUtc="2024-08-15T14:57:00Z">
        <w:r w:rsidR="0024538A" w:rsidRPr="00795718">
          <w:rPr>
            <w:rStyle w:val="FootnoteReference"/>
            <w:rFonts w:ascii="Nunito" w:eastAsia="Nunito" w:hAnsi="Nunito" w:cs="Nunito"/>
            <w:color w:val="000000" w:themeColor="text1"/>
            <w:sz w:val="20"/>
            <w:szCs w:val="20"/>
            <w:lang w:val="en-ZA"/>
          </w:rPr>
          <w:footnoteReference w:id="5"/>
        </w:r>
      </w:ins>
      <w:r w:rsidRPr="00795718">
        <w:rPr>
          <w:rFonts w:ascii="Nunito" w:eastAsia="Nunito" w:hAnsi="Nunito" w:cs="Nunito"/>
          <w:color w:val="000000" w:themeColor="text1"/>
          <w:sz w:val="20"/>
          <w:szCs w:val="20"/>
          <w:lang w:val="en-ZA"/>
        </w:rPr>
        <w:t xml:space="preserve">, jittering can involve various methods: </w:t>
      </w:r>
    </w:p>
    <w:p w14:paraId="78E77F8D" w14:textId="77777777" w:rsidR="00C80A78" w:rsidRPr="00795718" w:rsidRDefault="00C80A78" w:rsidP="00C80A78">
      <w:pPr>
        <w:overflowPunct w:val="0"/>
        <w:autoSpaceDE w:val="0"/>
        <w:autoSpaceDN w:val="0"/>
        <w:adjustRightInd w:val="0"/>
        <w:spacing w:after="0"/>
        <w:rPr>
          <w:ins w:id="2575" w:author="Craig Parker" w:date="2024-08-15T17:22:00Z" w16du:dateUtc="2024-08-15T15:22:00Z"/>
          <w:rFonts w:ascii="Nunito" w:eastAsia="Nunito" w:hAnsi="Nunito" w:cs="Nunito"/>
          <w:b/>
          <w:bCs/>
          <w:color w:val="000000" w:themeColor="text1"/>
          <w:sz w:val="20"/>
          <w:szCs w:val="20"/>
          <w:lang w:val="en-ZA"/>
        </w:rPr>
      </w:pPr>
    </w:p>
    <w:p w14:paraId="2891F6D5" w14:textId="69835A97" w:rsidR="003977E6" w:rsidRPr="00795718" w:rsidDel="00D936F9" w:rsidRDefault="00D936F9">
      <w:pPr>
        <w:overflowPunct w:val="0"/>
        <w:autoSpaceDE w:val="0"/>
        <w:autoSpaceDN w:val="0"/>
        <w:adjustRightInd w:val="0"/>
        <w:spacing w:after="0"/>
        <w:rPr>
          <w:del w:id="2576" w:author="Craig Parker" w:date="2024-08-15T17:24:00Z" w16du:dateUtc="2024-08-15T15:24:00Z"/>
          <w:rFonts w:ascii="Nunito" w:eastAsia="Nunito" w:hAnsi="Nunito" w:cs="Nunito"/>
          <w:color w:val="000000" w:themeColor="text1"/>
          <w:sz w:val="20"/>
          <w:szCs w:val="20"/>
          <w:lang w:val="en-ZA"/>
        </w:rPr>
        <w:pPrChange w:id="2577" w:author="Craig Parker" w:date="2024-08-15T17:24:00Z" w16du:dateUtc="2024-08-15T15:24:00Z">
          <w:pPr>
            <w:numPr>
              <w:ilvl w:val="2"/>
              <w:numId w:val="17"/>
            </w:numPr>
            <w:tabs>
              <w:tab w:val="num" w:pos="2160"/>
            </w:tabs>
            <w:overflowPunct w:val="0"/>
            <w:autoSpaceDE w:val="0"/>
            <w:autoSpaceDN w:val="0"/>
            <w:adjustRightInd w:val="0"/>
            <w:spacing w:after="0" w:line="360" w:lineRule="auto"/>
            <w:ind w:left="2160" w:hanging="360"/>
          </w:pPr>
        </w:pPrChange>
      </w:pPr>
      <w:ins w:id="2578" w:author="Craig Parker" w:date="2024-08-15T17:23:00Z" w16du:dateUtc="2024-08-15T15:23:00Z">
        <w:r w:rsidRPr="00795718">
          <w:rPr>
            <w:rFonts w:ascii="Nunito" w:hAnsi="Nunito"/>
            <w:sz w:val="20"/>
            <w:szCs w:val="20"/>
            <w:rPrChange w:id="2579" w:author="Craig Parker" w:date="2024-08-15T17:24:00Z" w16du:dateUtc="2024-08-15T15:24:00Z">
              <w:rPr/>
            </w:rPrChange>
          </w:rPr>
          <w:t xml:space="preserve">One method is </w:t>
        </w:r>
        <w:r w:rsidRPr="00795718">
          <w:rPr>
            <w:rStyle w:val="Strong"/>
            <w:rFonts w:ascii="Nunito" w:hAnsi="Nunito"/>
            <w:sz w:val="20"/>
            <w:szCs w:val="20"/>
            <w:rPrChange w:id="2580" w:author="Craig Parker" w:date="2024-08-15T17:24:00Z" w16du:dateUtc="2024-08-15T15:24:00Z">
              <w:rPr>
                <w:rStyle w:val="Strong"/>
              </w:rPr>
            </w:rPrChange>
          </w:rPr>
          <w:t>Random Direction and Fixed Radius</w:t>
        </w:r>
        <w:r w:rsidRPr="00795718">
          <w:rPr>
            <w:rFonts w:ascii="Nunito" w:hAnsi="Nunito"/>
            <w:sz w:val="20"/>
            <w:szCs w:val="20"/>
            <w:rPrChange w:id="2581" w:author="Craig Parker" w:date="2024-08-15T17:24:00Z" w16du:dateUtc="2024-08-15T15:24:00Z">
              <w:rPr/>
            </w:rPrChange>
          </w:rPr>
          <w:t xml:space="preserve">, where points are displaced randomly within a fixed radius around the original location. Another method, </w:t>
        </w:r>
        <w:r w:rsidRPr="00795718">
          <w:rPr>
            <w:rStyle w:val="Strong"/>
            <w:rFonts w:ascii="Nunito" w:hAnsi="Nunito"/>
            <w:sz w:val="20"/>
            <w:szCs w:val="20"/>
            <w:rPrChange w:id="2582" w:author="Craig Parker" w:date="2024-08-15T17:24:00Z" w16du:dateUtc="2024-08-15T15:24:00Z">
              <w:rPr>
                <w:rStyle w:val="Strong"/>
              </w:rPr>
            </w:rPrChange>
          </w:rPr>
          <w:t>Random Perturbation within a Circle</w:t>
        </w:r>
        <w:r w:rsidRPr="00795718">
          <w:rPr>
            <w:rFonts w:ascii="Nunito" w:hAnsi="Nunito"/>
            <w:sz w:val="20"/>
            <w:szCs w:val="20"/>
            <w:rPrChange w:id="2583" w:author="Craig Parker" w:date="2024-08-15T17:24:00Z" w16du:dateUtc="2024-08-15T15:24:00Z">
              <w:rPr/>
            </w:rPrChange>
          </w:rPr>
          <w:t xml:space="preserve">, places </w:t>
        </w:r>
        <w:r w:rsidRPr="00795718">
          <w:rPr>
            <w:rFonts w:ascii="Nunito" w:hAnsi="Nunito"/>
            <w:sz w:val="20"/>
            <w:szCs w:val="20"/>
            <w:rPrChange w:id="2584" w:author="Craig Parker" w:date="2024-08-15T17:24:00Z" w16du:dateUtc="2024-08-15T15:24:00Z">
              <w:rPr/>
            </w:rPrChange>
          </w:rPr>
          <w:lastRenderedPageBreak/>
          <w:t xml:space="preserve">locations within a circular area with displacement following a uniform or normal distribution. </w:t>
        </w:r>
        <w:r w:rsidRPr="00795718">
          <w:rPr>
            <w:rStyle w:val="Strong"/>
            <w:rFonts w:ascii="Nunito" w:hAnsi="Nunito"/>
            <w:sz w:val="20"/>
            <w:szCs w:val="20"/>
            <w:rPrChange w:id="2585" w:author="Craig Parker" w:date="2024-08-15T17:24:00Z" w16du:dateUtc="2024-08-15T15:24:00Z">
              <w:rPr>
                <w:rStyle w:val="Strong"/>
              </w:rPr>
            </w:rPrChange>
          </w:rPr>
          <w:t>Gaussian Displacement</w:t>
        </w:r>
        <w:r w:rsidRPr="00795718">
          <w:rPr>
            <w:rFonts w:ascii="Nunito" w:hAnsi="Nunito"/>
            <w:sz w:val="20"/>
            <w:szCs w:val="20"/>
            <w:rPrChange w:id="2586" w:author="Craig Parker" w:date="2024-08-15T17:24:00Z" w16du:dateUtc="2024-08-15T15:24:00Z">
              <w:rPr/>
            </w:rPrChange>
          </w:rPr>
          <w:t xml:space="preserve"> involves random direction but with distances following a Gaussian distribution, adjusted based on local population density. </w:t>
        </w:r>
        <w:r w:rsidRPr="00795718">
          <w:rPr>
            <w:rStyle w:val="Strong"/>
            <w:rFonts w:ascii="Nunito" w:hAnsi="Nunito"/>
            <w:sz w:val="20"/>
            <w:szCs w:val="20"/>
            <w:rPrChange w:id="2587" w:author="Craig Parker" w:date="2024-08-15T17:24:00Z" w16du:dateUtc="2024-08-15T15:24:00Z">
              <w:rPr>
                <w:rStyle w:val="Strong"/>
              </w:rPr>
            </w:rPrChange>
          </w:rPr>
          <w:t>Donut Masking</w:t>
        </w:r>
        <w:r w:rsidRPr="00795718">
          <w:rPr>
            <w:rFonts w:ascii="Nunito" w:hAnsi="Nunito"/>
            <w:sz w:val="20"/>
            <w:szCs w:val="20"/>
            <w:rPrChange w:id="2588" w:author="Craig Parker" w:date="2024-08-15T17:24:00Z" w16du:dateUtc="2024-08-15T15:24:00Z">
              <w:rPr/>
            </w:rPrChange>
          </w:rPr>
          <w:t xml:space="preserve"> sets minimum and maximum displacement levels, ensuring locations are neither too close nor too far from the original points. Finally, </w:t>
        </w:r>
        <w:r w:rsidRPr="00795718">
          <w:rPr>
            <w:rStyle w:val="Strong"/>
            <w:rFonts w:ascii="Nunito" w:hAnsi="Nunito"/>
            <w:sz w:val="20"/>
            <w:szCs w:val="20"/>
            <w:rPrChange w:id="2589" w:author="Craig Parker" w:date="2024-08-15T17:24:00Z" w16du:dateUtc="2024-08-15T15:24:00Z">
              <w:rPr>
                <w:rStyle w:val="Strong"/>
              </w:rPr>
            </w:rPrChange>
          </w:rPr>
          <w:t>Bimodal Gaussian Displacement</w:t>
        </w:r>
        <w:r w:rsidRPr="00795718">
          <w:rPr>
            <w:rFonts w:ascii="Nunito" w:hAnsi="Nunito"/>
            <w:sz w:val="20"/>
            <w:szCs w:val="20"/>
            <w:rPrChange w:id="2590" w:author="Craig Parker" w:date="2024-08-15T17:24:00Z" w16du:dateUtc="2024-08-15T15:24:00Z">
              <w:rPr/>
            </w:rPrChange>
          </w:rPr>
          <w:t xml:space="preserve"> is a variation of Gaussian masking, achieving effects similar to donut masking but with less uniform placement probability.</w:t>
        </w:r>
      </w:ins>
      <w:del w:id="2591" w:author="Craig Parker" w:date="2024-08-15T17:24:00Z" w16du:dateUtc="2024-08-15T15:24:00Z">
        <w:r w:rsidR="003977E6" w:rsidRPr="00795718" w:rsidDel="00D936F9">
          <w:rPr>
            <w:rFonts w:ascii="Nunito" w:eastAsia="Nunito" w:hAnsi="Nunito" w:cs="Nunito"/>
            <w:b/>
            <w:bCs/>
            <w:color w:val="000000" w:themeColor="text1"/>
            <w:sz w:val="20"/>
            <w:szCs w:val="20"/>
            <w:lang w:val="en-ZA"/>
          </w:rPr>
          <w:delText>Random Direction and Fixed Radius</w:delText>
        </w:r>
        <w:r w:rsidR="003977E6" w:rsidRPr="00795718" w:rsidDel="00D936F9">
          <w:rPr>
            <w:rFonts w:ascii="Nunito" w:eastAsia="Nunito" w:hAnsi="Nunito" w:cs="Nunito"/>
            <w:color w:val="000000" w:themeColor="text1"/>
            <w:sz w:val="20"/>
            <w:szCs w:val="20"/>
            <w:lang w:val="en-ZA"/>
          </w:rPr>
          <w:delText>: Masked points are placed randomly on a circle around the original location, ensuring a fixed displacement.</w:delText>
        </w:r>
      </w:del>
    </w:p>
    <w:p w14:paraId="02B72120" w14:textId="48313063" w:rsidR="003977E6" w:rsidRPr="00691453" w:rsidDel="00D936F9" w:rsidRDefault="003977E6">
      <w:pPr>
        <w:overflowPunct w:val="0"/>
        <w:autoSpaceDE w:val="0"/>
        <w:autoSpaceDN w:val="0"/>
        <w:adjustRightInd w:val="0"/>
        <w:spacing w:after="0"/>
        <w:rPr>
          <w:del w:id="2592" w:author="Craig Parker" w:date="2024-08-15T17:24:00Z" w16du:dateUtc="2024-08-15T15:24:00Z"/>
          <w:rFonts w:ascii="Nunito" w:eastAsia="Nunito" w:hAnsi="Nunito" w:cs="Nunito"/>
          <w:color w:val="000000" w:themeColor="text1"/>
          <w:sz w:val="20"/>
          <w:szCs w:val="20"/>
          <w:lang w:val="en-ZA"/>
        </w:rPr>
        <w:pPrChange w:id="2593" w:author="Craig Parker" w:date="2024-08-15T17:24:00Z" w16du:dateUtc="2024-08-15T15:24:00Z">
          <w:pPr>
            <w:numPr>
              <w:ilvl w:val="2"/>
              <w:numId w:val="17"/>
            </w:numPr>
            <w:tabs>
              <w:tab w:val="num" w:pos="2160"/>
            </w:tabs>
            <w:overflowPunct w:val="0"/>
            <w:autoSpaceDE w:val="0"/>
            <w:autoSpaceDN w:val="0"/>
            <w:adjustRightInd w:val="0"/>
            <w:spacing w:after="0" w:line="360" w:lineRule="auto"/>
            <w:ind w:left="2160" w:hanging="360"/>
          </w:pPr>
        </w:pPrChange>
      </w:pPr>
      <w:del w:id="2594" w:author="Craig Parker" w:date="2024-08-15T17:24:00Z" w16du:dateUtc="2024-08-15T15:24:00Z">
        <w:r w:rsidRPr="00691453" w:rsidDel="00D936F9">
          <w:rPr>
            <w:rFonts w:ascii="Nunito" w:eastAsia="Nunito" w:hAnsi="Nunito" w:cs="Nunito"/>
            <w:b/>
            <w:bCs/>
            <w:color w:val="000000" w:themeColor="text1"/>
            <w:sz w:val="20"/>
            <w:szCs w:val="20"/>
            <w:lang w:val="en-ZA"/>
          </w:rPr>
          <w:delText>Random Perturbation within a Circle</w:delText>
        </w:r>
        <w:r w:rsidRPr="00691453" w:rsidDel="00D936F9">
          <w:rPr>
            <w:rFonts w:ascii="Nunito" w:eastAsia="Nunito" w:hAnsi="Nunito" w:cs="Nunito"/>
            <w:color w:val="000000" w:themeColor="text1"/>
            <w:sz w:val="20"/>
            <w:szCs w:val="20"/>
            <w:lang w:val="en-ZA"/>
          </w:rPr>
          <w:delText>: Masked locations are placed within a circular area around the original location, with the displacement distance following a uniform or normal distribution.</w:delText>
        </w:r>
      </w:del>
    </w:p>
    <w:p w14:paraId="467E70A3" w14:textId="2E010EC4" w:rsidR="003977E6" w:rsidRPr="00691453" w:rsidDel="00D936F9" w:rsidRDefault="003977E6">
      <w:pPr>
        <w:overflowPunct w:val="0"/>
        <w:autoSpaceDE w:val="0"/>
        <w:autoSpaceDN w:val="0"/>
        <w:adjustRightInd w:val="0"/>
        <w:spacing w:after="0"/>
        <w:rPr>
          <w:del w:id="2595" w:author="Craig Parker" w:date="2024-08-15T17:24:00Z" w16du:dateUtc="2024-08-15T15:24:00Z"/>
          <w:rFonts w:ascii="Nunito" w:eastAsia="Nunito" w:hAnsi="Nunito" w:cs="Nunito"/>
          <w:color w:val="000000" w:themeColor="text1"/>
          <w:sz w:val="20"/>
          <w:szCs w:val="20"/>
          <w:lang w:val="en-ZA"/>
        </w:rPr>
        <w:pPrChange w:id="2596" w:author="Craig Parker" w:date="2024-08-15T17:24:00Z" w16du:dateUtc="2024-08-15T15:24:00Z">
          <w:pPr>
            <w:numPr>
              <w:ilvl w:val="2"/>
              <w:numId w:val="17"/>
            </w:numPr>
            <w:tabs>
              <w:tab w:val="num" w:pos="2160"/>
            </w:tabs>
            <w:overflowPunct w:val="0"/>
            <w:autoSpaceDE w:val="0"/>
            <w:autoSpaceDN w:val="0"/>
            <w:adjustRightInd w:val="0"/>
            <w:spacing w:after="0" w:line="360" w:lineRule="auto"/>
            <w:ind w:left="2160" w:hanging="360"/>
          </w:pPr>
        </w:pPrChange>
      </w:pPr>
      <w:del w:id="2597" w:author="Craig Parker" w:date="2024-08-15T17:24:00Z" w16du:dateUtc="2024-08-15T15:24:00Z">
        <w:r w:rsidRPr="00691453" w:rsidDel="00D936F9">
          <w:rPr>
            <w:rFonts w:ascii="Nunito" w:eastAsia="Nunito" w:hAnsi="Nunito" w:cs="Nunito"/>
            <w:b/>
            <w:bCs/>
            <w:color w:val="000000" w:themeColor="text1"/>
            <w:sz w:val="20"/>
            <w:szCs w:val="20"/>
            <w:lang w:val="en-ZA"/>
          </w:rPr>
          <w:delText>Gaussian Displacement</w:delText>
        </w:r>
        <w:r w:rsidRPr="00691453" w:rsidDel="00D936F9">
          <w:rPr>
            <w:rFonts w:ascii="Nunito" w:eastAsia="Nunito" w:hAnsi="Nunito" w:cs="Nunito"/>
            <w:color w:val="000000" w:themeColor="text1"/>
            <w:sz w:val="20"/>
            <w:szCs w:val="20"/>
            <w:lang w:val="en-ZA"/>
          </w:rPr>
          <w:delText>: The direction of displacement is random, but the distance follows a Gaussian distribution, with dispersion adjusted based on local population density.</w:delText>
        </w:r>
      </w:del>
    </w:p>
    <w:p w14:paraId="7BB3F6E7" w14:textId="26674E2A" w:rsidR="003977E6" w:rsidRPr="00691453" w:rsidDel="00D936F9" w:rsidRDefault="003977E6">
      <w:pPr>
        <w:overflowPunct w:val="0"/>
        <w:autoSpaceDE w:val="0"/>
        <w:autoSpaceDN w:val="0"/>
        <w:adjustRightInd w:val="0"/>
        <w:spacing w:after="0"/>
        <w:rPr>
          <w:del w:id="2598" w:author="Craig Parker" w:date="2024-08-15T17:24:00Z" w16du:dateUtc="2024-08-15T15:24:00Z"/>
          <w:rFonts w:ascii="Nunito" w:eastAsia="Nunito" w:hAnsi="Nunito" w:cs="Nunito"/>
          <w:color w:val="000000" w:themeColor="text1"/>
          <w:sz w:val="20"/>
          <w:szCs w:val="20"/>
          <w:lang w:val="en-ZA"/>
        </w:rPr>
        <w:pPrChange w:id="2599" w:author="Craig Parker" w:date="2024-08-15T17:24:00Z" w16du:dateUtc="2024-08-15T15:24:00Z">
          <w:pPr>
            <w:numPr>
              <w:ilvl w:val="2"/>
              <w:numId w:val="17"/>
            </w:numPr>
            <w:tabs>
              <w:tab w:val="num" w:pos="2160"/>
            </w:tabs>
            <w:overflowPunct w:val="0"/>
            <w:autoSpaceDE w:val="0"/>
            <w:autoSpaceDN w:val="0"/>
            <w:adjustRightInd w:val="0"/>
            <w:spacing w:after="0" w:line="360" w:lineRule="auto"/>
            <w:ind w:left="2160" w:hanging="360"/>
          </w:pPr>
        </w:pPrChange>
      </w:pPr>
      <w:del w:id="2600" w:author="Craig Parker" w:date="2024-08-15T17:24:00Z" w16du:dateUtc="2024-08-15T15:24:00Z">
        <w:r w:rsidRPr="00691453" w:rsidDel="00D936F9">
          <w:rPr>
            <w:rFonts w:ascii="Nunito" w:eastAsia="Nunito" w:hAnsi="Nunito" w:cs="Nunito"/>
            <w:b/>
            <w:bCs/>
            <w:color w:val="000000" w:themeColor="text1"/>
            <w:sz w:val="20"/>
            <w:szCs w:val="20"/>
            <w:lang w:val="en-ZA"/>
          </w:rPr>
          <w:delText>Donut Masking</w:delText>
        </w:r>
        <w:r w:rsidRPr="00691453" w:rsidDel="00D936F9">
          <w:rPr>
            <w:rFonts w:ascii="Nunito" w:eastAsia="Nunito" w:hAnsi="Nunito" w:cs="Nunito"/>
            <w:color w:val="000000" w:themeColor="text1"/>
            <w:sz w:val="20"/>
            <w:szCs w:val="20"/>
            <w:lang w:val="en-ZA"/>
          </w:rPr>
          <w:delText>: This technique sets a minimum and maximum displacement level, ensuring masked locations are neither too close nor too far from the original points.</w:delText>
        </w:r>
      </w:del>
    </w:p>
    <w:p w14:paraId="37B21676" w14:textId="4AC68A9D" w:rsidR="00804C05" w:rsidRDefault="003977E6">
      <w:pPr>
        <w:overflowPunct w:val="0"/>
        <w:autoSpaceDE w:val="0"/>
        <w:autoSpaceDN w:val="0"/>
        <w:adjustRightInd w:val="0"/>
        <w:spacing w:after="0"/>
        <w:rPr>
          <w:ins w:id="2601" w:author="Craig Parker" w:date="2024-08-15T17:03:00Z" w16du:dateUtc="2024-08-15T15:03:00Z"/>
          <w:rFonts w:ascii="Nunito" w:eastAsia="Nunito" w:hAnsi="Nunito" w:cs="Nunito"/>
          <w:color w:val="000000" w:themeColor="text1"/>
          <w:sz w:val="20"/>
          <w:szCs w:val="20"/>
          <w:lang w:val="en-ZA"/>
        </w:rPr>
        <w:pPrChange w:id="2602" w:author="Craig Parker" w:date="2024-08-15T17:24:00Z" w16du:dateUtc="2024-08-15T15:24:00Z">
          <w:pPr>
            <w:overflowPunct w:val="0"/>
            <w:autoSpaceDE w:val="0"/>
            <w:autoSpaceDN w:val="0"/>
            <w:adjustRightInd w:val="0"/>
            <w:spacing w:after="0"/>
            <w:ind w:left="720"/>
          </w:pPr>
        </w:pPrChange>
      </w:pPr>
      <w:del w:id="2603" w:author="Craig Parker" w:date="2024-08-15T17:24:00Z" w16du:dateUtc="2024-08-15T15:24:00Z">
        <w:r w:rsidRPr="00691453" w:rsidDel="00D936F9">
          <w:rPr>
            <w:rFonts w:ascii="Nunito" w:eastAsia="Nunito" w:hAnsi="Nunito" w:cs="Nunito"/>
            <w:b/>
            <w:bCs/>
            <w:color w:val="000000" w:themeColor="text1"/>
            <w:sz w:val="20"/>
            <w:szCs w:val="20"/>
            <w:lang w:val="en-ZA"/>
          </w:rPr>
          <w:delText>Bimodal Gaussian Displacement</w:delText>
        </w:r>
        <w:r w:rsidRPr="00691453" w:rsidDel="00D936F9">
          <w:rPr>
            <w:rFonts w:ascii="Nunito" w:eastAsia="Nunito" w:hAnsi="Nunito" w:cs="Nunito"/>
            <w:color w:val="000000" w:themeColor="text1"/>
            <w:sz w:val="20"/>
            <w:szCs w:val="20"/>
            <w:lang w:val="en-ZA"/>
          </w:rPr>
          <w:delText>: A variation of Gaussian masking, employing a bimodal distribution to achieve similar effects as doughnut masking but with a less uniform probability of placement.</w:delText>
        </w:r>
      </w:del>
    </w:p>
    <w:p w14:paraId="56F05284" w14:textId="77777777" w:rsidR="00804C05" w:rsidRPr="00691453" w:rsidRDefault="00804C05">
      <w:pPr>
        <w:overflowPunct w:val="0"/>
        <w:autoSpaceDE w:val="0"/>
        <w:autoSpaceDN w:val="0"/>
        <w:adjustRightInd w:val="0"/>
        <w:spacing w:after="0"/>
        <w:ind w:left="720"/>
        <w:rPr>
          <w:rFonts w:ascii="Nunito" w:eastAsia="Nunito" w:hAnsi="Nunito" w:cs="Nunito"/>
          <w:color w:val="000000" w:themeColor="text1"/>
          <w:sz w:val="20"/>
          <w:szCs w:val="20"/>
          <w:lang w:val="en-ZA"/>
        </w:rPr>
        <w:pPrChange w:id="2604" w:author="Craig Parker" w:date="2024-08-15T17:03:00Z" w16du:dateUtc="2024-08-15T15:03:00Z">
          <w:pPr>
            <w:numPr>
              <w:ilvl w:val="2"/>
              <w:numId w:val="17"/>
            </w:numPr>
            <w:tabs>
              <w:tab w:val="num" w:pos="2160"/>
            </w:tabs>
            <w:overflowPunct w:val="0"/>
            <w:autoSpaceDE w:val="0"/>
            <w:autoSpaceDN w:val="0"/>
            <w:adjustRightInd w:val="0"/>
            <w:spacing w:after="0" w:line="360" w:lineRule="auto"/>
            <w:ind w:left="2160" w:hanging="360"/>
          </w:pPr>
        </w:pPrChange>
      </w:pPr>
    </w:p>
    <w:p w14:paraId="13DE8176" w14:textId="77777777" w:rsidR="003977E6" w:rsidRPr="00691453" w:rsidRDefault="003977E6">
      <w:pPr>
        <w:keepNext/>
        <w:rPr>
          <w:rFonts w:ascii="Nunito" w:hAnsi="Nunito"/>
          <w:color w:val="000000" w:themeColor="text1"/>
          <w:sz w:val="20"/>
          <w:szCs w:val="20"/>
        </w:rPr>
        <w:pPrChange w:id="2605" w:author="Craig Parker" w:date="2024-08-15T16:14:00Z" w16du:dateUtc="2024-08-15T14:14:00Z">
          <w:pPr>
            <w:keepNext/>
            <w:spacing w:line="360" w:lineRule="auto"/>
          </w:pPr>
        </w:pPrChange>
      </w:pPr>
      <w:r w:rsidRPr="00691453">
        <w:rPr>
          <w:rFonts w:ascii="Nunito" w:hAnsi="Nunito"/>
          <w:noProof/>
          <w:color w:val="000000" w:themeColor="text1"/>
          <w:sz w:val="20"/>
          <w:szCs w:val="20"/>
        </w:rPr>
        <w:drawing>
          <wp:inline distT="0" distB="0" distL="0" distR="0" wp14:anchorId="1CF3E703" wp14:editId="53F21503">
            <wp:extent cx="5251450" cy="3812912"/>
            <wp:effectExtent l="0" t="0" r="6350" b="0"/>
            <wp:docPr id="1535100852" name="Picture 1" descr="A diagram of different colors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00852" name="Picture 1" descr="A diagram of different colors of a circ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468" cy="3819460"/>
                    </a:xfrm>
                    <a:prstGeom prst="rect">
                      <a:avLst/>
                    </a:prstGeom>
                    <a:noFill/>
                    <a:ln>
                      <a:noFill/>
                    </a:ln>
                  </pic:spPr>
                </pic:pic>
              </a:graphicData>
            </a:graphic>
          </wp:inline>
        </w:drawing>
      </w:r>
    </w:p>
    <w:p w14:paraId="5A193AC5" w14:textId="59400255" w:rsidR="003977E6" w:rsidRPr="00691453" w:rsidRDefault="003977E6">
      <w:pPr>
        <w:pStyle w:val="Caption"/>
        <w:spacing w:line="276" w:lineRule="auto"/>
        <w:rPr>
          <w:rFonts w:ascii="Nunito" w:eastAsia="Nunito" w:hAnsi="Nunito" w:cs="Nunito"/>
          <w:color w:val="000000" w:themeColor="text1"/>
          <w:sz w:val="20"/>
          <w:szCs w:val="20"/>
          <w:lang w:val="en-ZA"/>
        </w:rPr>
        <w:pPrChange w:id="2606" w:author="Craig Parker" w:date="2024-08-15T16:14:00Z" w16du:dateUtc="2024-08-15T14:14:00Z">
          <w:pPr>
            <w:pStyle w:val="Caption"/>
            <w:spacing w:line="360" w:lineRule="auto"/>
          </w:pPr>
        </w:pPrChange>
      </w:pPr>
      <w:r w:rsidRPr="00691453">
        <w:rPr>
          <w:rFonts w:ascii="Nunito" w:hAnsi="Nunito"/>
          <w:color w:val="000000" w:themeColor="text1"/>
          <w:sz w:val="20"/>
          <w:szCs w:val="20"/>
        </w:rPr>
        <w:t xml:space="preserve">Figure </w:t>
      </w:r>
      <w:r w:rsidRPr="00691453">
        <w:rPr>
          <w:rFonts w:ascii="Nunito" w:hAnsi="Nunito"/>
          <w:color w:val="000000" w:themeColor="text1"/>
          <w:sz w:val="20"/>
          <w:szCs w:val="20"/>
        </w:rPr>
        <w:fldChar w:fldCharType="begin"/>
      </w:r>
      <w:r w:rsidRPr="00691453">
        <w:rPr>
          <w:rFonts w:ascii="Nunito" w:hAnsi="Nunito"/>
          <w:color w:val="000000" w:themeColor="text1"/>
          <w:sz w:val="20"/>
          <w:szCs w:val="20"/>
        </w:rPr>
        <w:instrText xml:space="preserve"> SEQ Figure \* ARABIC </w:instrText>
      </w:r>
      <w:r w:rsidRPr="00691453">
        <w:rPr>
          <w:rFonts w:ascii="Nunito" w:hAnsi="Nunito"/>
          <w:color w:val="000000" w:themeColor="text1"/>
          <w:sz w:val="20"/>
          <w:szCs w:val="20"/>
        </w:rPr>
        <w:fldChar w:fldCharType="separate"/>
      </w:r>
      <w:ins w:id="2607" w:author="Craig Parker" w:date="2024-08-16T10:20:00Z" w16du:dateUtc="2024-08-16T08:20:00Z">
        <w:r w:rsidR="00767A92">
          <w:rPr>
            <w:rFonts w:ascii="Nunito" w:hAnsi="Nunito"/>
            <w:noProof/>
            <w:color w:val="000000" w:themeColor="text1"/>
            <w:sz w:val="20"/>
            <w:szCs w:val="20"/>
          </w:rPr>
          <w:t>3</w:t>
        </w:r>
      </w:ins>
      <w:del w:id="2608" w:author="Craig Parker" w:date="2024-08-16T09:21:00Z" w16du:dateUtc="2024-08-16T07:21:00Z">
        <w:r w:rsidRPr="00691453" w:rsidDel="009A6296">
          <w:rPr>
            <w:rFonts w:ascii="Nunito" w:hAnsi="Nunito"/>
            <w:noProof/>
            <w:color w:val="000000" w:themeColor="text1"/>
            <w:sz w:val="20"/>
            <w:szCs w:val="20"/>
          </w:rPr>
          <w:delText>2</w:delText>
        </w:r>
      </w:del>
      <w:r w:rsidRPr="00691453">
        <w:rPr>
          <w:rFonts w:ascii="Nunito" w:hAnsi="Nunito"/>
          <w:color w:val="000000" w:themeColor="text1"/>
          <w:sz w:val="20"/>
          <w:szCs w:val="20"/>
        </w:rPr>
        <w:fldChar w:fldCharType="end"/>
      </w:r>
      <w:r w:rsidRPr="00691453">
        <w:rPr>
          <w:rFonts w:ascii="Nunito" w:hAnsi="Nunito"/>
          <w:color w:val="000000" w:themeColor="text1"/>
          <w:sz w:val="20"/>
          <w:szCs w:val="20"/>
        </w:rPr>
        <w:t>: Geographic Masking Techniques: Different geographic masking techniques as described by Zandbergen (2014). (a) Random direction and fixed radius; (b) Random perturbation within a circle; (c) Gaussian displacement; (d) Donut masking; (e) Bimodal Gaussian displacement.</w:t>
      </w:r>
    </w:p>
    <w:p w14:paraId="14F08C88" w14:textId="77777777" w:rsidR="003977E6" w:rsidRPr="00691453" w:rsidDel="0047078F" w:rsidRDefault="003977E6">
      <w:pPr>
        <w:ind w:left="2160"/>
        <w:rPr>
          <w:del w:id="2609" w:author="Craig Parker" w:date="2024-08-15T17:25:00Z" w16du:dateUtc="2024-08-15T15:25:00Z"/>
          <w:rFonts w:ascii="Nunito" w:eastAsia="Nunito" w:hAnsi="Nunito" w:cs="Nunito"/>
          <w:color w:val="000000" w:themeColor="text1"/>
          <w:sz w:val="20"/>
          <w:szCs w:val="20"/>
          <w:lang w:val="en-ZA"/>
        </w:rPr>
        <w:pPrChange w:id="2610" w:author="Craig Parker" w:date="2024-08-15T16:14:00Z" w16du:dateUtc="2024-08-15T14:14:00Z">
          <w:pPr>
            <w:spacing w:line="360" w:lineRule="auto"/>
            <w:ind w:left="2160"/>
          </w:pPr>
        </w:pPrChange>
      </w:pPr>
    </w:p>
    <w:p w14:paraId="0622BB08" w14:textId="0BF3AD6F" w:rsidR="00606366" w:rsidRPr="00691453" w:rsidRDefault="003977E6">
      <w:pPr>
        <w:overflowPunct w:val="0"/>
        <w:autoSpaceDE w:val="0"/>
        <w:autoSpaceDN w:val="0"/>
        <w:adjustRightInd w:val="0"/>
        <w:spacing w:after="0"/>
        <w:rPr>
          <w:rFonts w:ascii="Nunito" w:eastAsia="Nunito" w:hAnsi="Nunito" w:cs="Nunito"/>
          <w:color w:val="000000" w:themeColor="text1"/>
          <w:sz w:val="20"/>
          <w:szCs w:val="20"/>
          <w:lang w:val="en-ZA"/>
        </w:rPr>
        <w:pPrChange w:id="2611" w:author="Craig Parker" w:date="2024-08-15T17:25:00Z" w16du:dateUtc="2024-08-15T15:25:00Z">
          <w:pPr>
            <w:numPr>
              <w:ilvl w:val="1"/>
              <w:numId w:val="17"/>
            </w:numPr>
            <w:tabs>
              <w:tab w:val="num" w:pos="1440"/>
            </w:tabs>
            <w:overflowPunct w:val="0"/>
            <w:autoSpaceDE w:val="0"/>
            <w:autoSpaceDN w:val="0"/>
            <w:adjustRightInd w:val="0"/>
            <w:spacing w:after="0" w:line="360" w:lineRule="auto"/>
            <w:ind w:left="1440" w:hanging="360"/>
          </w:pPr>
        </w:pPrChange>
      </w:pPr>
      <w:del w:id="2612" w:author="Craig Parker" w:date="2024-08-15T17:06:00Z" w16du:dateUtc="2024-08-15T15:06:00Z">
        <w:r w:rsidRPr="00691453" w:rsidDel="00BE7F71">
          <w:rPr>
            <w:rFonts w:ascii="Nunito" w:eastAsia="Nunito" w:hAnsi="Nunito" w:cs="Nunito"/>
            <w:color w:val="000000" w:themeColor="text1"/>
            <w:sz w:val="20"/>
            <w:szCs w:val="20"/>
            <w:lang w:val="en-ZA"/>
          </w:rPr>
          <w:delText>For RP1</w:delText>
        </w:r>
      </w:del>
      <w:del w:id="2613" w:author="Craig Parker" w:date="2024-08-15T17:04:00Z" w16du:dateUtc="2024-08-15T15:04:00Z">
        <w:r w:rsidRPr="004E1D1D" w:rsidDel="0071767C">
          <w:rPr>
            <w:rFonts w:ascii="Nunito" w:eastAsia="Nunito" w:hAnsi="Nunito" w:cs="Nunito"/>
            <w:b/>
            <w:bCs/>
            <w:color w:val="000000" w:themeColor="text1"/>
            <w:sz w:val="20"/>
            <w:szCs w:val="20"/>
            <w:lang w:val="en-ZA"/>
            <w:rPrChange w:id="2614" w:author="Craig Parker" w:date="2024-08-15T17:04:00Z" w16du:dateUtc="2024-08-15T15:04:00Z">
              <w:rPr>
                <w:rFonts w:ascii="Nunito" w:eastAsia="Nunito" w:hAnsi="Nunito" w:cs="Nunito"/>
                <w:color w:val="000000" w:themeColor="text1"/>
                <w:sz w:val="20"/>
                <w:szCs w:val="20"/>
                <w:lang w:val="en-ZA"/>
              </w:rPr>
            </w:rPrChange>
          </w:rPr>
          <w:delText xml:space="preserve">, </w:delText>
        </w:r>
      </w:del>
      <w:del w:id="2615" w:author="Craig Parker" w:date="2024-08-15T17:06:00Z" w16du:dateUtc="2024-08-15T15:06:00Z">
        <w:r w:rsidRPr="004E1D1D" w:rsidDel="00BE7F71">
          <w:rPr>
            <w:rFonts w:ascii="Nunito" w:eastAsia="Nunito" w:hAnsi="Nunito" w:cs="Nunito"/>
            <w:b/>
            <w:bCs/>
            <w:color w:val="000000" w:themeColor="text1"/>
            <w:sz w:val="20"/>
            <w:szCs w:val="20"/>
            <w:lang w:val="en-ZA"/>
            <w:rPrChange w:id="2616" w:author="Craig Parker" w:date="2024-08-15T17:04:00Z" w16du:dateUtc="2024-08-15T15:04:00Z">
              <w:rPr>
                <w:rFonts w:ascii="Nunito" w:eastAsia="Nunito" w:hAnsi="Nunito" w:cs="Nunito"/>
                <w:color w:val="000000" w:themeColor="text1"/>
                <w:sz w:val="20"/>
                <w:szCs w:val="20"/>
                <w:lang w:val="en-ZA"/>
              </w:rPr>
            </w:rPrChange>
          </w:rPr>
          <w:delText>jittering</w:delText>
        </w:r>
        <w:r w:rsidRPr="00691453" w:rsidDel="00BE7F71">
          <w:rPr>
            <w:rFonts w:ascii="Nunito" w:eastAsia="Nunito" w:hAnsi="Nunito" w:cs="Nunito"/>
            <w:color w:val="000000" w:themeColor="text1"/>
            <w:sz w:val="20"/>
            <w:szCs w:val="20"/>
            <w:lang w:val="en-ZA"/>
          </w:rPr>
          <w:delText xml:space="preserve"> will be used to shift latitude/longitude locations by tens of metres, adequate to prevent locating individual residential locations. This approach will involve UCT, IBM, and NIH expert determination to </w:delText>
        </w:r>
        <w:r w:rsidR="002D6003" w:rsidRPr="00691453" w:rsidDel="00BE7F71">
          <w:rPr>
            <w:rFonts w:ascii="Nunito" w:eastAsia="Nunito" w:hAnsi="Nunito" w:cs="Nunito"/>
            <w:color w:val="000000" w:themeColor="text1"/>
            <w:sz w:val="20"/>
            <w:szCs w:val="20"/>
            <w:lang w:val="en-ZA"/>
          </w:rPr>
          <w:delText>balance</w:delText>
        </w:r>
        <w:r w:rsidRPr="00691453" w:rsidDel="00BE7F71">
          <w:rPr>
            <w:rFonts w:ascii="Nunito" w:eastAsia="Nunito" w:hAnsi="Nunito" w:cs="Nunito"/>
            <w:color w:val="000000" w:themeColor="text1"/>
            <w:sz w:val="20"/>
            <w:szCs w:val="20"/>
            <w:lang w:val="en-ZA"/>
          </w:rPr>
          <w:delText xml:space="preserve"> data utility and privacy.</w:delText>
        </w:r>
      </w:del>
      <w:ins w:id="2617" w:author="Craig Parker" w:date="2024-08-15T17:06:00Z" w16du:dateUtc="2024-08-15T15:06:00Z">
        <w:r w:rsidR="00606366" w:rsidRPr="00606366">
          <w:rPr>
            <w:rFonts w:ascii="Nunito" w:eastAsia="Nunito" w:hAnsi="Nunito" w:cs="Nunito"/>
            <w:color w:val="000000" w:themeColor="text1"/>
            <w:sz w:val="20"/>
            <w:szCs w:val="20"/>
            <w:lang w:val="en-ZA"/>
          </w:rPr>
          <w:t xml:space="preserve">For both RP1 and RP2, </w:t>
        </w:r>
        <w:r w:rsidR="00606366" w:rsidRPr="004C06F0">
          <w:rPr>
            <w:rFonts w:ascii="Nunito" w:eastAsia="Nunito" w:hAnsi="Nunito" w:cs="Nunito"/>
            <w:b/>
            <w:bCs/>
            <w:color w:val="000000" w:themeColor="text1"/>
            <w:sz w:val="20"/>
            <w:szCs w:val="20"/>
            <w:lang w:val="en-ZA"/>
            <w:rPrChange w:id="2618" w:author="Craig Parker" w:date="2024-08-15T17:09:00Z" w16du:dateUtc="2024-08-15T15:09:00Z">
              <w:rPr>
                <w:rFonts w:ascii="Nunito" w:eastAsia="Nunito" w:hAnsi="Nunito" w:cs="Nunito"/>
                <w:color w:val="000000" w:themeColor="text1"/>
                <w:sz w:val="20"/>
                <w:szCs w:val="20"/>
                <w:lang w:val="en-ZA"/>
              </w:rPr>
            </w:rPrChange>
          </w:rPr>
          <w:t>Gaussian displacement jittering</w:t>
        </w:r>
        <w:r w:rsidR="00606366" w:rsidRPr="00606366">
          <w:rPr>
            <w:rFonts w:ascii="Nunito" w:eastAsia="Nunito" w:hAnsi="Nunito" w:cs="Nunito"/>
            <w:color w:val="000000" w:themeColor="text1"/>
            <w:sz w:val="20"/>
            <w:szCs w:val="20"/>
            <w:lang w:val="en-ZA"/>
          </w:rPr>
          <w:t xml:space="preserve"> will be applied to shift latitude/longitude coordinates by tens of meters. This method effectively obscures individual residential locations while maintaining sufficient geographic detail for analysis. The displacement follows a Gaussian distribution, with adjustments based on local population density to ensure privacy. This approach will be implemented with input from UCT, IBM, and NIH experts, who will help balance data utility and privacy, ensuring that the jittering process meets both research and confidentiality requirements.</w:t>
        </w:r>
      </w:ins>
    </w:p>
    <w:p w14:paraId="57D13085" w14:textId="4BAD868E" w:rsidR="0095076B" w:rsidRPr="009813D8" w:rsidRDefault="0095076B" w:rsidP="0095076B">
      <w:pPr>
        <w:pStyle w:val="NormalWeb"/>
        <w:rPr>
          <w:ins w:id="2619" w:author="Craig Parker" w:date="2024-08-15T17:28:00Z" w16du:dateUtc="2024-08-15T15:28:00Z"/>
          <w:rFonts w:ascii="Nunito" w:hAnsi="Nunito"/>
          <w:sz w:val="20"/>
          <w:szCs w:val="20"/>
          <w:rPrChange w:id="2620" w:author="Craig Parker" w:date="2024-08-15T17:28:00Z" w16du:dateUtc="2024-08-15T15:28:00Z">
            <w:rPr>
              <w:ins w:id="2621" w:author="Craig Parker" w:date="2024-08-15T17:28:00Z" w16du:dateUtc="2024-08-15T15:28:00Z"/>
            </w:rPr>
          </w:rPrChange>
        </w:rPr>
      </w:pPr>
      <w:ins w:id="2622" w:author="Craig Parker" w:date="2024-08-15T17:28:00Z" w16du:dateUtc="2024-08-15T15:28:00Z">
        <w:r w:rsidRPr="009813D8">
          <w:rPr>
            <w:rFonts w:ascii="Nunito" w:hAnsi="Nunito"/>
            <w:sz w:val="20"/>
            <w:szCs w:val="20"/>
            <w:rPrChange w:id="2623" w:author="Craig Parker" w:date="2024-08-15T17:28:00Z" w16du:dateUtc="2024-08-15T15:28:00Z">
              <w:rPr/>
            </w:rPrChange>
          </w:rPr>
          <w:lastRenderedPageBreak/>
          <w:t xml:space="preserve">In </w:t>
        </w:r>
      </w:ins>
      <w:ins w:id="2624" w:author="Craig Parker" w:date="2024-08-15T19:09:00Z" w16du:dateUtc="2024-08-15T17:09:00Z">
        <w:r w:rsidR="00FF2C5C">
          <w:rPr>
            <w:rFonts w:ascii="Nunito" w:hAnsi="Nunito"/>
            <w:sz w:val="20"/>
            <w:szCs w:val="20"/>
          </w:rPr>
          <w:t>this project, geographic aggregation and location jittering are employed based on the data's specific needs</w:t>
        </w:r>
      </w:ins>
      <w:ins w:id="2625" w:author="Craig Parker" w:date="2024-08-15T17:28:00Z" w16du:dateUtc="2024-08-15T15:28:00Z">
        <w:r w:rsidRPr="009813D8">
          <w:rPr>
            <w:rFonts w:ascii="Nunito" w:hAnsi="Nunito"/>
            <w:sz w:val="20"/>
            <w:szCs w:val="20"/>
            <w:rPrChange w:id="2626" w:author="Craig Parker" w:date="2024-08-15T17:28:00Z" w16du:dateUtc="2024-08-15T15:28:00Z">
              <w:rPr/>
            </w:rPrChange>
          </w:rPr>
          <w:t xml:space="preserve"> and the </w:t>
        </w:r>
      </w:ins>
      <w:ins w:id="2627" w:author="Craig Parker" w:date="2024-08-16T09:28:00Z" w16du:dateUtc="2024-08-16T07:28:00Z">
        <w:r w:rsidR="00CC79A1">
          <w:rPr>
            <w:rFonts w:ascii="Nunito" w:hAnsi="Nunito"/>
            <w:sz w:val="20"/>
            <w:szCs w:val="20"/>
          </w:rPr>
          <w:t>required level of privacy protection</w:t>
        </w:r>
      </w:ins>
      <w:ins w:id="2628" w:author="Craig Parker" w:date="2024-08-15T17:28:00Z" w16du:dateUtc="2024-08-15T15:28:00Z">
        <w:r w:rsidRPr="009813D8">
          <w:rPr>
            <w:rFonts w:ascii="Nunito" w:hAnsi="Nunito"/>
            <w:sz w:val="20"/>
            <w:szCs w:val="20"/>
            <w:rPrChange w:id="2629" w:author="Craig Parker" w:date="2024-08-15T17:28:00Z" w16du:dateUtc="2024-08-15T15:28:00Z">
              <w:rPr/>
            </w:rPrChange>
          </w:rPr>
          <w:t>.</w:t>
        </w:r>
      </w:ins>
    </w:p>
    <w:p w14:paraId="0F3F52D5" w14:textId="04BC066B" w:rsidR="0095076B" w:rsidRPr="009813D8" w:rsidRDefault="0095076B" w:rsidP="0095076B">
      <w:pPr>
        <w:pStyle w:val="NormalWeb"/>
        <w:rPr>
          <w:ins w:id="2630" w:author="Craig Parker" w:date="2024-08-15T17:28:00Z" w16du:dateUtc="2024-08-15T15:28:00Z"/>
          <w:rFonts w:ascii="Nunito" w:hAnsi="Nunito"/>
          <w:sz w:val="20"/>
          <w:szCs w:val="20"/>
          <w:rPrChange w:id="2631" w:author="Craig Parker" w:date="2024-08-15T17:28:00Z" w16du:dateUtc="2024-08-15T15:28:00Z">
            <w:rPr>
              <w:ins w:id="2632" w:author="Craig Parker" w:date="2024-08-15T17:28:00Z" w16du:dateUtc="2024-08-15T15:28:00Z"/>
            </w:rPr>
          </w:rPrChange>
        </w:rPr>
      </w:pPr>
      <w:ins w:id="2633" w:author="Craig Parker" w:date="2024-08-15T17:28:00Z" w16du:dateUtc="2024-08-15T15:28:00Z">
        <w:r w:rsidRPr="009813D8">
          <w:rPr>
            <w:rStyle w:val="Strong"/>
            <w:rFonts w:ascii="Nunito" w:hAnsi="Nunito"/>
            <w:sz w:val="20"/>
            <w:szCs w:val="20"/>
            <w:rPrChange w:id="2634" w:author="Craig Parker" w:date="2024-08-15T17:28:00Z" w16du:dateUtc="2024-08-15T15:28:00Z">
              <w:rPr>
                <w:rStyle w:val="Strong"/>
              </w:rPr>
            </w:rPrChange>
          </w:rPr>
          <w:t>Aggregation</w:t>
        </w:r>
        <w:r w:rsidRPr="009813D8">
          <w:rPr>
            <w:rFonts w:ascii="Nunito" w:hAnsi="Nunito"/>
            <w:sz w:val="20"/>
            <w:szCs w:val="20"/>
            <w:rPrChange w:id="2635" w:author="Craig Parker" w:date="2024-08-15T17:28:00Z" w16du:dateUtc="2024-08-15T15:28:00Z">
              <w:rPr/>
            </w:rPrChange>
          </w:rPr>
          <w:t xml:space="preserve"> is used when the research requires broader spatial patterns, such as RP2, where urban heat-health outcomes are </w:t>
        </w:r>
      </w:ins>
      <w:ins w:id="2636" w:author="Craig Parker" w:date="2024-08-15T19:09:00Z" w16du:dateUtc="2024-08-15T17:09:00Z">
        <w:r w:rsidR="00FF2C5C">
          <w:rPr>
            <w:rFonts w:ascii="Nunito" w:hAnsi="Nunito"/>
            <w:sz w:val="20"/>
            <w:szCs w:val="20"/>
          </w:rPr>
          <w:t>analysed</w:t>
        </w:r>
      </w:ins>
      <w:ins w:id="2637" w:author="Craig Parker" w:date="2024-08-15T17:28:00Z" w16du:dateUtc="2024-08-15T15:28:00Z">
        <w:r w:rsidRPr="009813D8">
          <w:rPr>
            <w:rFonts w:ascii="Nunito" w:hAnsi="Nunito"/>
            <w:sz w:val="20"/>
            <w:szCs w:val="20"/>
            <w:rPrChange w:id="2638" w:author="Craig Parker" w:date="2024-08-15T17:28:00Z" w16du:dateUtc="2024-08-15T15:28:00Z">
              <w:rPr/>
            </w:rPrChange>
          </w:rPr>
          <w:t xml:space="preserve"> at a higher spatial level (e.g., census small areas or wards). This method reduces the risk of re-identification by grouping data into larger geographic areas, especially in low-density regions.</w:t>
        </w:r>
      </w:ins>
    </w:p>
    <w:p w14:paraId="5E811BF3" w14:textId="21BF8323" w:rsidR="003977E6" w:rsidRPr="009813D8" w:rsidRDefault="0095076B">
      <w:pPr>
        <w:pStyle w:val="NormalWeb"/>
        <w:rPr>
          <w:rFonts w:ascii="Nunito" w:hAnsi="Nunito"/>
          <w:sz w:val="20"/>
          <w:szCs w:val="20"/>
          <w:rPrChange w:id="2639" w:author="Craig Parker" w:date="2024-08-15T17:28:00Z" w16du:dateUtc="2024-08-15T15:28:00Z">
            <w:rPr>
              <w:rFonts w:ascii="Nunito" w:eastAsia="Nunito" w:hAnsi="Nunito" w:cs="Nunito"/>
              <w:color w:val="000000" w:themeColor="text1"/>
              <w:sz w:val="20"/>
              <w:szCs w:val="20"/>
              <w:lang w:val="en-ZA"/>
            </w:rPr>
          </w:rPrChange>
        </w:rPr>
        <w:pPrChange w:id="2640" w:author="Craig Parker" w:date="2024-08-15T17:28:00Z" w16du:dateUtc="2024-08-15T15:28:00Z">
          <w:pPr>
            <w:spacing w:line="360" w:lineRule="auto"/>
            <w:ind w:left="1440"/>
          </w:pPr>
        </w:pPrChange>
      </w:pPr>
      <w:ins w:id="2641" w:author="Craig Parker" w:date="2024-08-15T17:28:00Z" w16du:dateUtc="2024-08-15T15:28:00Z">
        <w:r w:rsidRPr="009813D8">
          <w:rPr>
            <w:rStyle w:val="Strong"/>
            <w:rFonts w:ascii="Nunito" w:hAnsi="Nunito"/>
            <w:sz w:val="20"/>
            <w:szCs w:val="20"/>
            <w:rPrChange w:id="2642" w:author="Craig Parker" w:date="2024-08-15T17:28:00Z" w16du:dateUtc="2024-08-15T15:28:00Z">
              <w:rPr>
                <w:rStyle w:val="Strong"/>
              </w:rPr>
            </w:rPrChange>
          </w:rPr>
          <w:t>Jittering</w:t>
        </w:r>
        <w:r w:rsidRPr="009813D8">
          <w:rPr>
            <w:rFonts w:ascii="Nunito" w:hAnsi="Nunito"/>
            <w:sz w:val="20"/>
            <w:szCs w:val="20"/>
            <w:rPrChange w:id="2643" w:author="Craig Parker" w:date="2024-08-15T17:28:00Z" w16du:dateUtc="2024-08-15T15:28:00Z">
              <w:rPr/>
            </w:rPrChange>
          </w:rPr>
          <w:t xml:space="preserve"> is applied when finer spatial detail is necessary, but </w:t>
        </w:r>
      </w:ins>
      <w:ins w:id="2644" w:author="Craig Parker" w:date="2024-08-15T19:09:00Z" w16du:dateUtc="2024-08-15T17:09:00Z">
        <w:r w:rsidR="00FF2C5C">
          <w:rPr>
            <w:rFonts w:ascii="Nunito" w:hAnsi="Nunito"/>
            <w:sz w:val="20"/>
            <w:szCs w:val="20"/>
          </w:rPr>
          <w:t>privacy must still be protected</w:t>
        </w:r>
      </w:ins>
      <w:ins w:id="2645" w:author="Craig Parker" w:date="2024-08-15T17:28:00Z" w16du:dateUtc="2024-08-15T15:28:00Z">
        <w:r w:rsidRPr="009813D8">
          <w:rPr>
            <w:rFonts w:ascii="Nunito" w:hAnsi="Nunito"/>
            <w:sz w:val="20"/>
            <w:szCs w:val="20"/>
            <w:rPrChange w:id="2646" w:author="Craig Parker" w:date="2024-08-15T17:28:00Z" w16du:dateUtc="2024-08-15T15:28:00Z">
              <w:rPr/>
            </w:rPrChange>
          </w:rPr>
          <w:t xml:space="preserve">. For instance, in RP1, jittering is used to slightly alter latitude/longitude coordinates by </w:t>
        </w:r>
      </w:ins>
      <w:ins w:id="2647" w:author="Craig Parker" w:date="2024-08-15T19:09:00Z" w16du:dateUtc="2024-08-15T17:09:00Z">
        <w:r w:rsidR="00FF2C5C">
          <w:rPr>
            <w:rFonts w:ascii="Nunito" w:hAnsi="Nunito"/>
            <w:sz w:val="20"/>
            <w:szCs w:val="20"/>
          </w:rPr>
          <w:t>randomising</w:t>
        </w:r>
      </w:ins>
      <w:ins w:id="2648" w:author="Craig Parker" w:date="2024-08-15T17:28:00Z" w16du:dateUtc="2024-08-15T15:28:00Z">
        <w:r w:rsidRPr="009813D8">
          <w:rPr>
            <w:rFonts w:ascii="Nunito" w:hAnsi="Nunito"/>
            <w:sz w:val="20"/>
            <w:szCs w:val="20"/>
            <w:rPrChange w:id="2649" w:author="Craig Parker" w:date="2024-08-15T17:28:00Z" w16du:dateUtc="2024-08-15T15:28:00Z">
              <w:rPr/>
            </w:rPrChange>
          </w:rPr>
          <w:t xml:space="preserve"> them within a small radius, effectively obscuring exact locations while retaining sufficient accuracy for spatial analysis. </w:t>
        </w:r>
        <w:r w:rsidRPr="009813D8">
          <w:rPr>
            <w:rStyle w:val="Strong"/>
            <w:rFonts w:ascii="Nunito" w:hAnsi="Nunito"/>
            <w:sz w:val="20"/>
            <w:szCs w:val="20"/>
            <w:rPrChange w:id="2650" w:author="Craig Parker" w:date="2024-08-15T17:28:00Z" w16du:dateUtc="2024-08-15T15:28:00Z">
              <w:rPr>
                <w:rStyle w:val="Strong"/>
              </w:rPr>
            </w:rPrChange>
          </w:rPr>
          <w:t>Gaussian displacement jittering</w:t>
        </w:r>
        <w:r w:rsidRPr="009813D8">
          <w:rPr>
            <w:rFonts w:ascii="Nunito" w:hAnsi="Nunito"/>
            <w:sz w:val="20"/>
            <w:szCs w:val="20"/>
            <w:rPrChange w:id="2651" w:author="Craig Parker" w:date="2024-08-15T17:28:00Z" w16du:dateUtc="2024-08-15T15:28:00Z">
              <w:rPr/>
            </w:rPrChange>
          </w:rPr>
          <w:t xml:space="preserve"> is specifically used when more precise geographic information is required, balancing data utility and privacy by adjusting displacement based on population density.</w:t>
        </w:r>
      </w:ins>
    </w:p>
    <w:p w14:paraId="1A1A1C1C" w14:textId="06DBFA26" w:rsidR="003977E6" w:rsidRPr="00691453" w:rsidRDefault="003977E6">
      <w:pPr>
        <w:rPr>
          <w:rFonts w:ascii="Nunito" w:eastAsia="Nunito" w:hAnsi="Nunito" w:cs="Nunito"/>
          <w:color w:val="000000" w:themeColor="text1"/>
          <w:sz w:val="20"/>
          <w:szCs w:val="20"/>
          <w:lang w:val="en-ZA"/>
        </w:rPr>
        <w:pPrChange w:id="2652" w:author="Craig Parker" w:date="2024-08-15T16:14:00Z" w16du:dateUtc="2024-08-15T14:14:00Z">
          <w:pPr>
            <w:spacing w:line="360" w:lineRule="auto"/>
          </w:pPr>
        </w:pPrChange>
      </w:pPr>
      <w:r w:rsidRPr="00691453">
        <w:rPr>
          <w:rFonts w:ascii="Nunito" w:eastAsia="Nunito" w:hAnsi="Nunito" w:cs="Nunito"/>
          <w:b/>
          <w:bCs/>
          <w:color w:val="000000" w:themeColor="text1"/>
          <w:sz w:val="20"/>
          <w:szCs w:val="20"/>
          <w:lang w:val="en-ZA"/>
        </w:rPr>
        <w:t>Expert Review and Validation</w:t>
      </w:r>
      <w:r w:rsidRPr="00691453">
        <w:rPr>
          <w:rFonts w:ascii="Nunito" w:eastAsia="Nunito" w:hAnsi="Nunito" w:cs="Nunito"/>
          <w:color w:val="000000" w:themeColor="text1"/>
          <w:sz w:val="20"/>
          <w:szCs w:val="20"/>
          <w:lang w:val="en-ZA"/>
        </w:rPr>
        <w:t xml:space="preserve">: </w:t>
      </w:r>
    </w:p>
    <w:p w14:paraId="76B5280C" w14:textId="77777777" w:rsidR="003977E6" w:rsidRPr="00691453" w:rsidRDefault="003977E6">
      <w:pPr>
        <w:overflowPunct w:val="0"/>
        <w:autoSpaceDE w:val="0"/>
        <w:autoSpaceDN w:val="0"/>
        <w:adjustRightInd w:val="0"/>
        <w:spacing w:after="0"/>
        <w:rPr>
          <w:rFonts w:ascii="Nunito" w:eastAsia="Nunito" w:hAnsi="Nunito" w:cs="Nunito"/>
          <w:color w:val="000000" w:themeColor="text1"/>
          <w:sz w:val="20"/>
          <w:szCs w:val="20"/>
          <w:lang w:val="en-ZA"/>
        </w:rPr>
        <w:pPrChange w:id="2653" w:author="Craig Parker" w:date="2024-08-15T17:25:00Z" w16du:dateUtc="2024-08-15T15:25:00Z">
          <w:pPr>
            <w:numPr>
              <w:ilvl w:val="1"/>
              <w:numId w:val="18"/>
            </w:numPr>
            <w:overflowPunct w:val="0"/>
            <w:autoSpaceDE w:val="0"/>
            <w:autoSpaceDN w:val="0"/>
            <w:adjustRightInd w:val="0"/>
            <w:spacing w:after="0" w:line="360" w:lineRule="auto"/>
            <w:ind w:left="1440" w:hanging="360"/>
          </w:pPr>
        </w:pPrChange>
      </w:pPr>
      <w:r w:rsidRPr="00691453">
        <w:rPr>
          <w:rFonts w:ascii="Nunito" w:eastAsia="Nunito" w:hAnsi="Nunito" w:cs="Nunito"/>
          <w:color w:val="000000" w:themeColor="text1"/>
          <w:sz w:val="20"/>
          <w:szCs w:val="20"/>
          <w:lang w:val="en-ZA"/>
        </w:rPr>
        <w:t>Geo-location masking/jittering and aggregation techniques will be reviewed</w:t>
      </w:r>
      <w:del w:id="2654" w:author="Craig Parker" w:date="2024-08-15T17:10:00Z" w16du:dateUtc="2024-08-15T15:10:00Z">
        <w:r w:rsidRPr="00691453" w:rsidDel="006325CE">
          <w:rPr>
            <w:rFonts w:ascii="Nunito" w:eastAsia="Nunito" w:hAnsi="Nunito" w:cs="Nunito"/>
            <w:color w:val="000000" w:themeColor="text1"/>
            <w:sz w:val="20"/>
            <w:szCs w:val="20"/>
            <w:lang w:val="en-ZA"/>
          </w:rPr>
          <w:delText xml:space="preserve"> and validated</w:delText>
        </w:r>
      </w:del>
      <w:r w:rsidRPr="00691453">
        <w:rPr>
          <w:rFonts w:ascii="Nunito" w:eastAsia="Nunito" w:hAnsi="Nunito" w:cs="Nunito"/>
          <w:color w:val="000000" w:themeColor="text1"/>
          <w:sz w:val="20"/>
          <w:szCs w:val="20"/>
          <w:lang w:val="en-ZA"/>
        </w:rPr>
        <w:t xml:space="preserve"> through expert determination involving UCT, IBM, and NIH experts. This process will involve assessing the risk of re-identification and ensuring that the applied techniques sufficiently protect participant confidentiality while maintaining the integrity of spatial analyses.</w:t>
      </w:r>
    </w:p>
    <w:p w14:paraId="1ECE584F" w14:textId="77777777" w:rsidR="003977E6" w:rsidRPr="00691453" w:rsidRDefault="003977E6">
      <w:pPr>
        <w:ind w:left="1440"/>
        <w:rPr>
          <w:rFonts w:ascii="Nunito" w:eastAsia="Nunito" w:hAnsi="Nunito" w:cs="Nunito"/>
          <w:color w:val="000000" w:themeColor="text1"/>
          <w:sz w:val="20"/>
          <w:szCs w:val="20"/>
          <w:lang w:val="en-ZA"/>
        </w:rPr>
        <w:pPrChange w:id="2655" w:author="Craig Parker" w:date="2024-08-15T16:14:00Z" w16du:dateUtc="2024-08-15T14:14:00Z">
          <w:pPr>
            <w:spacing w:line="360" w:lineRule="auto"/>
            <w:ind w:left="1440"/>
          </w:pPr>
        </w:pPrChange>
      </w:pPr>
    </w:p>
    <w:p w14:paraId="6D1EA397" w14:textId="77777777" w:rsidR="003977E6" w:rsidRPr="00691453" w:rsidRDefault="003977E6">
      <w:pPr>
        <w:rPr>
          <w:rFonts w:ascii="Nunito" w:eastAsia="Nunito" w:hAnsi="Nunito" w:cs="Nunito"/>
          <w:color w:val="000000" w:themeColor="text1"/>
          <w:sz w:val="20"/>
          <w:szCs w:val="20"/>
          <w:lang w:val="en-ZA"/>
        </w:rPr>
        <w:pPrChange w:id="2656" w:author="Craig Parker" w:date="2024-08-15T16:14:00Z" w16du:dateUtc="2024-08-15T14:14:00Z">
          <w:pPr>
            <w:spacing w:line="360" w:lineRule="auto"/>
          </w:pPr>
        </w:pPrChange>
      </w:pPr>
      <w:r w:rsidRPr="00691453">
        <w:rPr>
          <w:rFonts w:ascii="Nunito" w:eastAsia="Nunito" w:hAnsi="Nunito" w:cs="Nunito"/>
          <w:b/>
          <w:bCs/>
          <w:color w:val="000000" w:themeColor="text1"/>
          <w:sz w:val="20"/>
          <w:szCs w:val="20"/>
          <w:lang w:val="en-ZA"/>
        </w:rPr>
        <w:t>Assessing Re-identification Risk</w:t>
      </w:r>
      <w:r w:rsidRPr="00691453">
        <w:rPr>
          <w:rFonts w:ascii="Nunito" w:eastAsia="Nunito" w:hAnsi="Nunito" w:cs="Nunito"/>
          <w:color w:val="000000" w:themeColor="text1"/>
          <w:sz w:val="20"/>
          <w:szCs w:val="20"/>
          <w:lang w:val="en-ZA"/>
        </w:rPr>
        <w:t xml:space="preserve">: </w:t>
      </w:r>
    </w:p>
    <w:p w14:paraId="4B76D057" w14:textId="4D5471BB" w:rsidR="003977E6" w:rsidRPr="00691453" w:rsidRDefault="003977E6">
      <w:pPr>
        <w:overflowPunct w:val="0"/>
        <w:autoSpaceDE w:val="0"/>
        <w:autoSpaceDN w:val="0"/>
        <w:adjustRightInd w:val="0"/>
        <w:spacing w:after="0"/>
        <w:rPr>
          <w:rFonts w:ascii="Nunito" w:eastAsia="Nunito" w:hAnsi="Nunito" w:cs="Nunito"/>
          <w:color w:val="000000" w:themeColor="text1"/>
          <w:sz w:val="20"/>
          <w:szCs w:val="20"/>
          <w:lang w:val="en-ZA"/>
        </w:rPr>
        <w:pPrChange w:id="2657" w:author="Craig Parker" w:date="2024-08-15T17:25:00Z" w16du:dateUtc="2024-08-15T15:25:00Z">
          <w:pPr>
            <w:numPr>
              <w:ilvl w:val="1"/>
              <w:numId w:val="18"/>
            </w:numPr>
            <w:overflowPunct w:val="0"/>
            <w:autoSpaceDE w:val="0"/>
            <w:autoSpaceDN w:val="0"/>
            <w:adjustRightInd w:val="0"/>
            <w:spacing w:after="0" w:line="360" w:lineRule="auto"/>
            <w:ind w:left="1440" w:hanging="360"/>
          </w:pPr>
        </w:pPrChange>
      </w:pPr>
      <w:r w:rsidRPr="00691453">
        <w:rPr>
          <w:rFonts w:ascii="Nunito" w:eastAsia="Nunito" w:hAnsi="Nunito" w:cs="Nunito"/>
          <w:color w:val="000000" w:themeColor="text1"/>
          <w:sz w:val="20"/>
          <w:szCs w:val="20"/>
          <w:lang w:val="en-ZA"/>
        </w:rPr>
        <w:t>The risk of re-identification will be quantified using spatial k-anonymity metrics, as described by Zandbergen (2014)</w:t>
      </w:r>
      <w:ins w:id="2658" w:author="Craig Parker" w:date="2024-08-15T15:17:00Z" w16du:dateUtc="2024-08-15T13:17:00Z">
        <w:r w:rsidR="00F6724E" w:rsidRPr="00691453">
          <w:rPr>
            <w:rStyle w:val="FootnoteReference"/>
            <w:rFonts w:ascii="Nunito" w:eastAsia="Nunito" w:hAnsi="Nunito" w:cs="Nunito"/>
            <w:color w:val="000000" w:themeColor="text1"/>
            <w:sz w:val="20"/>
            <w:szCs w:val="20"/>
            <w:lang w:val="en-ZA"/>
          </w:rPr>
          <w:footnoteReference w:id="6"/>
        </w:r>
      </w:ins>
      <w:r w:rsidRPr="00691453">
        <w:rPr>
          <w:rFonts w:ascii="Nunito" w:eastAsia="Nunito" w:hAnsi="Nunito" w:cs="Nunito"/>
          <w:color w:val="000000" w:themeColor="text1"/>
          <w:sz w:val="20"/>
          <w:szCs w:val="20"/>
          <w:lang w:val="en-ZA"/>
        </w:rPr>
        <w:t>. This involves ensuring that each masked location is indistinguishable from at least k-1 other locations within a specified distance. The displacement required for adequate masking will be inversely proportional to the local population density to maintain high spatial k-anonymity.</w:t>
      </w:r>
    </w:p>
    <w:p w14:paraId="28237672" w14:textId="77777777" w:rsidR="003977E6" w:rsidRPr="00691453" w:rsidRDefault="003977E6">
      <w:pPr>
        <w:rPr>
          <w:rFonts w:ascii="Nunito" w:eastAsia="Nunito" w:hAnsi="Nunito" w:cs="Nunito"/>
          <w:color w:val="000000" w:themeColor="text1"/>
          <w:sz w:val="20"/>
          <w:szCs w:val="20"/>
          <w:lang w:val="en-ZA"/>
        </w:rPr>
        <w:pPrChange w:id="2661" w:author="Craig Parker" w:date="2024-08-15T16:14:00Z" w16du:dateUtc="2024-08-15T14:14:00Z">
          <w:pPr>
            <w:spacing w:line="360" w:lineRule="auto"/>
          </w:pPr>
        </w:pPrChange>
      </w:pPr>
    </w:p>
    <w:p w14:paraId="2DF59579" w14:textId="42DD2AA4" w:rsidR="003977E6" w:rsidRDefault="003977E6" w:rsidP="00721DA5">
      <w:pPr>
        <w:rPr>
          <w:ins w:id="2662" w:author="Craig Parker" w:date="2024-08-15T17:27:00Z" w16du:dateUtc="2024-08-15T15:27:00Z"/>
          <w:rFonts w:ascii="Nunito" w:eastAsia="Nunito" w:hAnsi="Nunito"/>
          <w:sz w:val="20"/>
          <w:szCs w:val="20"/>
          <w:lang w:val="en-ZA"/>
        </w:rPr>
      </w:pPr>
      <w:r w:rsidRPr="00691453">
        <w:rPr>
          <w:rFonts w:ascii="Nunito" w:eastAsia="Nunito" w:hAnsi="Nunito"/>
          <w:sz w:val="20"/>
          <w:szCs w:val="20"/>
          <w:lang w:val="en-ZA"/>
        </w:rPr>
        <w:t xml:space="preserve">By incorporating these enhanced de-identification techniques, we aim to ensure compliance with POPIA, protect participant privacy, and maintain the </w:t>
      </w:r>
      <w:del w:id="2663" w:author="Craig Parker" w:date="2024-08-15T19:09:00Z" w16du:dateUtc="2024-08-15T17:09:00Z">
        <w:r w:rsidRPr="00691453" w:rsidDel="00FF2C5C">
          <w:rPr>
            <w:rFonts w:ascii="Nunito" w:eastAsia="Nunito" w:hAnsi="Nunito"/>
            <w:sz w:val="20"/>
            <w:szCs w:val="20"/>
            <w:lang w:val="en-ZA"/>
          </w:rPr>
          <w:delText>utility of the data</w:delText>
        </w:r>
      </w:del>
      <w:ins w:id="2664" w:author="Craig Parker" w:date="2024-08-15T19:09:00Z" w16du:dateUtc="2024-08-15T17:09:00Z">
        <w:r w:rsidR="00FF2C5C">
          <w:rPr>
            <w:rFonts w:ascii="Nunito" w:eastAsia="Nunito" w:hAnsi="Nunito"/>
            <w:sz w:val="20"/>
            <w:szCs w:val="20"/>
            <w:lang w:val="en-ZA"/>
          </w:rPr>
          <w:t>data's utility</w:t>
        </w:r>
      </w:ins>
      <w:r w:rsidRPr="00691453">
        <w:rPr>
          <w:rFonts w:ascii="Nunito" w:eastAsia="Nunito" w:hAnsi="Nunito"/>
          <w:sz w:val="20"/>
          <w:szCs w:val="20"/>
          <w:lang w:val="en-ZA"/>
        </w:rPr>
        <w:t xml:space="preserve"> for research purposes.</w:t>
      </w:r>
      <w:r w:rsidRPr="00691453">
        <w:rPr>
          <w:rFonts w:ascii="Nunito" w:eastAsia="Nunito" w:hAnsi="Nunito"/>
          <w:sz w:val="20"/>
          <w:szCs w:val="20"/>
          <w:vertAlign w:val="superscript"/>
        </w:rPr>
        <w:footnoteReference w:id="7"/>
      </w:r>
    </w:p>
    <w:p w14:paraId="7D9EE062" w14:textId="77777777" w:rsidR="00A94810" w:rsidRPr="00691453" w:rsidRDefault="00A94810" w:rsidP="00721DA5">
      <w:pPr>
        <w:rPr>
          <w:rFonts w:ascii="Nunito" w:hAnsi="Nunito"/>
          <w:sz w:val="20"/>
          <w:szCs w:val="20"/>
          <w:rPrChange w:id="2671" w:author="Craig Parker" w:date="2024-08-15T16:14:00Z" w16du:dateUtc="2024-08-15T14:14:00Z">
            <w:rPr>
              <w:rFonts w:ascii="Nunito" w:hAnsi="Nunito"/>
            </w:rPr>
          </w:rPrChange>
        </w:rPr>
      </w:pPr>
    </w:p>
    <w:p w14:paraId="0205C8CF" w14:textId="77777777" w:rsidR="00944DE2" w:rsidRPr="00691453" w:rsidRDefault="00944DE2" w:rsidP="00721DA5">
      <w:pPr>
        <w:rPr>
          <w:rFonts w:ascii="Nunito" w:eastAsiaTheme="majorEastAsia" w:hAnsi="Nunito" w:cstheme="majorBidi"/>
          <w:b/>
          <w:bCs/>
          <w:color w:val="365F91" w:themeColor="accent1" w:themeShade="BF"/>
          <w:sz w:val="20"/>
          <w:szCs w:val="20"/>
          <w:rPrChange w:id="2672" w:author="Craig Parker" w:date="2024-08-15T16:14:00Z" w16du:dateUtc="2024-08-15T14:14:00Z">
            <w:rPr>
              <w:rFonts w:ascii="Nunito" w:eastAsiaTheme="majorEastAsia" w:hAnsi="Nunito" w:cstheme="majorBidi"/>
              <w:b/>
              <w:bCs/>
              <w:color w:val="365F91" w:themeColor="accent1" w:themeShade="BF"/>
              <w:sz w:val="28"/>
              <w:szCs w:val="28"/>
            </w:rPr>
          </w:rPrChange>
        </w:rPr>
      </w:pPr>
      <w:r w:rsidRPr="00691453">
        <w:rPr>
          <w:rFonts w:ascii="Nunito" w:hAnsi="Nunito"/>
          <w:sz w:val="20"/>
          <w:szCs w:val="20"/>
          <w:rPrChange w:id="2673" w:author="Craig Parker" w:date="2024-08-15T16:14:00Z" w16du:dateUtc="2024-08-15T14:14:00Z">
            <w:rPr>
              <w:rFonts w:ascii="Nunito" w:hAnsi="Nunito"/>
            </w:rPr>
          </w:rPrChange>
        </w:rPr>
        <w:lastRenderedPageBreak/>
        <w:br w:type="page"/>
      </w:r>
    </w:p>
    <w:p w14:paraId="495F4F8A" w14:textId="267668DD" w:rsidR="00FB4A54" w:rsidRPr="00007315" w:rsidRDefault="000B1BCF">
      <w:pPr>
        <w:pStyle w:val="Heading1"/>
        <w:numPr>
          <w:ilvl w:val="0"/>
          <w:numId w:val="68"/>
        </w:numPr>
        <w:rPr>
          <w:ins w:id="2674" w:author="Craig Parker" w:date="2024-08-15T14:06:00Z" w16du:dateUtc="2024-08-15T12:06:00Z"/>
          <w:rFonts w:ascii="Nunito" w:hAnsi="Nunito"/>
          <w:color w:val="auto"/>
          <w:sz w:val="32"/>
          <w:szCs w:val="32"/>
          <w:rPrChange w:id="2675" w:author="Craig Parker" w:date="2024-08-16T13:26:00Z" w16du:dateUtc="2024-08-16T11:26:00Z">
            <w:rPr>
              <w:ins w:id="2676" w:author="Craig Parker" w:date="2024-08-15T14:06:00Z" w16du:dateUtc="2024-08-15T12:06:00Z"/>
              <w:rFonts w:ascii="Nunito" w:hAnsi="Nunito"/>
            </w:rPr>
          </w:rPrChange>
        </w:rPr>
        <w:pPrChange w:id="2677" w:author="Craig Parker" w:date="2024-08-15T17:30:00Z" w16du:dateUtc="2024-08-15T15:30:00Z">
          <w:pPr>
            <w:pStyle w:val="Heading1"/>
            <w:numPr>
              <w:numId w:val="11"/>
            </w:numPr>
            <w:ind w:left="360" w:hanging="360"/>
          </w:pPr>
        </w:pPrChange>
      </w:pPr>
      <w:bookmarkStart w:id="2678" w:name="_Toc174715412"/>
      <w:r w:rsidRPr="00007315">
        <w:rPr>
          <w:rFonts w:ascii="Nunito" w:hAnsi="Nunito"/>
          <w:color w:val="auto"/>
          <w:sz w:val="32"/>
          <w:szCs w:val="32"/>
          <w:rPrChange w:id="2679" w:author="Craig Parker" w:date="2024-08-16T13:26:00Z" w16du:dateUtc="2024-08-16T11:26:00Z">
            <w:rPr>
              <w:rFonts w:ascii="Nunito" w:hAnsi="Nunito"/>
            </w:rPr>
          </w:rPrChange>
        </w:rPr>
        <w:lastRenderedPageBreak/>
        <w:t xml:space="preserve">Data </w:t>
      </w:r>
      <w:ins w:id="2680" w:author="Craig Parker" w:date="2024-08-15T14:32:00Z" w16du:dateUtc="2024-08-15T12:32:00Z">
        <w:r w:rsidR="00F72976" w:rsidRPr="00007315">
          <w:rPr>
            <w:rFonts w:ascii="Nunito" w:hAnsi="Nunito"/>
            <w:color w:val="auto"/>
            <w:sz w:val="32"/>
            <w:szCs w:val="32"/>
            <w:rPrChange w:id="2681" w:author="Craig Parker" w:date="2024-08-16T13:26:00Z" w16du:dateUtc="2024-08-16T11:26:00Z">
              <w:rPr>
                <w:rFonts w:ascii="Nunito" w:hAnsi="Nunito"/>
              </w:rPr>
            </w:rPrChange>
          </w:rPr>
          <w:t>s</w:t>
        </w:r>
      </w:ins>
      <w:del w:id="2682" w:author="Craig Parker" w:date="2024-08-15T14:32:00Z" w16du:dateUtc="2024-08-15T12:32:00Z">
        <w:r w:rsidRPr="00007315" w:rsidDel="00F72976">
          <w:rPr>
            <w:rFonts w:ascii="Nunito" w:hAnsi="Nunito"/>
            <w:color w:val="auto"/>
            <w:sz w:val="32"/>
            <w:szCs w:val="32"/>
            <w:rPrChange w:id="2683" w:author="Craig Parker" w:date="2024-08-16T13:26:00Z" w16du:dateUtc="2024-08-16T11:26:00Z">
              <w:rPr>
                <w:rFonts w:ascii="Nunito" w:hAnsi="Nunito"/>
              </w:rPr>
            </w:rPrChange>
          </w:rPr>
          <w:delText>S</w:delText>
        </w:r>
      </w:del>
      <w:r w:rsidRPr="00007315">
        <w:rPr>
          <w:rFonts w:ascii="Nunito" w:hAnsi="Nunito"/>
          <w:color w:val="auto"/>
          <w:sz w:val="32"/>
          <w:szCs w:val="32"/>
          <w:rPrChange w:id="2684" w:author="Craig Parker" w:date="2024-08-16T13:26:00Z" w16du:dateUtc="2024-08-16T11:26:00Z">
            <w:rPr>
              <w:rFonts w:ascii="Nunito" w:hAnsi="Nunito"/>
            </w:rPr>
          </w:rPrChange>
        </w:rPr>
        <w:t xml:space="preserve">haring and </w:t>
      </w:r>
      <w:r w:rsidR="00627620" w:rsidRPr="00007315">
        <w:rPr>
          <w:rFonts w:ascii="Nunito" w:hAnsi="Nunito"/>
          <w:color w:val="auto"/>
          <w:sz w:val="32"/>
          <w:szCs w:val="32"/>
          <w:rPrChange w:id="2685" w:author="Craig Parker" w:date="2024-08-16T13:26:00Z" w16du:dateUtc="2024-08-16T11:26:00Z">
            <w:rPr>
              <w:rFonts w:ascii="Nunito" w:hAnsi="Nunito"/>
            </w:rPr>
          </w:rPrChange>
        </w:rPr>
        <w:t>o</w:t>
      </w:r>
      <w:r w:rsidRPr="00007315">
        <w:rPr>
          <w:rFonts w:ascii="Nunito" w:hAnsi="Nunito"/>
          <w:color w:val="auto"/>
          <w:sz w:val="32"/>
          <w:szCs w:val="32"/>
          <w:rPrChange w:id="2686" w:author="Craig Parker" w:date="2024-08-16T13:26:00Z" w16du:dateUtc="2024-08-16T11:26:00Z">
            <w:rPr>
              <w:rFonts w:ascii="Nunito" w:hAnsi="Nunito"/>
            </w:rPr>
          </w:rPrChange>
        </w:rPr>
        <w:t xml:space="preserve">pen </w:t>
      </w:r>
      <w:r w:rsidR="00627620" w:rsidRPr="00007315">
        <w:rPr>
          <w:rFonts w:ascii="Nunito" w:hAnsi="Nunito"/>
          <w:color w:val="auto"/>
          <w:sz w:val="32"/>
          <w:szCs w:val="32"/>
          <w:rPrChange w:id="2687" w:author="Craig Parker" w:date="2024-08-16T13:26:00Z" w16du:dateUtc="2024-08-16T11:26:00Z">
            <w:rPr>
              <w:rFonts w:ascii="Nunito" w:hAnsi="Nunito"/>
            </w:rPr>
          </w:rPrChange>
        </w:rPr>
        <w:t>a</w:t>
      </w:r>
      <w:r w:rsidRPr="00007315">
        <w:rPr>
          <w:rFonts w:ascii="Nunito" w:hAnsi="Nunito"/>
          <w:color w:val="auto"/>
          <w:sz w:val="32"/>
          <w:szCs w:val="32"/>
          <w:rPrChange w:id="2688" w:author="Craig Parker" w:date="2024-08-16T13:26:00Z" w16du:dateUtc="2024-08-16T11:26:00Z">
            <w:rPr>
              <w:rFonts w:ascii="Nunito" w:hAnsi="Nunito"/>
            </w:rPr>
          </w:rPrChange>
        </w:rPr>
        <w:t>ccess</w:t>
      </w:r>
      <w:bookmarkEnd w:id="2678"/>
    </w:p>
    <w:p w14:paraId="0B35C601" w14:textId="77777777" w:rsidR="00E3394E" w:rsidRPr="00691453" w:rsidDel="00E3044B" w:rsidRDefault="00E3394E">
      <w:pPr>
        <w:rPr>
          <w:del w:id="2689" w:author="Craig Parker" w:date="2024-08-16T09:14:00Z" w16du:dateUtc="2024-08-16T07:14:00Z"/>
          <w:rFonts w:ascii="Nunito" w:hAnsi="Nunito"/>
          <w:sz w:val="20"/>
          <w:szCs w:val="20"/>
          <w:rPrChange w:id="2690" w:author="Craig Parker" w:date="2024-08-15T16:14:00Z" w16du:dateUtc="2024-08-15T14:14:00Z">
            <w:rPr>
              <w:del w:id="2691" w:author="Craig Parker" w:date="2024-08-16T09:14:00Z" w16du:dateUtc="2024-08-16T07:14:00Z"/>
              <w:rFonts w:ascii="Nunito" w:hAnsi="Nunito"/>
            </w:rPr>
          </w:rPrChange>
        </w:rPr>
        <w:pPrChange w:id="2692" w:author="Craig Parker" w:date="2024-08-15T16:14:00Z" w16du:dateUtc="2024-08-15T14:14:00Z">
          <w:pPr>
            <w:pStyle w:val="Heading1"/>
            <w:numPr>
              <w:numId w:val="11"/>
            </w:numPr>
            <w:ind w:left="360" w:hanging="360"/>
          </w:pPr>
        </w:pPrChange>
      </w:pPr>
    </w:p>
    <w:p w14:paraId="1BCA3364" w14:textId="750AACC4" w:rsidR="00E3044B" w:rsidRPr="00E3044B" w:rsidRDefault="00E3044B" w:rsidP="00E3044B">
      <w:pPr>
        <w:spacing w:before="100" w:beforeAutospacing="1" w:after="100" w:afterAutospacing="1" w:line="240" w:lineRule="auto"/>
        <w:rPr>
          <w:ins w:id="2693" w:author="Craig Parker" w:date="2024-08-16T09:13:00Z" w16du:dateUtc="2024-08-16T07:13:00Z"/>
          <w:rFonts w:ascii="Nunito" w:eastAsia="Times New Roman" w:hAnsi="Nunito" w:cs="Times New Roman"/>
          <w:sz w:val="20"/>
          <w:szCs w:val="20"/>
          <w:lang w:val="en-ZA" w:eastAsia="en-ZA"/>
          <w:rPrChange w:id="2694" w:author="Craig Parker" w:date="2024-08-16T09:13:00Z" w16du:dateUtc="2024-08-16T07:13:00Z">
            <w:rPr>
              <w:ins w:id="2695" w:author="Craig Parker" w:date="2024-08-16T09:13:00Z" w16du:dateUtc="2024-08-16T07:13:00Z"/>
              <w:rFonts w:ascii="Times New Roman" w:eastAsia="Times New Roman" w:hAnsi="Times New Roman" w:cs="Times New Roman"/>
              <w:sz w:val="24"/>
              <w:szCs w:val="24"/>
              <w:lang w:val="en-ZA" w:eastAsia="en-ZA"/>
            </w:rPr>
          </w:rPrChange>
        </w:rPr>
      </w:pPr>
      <w:ins w:id="2696" w:author="Craig Parker" w:date="2024-08-16T09:13:00Z" w16du:dateUtc="2024-08-16T07:13:00Z">
        <w:r w:rsidRPr="00E3044B">
          <w:rPr>
            <w:rFonts w:ascii="Nunito" w:eastAsia="Times New Roman" w:hAnsi="Nunito" w:cs="Times New Roman"/>
            <w:sz w:val="20"/>
            <w:szCs w:val="20"/>
            <w:lang w:val="en-ZA" w:eastAsia="en-ZA"/>
            <w:rPrChange w:id="2697" w:author="Craig Parker" w:date="2024-08-16T09:13:00Z" w16du:dateUtc="2024-08-16T07:13:00Z">
              <w:rPr>
                <w:rFonts w:ascii="Times New Roman" w:eastAsia="Times New Roman" w:hAnsi="Times New Roman" w:cs="Times New Roman"/>
                <w:sz w:val="24"/>
                <w:szCs w:val="24"/>
                <w:lang w:val="en-ZA" w:eastAsia="en-ZA"/>
              </w:rPr>
            </w:rPrChange>
          </w:rPr>
          <w:t>A</w:t>
        </w:r>
      </w:ins>
      <w:ins w:id="2698" w:author="Craig Parker" w:date="2024-08-16T09:28:00Z" w16du:dateUtc="2024-08-16T07:28:00Z">
        <w:r w:rsidR="00CC79A1">
          <w:rPr>
            <w:rFonts w:ascii="Nunito" w:eastAsia="Times New Roman" w:hAnsi="Nunito" w:cs="Times New Roman"/>
            <w:sz w:val="20"/>
            <w:szCs w:val="20"/>
            <w:lang w:val="en-ZA" w:eastAsia="en-ZA"/>
          </w:rPr>
          <w:t>ccording</w:t>
        </w:r>
      </w:ins>
      <w:ins w:id="2699" w:author="Craig Parker" w:date="2024-08-16T09:13:00Z" w16du:dateUtc="2024-08-16T07:13:00Z">
        <w:r w:rsidRPr="00E3044B">
          <w:rPr>
            <w:rFonts w:ascii="Nunito" w:eastAsia="Times New Roman" w:hAnsi="Nunito" w:cs="Times New Roman"/>
            <w:sz w:val="20"/>
            <w:szCs w:val="20"/>
            <w:lang w:val="en-ZA" w:eastAsia="en-ZA"/>
            <w:rPrChange w:id="2700" w:author="Craig Parker" w:date="2024-08-16T09:13:00Z" w16du:dateUtc="2024-08-16T07:13:00Z">
              <w:rPr>
                <w:rFonts w:ascii="Times New Roman" w:eastAsia="Times New Roman" w:hAnsi="Times New Roman" w:cs="Times New Roman"/>
                <w:sz w:val="24"/>
                <w:szCs w:val="24"/>
                <w:lang w:val="en-ZA" w:eastAsia="en-ZA"/>
              </w:rPr>
            </w:rPrChange>
          </w:rPr>
          <w:t xml:space="preserve"> to </w:t>
        </w:r>
      </w:ins>
      <w:ins w:id="2701" w:author="Craig Parker" w:date="2024-08-16T09:29:00Z" w16du:dateUtc="2024-08-16T07:29:00Z">
        <w:r w:rsidR="00463892">
          <w:rPr>
            <w:rFonts w:ascii="Nunito" w:eastAsia="Times New Roman" w:hAnsi="Nunito" w:cs="Times New Roman"/>
            <w:sz w:val="20"/>
            <w:szCs w:val="20"/>
            <w:lang w:val="en-ZA" w:eastAsia="en-ZA"/>
          </w:rPr>
          <w:t>UCT's Research Data Management Policy</w:t>
        </w:r>
      </w:ins>
      <w:ins w:id="2702" w:author="Craig Parker" w:date="2024-08-16T09:13:00Z" w16du:dateUtc="2024-08-16T07:13:00Z">
        <w:r w:rsidRPr="00E3044B">
          <w:rPr>
            <w:rFonts w:ascii="Nunito" w:eastAsia="Times New Roman" w:hAnsi="Nunito" w:cs="Times New Roman"/>
            <w:sz w:val="20"/>
            <w:szCs w:val="20"/>
            <w:lang w:val="en-ZA" w:eastAsia="en-ZA"/>
            <w:rPrChange w:id="2703" w:author="Craig Parker" w:date="2024-08-16T09:13:00Z" w16du:dateUtc="2024-08-16T07:13:00Z">
              <w:rPr>
                <w:rFonts w:ascii="Times New Roman" w:eastAsia="Times New Roman" w:hAnsi="Times New Roman" w:cs="Times New Roman"/>
                <w:sz w:val="24"/>
                <w:szCs w:val="24"/>
                <w:lang w:val="en-ZA" w:eastAsia="en-ZA"/>
              </w:rPr>
            </w:rPrChange>
          </w:rPr>
          <w:t xml:space="preserve">, "publicly funded research data are a public good, produced in the public interest, which should be made openly available with as few restrictions as possible in a timely and responsible manner." Data is, therefore, open by default and closed by exception (e.g., privately funded research or research with </w:t>
        </w:r>
      </w:ins>
      <w:ins w:id="2704" w:author="Craig Parker" w:date="2024-08-16T09:14:00Z" w16du:dateUtc="2024-08-16T07:14:00Z">
        <w:r>
          <w:rPr>
            <w:rFonts w:ascii="Nunito" w:eastAsia="Times New Roman" w:hAnsi="Nunito" w:cs="Times New Roman"/>
            <w:sz w:val="20"/>
            <w:szCs w:val="20"/>
            <w:lang w:val="en-ZA" w:eastAsia="en-ZA"/>
          </w:rPr>
          <w:t>commercialisation</w:t>
        </w:r>
      </w:ins>
      <w:ins w:id="2705" w:author="Craig Parker" w:date="2024-08-16T09:13:00Z" w16du:dateUtc="2024-08-16T07:13:00Z">
        <w:r w:rsidRPr="00E3044B">
          <w:rPr>
            <w:rFonts w:ascii="Nunito" w:eastAsia="Times New Roman" w:hAnsi="Nunito" w:cs="Times New Roman"/>
            <w:sz w:val="20"/>
            <w:szCs w:val="20"/>
            <w:lang w:val="en-ZA" w:eastAsia="en-ZA"/>
            <w:rPrChange w:id="2706" w:author="Craig Parker" w:date="2024-08-16T09:13:00Z" w16du:dateUtc="2024-08-16T07:13:00Z">
              <w:rPr>
                <w:rFonts w:ascii="Times New Roman" w:eastAsia="Times New Roman" w:hAnsi="Times New Roman" w:cs="Times New Roman"/>
                <w:sz w:val="24"/>
                <w:szCs w:val="24"/>
                <w:lang w:val="en-ZA" w:eastAsia="en-ZA"/>
              </w:rPr>
            </w:rPrChange>
          </w:rPr>
          <w:t xml:space="preserve"> possibilities).</w:t>
        </w:r>
      </w:ins>
    </w:p>
    <w:p w14:paraId="37223C80" w14:textId="415E05E1" w:rsidR="00E3044B" w:rsidRPr="00007315" w:rsidRDefault="00E3044B">
      <w:pPr>
        <w:pStyle w:val="Heading2"/>
        <w:numPr>
          <w:ilvl w:val="1"/>
          <w:numId w:val="68"/>
        </w:numPr>
        <w:rPr>
          <w:ins w:id="2707" w:author="Craig Parker" w:date="2024-08-16T09:13:00Z" w16du:dateUtc="2024-08-16T07:13:00Z"/>
          <w:rFonts w:ascii="Nunito" w:hAnsi="Nunito"/>
          <w:b w:val="0"/>
          <w:bCs w:val="0"/>
          <w:sz w:val="28"/>
          <w:szCs w:val="28"/>
          <w:lang w:val="en-ZA" w:eastAsia="en-ZA"/>
          <w:rPrChange w:id="2708" w:author="Craig Parker" w:date="2024-08-16T13:24:00Z" w16du:dateUtc="2024-08-16T11:24:00Z">
            <w:rPr>
              <w:ins w:id="2709" w:author="Craig Parker" w:date="2024-08-16T09:13:00Z" w16du:dateUtc="2024-08-16T07:13:00Z"/>
              <w:rFonts w:ascii="Times New Roman" w:eastAsia="Times New Roman" w:hAnsi="Times New Roman" w:cs="Times New Roman"/>
              <w:b/>
              <w:bCs/>
              <w:sz w:val="24"/>
              <w:szCs w:val="24"/>
              <w:lang w:val="en-ZA" w:eastAsia="en-ZA"/>
            </w:rPr>
          </w:rPrChange>
        </w:rPr>
        <w:pPrChange w:id="2710" w:author="Craig Parker" w:date="2024-08-16T14:43:00Z" w16du:dateUtc="2024-08-16T12:43:00Z">
          <w:pPr>
            <w:spacing w:before="100" w:beforeAutospacing="1" w:after="100" w:afterAutospacing="1" w:line="240" w:lineRule="auto"/>
            <w:outlineLvl w:val="3"/>
          </w:pPr>
        </w:pPrChange>
      </w:pPr>
      <w:bookmarkStart w:id="2711" w:name="_Toc174715413"/>
      <w:ins w:id="2712" w:author="Craig Parker" w:date="2024-08-16T09:13:00Z" w16du:dateUtc="2024-08-16T07:13:00Z">
        <w:r w:rsidRPr="00007315">
          <w:rPr>
            <w:rFonts w:ascii="Nunito" w:hAnsi="Nunito"/>
            <w:color w:val="auto"/>
            <w:sz w:val="28"/>
            <w:szCs w:val="28"/>
            <w:lang w:val="en-ZA" w:eastAsia="en-ZA"/>
            <w:rPrChange w:id="2713" w:author="Craig Parker" w:date="2024-08-16T13:24:00Z" w16du:dateUtc="2024-08-16T11:24:00Z">
              <w:rPr>
                <w:rFonts w:ascii="Times New Roman" w:eastAsia="Times New Roman" w:hAnsi="Times New Roman" w:cs="Times New Roman"/>
                <w:sz w:val="24"/>
                <w:szCs w:val="24"/>
                <w:lang w:val="en-ZA" w:eastAsia="en-ZA"/>
              </w:rPr>
            </w:rPrChange>
          </w:rPr>
          <w:t>Restrictions to Data Sharing</w:t>
        </w:r>
        <w:bookmarkEnd w:id="2711"/>
      </w:ins>
    </w:p>
    <w:p w14:paraId="3777C4AE" w14:textId="77777777" w:rsidR="00E3044B" w:rsidRPr="00E3044B" w:rsidRDefault="00E3044B" w:rsidP="00E3044B">
      <w:pPr>
        <w:spacing w:before="100" w:beforeAutospacing="1" w:after="100" w:afterAutospacing="1" w:line="240" w:lineRule="auto"/>
        <w:rPr>
          <w:ins w:id="2714" w:author="Craig Parker" w:date="2024-08-16T09:13:00Z" w16du:dateUtc="2024-08-16T07:13:00Z"/>
          <w:rFonts w:ascii="Nunito" w:eastAsia="Times New Roman" w:hAnsi="Nunito" w:cs="Times New Roman"/>
          <w:sz w:val="20"/>
          <w:szCs w:val="20"/>
          <w:lang w:val="en-ZA" w:eastAsia="en-ZA"/>
          <w:rPrChange w:id="2715" w:author="Craig Parker" w:date="2024-08-16T09:13:00Z" w16du:dateUtc="2024-08-16T07:13:00Z">
            <w:rPr>
              <w:ins w:id="2716" w:author="Craig Parker" w:date="2024-08-16T09:13:00Z" w16du:dateUtc="2024-08-16T07:13:00Z"/>
              <w:rFonts w:ascii="Times New Roman" w:eastAsia="Times New Roman" w:hAnsi="Times New Roman" w:cs="Times New Roman"/>
              <w:sz w:val="24"/>
              <w:szCs w:val="24"/>
              <w:lang w:val="en-ZA" w:eastAsia="en-ZA"/>
            </w:rPr>
          </w:rPrChange>
        </w:rPr>
      </w:pPr>
      <w:ins w:id="2717" w:author="Craig Parker" w:date="2024-08-16T09:13:00Z" w16du:dateUtc="2024-08-16T07:13:00Z">
        <w:r w:rsidRPr="00E3044B">
          <w:rPr>
            <w:rFonts w:ascii="Nunito" w:eastAsia="Times New Roman" w:hAnsi="Nunito" w:cs="Times New Roman"/>
            <w:sz w:val="20"/>
            <w:szCs w:val="20"/>
            <w:lang w:val="en-ZA" w:eastAsia="en-ZA"/>
            <w:rPrChange w:id="2718" w:author="Craig Parker" w:date="2024-08-16T09:13:00Z" w16du:dateUtc="2024-08-16T07:13:00Z">
              <w:rPr>
                <w:rFonts w:ascii="Times New Roman" w:eastAsia="Times New Roman" w:hAnsi="Times New Roman" w:cs="Times New Roman"/>
                <w:sz w:val="24"/>
                <w:szCs w:val="24"/>
                <w:lang w:val="en-ZA" w:eastAsia="en-ZA"/>
              </w:rPr>
            </w:rPrChange>
          </w:rPr>
          <w:t>According to Section 4.6 of the UCT Research Data Management policy,</w:t>
        </w:r>
        <w:r w:rsidRPr="00E3044B">
          <w:rPr>
            <w:rFonts w:ascii="Nunito" w:eastAsia="Times New Roman" w:hAnsi="Nunito" w:cs="Times New Roman"/>
            <w:sz w:val="20"/>
            <w:szCs w:val="20"/>
            <w:lang w:val="en-ZA" w:eastAsia="en-ZA"/>
            <w:rPrChange w:id="2719" w:author="Craig Parker" w:date="2024-08-16T09:13:00Z" w16du:dateUtc="2024-08-16T07:13:00Z">
              <w:rPr>
                <w:rFonts w:ascii="Times New Roman" w:eastAsia="Times New Roman" w:hAnsi="Times New Roman" w:cs="Times New Roman"/>
                <w:sz w:val="24"/>
                <w:szCs w:val="24"/>
                <w:lang w:val="en-ZA" w:eastAsia="en-ZA"/>
              </w:rPr>
            </w:rPrChange>
          </w:rPr>
          <w:br/>
          <w:t>"[n]</w:t>
        </w:r>
        <w:proofErr w:type="spellStart"/>
        <w:r w:rsidRPr="00E3044B">
          <w:rPr>
            <w:rFonts w:ascii="Nunito" w:eastAsia="Times New Roman" w:hAnsi="Nunito" w:cs="Times New Roman"/>
            <w:sz w:val="20"/>
            <w:szCs w:val="20"/>
            <w:lang w:val="en-ZA" w:eastAsia="en-ZA"/>
            <w:rPrChange w:id="2720" w:author="Craig Parker" w:date="2024-08-16T09:13:00Z" w16du:dateUtc="2024-08-16T07:13:00Z">
              <w:rPr>
                <w:rFonts w:ascii="Times New Roman" w:eastAsia="Times New Roman" w:hAnsi="Times New Roman" w:cs="Times New Roman"/>
                <w:sz w:val="24"/>
                <w:szCs w:val="24"/>
                <w:lang w:val="en-ZA" w:eastAsia="en-ZA"/>
              </w:rPr>
            </w:rPrChange>
          </w:rPr>
          <w:t>ecessary</w:t>
        </w:r>
        <w:proofErr w:type="spellEnd"/>
        <w:r w:rsidRPr="00E3044B">
          <w:rPr>
            <w:rFonts w:ascii="Nunito" w:eastAsia="Times New Roman" w:hAnsi="Nunito" w:cs="Times New Roman"/>
            <w:sz w:val="20"/>
            <w:szCs w:val="20"/>
            <w:lang w:val="en-ZA" w:eastAsia="en-ZA"/>
            <w:rPrChange w:id="2721" w:author="Craig Parker" w:date="2024-08-16T09:13:00Z" w16du:dateUtc="2024-08-16T07:13:00Z">
              <w:rPr>
                <w:rFonts w:ascii="Times New Roman" w:eastAsia="Times New Roman" w:hAnsi="Times New Roman" w:cs="Times New Roman"/>
                <w:sz w:val="24"/>
                <w:szCs w:val="24"/>
                <w:lang w:val="en-ZA" w:eastAsia="en-ZA"/>
              </w:rPr>
            </w:rPrChange>
          </w:rPr>
          <w:t xml:space="preserve"> constraints on the availability of data include the protection of personal data; the protection of intellectual property; the protection of commercial interests of project partners; and security concerns."</w:t>
        </w:r>
      </w:ins>
    </w:p>
    <w:p w14:paraId="08C11A4F" w14:textId="520911D7" w:rsidR="00E3044B" w:rsidRPr="00007315" w:rsidRDefault="00E3044B">
      <w:pPr>
        <w:pStyle w:val="Heading2"/>
        <w:numPr>
          <w:ilvl w:val="1"/>
          <w:numId w:val="68"/>
        </w:numPr>
        <w:rPr>
          <w:ins w:id="2722" w:author="Craig Parker" w:date="2024-08-16T09:13:00Z" w16du:dateUtc="2024-08-16T07:13:00Z"/>
          <w:rFonts w:ascii="Nunito" w:hAnsi="Nunito"/>
          <w:b w:val="0"/>
          <w:bCs w:val="0"/>
          <w:sz w:val="28"/>
          <w:szCs w:val="28"/>
          <w:lang w:val="en-ZA" w:eastAsia="en-ZA"/>
          <w:rPrChange w:id="2723" w:author="Craig Parker" w:date="2024-08-16T13:24:00Z" w16du:dateUtc="2024-08-16T11:24:00Z">
            <w:rPr>
              <w:ins w:id="2724" w:author="Craig Parker" w:date="2024-08-16T09:13:00Z" w16du:dateUtc="2024-08-16T07:13:00Z"/>
              <w:rFonts w:ascii="Times New Roman" w:eastAsia="Times New Roman" w:hAnsi="Times New Roman" w:cs="Times New Roman"/>
              <w:b/>
              <w:bCs/>
              <w:sz w:val="24"/>
              <w:szCs w:val="24"/>
              <w:lang w:val="en-ZA" w:eastAsia="en-ZA"/>
            </w:rPr>
          </w:rPrChange>
        </w:rPr>
        <w:pPrChange w:id="2725" w:author="Craig Parker" w:date="2024-08-16T14:43:00Z" w16du:dateUtc="2024-08-16T12:43:00Z">
          <w:pPr>
            <w:spacing w:before="100" w:beforeAutospacing="1" w:after="100" w:afterAutospacing="1" w:line="240" w:lineRule="auto"/>
            <w:outlineLvl w:val="3"/>
          </w:pPr>
        </w:pPrChange>
      </w:pPr>
      <w:bookmarkStart w:id="2726" w:name="_Toc174715414"/>
      <w:ins w:id="2727" w:author="Craig Parker" w:date="2024-08-16T09:13:00Z" w16du:dateUtc="2024-08-16T07:13:00Z">
        <w:r w:rsidRPr="00007315">
          <w:rPr>
            <w:rFonts w:ascii="Nunito" w:hAnsi="Nunito"/>
            <w:color w:val="auto"/>
            <w:sz w:val="28"/>
            <w:szCs w:val="28"/>
            <w:lang w:val="en-ZA" w:eastAsia="en-ZA"/>
            <w:rPrChange w:id="2728" w:author="Craig Parker" w:date="2024-08-16T13:24:00Z" w16du:dateUtc="2024-08-16T11:24:00Z">
              <w:rPr>
                <w:rFonts w:ascii="Times New Roman" w:eastAsia="Times New Roman" w:hAnsi="Times New Roman" w:cs="Times New Roman"/>
                <w:sz w:val="24"/>
                <w:szCs w:val="24"/>
                <w:lang w:val="en-ZA" w:eastAsia="en-ZA"/>
              </w:rPr>
            </w:rPrChange>
          </w:rPr>
          <w:t>Discoverability</w:t>
        </w:r>
        <w:bookmarkEnd w:id="2726"/>
      </w:ins>
    </w:p>
    <w:p w14:paraId="731B0D08" w14:textId="77777777" w:rsidR="00E3044B" w:rsidRPr="00E3044B" w:rsidRDefault="00E3044B" w:rsidP="00E3044B">
      <w:pPr>
        <w:spacing w:before="100" w:beforeAutospacing="1" w:after="100" w:afterAutospacing="1" w:line="240" w:lineRule="auto"/>
        <w:rPr>
          <w:ins w:id="2729" w:author="Craig Parker" w:date="2024-08-16T09:13:00Z" w16du:dateUtc="2024-08-16T07:13:00Z"/>
          <w:rFonts w:ascii="Nunito" w:eastAsia="Times New Roman" w:hAnsi="Nunito" w:cs="Times New Roman"/>
          <w:sz w:val="20"/>
          <w:szCs w:val="20"/>
          <w:lang w:val="en-ZA" w:eastAsia="en-ZA"/>
          <w:rPrChange w:id="2730" w:author="Craig Parker" w:date="2024-08-16T09:13:00Z" w16du:dateUtc="2024-08-16T07:13:00Z">
            <w:rPr>
              <w:ins w:id="2731" w:author="Craig Parker" w:date="2024-08-16T09:13:00Z" w16du:dateUtc="2024-08-16T07:13:00Z"/>
              <w:rFonts w:ascii="Times New Roman" w:eastAsia="Times New Roman" w:hAnsi="Times New Roman" w:cs="Times New Roman"/>
              <w:sz w:val="24"/>
              <w:szCs w:val="24"/>
              <w:lang w:val="en-ZA" w:eastAsia="en-ZA"/>
            </w:rPr>
          </w:rPrChange>
        </w:rPr>
      </w:pPr>
      <w:ins w:id="2732" w:author="Craig Parker" w:date="2024-08-16T09:13:00Z" w16du:dateUtc="2024-08-16T07:13:00Z">
        <w:r w:rsidRPr="00E3044B">
          <w:rPr>
            <w:rFonts w:ascii="Nunito" w:eastAsia="Times New Roman" w:hAnsi="Nunito" w:cs="Times New Roman"/>
            <w:sz w:val="20"/>
            <w:szCs w:val="20"/>
            <w:lang w:val="en-ZA" w:eastAsia="en-ZA"/>
            <w:rPrChange w:id="2733" w:author="Craig Parker" w:date="2024-08-16T09:13:00Z" w16du:dateUtc="2024-08-16T07:13:00Z">
              <w:rPr>
                <w:rFonts w:ascii="Times New Roman" w:eastAsia="Times New Roman" w:hAnsi="Times New Roman" w:cs="Times New Roman"/>
                <w:sz w:val="24"/>
                <w:szCs w:val="24"/>
                <w:lang w:val="en-ZA" w:eastAsia="en-ZA"/>
              </w:rPr>
            </w:rPrChange>
          </w:rPr>
          <w:t xml:space="preserve">The HE²AT </w:t>
        </w:r>
        <w:proofErr w:type="spellStart"/>
        <w:r w:rsidRPr="00E3044B">
          <w:rPr>
            <w:rFonts w:ascii="Nunito" w:eastAsia="Times New Roman" w:hAnsi="Nunito" w:cs="Times New Roman"/>
            <w:sz w:val="20"/>
            <w:szCs w:val="20"/>
            <w:lang w:val="en-ZA" w:eastAsia="en-ZA"/>
            <w:rPrChange w:id="2734" w:author="Craig Parker" w:date="2024-08-16T09:13:00Z" w16du:dateUtc="2024-08-16T07:13:00Z">
              <w:rPr>
                <w:rFonts w:ascii="Times New Roman" w:eastAsia="Times New Roman" w:hAnsi="Times New Roman" w:cs="Times New Roman"/>
                <w:sz w:val="24"/>
                <w:szCs w:val="24"/>
                <w:lang w:val="en-ZA" w:eastAsia="en-ZA"/>
              </w:rPr>
            </w:rPrChange>
          </w:rPr>
          <w:t>Center</w:t>
        </w:r>
        <w:proofErr w:type="spellEnd"/>
        <w:r w:rsidRPr="00E3044B">
          <w:rPr>
            <w:rFonts w:ascii="Nunito" w:eastAsia="Times New Roman" w:hAnsi="Nunito" w:cs="Times New Roman"/>
            <w:sz w:val="20"/>
            <w:szCs w:val="20"/>
            <w:lang w:val="en-ZA" w:eastAsia="en-ZA"/>
            <w:rPrChange w:id="2735" w:author="Craig Parker" w:date="2024-08-16T09:13:00Z" w16du:dateUtc="2024-08-16T07:13:00Z">
              <w:rPr>
                <w:rFonts w:ascii="Times New Roman" w:eastAsia="Times New Roman" w:hAnsi="Times New Roman" w:cs="Times New Roman"/>
                <w:sz w:val="24"/>
                <w:szCs w:val="24"/>
                <w:lang w:val="en-ZA" w:eastAsia="en-ZA"/>
              </w:rPr>
            </w:rPrChange>
          </w:rPr>
          <w:t xml:space="preserve"> and DMAC will implement FAIR principles to ensure that:</w:t>
        </w:r>
      </w:ins>
    </w:p>
    <w:p w14:paraId="6FCFDEEB" w14:textId="11A38DE9" w:rsidR="00E3044B" w:rsidRPr="00E3044B" w:rsidRDefault="00E3044B" w:rsidP="00E3044B">
      <w:pPr>
        <w:numPr>
          <w:ilvl w:val="0"/>
          <w:numId w:val="74"/>
        </w:numPr>
        <w:spacing w:before="100" w:beforeAutospacing="1" w:after="100" w:afterAutospacing="1" w:line="240" w:lineRule="auto"/>
        <w:rPr>
          <w:ins w:id="2736" w:author="Craig Parker" w:date="2024-08-16T09:13:00Z" w16du:dateUtc="2024-08-16T07:13:00Z"/>
          <w:rFonts w:ascii="Nunito" w:eastAsia="Times New Roman" w:hAnsi="Nunito" w:cs="Times New Roman"/>
          <w:sz w:val="20"/>
          <w:szCs w:val="20"/>
          <w:lang w:val="en-ZA" w:eastAsia="en-ZA"/>
          <w:rPrChange w:id="2737" w:author="Craig Parker" w:date="2024-08-16T09:13:00Z" w16du:dateUtc="2024-08-16T07:13:00Z">
            <w:rPr>
              <w:ins w:id="2738" w:author="Craig Parker" w:date="2024-08-16T09:13:00Z" w16du:dateUtc="2024-08-16T07:13:00Z"/>
              <w:rFonts w:ascii="Times New Roman" w:eastAsia="Times New Roman" w:hAnsi="Times New Roman" w:cs="Times New Roman"/>
              <w:sz w:val="24"/>
              <w:szCs w:val="24"/>
              <w:lang w:val="en-ZA" w:eastAsia="en-ZA"/>
            </w:rPr>
          </w:rPrChange>
        </w:rPr>
      </w:pPr>
      <w:ins w:id="2739" w:author="Craig Parker" w:date="2024-08-16T09:13:00Z" w16du:dateUtc="2024-08-16T07:13:00Z">
        <w:r w:rsidRPr="00E3044B">
          <w:rPr>
            <w:rFonts w:ascii="Nunito" w:eastAsia="Times New Roman" w:hAnsi="Nunito" w:cs="Times New Roman"/>
            <w:b/>
            <w:bCs/>
            <w:sz w:val="20"/>
            <w:szCs w:val="20"/>
            <w:lang w:val="en-ZA" w:eastAsia="en-ZA"/>
            <w:rPrChange w:id="2740" w:author="Craig Parker" w:date="2024-08-16T09:13:00Z" w16du:dateUtc="2024-08-16T07:13:00Z">
              <w:rPr>
                <w:rFonts w:ascii="Times New Roman" w:eastAsia="Times New Roman" w:hAnsi="Times New Roman" w:cs="Times New Roman"/>
                <w:b/>
                <w:bCs/>
                <w:sz w:val="24"/>
                <w:szCs w:val="24"/>
                <w:lang w:val="en-ZA" w:eastAsia="en-ZA"/>
              </w:rPr>
            </w:rPrChange>
          </w:rPr>
          <w:t>Findability:</w:t>
        </w:r>
        <w:r w:rsidRPr="00E3044B">
          <w:rPr>
            <w:rFonts w:ascii="Nunito" w:eastAsia="Times New Roman" w:hAnsi="Nunito" w:cs="Times New Roman"/>
            <w:sz w:val="20"/>
            <w:szCs w:val="20"/>
            <w:lang w:val="en-ZA" w:eastAsia="en-ZA"/>
            <w:rPrChange w:id="2741" w:author="Craig Parker" w:date="2024-08-16T09:13:00Z" w16du:dateUtc="2024-08-16T07:13:00Z">
              <w:rPr>
                <w:rFonts w:ascii="Times New Roman" w:eastAsia="Times New Roman" w:hAnsi="Times New Roman" w:cs="Times New Roman"/>
                <w:sz w:val="24"/>
                <w:szCs w:val="24"/>
                <w:lang w:val="en-ZA" w:eastAsia="en-ZA"/>
              </w:rPr>
            </w:rPrChange>
          </w:rPr>
          <w:t xml:space="preserve"> Data will be discoverable through publicly accessible and searchable metadata indexes. The decision on whether the DS-I Africa ODSP or UCT's </w:t>
        </w:r>
        <w:proofErr w:type="spellStart"/>
        <w:r w:rsidRPr="00E3044B">
          <w:rPr>
            <w:rFonts w:ascii="Nunito" w:eastAsia="Times New Roman" w:hAnsi="Nunito" w:cs="Times New Roman"/>
            <w:sz w:val="20"/>
            <w:szCs w:val="20"/>
            <w:lang w:val="en-ZA" w:eastAsia="en-ZA"/>
            <w:rPrChange w:id="2742" w:author="Craig Parker" w:date="2024-08-16T09:13:00Z" w16du:dateUtc="2024-08-16T07:13:00Z">
              <w:rPr>
                <w:rFonts w:ascii="Times New Roman" w:eastAsia="Times New Roman" w:hAnsi="Times New Roman" w:cs="Times New Roman"/>
                <w:sz w:val="24"/>
                <w:szCs w:val="24"/>
                <w:lang w:val="en-ZA" w:eastAsia="en-ZA"/>
              </w:rPr>
            </w:rPrChange>
          </w:rPr>
          <w:t>ZivaHub</w:t>
        </w:r>
        <w:proofErr w:type="spellEnd"/>
        <w:r w:rsidRPr="00E3044B">
          <w:rPr>
            <w:rFonts w:ascii="Nunito" w:eastAsia="Times New Roman" w:hAnsi="Nunito" w:cs="Times New Roman"/>
            <w:sz w:val="20"/>
            <w:szCs w:val="20"/>
            <w:lang w:val="en-ZA" w:eastAsia="en-ZA"/>
            <w:rPrChange w:id="2743" w:author="Craig Parker" w:date="2024-08-16T09:13:00Z" w16du:dateUtc="2024-08-16T07:13:00Z">
              <w:rPr>
                <w:rFonts w:ascii="Times New Roman" w:eastAsia="Times New Roman" w:hAnsi="Times New Roman" w:cs="Times New Roman"/>
                <w:sz w:val="24"/>
                <w:szCs w:val="24"/>
                <w:lang w:val="en-ZA" w:eastAsia="en-ZA"/>
              </w:rPr>
            </w:rPrChange>
          </w:rPr>
          <w:t xml:space="preserve"> repository will serve as the primary mechanism for metadata search needs to be </w:t>
        </w:r>
      </w:ins>
      <w:ins w:id="2744" w:author="Craig Parker" w:date="2024-08-16T09:29:00Z" w16du:dateUtc="2024-08-16T07:29:00Z">
        <w:r w:rsidR="00463892">
          <w:rPr>
            <w:rFonts w:ascii="Nunito" w:eastAsia="Times New Roman" w:hAnsi="Nunito" w:cs="Times New Roman"/>
            <w:sz w:val="20"/>
            <w:szCs w:val="20"/>
            <w:lang w:val="en-ZA" w:eastAsia="en-ZA"/>
          </w:rPr>
          <w:t>finalised</w:t>
        </w:r>
      </w:ins>
      <w:ins w:id="2745" w:author="Craig Parker" w:date="2024-08-16T09:13:00Z" w16du:dateUtc="2024-08-16T07:13:00Z">
        <w:r w:rsidRPr="00E3044B">
          <w:rPr>
            <w:rFonts w:ascii="Nunito" w:eastAsia="Times New Roman" w:hAnsi="Nunito" w:cs="Times New Roman"/>
            <w:sz w:val="20"/>
            <w:szCs w:val="20"/>
            <w:lang w:val="en-ZA" w:eastAsia="en-ZA"/>
            <w:rPrChange w:id="2746" w:author="Craig Parker" w:date="2024-08-16T09:13:00Z" w16du:dateUtc="2024-08-16T07:13:00Z">
              <w:rPr>
                <w:rFonts w:ascii="Times New Roman" w:eastAsia="Times New Roman" w:hAnsi="Times New Roman" w:cs="Times New Roman"/>
                <w:sz w:val="24"/>
                <w:szCs w:val="24"/>
                <w:lang w:val="en-ZA" w:eastAsia="en-ZA"/>
              </w:rPr>
            </w:rPrChange>
          </w:rPr>
          <w:t>.</w:t>
        </w:r>
      </w:ins>
    </w:p>
    <w:p w14:paraId="14A7D6AF" w14:textId="5F27C949" w:rsidR="00E3044B" w:rsidRPr="00E3044B" w:rsidRDefault="00E3044B" w:rsidP="00E3044B">
      <w:pPr>
        <w:numPr>
          <w:ilvl w:val="0"/>
          <w:numId w:val="74"/>
        </w:numPr>
        <w:spacing w:before="100" w:beforeAutospacing="1" w:after="100" w:afterAutospacing="1" w:line="240" w:lineRule="auto"/>
        <w:rPr>
          <w:ins w:id="2747" w:author="Craig Parker" w:date="2024-08-16T09:13:00Z" w16du:dateUtc="2024-08-16T07:13:00Z"/>
          <w:rFonts w:ascii="Nunito" w:eastAsia="Times New Roman" w:hAnsi="Nunito" w:cs="Times New Roman"/>
          <w:sz w:val="20"/>
          <w:szCs w:val="20"/>
          <w:lang w:val="en-ZA" w:eastAsia="en-ZA"/>
          <w:rPrChange w:id="2748" w:author="Craig Parker" w:date="2024-08-16T09:13:00Z" w16du:dateUtc="2024-08-16T07:13:00Z">
            <w:rPr>
              <w:ins w:id="2749" w:author="Craig Parker" w:date="2024-08-16T09:13:00Z" w16du:dateUtc="2024-08-16T07:13:00Z"/>
              <w:rFonts w:ascii="Times New Roman" w:eastAsia="Times New Roman" w:hAnsi="Times New Roman" w:cs="Times New Roman"/>
              <w:sz w:val="24"/>
              <w:szCs w:val="24"/>
              <w:lang w:val="en-ZA" w:eastAsia="en-ZA"/>
            </w:rPr>
          </w:rPrChange>
        </w:rPr>
      </w:pPr>
      <w:ins w:id="2750" w:author="Craig Parker" w:date="2024-08-16T09:13:00Z" w16du:dateUtc="2024-08-16T07:13:00Z">
        <w:r w:rsidRPr="00E3044B">
          <w:rPr>
            <w:rFonts w:ascii="Nunito" w:eastAsia="Times New Roman" w:hAnsi="Nunito" w:cs="Times New Roman"/>
            <w:b/>
            <w:bCs/>
            <w:sz w:val="20"/>
            <w:szCs w:val="20"/>
            <w:lang w:val="en-ZA" w:eastAsia="en-ZA"/>
            <w:rPrChange w:id="2751" w:author="Craig Parker" w:date="2024-08-16T09:13:00Z" w16du:dateUtc="2024-08-16T07:13:00Z">
              <w:rPr>
                <w:rFonts w:ascii="Times New Roman" w:eastAsia="Times New Roman" w:hAnsi="Times New Roman" w:cs="Times New Roman"/>
                <w:b/>
                <w:bCs/>
                <w:sz w:val="24"/>
                <w:szCs w:val="24"/>
                <w:lang w:val="en-ZA" w:eastAsia="en-ZA"/>
              </w:rPr>
            </w:rPrChange>
          </w:rPr>
          <w:t>Accessibility:</w:t>
        </w:r>
        <w:r w:rsidRPr="00E3044B">
          <w:rPr>
            <w:rFonts w:ascii="Nunito" w:eastAsia="Times New Roman" w:hAnsi="Nunito" w:cs="Times New Roman"/>
            <w:sz w:val="20"/>
            <w:szCs w:val="20"/>
            <w:lang w:val="en-ZA" w:eastAsia="en-ZA"/>
            <w:rPrChange w:id="2752" w:author="Craig Parker" w:date="2024-08-16T09:13:00Z" w16du:dateUtc="2024-08-16T07:13:00Z">
              <w:rPr>
                <w:rFonts w:ascii="Times New Roman" w:eastAsia="Times New Roman" w:hAnsi="Times New Roman" w:cs="Times New Roman"/>
                <w:sz w:val="24"/>
                <w:szCs w:val="24"/>
                <w:lang w:val="en-ZA" w:eastAsia="en-ZA"/>
              </w:rPr>
            </w:rPrChange>
          </w:rPr>
          <w:t xml:space="preserve"> Data will be accessible openly through a public-facing component of the DMP data repository or via a data access request to </w:t>
        </w:r>
      </w:ins>
      <w:ins w:id="2753" w:author="Craig Parker" w:date="2024-08-16T13:04:00Z" w16du:dateUtc="2024-08-16T11:04:00Z">
        <w:r w:rsidR="00B80E10">
          <w:rPr>
            <w:rFonts w:ascii="Nunito" w:eastAsia="Times New Roman" w:hAnsi="Nunito" w:cs="Times New Roman"/>
            <w:sz w:val="20"/>
            <w:szCs w:val="20"/>
            <w:lang w:val="en-ZA" w:eastAsia="en-ZA"/>
          </w:rPr>
          <w:t xml:space="preserve">the </w:t>
        </w:r>
      </w:ins>
      <w:ins w:id="2754" w:author="Craig Parker" w:date="2024-08-16T09:13:00Z" w16du:dateUtc="2024-08-16T07:13:00Z">
        <w:r w:rsidRPr="00E3044B">
          <w:rPr>
            <w:rFonts w:ascii="Nunito" w:eastAsia="Times New Roman" w:hAnsi="Nunito" w:cs="Times New Roman"/>
            <w:sz w:val="20"/>
            <w:szCs w:val="20"/>
            <w:lang w:val="en-ZA" w:eastAsia="en-ZA"/>
            <w:rPrChange w:id="2755" w:author="Craig Parker" w:date="2024-08-16T09:13:00Z" w16du:dateUtc="2024-08-16T07:13:00Z">
              <w:rPr>
                <w:rFonts w:ascii="Times New Roman" w:eastAsia="Times New Roman" w:hAnsi="Times New Roman" w:cs="Times New Roman"/>
                <w:sz w:val="24"/>
                <w:szCs w:val="24"/>
                <w:lang w:val="en-ZA" w:eastAsia="en-ZA"/>
              </w:rPr>
            </w:rPrChange>
          </w:rPr>
          <w:t>DAC (where a Data Transfer Agreement is required).</w:t>
        </w:r>
      </w:ins>
    </w:p>
    <w:p w14:paraId="05E3AE0D" w14:textId="77777777" w:rsidR="00E3044B" w:rsidRPr="00E3044B" w:rsidRDefault="00E3044B" w:rsidP="00E3044B">
      <w:pPr>
        <w:numPr>
          <w:ilvl w:val="0"/>
          <w:numId w:val="74"/>
        </w:numPr>
        <w:spacing w:before="100" w:beforeAutospacing="1" w:after="100" w:afterAutospacing="1" w:line="240" w:lineRule="auto"/>
        <w:rPr>
          <w:ins w:id="2756" w:author="Craig Parker" w:date="2024-08-16T09:13:00Z" w16du:dateUtc="2024-08-16T07:13:00Z"/>
          <w:rFonts w:ascii="Nunito" w:eastAsia="Times New Roman" w:hAnsi="Nunito" w:cs="Times New Roman"/>
          <w:sz w:val="20"/>
          <w:szCs w:val="20"/>
          <w:lang w:val="en-ZA" w:eastAsia="en-ZA"/>
          <w:rPrChange w:id="2757" w:author="Craig Parker" w:date="2024-08-16T09:13:00Z" w16du:dateUtc="2024-08-16T07:13:00Z">
            <w:rPr>
              <w:ins w:id="2758" w:author="Craig Parker" w:date="2024-08-16T09:13:00Z" w16du:dateUtc="2024-08-16T07:13:00Z"/>
              <w:rFonts w:ascii="Times New Roman" w:eastAsia="Times New Roman" w:hAnsi="Times New Roman" w:cs="Times New Roman"/>
              <w:sz w:val="24"/>
              <w:szCs w:val="24"/>
              <w:lang w:val="en-ZA" w:eastAsia="en-ZA"/>
            </w:rPr>
          </w:rPrChange>
        </w:rPr>
      </w:pPr>
      <w:ins w:id="2759" w:author="Craig Parker" w:date="2024-08-16T09:13:00Z" w16du:dateUtc="2024-08-16T07:13:00Z">
        <w:r w:rsidRPr="00E3044B">
          <w:rPr>
            <w:rFonts w:ascii="Nunito" w:eastAsia="Times New Roman" w:hAnsi="Nunito" w:cs="Times New Roman"/>
            <w:b/>
            <w:bCs/>
            <w:sz w:val="20"/>
            <w:szCs w:val="20"/>
            <w:lang w:val="en-ZA" w:eastAsia="en-ZA"/>
            <w:rPrChange w:id="2760" w:author="Craig Parker" w:date="2024-08-16T09:13:00Z" w16du:dateUtc="2024-08-16T07:13:00Z">
              <w:rPr>
                <w:rFonts w:ascii="Times New Roman" w:eastAsia="Times New Roman" w:hAnsi="Times New Roman" w:cs="Times New Roman"/>
                <w:b/>
                <w:bCs/>
                <w:sz w:val="24"/>
                <w:szCs w:val="24"/>
                <w:lang w:val="en-ZA" w:eastAsia="en-ZA"/>
              </w:rPr>
            </w:rPrChange>
          </w:rPr>
          <w:t>Interoperability:</w:t>
        </w:r>
        <w:r w:rsidRPr="00E3044B">
          <w:rPr>
            <w:rFonts w:ascii="Nunito" w:eastAsia="Times New Roman" w:hAnsi="Nunito" w:cs="Times New Roman"/>
            <w:sz w:val="20"/>
            <w:szCs w:val="20"/>
            <w:lang w:val="en-ZA" w:eastAsia="en-ZA"/>
            <w:rPrChange w:id="2761" w:author="Craig Parker" w:date="2024-08-16T09:13:00Z" w16du:dateUtc="2024-08-16T07:13:00Z">
              <w:rPr>
                <w:rFonts w:ascii="Times New Roman" w:eastAsia="Times New Roman" w:hAnsi="Times New Roman" w:cs="Times New Roman"/>
                <w:sz w:val="24"/>
                <w:szCs w:val="24"/>
                <w:lang w:val="en-ZA" w:eastAsia="en-ZA"/>
              </w:rPr>
            </w:rPrChange>
          </w:rPr>
          <w:t xml:space="preserve"> Adherence to established data and metadata standards will ensure data interoperability (as outlined earlier in the document).</w:t>
        </w:r>
      </w:ins>
    </w:p>
    <w:p w14:paraId="0A98DE3A" w14:textId="77777777" w:rsidR="00E3044B" w:rsidRPr="00E3044B" w:rsidRDefault="00E3044B" w:rsidP="00E3044B">
      <w:pPr>
        <w:numPr>
          <w:ilvl w:val="0"/>
          <w:numId w:val="74"/>
        </w:numPr>
        <w:spacing w:before="100" w:beforeAutospacing="1" w:after="100" w:afterAutospacing="1" w:line="240" w:lineRule="auto"/>
        <w:rPr>
          <w:ins w:id="2762" w:author="Craig Parker" w:date="2024-08-16T09:13:00Z" w16du:dateUtc="2024-08-16T07:13:00Z"/>
          <w:rFonts w:ascii="Nunito" w:eastAsia="Times New Roman" w:hAnsi="Nunito" w:cs="Times New Roman"/>
          <w:sz w:val="20"/>
          <w:szCs w:val="20"/>
          <w:lang w:val="en-ZA" w:eastAsia="en-ZA"/>
          <w:rPrChange w:id="2763" w:author="Craig Parker" w:date="2024-08-16T09:13:00Z" w16du:dateUtc="2024-08-16T07:13:00Z">
            <w:rPr>
              <w:ins w:id="2764" w:author="Craig Parker" w:date="2024-08-16T09:13:00Z" w16du:dateUtc="2024-08-16T07:13:00Z"/>
              <w:rFonts w:ascii="Times New Roman" w:eastAsia="Times New Roman" w:hAnsi="Times New Roman" w:cs="Times New Roman"/>
              <w:sz w:val="24"/>
              <w:szCs w:val="24"/>
              <w:lang w:val="en-ZA" w:eastAsia="en-ZA"/>
            </w:rPr>
          </w:rPrChange>
        </w:rPr>
      </w:pPr>
      <w:ins w:id="2765" w:author="Craig Parker" w:date="2024-08-16T09:13:00Z" w16du:dateUtc="2024-08-16T07:13:00Z">
        <w:r w:rsidRPr="00E3044B">
          <w:rPr>
            <w:rFonts w:ascii="Nunito" w:eastAsia="Times New Roman" w:hAnsi="Nunito" w:cs="Times New Roman"/>
            <w:b/>
            <w:bCs/>
            <w:sz w:val="20"/>
            <w:szCs w:val="20"/>
            <w:lang w:val="en-ZA" w:eastAsia="en-ZA"/>
            <w:rPrChange w:id="2766" w:author="Craig Parker" w:date="2024-08-16T09:13:00Z" w16du:dateUtc="2024-08-16T07:13:00Z">
              <w:rPr>
                <w:rFonts w:ascii="Times New Roman" w:eastAsia="Times New Roman" w:hAnsi="Times New Roman" w:cs="Times New Roman"/>
                <w:b/>
                <w:bCs/>
                <w:sz w:val="24"/>
                <w:szCs w:val="24"/>
                <w:lang w:val="en-ZA" w:eastAsia="en-ZA"/>
              </w:rPr>
            </w:rPrChange>
          </w:rPr>
          <w:t>Reusability:</w:t>
        </w:r>
        <w:r w:rsidRPr="00E3044B">
          <w:rPr>
            <w:rFonts w:ascii="Nunito" w:eastAsia="Times New Roman" w:hAnsi="Nunito" w:cs="Times New Roman"/>
            <w:sz w:val="20"/>
            <w:szCs w:val="20"/>
            <w:lang w:val="en-ZA" w:eastAsia="en-ZA"/>
            <w:rPrChange w:id="2767" w:author="Craig Parker" w:date="2024-08-16T09:13:00Z" w16du:dateUtc="2024-08-16T07:13:00Z">
              <w:rPr>
                <w:rFonts w:ascii="Times New Roman" w:eastAsia="Times New Roman" w:hAnsi="Times New Roman" w:cs="Times New Roman"/>
                <w:sz w:val="24"/>
                <w:szCs w:val="24"/>
                <w:lang w:val="en-ZA" w:eastAsia="en-ZA"/>
              </w:rPr>
            </w:rPrChange>
          </w:rPr>
          <w:t xml:space="preserve"> Rigorous data documentation will support reuse, including limitations and guidance for responsible reuse.</w:t>
        </w:r>
      </w:ins>
    </w:p>
    <w:p w14:paraId="2591FEB6" w14:textId="2675711C" w:rsidR="00E3044B" w:rsidRPr="00007315" w:rsidRDefault="00E3044B">
      <w:pPr>
        <w:pStyle w:val="Heading2"/>
        <w:numPr>
          <w:ilvl w:val="1"/>
          <w:numId w:val="68"/>
        </w:numPr>
        <w:rPr>
          <w:ins w:id="2768" w:author="Craig Parker" w:date="2024-08-16T09:13:00Z" w16du:dateUtc="2024-08-16T07:13:00Z"/>
          <w:rFonts w:ascii="Nunito" w:hAnsi="Nunito"/>
          <w:b w:val="0"/>
          <w:bCs w:val="0"/>
          <w:sz w:val="28"/>
          <w:szCs w:val="28"/>
          <w:lang w:val="en-ZA" w:eastAsia="en-ZA"/>
          <w:rPrChange w:id="2769" w:author="Craig Parker" w:date="2024-08-16T13:24:00Z" w16du:dateUtc="2024-08-16T11:24:00Z">
            <w:rPr>
              <w:ins w:id="2770" w:author="Craig Parker" w:date="2024-08-16T09:13:00Z" w16du:dateUtc="2024-08-16T07:13:00Z"/>
              <w:rFonts w:ascii="Times New Roman" w:eastAsia="Times New Roman" w:hAnsi="Times New Roman" w:cs="Times New Roman"/>
              <w:b/>
              <w:bCs/>
              <w:sz w:val="24"/>
              <w:szCs w:val="24"/>
              <w:lang w:val="en-ZA" w:eastAsia="en-ZA"/>
            </w:rPr>
          </w:rPrChange>
        </w:rPr>
        <w:pPrChange w:id="2771" w:author="Craig Parker" w:date="2024-08-16T14:43:00Z" w16du:dateUtc="2024-08-16T12:43:00Z">
          <w:pPr>
            <w:spacing w:before="100" w:beforeAutospacing="1" w:after="100" w:afterAutospacing="1" w:line="240" w:lineRule="auto"/>
            <w:outlineLvl w:val="3"/>
          </w:pPr>
        </w:pPrChange>
      </w:pPr>
      <w:bookmarkStart w:id="2772" w:name="_Toc174715415"/>
      <w:ins w:id="2773" w:author="Craig Parker" w:date="2024-08-16T09:13:00Z" w16du:dateUtc="2024-08-16T07:13:00Z">
        <w:r w:rsidRPr="00007315">
          <w:rPr>
            <w:rFonts w:ascii="Nunito" w:hAnsi="Nunito"/>
            <w:color w:val="auto"/>
            <w:sz w:val="28"/>
            <w:szCs w:val="28"/>
            <w:lang w:val="en-ZA" w:eastAsia="en-ZA"/>
            <w:rPrChange w:id="2774" w:author="Craig Parker" w:date="2024-08-16T13:24:00Z" w16du:dateUtc="2024-08-16T11:24:00Z">
              <w:rPr>
                <w:rFonts w:ascii="Times New Roman" w:eastAsia="Times New Roman" w:hAnsi="Times New Roman" w:cs="Times New Roman"/>
                <w:sz w:val="24"/>
                <w:szCs w:val="24"/>
                <w:lang w:val="en-ZA" w:eastAsia="en-ZA"/>
              </w:rPr>
            </w:rPrChange>
          </w:rPr>
          <w:t>Levels of Data Access</w:t>
        </w:r>
        <w:bookmarkEnd w:id="2772"/>
      </w:ins>
    </w:p>
    <w:p w14:paraId="6CE542F6" w14:textId="007E1456" w:rsidR="00E3044B" w:rsidRPr="00E3044B" w:rsidRDefault="00E3044B" w:rsidP="00E3044B">
      <w:pPr>
        <w:spacing w:before="100" w:beforeAutospacing="1" w:after="100" w:afterAutospacing="1" w:line="240" w:lineRule="auto"/>
        <w:rPr>
          <w:ins w:id="2775" w:author="Craig Parker" w:date="2024-08-16T09:13:00Z" w16du:dateUtc="2024-08-16T07:13:00Z"/>
          <w:rFonts w:ascii="Nunito" w:eastAsia="Times New Roman" w:hAnsi="Nunito" w:cs="Times New Roman"/>
          <w:sz w:val="20"/>
          <w:szCs w:val="20"/>
          <w:lang w:val="en-ZA" w:eastAsia="en-ZA"/>
          <w:rPrChange w:id="2776" w:author="Craig Parker" w:date="2024-08-16T09:13:00Z" w16du:dateUtc="2024-08-16T07:13:00Z">
            <w:rPr>
              <w:ins w:id="2777" w:author="Craig Parker" w:date="2024-08-16T09:13:00Z" w16du:dateUtc="2024-08-16T07:13:00Z"/>
              <w:rFonts w:ascii="Times New Roman" w:eastAsia="Times New Roman" w:hAnsi="Times New Roman" w:cs="Times New Roman"/>
              <w:sz w:val="24"/>
              <w:szCs w:val="24"/>
              <w:lang w:val="en-ZA" w:eastAsia="en-ZA"/>
            </w:rPr>
          </w:rPrChange>
        </w:rPr>
      </w:pPr>
      <w:ins w:id="2778" w:author="Craig Parker" w:date="2024-08-16T09:13:00Z" w16du:dateUtc="2024-08-16T07:13:00Z">
        <w:r w:rsidRPr="00E3044B">
          <w:rPr>
            <w:rFonts w:ascii="Nunito" w:eastAsia="Times New Roman" w:hAnsi="Nunito" w:cs="Times New Roman"/>
            <w:sz w:val="20"/>
            <w:szCs w:val="20"/>
            <w:lang w:val="en-ZA" w:eastAsia="en-ZA"/>
            <w:rPrChange w:id="2779" w:author="Craig Parker" w:date="2024-08-16T09:13:00Z" w16du:dateUtc="2024-08-16T07:13:00Z">
              <w:rPr>
                <w:rFonts w:ascii="Times New Roman" w:eastAsia="Times New Roman" w:hAnsi="Times New Roman" w:cs="Times New Roman"/>
                <w:sz w:val="24"/>
                <w:szCs w:val="24"/>
                <w:lang w:val="en-ZA" w:eastAsia="en-ZA"/>
              </w:rPr>
            </w:rPrChange>
          </w:rPr>
          <w:t xml:space="preserve">The HE²AT </w:t>
        </w:r>
        <w:proofErr w:type="spellStart"/>
        <w:r w:rsidRPr="00E3044B">
          <w:rPr>
            <w:rFonts w:ascii="Nunito" w:eastAsia="Times New Roman" w:hAnsi="Nunito" w:cs="Times New Roman"/>
            <w:sz w:val="20"/>
            <w:szCs w:val="20"/>
            <w:lang w:val="en-ZA" w:eastAsia="en-ZA"/>
            <w:rPrChange w:id="2780" w:author="Craig Parker" w:date="2024-08-16T09:13:00Z" w16du:dateUtc="2024-08-16T07:13:00Z">
              <w:rPr>
                <w:rFonts w:ascii="Times New Roman" w:eastAsia="Times New Roman" w:hAnsi="Times New Roman" w:cs="Times New Roman"/>
                <w:sz w:val="24"/>
                <w:szCs w:val="24"/>
                <w:lang w:val="en-ZA" w:eastAsia="en-ZA"/>
              </w:rPr>
            </w:rPrChange>
          </w:rPr>
          <w:t>Center</w:t>
        </w:r>
        <w:proofErr w:type="spellEnd"/>
        <w:r w:rsidRPr="00E3044B">
          <w:rPr>
            <w:rFonts w:ascii="Nunito" w:eastAsia="Times New Roman" w:hAnsi="Nunito" w:cs="Times New Roman"/>
            <w:sz w:val="20"/>
            <w:szCs w:val="20"/>
            <w:lang w:val="en-ZA" w:eastAsia="en-ZA"/>
            <w:rPrChange w:id="2781" w:author="Craig Parker" w:date="2024-08-16T09:13:00Z" w16du:dateUtc="2024-08-16T07:13:00Z">
              <w:rPr>
                <w:rFonts w:ascii="Times New Roman" w:eastAsia="Times New Roman" w:hAnsi="Times New Roman" w:cs="Times New Roman"/>
                <w:sz w:val="24"/>
                <w:szCs w:val="24"/>
                <w:lang w:val="en-ZA" w:eastAsia="en-ZA"/>
              </w:rPr>
            </w:rPrChange>
          </w:rPr>
          <w:t xml:space="preserve"> </w:t>
        </w:r>
      </w:ins>
      <w:ins w:id="2782" w:author="Craig Parker" w:date="2024-08-16T09:30:00Z" w16du:dateUtc="2024-08-16T07:30:00Z">
        <w:r w:rsidR="00463892">
          <w:rPr>
            <w:rFonts w:ascii="Nunito" w:eastAsia="Times New Roman" w:hAnsi="Nunito" w:cs="Times New Roman"/>
            <w:sz w:val="20"/>
            <w:szCs w:val="20"/>
            <w:lang w:val="en-ZA" w:eastAsia="en-ZA"/>
          </w:rPr>
          <w:t>categorises</w:t>
        </w:r>
      </w:ins>
      <w:ins w:id="2783" w:author="Craig Parker" w:date="2024-08-16T09:13:00Z" w16du:dateUtc="2024-08-16T07:13:00Z">
        <w:r w:rsidRPr="00E3044B">
          <w:rPr>
            <w:rFonts w:ascii="Nunito" w:eastAsia="Times New Roman" w:hAnsi="Nunito" w:cs="Times New Roman"/>
            <w:sz w:val="20"/>
            <w:szCs w:val="20"/>
            <w:lang w:val="en-ZA" w:eastAsia="en-ZA"/>
            <w:rPrChange w:id="2784" w:author="Craig Parker" w:date="2024-08-16T09:13:00Z" w16du:dateUtc="2024-08-16T07:13:00Z">
              <w:rPr>
                <w:rFonts w:ascii="Times New Roman" w:eastAsia="Times New Roman" w:hAnsi="Times New Roman" w:cs="Times New Roman"/>
                <w:sz w:val="24"/>
                <w:szCs w:val="24"/>
                <w:lang w:val="en-ZA" w:eastAsia="en-ZA"/>
              </w:rPr>
            </w:rPrChange>
          </w:rPr>
          <w:t xml:space="preserve"> data into distinct access levels, each governed by specific rules and protocols to ensure protection and ethical use throughout the data lifecycle. These access levels include:</w:t>
        </w:r>
      </w:ins>
    </w:p>
    <w:p w14:paraId="3246D612" w14:textId="1B898B8A" w:rsidR="00E3044B" w:rsidRPr="00E3044B" w:rsidRDefault="00E3044B" w:rsidP="00E3044B">
      <w:pPr>
        <w:numPr>
          <w:ilvl w:val="0"/>
          <w:numId w:val="75"/>
        </w:numPr>
        <w:spacing w:before="100" w:beforeAutospacing="1" w:after="100" w:afterAutospacing="1" w:line="240" w:lineRule="auto"/>
        <w:rPr>
          <w:ins w:id="2785" w:author="Craig Parker" w:date="2024-08-16T09:13:00Z" w16du:dateUtc="2024-08-16T07:13:00Z"/>
          <w:rFonts w:ascii="Nunito" w:eastAsia="Times New Roman" w:hAnsi="Nunito" w:cs="Times New Roman"/>
          <w:sz w:val="20"/>
          <w:szCs w:val="20"/>
          <w:lang w:val="en-ZA" w:eastAsia="en-ZA"/>
          <w:rPrChange w:id="2786" w:author="Craig Parker" w:date="2024-08-16T09:13:00Z" w16du:dateUtc="2024-08-16T07:13:00Z">
            <w:rPr>
              <w:ins w:id="2787" w:author="Craig Parker" w:date="2024-08-16T09:13:00Z" w16du:dateUtc="2024-08-16T07:13:00Z"/>
              <w:rFonts w:ascii="Times New Roman" w:eastAsia="Times New Roman" w:hAnsi="Times New Roman" w:cs="Times New Roman"/>
              <w:sz w:val="24"/>
              <w:szCs w:val="24"/>
              <w:lang w:val="en-ZA" w:eastAsia="en-ZA"/>
            </w:rPr>
          </w:rPrChange>
        </w:rPr>
      </w:pPr>
      <w:ins w:id="2788" w:author="Craig Parker" w:date="2024-08-16T09:13:00Z" w16du:dateUtc="2024-08-16T07:13:00Z">
        <w:r w:rsidRPr="00E3044B">
          <w:rPr>
            <w:rFonts w:ascii="Nunito" w:eastAsia="Times New Roman" w:hAnsi="Nunito" w:cs="Times New Roman"/>
            <w:b/>
            <w:bCs/>
            <w:sz w:val="20"/>
            <w:szCs w:val="20"/>
            <w:lang w:val="en-ZA" w:eastAsia="en-ZA"/>
            <w:rPrChange w:id="2789" w:author="Craig Parker" w:date="2024-08-16T09:13:00Z" w16du:dateUtc="2024-08-16T07:13:00Z">
              <w:rPr>
                <w:rFonts w:ascii="Times New Roman" w:eastAsia="Times New Roman" w:hAnsi="Times New Roman" w:cs="Times New Roman"/>
                <w:b/>
                <w:bCs/>
                <w:sz w:val="24"/>
                <w:szCs w:val="24"/>
                <w:lang w:val="en-ZA" w:eastAsia="en-ZA"/>
              </w:rPr>
            </w:rPrChange>
          </w:rPr>
          <w:t>Original Study Data:</w:t>
        </w:r>
        <w:r w:rsidRPr="00E3044B">
          <w:rPr>
            <w:rFonts w:ascii="Nunito" w:eastAsia="Times New Roman" w:hAnsi="Nunito" w:cs="Times New Roman"/>
            <w:sz w:val="20"/>
            <w:szCs w:val="20"/>
            <w:lang w:val="en-ZA" w:eastAsia="en-ZA"/>
            <w:rPrChange w:id="2790" w:author="Craig Parker" w:date="2024-08-16T09:13:00Z" w16du:dateUtc="2024-08-16T07:13:00Z">
              <w:rPr>
                <w:rFonts w:ascii="Times New Roman" w:eastAsia="Times New Roman" w:hAnsi="Times New Roman" w:cs="Times New Roman"/>
                <w:sz w:val="24"/>
                <w:szCs w:val="24"/>
                <w:lang w:val="en-ZA" w:eastAsia="en-ZA"/>
              </w:rPr>
            </w:rPrChange>
          </w:rPr>
          <w:t xml:space="preserve"> Raw, unprocessed health data collected directly from cohort studies and clinical trials. Access is restricted to the </w:t>
        </w:r>
      </w:ins>
      <w:ins w:id="2791" w:author="Craig Parker" w:date="2024-08-16T13:40:00Z" w16du:dateUtc="2024-08-16T11:40:00Z">
        <w:r w:rsidR="007F59C6">
          <w:rPr>
            <w:rFonts w:ascii="Nunito" w:eastAsia="Times New Roman" w:hAnsi="Nunito" w:cs="Times New Roman"/>
            <w:sz w:val="20"/>
            <w:szCs w:val="20"/>
            <w:lang w:val="en-ZA" w:eastAsia="en-ZA"/>
          </w:rPr>
          <w:t>“Core Team”</w:t>
        </w:r>
      </w:ins>
      <w:ins w:id="2792" w:author="Craig Parker" w:date="2024-08-16T09:13:00Z" w16du:dateUtc="2024-08-16T07:13:00Z">
        <w:r w:rsidRPr="00E3044B">
          <w:rPr>
            <w:rFonts w:ascii="Nunito" w:eastAsia="Times New Roman" w:hAnsi="Nunito" w:cs="Times New Roman"/>
            <w:sz w:val="20"/>
            <w:szCs w:val="20"/>
            <w:lang w:val="en-ZA" w:eastAsia="en-ZA"/>
            <w:rPrChange w:id="2793" w:author="Craig Parker" w:date="2024-08-16T09:13:00Z" w16du:dateUtc="2024-08-16T07:13:00Z">
              <w:rPr>
                <w:rFonts w:ascii="Times New Roman" w:eastAsia="Times New Roman" w:hAnsi="Times New Roman" w:cs="Times New Roman"/>
                <w:sz w:val="24"/>
                <w:szCs w:val="24"/>
                <w:lang w:val="en-ZA" w:eastAsia="en-ZA"/>
              </w:rPr>
            </w:rPrChange>
          </w:rPr>
          <w:t xml:space="preserve"> and retained for five years following project completion or DTA termination, with access limited to </w:t>
        </w:r>
      </w:ins>
      <w:ins w:id="2794" w:author="Craig Parker" w:date="2024-08-16T09:30:00Z" w16du:dateUtc="2024-08-16T07:30:00Z">
        <w:r w:rsidR="00463892">
          <w:rPr>
            <w:rFonts w:ascii="Nunito" w:eastAsia="Times New Roman" w:hAnsi="Nunito" w:cs="Times New Roman"/>
            <w:sz w:val="20"/>
            <w:szCs w:val="20"/>
            <w:lang w:val="en-ZA" w:eastAsia="en-ZA"/>
          </w:rPr>
          <w:t>authorised</w:t>
        </w:r>
      </w:ins>
      <w:ins w:id="2795" w:author="Craig Parker" w:date="2024-08-16T09:13:00Z" w16du:dateUtc="2024-08-16T07:13:00Z">
        <w:r w:rsidRPr="00E3044B">
          <w:rPr>
            <w:rFonts w:ascii="Nunito" w:eastAsia="Times New Roman" w:hAnsi="Nunito" w:cs="Times New Roman"/>
            <w:sz w:val="20"/>
            <w:szCs w:val="20"/>
            <w:lang w:val="en-ZA" w:eastAsia="en-ZA"/>
            <w:rPrChange w:id="2796" w:author="Craig Parker" w:date="2024-08-16T09:13:00Z" w16du:dateUtc="2024-08-16T07:13:00Z">
              <w:rPr>
                <w:rFonts w:ascii="Times New Roman" w:eastAsia="Times New Roman" w:hAnsi="Times New Roman" w:cs="Times New Roman"/>
                <w:sz w:val="24"/>
                <w:szCs w:val="24"/>
                <w:lang w:val="en-ZA" w:eastAsia="en-ZA"/>
              </w:rPr>
            </w:rPrChange>
          </w:rPr>
          <w:t xml:space="preserve"> personnel only.</w:t>
        </w:r>
      </w:ins>
    </w:p>
    <w:p w14:paraId="628F505F" w14:textId="38B76A7B" w:rsidR="00E3044B" w:rsidRPr="00E3044B" w:rsidRDefault="00E3044B" w:rsidP="00E3044B">
      <w:pPr>
        <w:numPr>
          <w:ilvl w:val="0"/>
          <w:numId w:val="75"/>
        </w:numPr>
        <w:spacing w:before="100" w:beforeAutospacing="1" w:after="100" w:afterAutospacing="1" w:line="240" w:lineRule="auto"/>
        <w:rPr>
          <w:ins w:id="2797" w:author="Craig Parker" w:date="2024-08-16T09:13:00Z" w16du:dateUtc="2024-08-16T07:13:00Z"/>
          <w:rFonts w:ascii="Nunito" w:eastAsia="Times New Roman" w:hAnsi="Nunito" w:cs="Times New Roman"/>
          <w:sz w:val="20"/>
          <w:szCs w:val="20"/>
          <w:lang w:val="en-ZA" w:eastAsia="en-ZA"/>
          <w:rPrChange w:id="2798" w:author="Craig Parker" w:date="2024-08-16T09:13:00Z" w16du:dateUtc="2024-08-16T07:13:00Z">
            <w:rPr>
              <w:ins w:id="2799" w:author="Craig Parker" w:date="2024-08-16T09:13:00Z" w16du:dateUtc="2024-08-16T07:13:00Z"/>
              <w:rFonts w:ascii="Times New Roman" w:eastAsia="Times New Roman" w:hAnsi="Times New Roman" w:cs="Times New Roman"/>
              <w:sz w:val="24"/>
              <w:szCs w:val="24"/>
              <w:lang w:val="en-ZA" w:eastAsia="en-ZA"/>
            </w:rPr>
          </w:rPrChange>
        </w:rPr>
      </w:pPr>
      <w:ins w:id="2800" w:author="Craig Parker" w:date="2024-08-16T09:13:00Z" w16du:dateUtc="2024-08-16T07:13:00Z">
        <w:r w:rsidRPr="00E3044B">
          <w:rPr>
            <w:rFonts w:ascii="Nunito" w:eastAsia="Times New Roman" w:hAnsi="Nunito" w:cs="Times New Roman"/>
            <w:b/>
            <w:bCs/>
            <w:sz w:val="20"/>
            <w:szCs w:val="20"/>
            <w:lang w:val="en-ZA" w:eastAsia="en-ZA"/>
            <w:rPrChange w:id="2801" w:author="Craig Parker" w:date="2024-08-16T09:13:00Z" w16du:dateUtc="2024-08-16T07:13:00Z">
              <w:rPr>
                <w:rFonts w:ascii="Times New Roman" w:eastAsia="Times New Roman" w:hAnsi="Times New Roman" w:cs="Times New Roman"/>
                <w:b/>
                <w:bCs/>
                <w:sz w:val="24"/>
                <w:szCs w:val="24"/>
                <w:lang w:val="en-ZA" w:eastAsia="en-ZA"/>
              </w:rPr>
            </w:rPrChange>
          </w:rPr>
          <w:lastRenderedPageBreak/>
          <w:t>Consortium Shared Data:</w:t>
        </w:r>
        <w:r w:rsidRPr="00E3044B">
          <w:rPr>
            <w:rFonts w:ascii="Nunito" w:eastAsia="Times New Roman" w:hAnsi="Nunito" w:cs="Times New Roman"/>
            <w:sz w:val="20"/>
            <w:szCs w:val="20"/>
            <w:lang w:val="en-ZA" w:eastAsia="en-ZA"/>
            <w:rPrChange w:id="2802" w:author="Craig Parker" w:date="2024-08-16T09:13:00Z" w16du:dateUtc="2024-08-16T07:13:00Z">
              <w:rPr>
                <w:rFonts w:ascii="Times New Roman" w:eastAsia="Times New Roman" w:hAnsi="Times New Roman" w:cs="Times New Roman"/>
                <w:sz w:val="24"/>
                <w:szCs w:val="24"/>
                <w:lang w:val="en-ZA" w:eastAsia="en-ZA"/>
              </w:rPr>
            </w:rPrChange>
          </w:rPr>
          <w:t xml:space="preserve"> Data that has undergone harmonization and integration, shared among approved Consortium partners. This data has been significantly altered, including </w:t>
        </w:r>
      </w:ins>
      <w:ins w:id="2803" w:author="Craig Parker" w:date="2024-08-16T09:30:00Z" w16du:dateUtc="2024-08-16T07:30:00Z">
        <w:r w:rsidR="00463892">
          <w:rPr>
            <w:rFonts w:ascii="Nunito" w:eastAsia="Times New Roman" w:hAnsi="Nunito" w:cs="Times New Roman"/>
            <w:sz w:val="20"/>
            <w:szCs w:val="20"/>
            <w:lang w:val="en-ZA" w:eastAsia="en-ZA"/>
          </w:rPr>
          <w:t>applying</w:t>
        </w:r>
      </w:ins>
      <w:ins w:id="2804" w:author="Craig Parker" w:date="2024-08-16T09:13:00Z" w16du:dateUtc="2024-08-16T07:13:00Z">
        <w:r w:rsidRPr="00E3044B">
          <w:rPr>
            <w:rFonts w:ascii="Nunito" w:eastAsia="Times New Roman" w:hAnsi="Nunito" w:cs="Times New Roman"/>
            <w:sz w:val="20"/>
            <w:szCs w:val="20"/>
            <w:lang w:val="en-ZA" w:eastAsia="en-ZA"/>
            <w:rPrChange w:id="2805" w:author="Craig Parker" w:date="2024-08-16T09:13:00Z" w16du:dateUtc="2024-08-16T07:13:00Z">
              <w:rPr>
                <w:rFonts w:ascii="Times New Roman" w:eastAsia="Times New Roman" w:hAnsi="Times New Roman" w:cs="Times New Roman"/>
                <w:sz w:val="24"/>
                <w:szCs w:val="24"/>
                <w:lang w:val="en-ZA" w:eastAsia="en-ZA"/>
              </w:rPr>
            </w:rPrChange>
          </w:rPr>
          <w:t xml:space="preserve"> privacy protections like </w:t>
        </w:r>
      </w:ins>
      <w:ins w:id="2806" w:author="Craig Parker" w:date="2024-08-16T09:30:00Z" w16du:dateUtc="2024-08-16T07:30:00Z">
        <w:r w:rsidR="00463892">
          <w:rPr>
            <w:rFonts w:ascii="Nunito" w:eastAsia="Times New Roman" w:hAnsi="Nunito" w:cs="Times New Roman"/>
            <w:sz w:val="20"/>
            <w:szCs w:val="20"/>
            <w:lang w:val="en-ZA" w:eastAsia="en-ZA"/>
          </w:rPr>
          <w:t>pseudonymisation</w:t>
        </w:r>
      </w:ins>
      <w:ins w:id="2807" w:author="Craig Parker" w:date="2024-08-16T09:13:00Z" w16du:dateUtc="2024-08-16T07:13:00Z">
        <w:r w:rsidRPr="00E3044B">
          <w:rPr>
            <w:rFonts w:ascii="Nunito" w:eastAsia="Times New Roman" w:hAnsi="Nunito" w:cs="Times New Roman"/>
            <w:sz w:val="20"/>
            <w:szCs w:val="20"/>
            <w:lang w:val="en-ZA" w:eastAsia="en-ZA"/>
            <w:rPrChange w:id="2808" w:author="Craig Parker" w:date="2024-08-16T09:13:00Z" w16du:dateUtc="2024-08-16T07:13:00Z">
              <w:rPr>
                <w:rFonts w:ascii="Times New Roman" w:eastAsia="Times New Roman" w:hAnsi="Times New Roman" w:cs="Times New Roman"/>
                <w:sz w:val="24"/>
                <w:szCs w:val="24"/>
                <w:lang w:val="en-ZA" w:eastAsia="en-ZA"/>
              </w:rPr>
            </w:rPrChange>
          </w:rPr>
          <w:t>.</w:t>
        </w:r>
      </w:ins>
    </w:p>
    <w:p w14:paraId="2F0B3291" w14:textId="77777777" w:rsidR="00E3044B" w:rsidRPr="00E3044B" w:rsidRDefault="00E3044B" w:rsidP="00E3044B">
      <w:pPr>
        <w:numPr>
          <w:ilvl w:val="0"/>
          <w:numId w:val="75"/>
        </w:numPr>
        <w:spacing w:before="100" w:beforeAutospacing="1" w:after="100" w:afterAutospacing="1" w:line="240" w:lineRule="auto"/>
        <w:rPr>
          <w:ins w:id="2809" w:author="Craig Parker" w:date="2024-08-16T09:13:00Z" w16du:dateUtc="2024-08-16T07:13:00Z"/>
          <w:rFonts w:ascii="Nunito" w:eastAsia="Times New Roman" w:hAnsi="Nunito" w:cs="Times New Roman"/>
          <w:sz w:val="20"/>
          <w:szCs w:val="20"/>
          <w:lang w:val="en-ZA" w:eastAsia="en-ZA"/>
          <w:rPrChange w:id="2810" w:author="Craig Parker" w:date="2024-08-16T09:13:00Z" w16du:dateUtc="2024-08-16T07:13:00Z">
            <w:rPr>
              <w:ins w:id="2811" w:author="Craig Parker" w:date="2024-08-16T09:13:00Z" w16du:dateUtc="2024-08-16T07:13:00Z"/>
              <w:rFonts w:ascii="Times New Roman" w:eastAsia="Times New Roman" w:hAnsi="Times New Roman" w:cs="Times New Roman"/>
              <w:sz w:val="24"/>
              <w:szCs w:val="24"/>
              <w:lang w:val="en-ZA" w:eastAsia="en-ZA"/>
            </w:rPr>
          </w:rPrChange>
        </w:rPr>
      </w:pPr>
      <w:ins w:id="2812" w:author="Craig Parker" w:date="2024-08-16T09:13:00Z" w16du:dateUtc="2024-08-16T07:13:00Z">
        <w:r w:rsidRPr="00E3044B">
          <w:rPr>
            <w:rFonts w:ascii="Nunito" w:eastAsia="Times New Roman" w:hAnsi="Nunito" w:cs="Times New Roman"/>
            <w:b/>
            <w:bCs/>
            <w:sz w:val="20"/>
            <w:szCs w:val="20"/>
            <w:lang w:val="en-ZA" w:eastAsia="en-ZA"/>
            <w:rPrChange w:id="2813" w:author="Craig Parker" w:date="2024-08-16T09:13:00Z" w16du:dateUtc="2024-08-16T07:13:00Z">
              <w:rPr>
                <w:rFonts w:ascii="Times New Roman" w:eastAsia="Times New Roman" w:hAnsi="Times New Roman" w:cs="Times New Roman"/>
                <w:b/>
                <w:bCs/>
                <w:sz w:val="24"/>
                <w:szCs w:val="24"/>
                <w:lang w:val="en-ZA" w:eastAsia="en-ZA"/>
              </w:rPr>
            </w:rPrChange>
          </w:rPr>
          <w:t>RP1/RP2 De-identified Data:</w:t>
        </w:r>
        <w:r w:rsidRPr="00E3044B">
          <w:rPr>
            <w:rFonts w:ascii="Nunito" w:eastAsia="Times New Roman" w:hAnsi="Nunito" w:cs="Times New Roman"/>
            <w:sz w:val="20"/>
            <w:szCs w:val="20"/>
            <w:lang w:val="en-ZA" w:eastAsia="en-ZA"/>
            <w:rPrChange w:id="2814" w:author="Craig Parker" w:date="2024-08-16T09:13:00Z" w16du:dateUtc="2024-08-16T07:13:00Z">
              <w:rPr>
                <w:rFonts w:ascii="Times New Roman" w:eastAsia="Times New Roman" w:hAnsi="Times New Roman" w:cs="Times New Roman"/>
                <w:sz w:val="24"/>
                <w:szCs w:val="24"/>
                <w:lang w:val="en-ZA" w:eastAsia="en-ZA"/>
              </w:rPr>
            </w:rPrChange>
          </w:rPr>
          <w:t xml:space="preserve"> Data that has been further processed and de-identified to prevent re-identification. Available to external researchers under conditions set by the Data Access Committee (DAC), this data adheres to strict privacy guidelines.</w:t>
        </w:r>
      </w:ins>
    </w:p>
    <w:p w14:paraId="5B9FA749" w14:textId="63242366" w:rsidR="00E3044B" w:rsidRPr="00E3044B" w:rsidRDefault="00E3044B" w:rsidP="00E3044B">
      <w:pPr>
        <w:numPr>
          <w:ilvl w:val="0"/>
          <w:numId w:val="75"/>
        </w:numPr>
        <w:spacing w:before="100" w:beforeAutospacing="1" w:after="100" w:afterAutospacing="1" w:line="240" w:lineRule="auto"/>
        <w:rPr>
          <w:ins w:id="2815" w:author="Craig Parker" w:date="2024-08-16T09:13:00Z" w16du:dateUtc="2024-08-16T07:13:00Z"/>
          <w:rFonts w:ascii="Nunito" w:eastAsia="Times New Roman" w:hAnsi="Nunito" w:cs="Times New Roman"/>
          <w:sz w:val="20"/>
          <w:szCs w:val="20"/>
          <w:lang w:val="en-ZA" w:eastAsia="en-ZA"/>
          <w:rPrChange w:id="2816" w:author="Craig Parker" w:date="2024-08-16T09:13:00Z" w16du:dateUtc="2024-08-16T07:13:00Z">
            <w:rPr>
              <w:ins w:id="2817" w:author="Craig Parker" w:date="2024-08-16T09:13:00Z" w16du:dateUtc="2024-08-16T07:13:00Z"/>
              <w:rFonts w:ascii="Times New Roman" w:eastAsia="Times New Roman" w:hAnsi="Times New Roman" w:cs="Times New Roman"/>
              <w:sz w:val="24"/>
              <w:szCs w:val="24"/>
              <w:lang w:val="en-ZA" w:eastAsia="en-ZA"/>
            </w:rPr>
          </w:rPrChange>
        </w:rPr>
      </w:pPr>
      <w:ins w:id="2818" w:author="Craig Parker" w:date="2024-08-16T09:13:00Z" w16du:dateUtc="2024-08-16T07:13:00Z">
        <w:r w:rsidRPr="00E3044B">
          <w:rPr>
            <w:rFonts w:ascii="Nunito" w:eastAsia="Times New Roman" w:hAnsi="Nunito" w:cs="Times New Roman"/>
            <w:b/>
            <w:bCs/>
            <w:sz w:val="20"/>
            <w:szCs w:val="20"/>
            <w:lang w:val="en-ZA" w:eastAsia="en-ZA"/>
            <w:rPrChange w:id="2819" w:author="Craig Parker" w:date="2024-08-16T09:13:00Z" w16du:dateUtc="2024-08-16T07:13:00Z">
              <w:rPr>
                <w:rFonts w:ascii="Times New Roman" w:eastAsia="Times New Roman" w:hAnsi="Times New Roman" w:cs="Times New Roman"/>
                <w:b/>
                <w:bCs/>
                <w:sz w:val="24"/>
                <w:szCs w:val="24"/>
                <w:lang w:val="en-ZA" w:eastAsia="en-ZA"/>
              </w:rPr>
            </w:rPrChange>
          </w:rPr>
          <w:t>Inferential Data:</w:t>
        </w:r>
        <w:r w:rsidRPr="00E3044B">
          <w:rPr>
            <w:rFonts w:ascii="Nunito" w:eastAsia="Times New Roman" w:hAnsi="Nunito" w:cs="Times New Roman"/>
            <w:sz w:val="20"/>
            <w:szCs w:val="20"/>
            <w:lang w:val="en-ZA" w:eastAsia="en-ZA"/>
            <w:rPrChange w:id="2820" w:author="Craig Parker" w:date="2024-08-16T09:13:00Z" w16du:dateUtc="2024-08-16T07:13:00Z">
              <w:rPr>
                <w:rFonts w:ascii="Times New Roman" w:eastAsia="Times New Roman" w:hAnsi="Times New Roman" w:cs="Times New Roman"/>
                <w:sz w:val="24"/>
                <w:szCs w:val="24"/>
                <w:lang w:val="en-ZA" w:eastAsia="en-ZA"/>
              </w:rPr>
            </w:rPrChange>
          </w:rPr>
          <w:t xml:space="preserve"> Aggregated and </w:t>
        </w:r>
      </w:ins>
      <w:ins w:id="2821" w:author="Craig Parker" w:date="2024-08-16T09:30:00Z" w16du:dateUtc="2024-08-16T07:30:00Z">
        <w:r w:rsidR="00463892">
          <w:rPr>
            <w:rFonts w:ascii="Nunito" w:eastAsia="Times New Roman" w:hAnsi="Nunito" w:cs="Times New Roman"/>
            <w:sz w:val="20"/>
            <w:szCs w:val="20"/>
            <w:lang w:val="en-ZA" w:eastAsia="en-ZA"/>
          </w:rPr>
          <w:t>anonymised</w:t>
        </w:r>
      </w:ins>
      <w:ins w:id="2822" w:author="Craig Parker" w:date="2024-08-16T09:13:00Z" w16du:dateUtc="2024-08-16T07:13:00Z">
        <w:r w:rsidRPr="00E3044B">
          <w:rPr>
            <w:rFonts w:ascii="Nunito" w:eastAsia="Times New Roman" w:hAnsi="Nunito" w:cs="Times New Roman"/>
            <w:sz w:val="20"/>
            <w:szCs w:val="20"/>
            <w:lang w:val="en-ZA" w:eastAsia="en-ZA"/>
            <w:rPrChange w:id="2823" w:author="Craig Parker" w:date="2024-08-16T09:13:00Z" w16du:dateUtc="2024-08-16T07:13:00Z">
              <w:rPr>
                <w:rFonts w:ascii="Times New Roman" w:eastAsia="Times New Roman" w:hAnsi="Times New Roman" w:cs="Times New Roman"/>
                <w:sz w:val="24"/>
                <w:szCs w:val="24"/>
                <w:lang w:val="en-ZA" w:eastAsia="en-ZA"/>
              </w:rPr>
            </w:rPrChange>
          </w:rPr>
          <w:t xml:space="preserve"> data derived from analyses. This data is made available for open access</w:t>
        </w:r>
      </w:ins>
      <w:ins w:id="2824" w:author="Craig Parker" w:date="2024-08-16T09:30:00Z" w16du:dateUtc="2024-08-16T07:30:00Z">
        <w:r w:rsidR="00463892">
          <w:rPr>
            <w:rFonts w:ascii="Nunito" w:eastAsia="Times New Roman" w:hAnsi="Nunito" w:cs="Times New Roman"/>
            <w:sz w:val="20"/>
            <w:szCs w:val="20"/>
            <w:lang w:val="en-ZA" w:eastAsia="en-ZA"/>
          </w:rPr>
          <w:t xml:space="preserve"> and has</w:t>
        </w:r>
      </w:ins>
      <w:ins w:id="2825" w:author="Craig Parker" w:date="2024-08-16T09:13:00Z" w16du:dateUtc="2024-08-16T07:13:00Z">
        <w:r w:rsidRPr="00E3044B">
          <w:rPr>
            <w:rFonts w:ascii="Nunito" w:eastAsia="Times New Roman" w:hAnsi="Nunito" w:cs="Times New Roman"/>
            <w:sz w:val="20"/>
            <w:szCs w:val="20"/>
            <w:lang w:val="en-ZA" w:eastAsia="en-ZA"/>
            <w:rPrChange w:id="2826" w:author="Craig Parker" w:date="2024-08-16T09:13:00Z" w16du:dateUtc="2024-08-16T07:13:00Z">
              <w:rPr>
                <w:rFonts w:ascii="Times New Roman" w:eastAsia="Times New Roman" w:hAnsi="Times New Roman" w:cs="Times New Roman"/>
                <w:sz w:val="24"/>
                <w:szCs w:val="24"/>
                <w:lang w:val="en-ZA" w:eastAsia="en-ZA"/>
              </w:rPr>
            </w:rPrChange>
          </w:rPr>
          <w:t xml:space="preserve"> no direct or indirect identifiers, ensuring complete confidentiality.</w:t>
        </w:r>
      </w:ins>
    </w:p>
    <w:p w14:paraId="16E187B8" w14:textId="670A32DF" w:rsidR="00E3044B" w:rsidRPr="00007315" w:rsidRDefault="00E3044B">
      <w:pPr>
        <w:pStyle w:val="Heading2"/>
        <w:numPr>
          <w:ilvl w:val="1"/>
          <w:numId w:val="68"/>
        </w:numPr>
        <w:rPr>
          <w:ins w:id="2827" w:author="Craig Parker" w:date="2024-08-16T09:13:00Z" w16du:dateUtc="2024-08-16T07:13:00Z"/>
          <w:rFonts w:ascii="Nunito" w:hAnsi="Nunito"/>
          <w:b w:val="0"/>
          <w:bCs w:val="0"/>
          <w:sz w:val="28"/>
          <w:szCs w:val="28"/>
          <w:lang w:val="en-ZA" w:eastAsia="en-ZA"/>
          <w:rPrChange w:id="2828" w:author="Craig Parker" w:date="2024-08-16T13:24:00Z" w16du:dateUtc="2024-08-16T11:24:00Z">
            <w:rPr>
              <w:ins w:id="2829" w:author="Craig Parker" w:date="2024-08-16T09:13:00Z" w16du:dateUtc="2024-08-16T07:13:00Z"/>
              <w:rFonts w:ascii="Times New Roman" w:eastAsia="Times New Roman" w:hAnsi="Times New Roman" w:cs="Times New Roman"/>
              <w:b/>
              <w:bCs/>
              <w:sz w:val="24"/>
              <w:szCs w:val="24"/>
              <w:lang w:val="en-ZA" w:eastAsia="en-ZA"/>
            </w:rPr>
          </w:rPrChange>
        </w:rPr>
        <w:pPrChange w:id="2830" w:author="Craig Parker" w:date="2024-08-16T14:44:00Z" w16du:dateUtc="2024-08-16T12:44:00Z">
          <w:pPr>
            <w:spacing w:before="100" w:beforeAutospacing="1" w:after="100" w:afterAutospacing="1" w:line="240" w:lineRule="auto"/>
            <w:outlineLvl w:val="3"/>
          </w:pPr>
        </w:pPrChange>
      </w:pPr>
      <w:bookmarkStart w:id="2831" w:name="_Toc174715416"/>
      <w:ins w:id="2832" w:author="Craig Parker" w:date="2024-08-16T09:13:00Z" w16du:dateUtc="2024-08-16T07:13:00Z">
        <w:r w:rsidRPr="00007315">
          <w:rPr>
            <w:rFonts w:ascii="Nunito" w:hAnsi="Nunito"/>
            <w:color w:val="auto"/>
            <w:sz w:val="28"/>
            <w:szCs w:val="28"/>
            <w:lang w:val="en-ZA" w:eastAsia="en-ZA"/>
            <w:rPrChange w:id="2833" w:author="Craig Parker" w:date="2024-08-16T13:24:00Z" w16du:dateUtc="2024-08-16T11:24:00Z">
              <w:rPr>
                <w:rFonts w:ascii="Times New Roman" w:eastAsia="Times New Roman" w:hAnsi="Times New Roman" w:cs="Times New Roman"/>
                <w:sz w:val="24"/>
                <w:szCs w:val="24"/>
                <w:lang w:val="en-ZA" w:eastAsia="en-ZA"/>
              </w:rPr>
            </w:rPrChange>
          </w:rPr>
          <w:t>Procedure for Making RP1/RP2 De-identified Data Available to Bona Fide Researchers</w:t>
        </w:r>
        <w:bookmarkEnd w:id="2831"/>
      </w:ins>
    </w:p>
    <w:p w14:paraId="65205C68" w14:textId="56DBB4D1" w:rsidR="00E3044B" w:rsidRPr="00E3044B" w:rsidRDefault="00E3044B" w:rsidP="00E3044B">
      <w:pPr>
        <w:spacing w:before="100" w:beforeAutospacing="1" w:after="100" w:afterAutospacing="1" w:line="240" w:lineRule="auto"/>
        <w:rPr>
          <w:ins w:id="2834" w:author="Craig Parker" w:date="2024-08-16T09:13:00Z" w16du:dateUtc="2024-08-16T07:13:00Z"/>
          <w:rFonts w:ascii="Nunito" w:eastAsia="Times New Roman" w:hAnsi="Nunito" w:cs="Times New Roman"/>
          <w:sz w:val="20"/>
          <w:szCs w:val="20"/>
          <w:lang w:val="en-ZA" w:eastAsia="en-ZA"/>
          <w:rPrChange w:id="2835" w:author="Craig Parker" w:date="2024-08-16T09:13:00Z" w16du:dateUtc="2024-08-16T07:13:00Z">
            <w:rPr>
              <w:ins w:id="2836" w:author="Craig Parker" w:date="2024-08-16T09:13:00Z" w16du:dateUtc="2024-08-16T07:13:00Z"/>
              <w:rFonts w:ascii="Times New Roman" w:eastAsia="Times New Roman" w:hAnsi="Times New Roman" w:cs="Times New Roman"/>
              <w:sz w:val="24"/>
              <w:szCs w:val="24"/>
              <w:lang w:val="en-ZA" w:eastAsia="en-ZA"/>
            </w:rPr>
          </w:rPrChange>
        </w:rPr>
      </w:pPr>
      <w:ins w:id="2837" w:author="Craig Parker" w:date="2024-08-16T09:13:00Z" w16du:dateUtc="2024-08-16T07:13:00Z">
        <w:r w:rsidRPr="00E3044B">
          <w:rPr>
            <w:rFonts w:ascii="Nunito" w:eastAsia="Times New Roman" w:hAnsi="Nunito" w:cs="Times New Roman"/>
            <w:sz w:val="20"/>
            <w:szCs w:val="20"/>
            <w:lang w:val="en-ZA" w:eastAsia="en-ZA"/>
            <w:rPrChange w:id="2838" w:author="Craig Parker" w:date="2024-08-16T09:13:00Z" w16du:dateUtc="2024-08-16T07:13:00Z">
              <w:rPr>
                <w:rFonts w:ascii="Times New Roman" w:eastAsia="Times New Roman" w:hAnsi="Times New Roman" w:cs="Times New Roman"/>
                <w:sz w:val="24"/>
                <w:szCs w:val="24"/>
                <w:lang w:val="en-ZA" w:eastAsia="en-ZA"/>
              </w:rPr>
            </w:rPrChange>
          </w:rPr>
          <w:t>The procedures for making RP1/RP2 De-identified Data available to qualified researchers are outlined below</w:t>
        </w:r>
      </w:ins>
      <w:ins w:id="2839" w:author="Craig Parker" w:date="2024-08-16T09:30:00Z" w16du:dateUtc="2024-08-16T07:30:00Z">
        <w:r w:rsidR="00463892">
          <w:rPr>
            <w:rFonts w:ascii="Nunito" w:eastAsia="Times New Roman" w:hAnsi="Nunito" w:cs="Times New Roman"/>
            <w:sz w:val="20"/>
            <w:szCs w:val="20"/>
            <w:lang w:val="en-ZA" w:eastAsia="en-ZA"/>
          </w:rPr>
          <w:t>. These procedures ensure</w:t>
        </w:r>
      </w:ins>
      <w:ins w:id="2840" w:author="Craig Parker" w:date="2024-08-16T09:13:00Z" w16du:dateUtc="2024-08-16T07:13:00Z">
        <w:r w:rsidRPr="00E3044B">
          <w:rPr>
            <w:rFonts w:ascii="Nunito" w:eastAsia="Times New Roman" w:hAnsi="Nunito" w:cs="Times New Roman"/>
            <w:sz w:val="20"/>
            <w:szCs w:val="20"/>
            <w:lang w:val="en-ZA" w:eastAsia="en-ZA"/>
            <w:rPrChange w:id="2841" w:author="Craig Parker" w:date="2024-08-16T09:13:00Z" w16du:dateUtc="2024-08-16T07:13:00Z">
              <w:rPr>
                <w:rFonts w:ascii="Times New Roman" w:eastAsia="Times New Roman" w:hAnsi="Times New Roman" w:cs="Times New Roman"/>
                <w:sz w:val="24"/>
                <w:szCs w:val="24"/>
                <w:lang w:val="en-ZA" w:eastAsia="en-ZA"/>
              </w:rPr>
            </w:rPrChange>
          </w:rPr>
          <w:t xml:space="preserve"> compliance with ethical, legal, and scientific standards while maintaining data integrity and security. Detailed governance and oversight of these procedures, including DAC responsibilities, are covered in Section 9.4 and Annexe 4, which contains the full terms of reference for the DAC.</w:t>
        </w:r>
      </w:ins>
    </w:p>
    <w:p w14:paraId="2585F553" w14:textId="77777777" w:rsidR="00E3044B" w:rsidRPr="00E3044B" w:rsidRDefault="00E3044B" w:rsidP="00E3044B">
      <w:pPr>
        <w:numPr>
          <w:ilvl w:val="0"/>
          <w:numId w:val="76"/>
        </w:numPr>
        <w:spacing w:before="100" w:beforeAutospacing="1" w:after="100" w:afterAutospacing="1" w:line="240" w:lineRule="auto"/>
        <w:rPr>
          <w:ins w:id="2842" w:author="Craig Parker" w:date="2024-08-16T09:13:00Z" w16du:dateUtc="2024-08-16T07:13:00Z"/>
          <w:rFonts w:ascii="Nunito" w:eastAsia="Times New Roman" w:hAnsi="Nunito" w:cs="Times New Roman"/>
          <w:sz w:val="20"/>
          <w:szCs w:val="20"/>
          <w:lang w:val="en-ZA" w:eastAsia="en-ZA"/>
          <w:rPrChange w:id="2843" w:author="Craig Parker" w:date="2024-08-16T09:13:00Z" w16du:dateUtc="2024-08-16T07:13:00Z">
            <w:rPr>
              <w:ins w:id="2844" w:author="Craig Parker" w:date="2024-08-16T09:13:00Z" w16du:dateUtc="2024-08-16T07:13:00Z"/>
              <w:rFonts w:ascii="Times New Roman" w:eastAsia="Times New Roman" w:hAnsi="Times New Roman" w:cs="Times New Roman"/>
              <w:sz w:val="24"/>
              <w:szCs w:val="24"/>
              <w:lang w:val="en-ZA" w:eastAsia="en-ZA"/>
            </w:rPr>
          </w:rPrChange>
        </w:rPr>
      </w:pPr>
      <w:ins w:id="2845" w:author="Craig Parker" w:date="2024-08-16T09:13:00Z" w16du:dateUtc="2024-08-16T07:13:00Z">
        <w:r w:rsidRPr="00E3044B">
          <w:rPr>
            <w:rFonts w:ascii="Nunito" w:eastAsia="Times New Roman" w:hAnsi="Nunito" w:cs="Times New Roman"/>
            <w:b/>
            <w:bCs/>
            <w:sz w:val="20"/>
            <w:szCs w:val="20"/>
            <w:lang w:val="en-ZA" w:eastAsia="en-ZA"/>
            <w:rPrChange w:id="2846" w:author="Craig Parker" w:date="2024-08-16T09:13:00Z" w16du:dateUtc="2024-08-16T07:13:00Z">
              <w:rPr>
                <w:rFonts w:ascii="Times New Roman" w:eastAsia="Times New Roman" w:hAnsi="Times New Roman" w:cs="Times New Roman"/>
                <w:b/>
                <w:bCs/>
                <w:sz w:val="24"/>
                <w:szCs w:val="24"/>
                <w:lang w:val="en-ZA" w:eastAsia="en-ZA"/>
              </w:rPr>
            </w:rPrChange>
          </w:rPr>
          <w:t>Development of Data Access Request Form:</w:t>
        </w:r>
        <w:r w:rsidRPr="00E3044B">
          <w:rPr>
            <w:rFonts w:ascii="Nunito" w:eastAsia="Times New Roman" w:hAnsi="Nunito" w:cs="Times New Roman"/>
            <w:sz w:val="20"/>
            <w:szCs w:val="20"/>
            <w:lang w:val="en-ZA" w:eastAsia="en-ZA"/>
            <w:rPrChange w:id="2847" w:author="Craig Parker" w:date="2024-08-16T09:13:00Z" w16du:dateUtc="2024-08-16T07:13:00Z">
              <w:rPr>
                <w:rFonts w:ascii="Times New Roman" w:eastAsia="Times New Roman" w:hAnsi="Times New Roman" w:cs="Times New Roman"/>
                <w:sz w:val="24"/>
                <w:szCs w:val="24"/>
                <w:lang w:val="en-ZA" w:eastAsia="en-ZA"/>
              </w:rPr>
            </w:rPrChange>
          </w:rPr>
          <w:t xml:space="preserve"> The DAC will create a comprehensive Data Access Request Form for researchers outside the HE²AT </w:t>
        </w:r>
        <w:proofErr w:type="spellStart"/>
        <w:r w:rsidRPr="00E3044B">
          <w:rPr>
            <w:rFonts w:ascii="Nunito" w:eastAsia="Times New Roman" w:hAnsi="Nunito" w:cs="Times New Roman"/>
            <w:sz w:val="20"/>
            <w:szCs w:val="20"/>
            <w:lang w:val="en-ZA" w:eastAsia="en-ZA"/>
            <w:rPrChange w:id="2848" w:author="Craig Parker" w:date="2024-08-16T09:13:00Z" w16du:dateUtc="2024-08-16T07:13:00Z">
              <w:rPr>
                <w:rFonts w:ascii="Times New Roman" w:eastAsia="Times New Roman" w:hAnsi="Times New Roman" w:cs="Times New Roman"/>
                <w:sz w:val="24"/>
                <w:szCs w:val="24"/>
                <w:lang w:val="en-ZA" w:eastAsia="en-ZA"/>
              </w:rPr>
            </w:rPrChange>
          </w:rPr>
          <w:t>Center</w:t>
        </w:r>
        <w:proofErr w:type="spellEnd"/>
        <w:r w:rsidRPr="00E3044B">
          <w:rPr>
            <w:rFonts w:ascii="Nunito" w:eastAsia="Times New Roman" w:hAnsi="Nunito" w:cs="Times New Roman"/>
            <w:sz w:val="20"/>
            <w:szCs w:val="20"/>
            <w:lang w:val="en-ZA" w:eastAsia="en-ZA"/>
            <w:rPrChange w:id="2849" w:author="Craig Parker" w:date="2024-08-16T09:13:00Z" w16du:dateUtc="2024-08-16T07:13:00Z">
              <w:rPr>
                <w:rFonts w:ascii="Times New Roman" w:eastAsia="Times New Roman" w:hAnsi="Times New Roman" w:cs="Times New Roman"/>
                <w:sz w:val="24"/>
                <w:szCs w:val="24"/>
                <w:lang w:val="en-ZA" w:eastAsia="en-ZA"/>
              </w:rPr>
            </w:rPrChange>
          </w:rPr>
          <w:t>. This form must be completed by those requesting access to RP1/RP2 De-identified Data and include:</w:t>
        </w:r>
      </w:ins>
    </w:p>
    <w:p w14:paraId="1F212814" w14:textId="77777777" w:rsidR="00E3044B" w:rsidRPr="00E3044B" w:rsidRDefault="00E3044B" w:rsidP="00E3044B">
      <w:pPr>
        <w:numPr>
          <w:ilvl w:val="1"/>
          <w:numId w:val="76"/>
        </w:numPr>
        <w:spacing w:before="100" w:beforeAutospacing="1" w:after="100" w:afterAutospacing="1" w:line="240" w:lineRule="auto"/>
        <w:rPr>
          <w:ins w:id="2850" w:author="Craig Parker" w:date="2024-08-16T09:13:00Z" w16du:dateUtc="2024-08-16T07:13:00Z"/>
          <w:rFonts w:ascii="Nunito" w:eastAsia="Times New Roman" w:hAnsi="Nunito" w:cs="Times New Roman"/>
          <w:sz w:val="20"/>
          <w:szCs w:val="20"/>
          <w:lang w:val="en-ZA" w:eastAsia="en-ZA"/>
          <w:rPrChange w:id="2851" w:author="Craig Parker" w:date="2024-08-16T09:13:00Z" w16du:dateUtc="2024-08-16T07:13:00Z">
            <w:rPr>
              <w:ins w:id="2852" w:author="Craig Parker" w:date="2024-08-16T09:13:00Z" w16du:dateUtc="2024-08-16T07:13:00Z"/>
              <w:rFonts w:ascii="Times New Roman" w:eastAsia="Times New Roman" w:hAnsi="Times New Roman" w:cs="Times New Roman"/>
              <w:sz w:val="24"/>
              <w:szCs w:val="24"/>
              <w:lang w:val="en-ZA" w:eastAsia="en-ZA"/>
            </w:rPr>
          </w:rPrChange>
        </w:rPr>
      </w:pPr>
      <w:ins w:id="2853" w:author="Craig Parker" w:date="2024-08-16T09:13:00Z" w16du:dateUtc="2024-08-16T07:13:00Z">
        <w:r w:rsidRPr="00E3044B">
          <w:rPr>
            <w:rFonts w:ascii="Nunito" w:eastAsia="Times New Roman" w:hAnsi="Nunito" w:cs="Times New Roman"/>
            <w:b/>
            <w:bCs/>
            <w:sz w:val="20"/>
            <w:szCs w:val="20"/>
            <w:lang w:val="en-ZA" w:eastAsia="en-ZA"/>
            <w:rPrChange w:id="2854" w:author="Craig Parker" w:date="2024-08-16T09:13:00Z" w16du:dateUtc="2024-08-16T07:13:00Z">
              <w:rPr>
                <w:rFonts w:ascii="Times New Roman" w:eastAsia="Times New Roman" w:hAnsi="Times New Roman" w:cs="Times New Roman"/>
                <w:b/>
                <w:bCs/>
                <w:sz w:val="24"/>
                <w:szCs w:val="24"/>
                <w:lang w:val="en-ZA" w:eastAsia="en-ZA"/>
              </w:rPr>
            </w:rPrChange>
          </w:rPr>
          <w:t>Applicant Information:</w:t>
        </w:r>
        <w:r w:rsidRPr="00E3044B">
          <w:rPr>
            <w:rFonts w:ascii="Nunito" w:eastAsia="Times New Roman" w:hAnsi="Nunito" w:cs="Times New Roman"/>
            <w:sz w:val="20"/>
            <w:szCs w:val="20"/>
            <w:lang w:val="en-ZA" w:eastAsia="en-ZA"/>
            <w:rPrChange w:id="2855" w:author="Craig Parker" w:date="2024-08-16T09:13:00Z" w16du:dateUtc="2024-08-16T07:13:00Z">
              <w:rPr>
                <w:rFonts w:ascii="Times New Roman" w:eastAsia="Times New Roman" w:hAnsi="Times New Roman" w:cs="Times New Roman"/>
                <w:sz w:val="24"/>
                <w:szCs w:val="24"/>
                <w:lang w:val="en-ZA" w:eastAsia="en-ZA"/>
              </w:rPr>
            </w:rPrChange>
          </w:rPr>
          <w:t xml:space="preserve"> Details about the applicant and their institution, including name, address, and the nature of the research activities.</w:t>
        </w:r>
      </w:ins>
    </w:p>
    <w:p w14:paraId="560B4036" w14:textId="77777777" w:rsidR="00E3044B" w:rsidRPr="00E3044B" w:rsidRDefault="00E3044B" w:rsidP="00E3044B">
      <w:pPr>
        <w:numPr>
          <w:ilvl w:val="1"/>
          <w:numId w:val="76"/>
        </w:numPr>
        <w:spacing w:before="100" w:beforeAutospacing="1" w:after="100" w:afterAutospacing="1" w:line="240" w:lineRule="auto"/>
        <w:rPr>
          <w:ins w:id="2856" w:author="Craig Parker" w:date="2024-08-16T09:13:00Z" w16du:dateUtc="2024-08-16T07:13:00Z"/>
          <w:rFonts w:ascii="Nunito" w:eastAsia="Times New Roman" w:hAnsi="Nunito" w:cs="Times New Roman"/>
          <w:sz w:val="20"/>
          <w:szCs w:val="20"/>
          <w:lang w:val="en-ZA" w:eastAsia="en-ZA"/>
          <w:rPrChange w:id="2857" w:author="Craig Parker" w:date="2024-08-16T09:13:00Z" w16du:dateUtc="2024-08-16T07:13:00Z">
            <w:rPr>
              <w:ins w:id="2858" w:author="Craig Parker" w:date="2024-08-16T09:13:00Z" w16du:dateUtc="2024-08-16T07:13:00Z"/>
              <w:rFonts w:ascii="Times New Roman" w:eastAsia="Times New Roman" w:hAnsi="Times New Roman" w:cs="Times New Roman"/>
              <w:sz w:val="24"/>
              <w:szCs w:val="24"/>
              <w:lang w:val="en-ZA" w:eastAsia="en-ZA"/>
            </w:rPr>
          </w:rPrChange>
        </w:rPr>
      </w:pPr>
      <w:ins w:id="2859" w:author="Craig Parker" w:date="2024-08-16T09:13:00Z" w16du:dateUtc="2024-08-16T07:13:00Z">
        <w:r w:rsidRPr="00E3044B">
          <w:rPr>
            <w:rFonts w:ascii="Nunito" w:eastAsia="Times New Roman" w:hAnsi="Nunito" w:cs="Times New Roman"/>
            <w:b/>
            <w:bCs/>
            <w:sz w:val="20"/>
            <w:szCs w:val="20"/>
            <w:lang w:val="en-ZA" w:eastAsia="en-ZA"/>
            <w:rPrChange w:id="2860" w:author="Craig Parker" w:date="2024-08-16T09:13:00Z" w16du:dateUtc="2024-08-16T07:13:00Z">
              <w:rPr>
                <w:rFonts w:ascii="Times New Roman" w:eastAsia="Times New Roman" w:hAnsi="Times New Roman" w:cs="Times New Roman"/>
                <w:b/>
                <w:bCs/>
                <w:sz w:val="24"/>
                <w:szCs w:val="24"/>
                <w:lang w:val="en-ZA" w:eastAsia="en-ZA"/>
              </w:rPr>
            </w:rPrChange>
          </w:rPr>
          <w:t>Consortium Membership Status:</w:t>
        </w:r>
        <w:r w:rsidRPr="00E3044B">
          <w:rPr>
            <w:rFonts w:ascii="Nunito" w:eastAsia="Times New Roman" w:hAnsi="Nunito" w:cs="Times New Roman"/>
            <w:sz w:val="20"/>
            <w:szCs w:val="20"/>
            <w:lang w:val="en-ZA" w:eastAsia="en-ZA"/>
            <w:rPrChange w:id="2861" w:author="Craig Parker" w:date="2024-08-16T09:13:00Z" w16du:dateUtc="2024-08-16T07:13:00Z">
              <w:rPr>
                <w:rFonts w:ascii="Times New Roman" w:eastAsia="Times New Roman" w:hAnsi="Times New Roman" w:cs="Times New Roman"/>
                <w:sz w:val="24"/>
                <w:szCs w:val="24"/>
                <w:lang w:val="en-ZA" w:eastAsia="en-ZA"/>
              </w:rPr>
            </w:rPrChange>
          </w:rPr>
          <w:t xml:space="preserve"> Indication of whether the applicant is a member of the DSI-Africa Consortium. Non-members must provide detailed information about their organizational affiliation.</w:t>
        </w:r>
      </w:ins>
    </w:p>
    <w:p w14:paraId="08AB3342" w14:textId="77777777" w:rsidR="00E3044B" w:rsidRPr="00E3044B" w:rsidRDefault="00E3044B" w:rsidP="00E3044B">
      <w:pPr>
        <w:numPr>
          <w:ilvl w:val="1"/>
          <w:numId w:val="76"/>
        </w:numPr>
        <w:spacing w:before="100" w:beforeAutospacing="1" w:after="100" w:afterAutospacing="1" w:line="240" w:lineRule="auto"/>
        <w:rPr>
          <w:ins w:id="2862" w:author="Craig Parker" w:date="2024-08-16T09:13:00Z" w16du:dateUtc="2024-08-16T07:13:00Z"/>
          <w:rFonts w:ascii="Nunito" w:eastAsia="Times New Roman" w:hAnsi="Nunito" w:cs="Times New Roman"/>
          <w:sz w:val="20"/>
          <w:szCs w:val="20"/>
          <w:lang w:val="en-ZA" w:eastAsia="en-ZA"/>
          <w:rPrChange w:id="2863" w:author="Craig Parker" w:date="2024-08-16T09:13:00Z" w16du:dateUtc="2024-08-16T07:13:00Z">
            <w:rPr>
              <w:ins w:id="2864" w:author="Craig Parker" w:date="2024-08-16T09:13:00Z" w16du:dateUtc="2024-08-16T07:13:00Z"/>
              <w:rFonts w:ascii="Times New Roman" w:eastAsia="Times New Roman" w:hAnsi="Times New Roman" w:cs="Times New Roman"/>
              <w:sz w:val="24"/>
              <w:szCs w:val="24"/>
              <w:lang w:val="en-ZA" w:eastAsia="en-ZA"/>
            </w:rPr>
          </w:rPrChange>
        </w:rPr>
      </w:pPr>
      <w:ins w:id="2865" w:author="Craig Parker" w:date="2024-08-16T09:13:00Z" w16du:dateUtc="2024-08-16T07:13:00Z">
        <w:r w:rsidRPr="00E3044B">
          <w:rPr>
            <w:rFonts w:ascii="Nunito" w:eastAsia="Times New Roman" w:hAnsi="Nunito" w:cs="Times New Roman"/>
            <w:b/>
            <w:bCs/>
            <w:sz w:val="20"/>
            <w:szCs w:val="20"/>
            <w:lang w:val="en-ZA" w:eastAsia="en-ZA"/>
            <w:rPrChange w:id="2866" w:author="Craig Parker" w:date="2024-08-16T09:13:00Z" w16du:dateUtc="2024-08-16T07:13:00Z">
              <w:rPr>
                <w:rFonts w:ascii="Times New Roman" w:eastAsia="Times New Roman" w:hAnsi="Times New Roman" w:cs="Times New Roman"/>
                <w:b/>
                <w:bCs/>
                <w:sz w:val="24"/>
                <w:szCs w:val="24"/>
                <w:lang w:val="en-ZA" w:eastAsia="en-ZA"/>
              </w:rPr>
            </w:rPrChange>
          </w:rPr>
          <w:t>Dataset Identification:</w:t>
        </w:r>
        <w:r w:rsidRPr="00E3044B">
          <w:rPr>
            <w:rFonts w:ascii="Nunito" w:eastAsia="Times New Roman" w:hAnsi="Nunito" w:cs="Times New Roman"/>
            <w:sz w:val="20"/>
            <w:szCs w:val="20"/>
            <w:lang w:val="en-ZA" w:eastAsia="en-ZA"/>
            <w:rPrChange w:id="2867" w:author="Craig Parker" w:date="2024-08-16T09:13:00Z" w16du:dateUtc="2024-08-16T07:13:00Z">
              <w:rPr>
                <w:rFonts w:ascii="Times New Roman" w:eastAsia="Times New Roman" w:hAnsi="Times New Roman" w:cs="Times New Roman"/>
                <w:sz w:val="24"/>
                <w:szCs w:val="24"/>
                <w:lang w:val="en-ZA" w:eastAsia="en-ZA"/>
              </w:rPr>
            </w:rPrChange>
          </w:rPr>
          <w:t xml:space="preserve"> Specification of the specific datasets for which access is sought.</w:t>
        </w:r>
      </w:ins>
    </w:p>
    <w:p w14:paraId="2ADA2413" w14:textId="77777777" w:rsidR="00E3044B" w:rsidRPr="00E3044B" w:rsidRDefault="00E3044B" w:rsidP="00E3044B">
      <w:pPr>
        <w:numPr>
          <w:ilvl w:val="1"/>
          <w:numId w:val="76"/>
        </w:numPr>
        <w:spacing w:before="100" w:beforeAutospacing="1" w:after="100" w:afterAutospacing="1" w:line="240" w:lineRule="auto"/>
        <w:rPr>
          <w:ins w:id="2868" w:author="Craig Parker" w:date="2024-08-16T09:13:00Z" w16du:dateUtc="2024-08-16T07:13:00Z"/>
          <w:rFonts w:ascii="Nunito" w:eastAsia="Times New Roman" w:hAnsi="Nunito" w:cs="Times New Roman"/>
          <w:sz w:val="20"/>
          <w:szCs w:val="20"/>
          <w:lang w:val="en-ZA" w:eastAsia="en-ZA"/>
          <w:rPrChange w:id="2869" w:author="Craig Parker" w:date="2024-08-16T09:13:00Z" w16du:dateUtc="2024-08-16T07:13:00Z">
            <w:rPr>
              <w:ins w:id="2870" w:author="Craig Parker" w:date="2024-08-16T09:13:00Z" w16du:dateUtc="2024-08-16T07:13:00Z"/>
              <w:rFonts w:ascii="Times New Roman" w:eastAsia="Times New Roman" w:hAnsi="Times New Roman" w:cs="Times New Roman"/>
              <w:sz w:val="24"/>
              <w:szCs w:val="24"/>
              <w:lang w:val="en-ZA" w:eastAsia="en-ZA"/>
            </w:rPr>
          </w:rPrChange>
        </w:rPr>
      </w:pPr>
      <w:ins w:id="2871" w:author="Craig Parker" w:date="2024-08-16T09:13:00Z" w16du:dateUtc="2024-08-16T07:13:00Z">
        <w:r w:rsidRPr="00E3044B">
          <w:rPr>
            <w:rFonts w:ascii="Nunito" w:eastAsia="Times New Roman" w:hAnsi="Nunito" w:cs="Times New Roman"/>
            <w:b/>
            <w:bCs/>
            <w:sz w:val="20"/>
            <w:szCs w:val="20"/>
            <w:lang w:val="en-ZA" w:eastAsia="en-ZA"/>
            <w:rPrChange w:id="2872" w:author="Craig Parker" w:date="2024-08-16T09:13:00Z" w16du:dateUtc="2024-08-16T07:13:00Z">
              <w:rPr>
                <w:rFonts w:ascii="Times New Roman" w:eastAsia="Times New Roman" w:hAnsi="Times New Roman" w:cs="Times New Roman"/>
                <w:b/>
                <w:bCs/>
                <w:sz w:val="24"/>
                <w:szCs w:val="24"/>
                <w:lang w:val="en-ZA" w:eastAsia="en-ZA"/>
              </w:rPr>
            </w:rPrChange>
          </w:rPr>
          <w:t>Research Purpose:</w:t>
        </w:r>
        <w:r w:rsidRPr="00E3044B">
          <w:rPr>
            <w:rFonts w:ascii="Nunito" w:eastAsia="Times New Roman" w:hAnsi="Nunito" w:cs="Times New Roman"/>
            <w:sz w:val="20"/>
            <w:szCs w:val="20"/>
            <w:lang w:val="en-ZA" w:eastAsia="en-ZA"/>
            <w:rPrChange w:id="2873" w:author="Craig Parker" w:date="2024-08-16T09:13:00Z" w16du:dateUtc="2024-08-16T07:13:00Z">
              <w:rPr>
                <w:rFonts w:ascii="Times New Roman" w:eastAsia="Times New Roman" w:hAnsi="Times New Roman" w:cs="Times New Roman"/>
                <w:sz w:val="24"/>
                <w:szCs w:val="24"/>
                <w:lang w:val="en-ZA" w:eastAsia="en-ZA"/>
              </w:rPr>
            </w:rPrChange>
          </w:rPr>
          <w:t xml:space="preserve"> A proposal outlining the intended research, including objectives and significance.</w:t>
        </w:r>
      </w:ins>
    </w:p>
    <w:p w14:paraId="0DA6B01E" w14:textId="77777777" w:rsidR="00E3044B" w:rsidRPr="00E3044B" w:rsidRDefault="00E3044B" w:rsidP="00E3044B">
      <w:pPr>
        <w:numPr>
          <w:ilvl w:val="1"/>
          <w:numId w:val="76"/>
        </w:numPr>
        <w:spacing w:before="100" w:beforeAutospacing="1" w:after="100" w:afterAutospacing="1" w:line="240" w:lineRule="auto"/>
        <w:rPr>
          <w:ins w:id="2874" w:author="Craig Parker" w:date="2024-08-16T09:13:00Z" w16du:dateUtc="2024-08-16T07:13:00Z"/>
          <w:rFonts w:ascii="Nunito" w:eastAsia="Times New Roman" w:hAnsi="Nunito" w:cs="Times New Roman"/>
          <w:sz w:val="20"/>
          <w:szCs w:val="20"/>
          <w:lang w:val="en-ZA" w:eastAsia="en-ZA"/>
          <w:rPrChange w:id="2875" w:author="Craig Parker" w:date="2024-08-16T09:13:00Z" w16du:dateUtc="2024-08-16T07:13:00Z">
            <w:rPr>
              <w:ins w:id="2876" w:author="Craig Parker" w:date="2024-08-16T09:13:00Z" w16du:dateUtc="2024-08-16T07:13:00Z"/>
              <w:rFonts w:ascii="Times New Roman" w:eastAsia="Times New Roman" w:hAnsi="Times New Roman" w:cs="Times New Roman"/>
              <w:sz w:val="24"/>
              <w:szCs w:val="24"/>
              <w:lang w:val="en-ZA" w:eastAsia="en-ZA"/>
            </w:rPr>
          </w:rPrChange>
        </w:rPr>
      </w:pPr>
      <w:ins w:id="2877" w:author="Craig Parker" w:date="2024-08-16T09:13:00Z" w16du:dateUtc="2024-08-16T07:13:00Z">
        <w:r w:rsidRPr="00E3044B">
          <w:rPr>
            <w:rFonts w:ascii="Nunito" w:eastAsia="Times New Roman" w:hAnsi="Nunito" w:cs="Times New Roman"/>
            <w:b/>
            <w:bCs/>
            <w:sz w:val="20"/>
            <w:szCs w:val="20"/>
            <w:lang w:val="en-ZA" w:eastAsia="en-ZA"/>
            <w:rPrChange w:id="2878" w:author="Craig Parker" w:date="2024-08-16T09:13:00Z" w16du:dateUtc="2024-08-16T07:13:00Z">
              <w:rPr>
                <w:rFonts w:ascii="Times New Roman" w:eastAsia="Times New Roman" w:hAnsi="Times New Roman" w:cs="Times New Roman"/>
                <w:b/>
                <w:bCs/>
                <w:sz w:val="24"/>
                <w:szCs w:val="24"/>
                <w:lang w:val="en-ZA" w:eastAsia="en-ZA"/>
              </w:rPr>
            </w:rPrChange>
          </w:rPr>
          <w:t>Data Sharing Modality Preference:</w:t>
        </w:r>
        <w:r w:rsidRPr="00E3044B">
          <w:rPr>
            <w:rFonts w:ascii="Nunito" w:eastAsia="Times New Roman" w:hAnsi="Nunito" w:cs="Times New Roman"/>
            <w:sz w:val="20"/>
            <w:szCs w:val="20"/>
            <w:lang w:val="en-ZA" w:eastAsia="en-ZA"/>
            <w:rPrChange w:id="2879" w:author="Craig Parker" w:date="2024-08-16T09:13:00Z" w16du:dateUtc="2024-08-16T07:13:00Z">
              <w:rPr>
                <w:rFonts w:ascii="Times New Roman" w:eastAsia="Times New Roman" w:hAnsi="Times New Roman" w:cs="Times New Roman"/>
                <w:sz w:val="24"/>
                <w:szCs w:val="24"/>
                <w:lang w:val="en-ZA" w:eastAsia="en-ZA"/>
              </w:rPr>
            </w:rPrChange>
          </w:rPr>
          <w:t xml:space="preserve"> Specification of whether data access is sought through download or data visiting, with a justification based on the research and data sensitivity.</w:t>
        </w:r>
      </w:ins>
    </w:p>
    <w:p w14:paraId="4EBF1FC0" w14:textId="77777777" w:rsidR="00E3044B" w:rsidRPr="00E3044B" w:rsidRDefault="00E3044B" w:rsidP="00E3044B">
      <w:pPr>
        <w:numPr>
          <w:ilvl w:val="1"/>
          <w:numId w:val="76"/>
        </w:numPr>
        <w:spacing w:before="100" w:beforeAutospacing="1" w:after="100" w:afterAutospacing="1" w:line="240" w:lineRule="auto"/>
        <w:rPr>
          <w:ins w:id="2880" w:author="Craig Parker" w:date="2024-08-16T09:13:00Z" w16du:dateUtc="2024-08-16T07:13:00Z"/>
          <w:rFonts w:ascii="Nunito" w:eastAsia="Times New Roman" w:hAnsi="Nunito" w:cs="Times New Roman"/>
          <w:sz w:val="20"/>
          <w:szCs w:val="20"/>
          <w:lang w:val="en-ZA" w:eastAsia="en-ZA"/>
          <w:rPrChange w:id="2881" w:author="Craig Parker" w:date="2024-08-16T09:13:00Z" w16du:dateUtc="2024-08-16T07:13:00Z">
            <w:rPr>
              <w:ins w:id="2882" w:author="Craig Parker" w:date="2024-08-16T09:13:00Z" w16du:dateUtc="2024-08-16T07:13:00Z"/>
              <w:rFonts w:ascii="Times New Roman" w:eastAsia="Times New Roman" w:hAnsi="Times New Roman" w:cs="Times New Roman"/>
              <w:sz w:val="24"/>
              <w:szCs w:val="24"/>
              <w:lang w:val="en-ZA" w:eastAsia="en-ZA"/>
            </w:rPr>
          </w:rPrChange>
        </w:rPr>
      </w:pPr>
      <w:ins w:id="2883" w:author="Craig Parker" w:date="2024-08-16T09:13:00Z" w16du:dateUtc="2024-08-16T07:13:00Z">
        <w:r w:rsidRPr="00E3044B">
          <w:rPr>
            <w:rFonts w:ascii="Nunito" w:eastAsia="Times New Roman" w:hAnsi="Nunito" w:cs="Times New Roman"/>
            <w:b/>
            <w:bCs/>
            <w:sz w:val="20"/>
            <w:szCs w:val="20"/>
            <w:lang w:val="en-ZA" w:eastAsia="en-ZA"/>
            <w:rPrChange w:id="2884" w:author="Craig Parker" w:date="2024-08-16T09:13:00Z" w16du:dateUtc="2024-08-16T07:13:00Z">
              <w:rPr>
                <w:rFonts w:ascii="Times New Roman" w:eastAsia="Times New Roman" w:hAnsi="Times New Roman" w:cs="Times New Roman"/>
                <w:b/>
                <w:bCs/>
                <w:sz w:val="24"/>
                <w:szCs w:val="24"/>
                <w:lang w:val="en-ZA" w:eastAsia="en-ZA"/>
              </w:rPr>
            </w:rPrChange>
          </w:rPr>
          <w:t>Ethics Approval:</w:t>
        </w:r>
        <w:r w:rsidRPr="00E3044B">
          <w:rPr>
            <w:rFonts w:ascii="Nunito" w:eastAsia="Times New Roman" w:hAnsi="Nunito" w:cs="Times New Roman"/>
            <w:sz w:val="20"/>
            <w:szCs w:val="20"/>
            <w:lang w:val="en-ZA" w:eastAsia="en-ZA"/>
            <w:rPrChange w:id="2885" w:author="Craig Parker" w:date="2024-08-16T09:13:00Z" w16du:dateUtc="2024-08-16T07:13:00Z">
              <w:rPr>
                <w:rFonts w:ascii="Times New Roman" w:eastAsia="Times New Roman" w:hAnsi="Times New Roman" w:cs="Times New Roman"/>
                <w:sz w:val="24"/>
                <w:szCs w:val="24"/>
                <w:lang w:val="en-ZA" w:eastAsia="en-ZA"/>
              </w:rPr>
            </w:rPrChange>
          </w:rPr>
          <w:t xml:space="preserve"> Proof of ethics approval from the applicant's institutional ethics committee.</w:t>
        </w:r>
      </w:ins>
    </w:p>
    <w:p w14:paraId="1531F314" w14:textId="77777777" w:rsidR="00E3044B" w:rsidRPr="00E3044B" w:rsidRDefault="00E3044B" w:rsidP="00E3044B">
      <w:pPr>
        <w:numPr>
          <w:ilvl w:val="1"/>
          <w:numId w:val="76"/>
        </w:numPr>
        <w:spacing w:before="100" w:beforeAutospacing="1" w:after="100" w:afterAutospacing="1" w:line="240" w:lineRule="auto"/>
        <w:rPr>
          <w:ins w:id="2886" w:author="Craig Parker" w:date="2024-08-16T09:13:00Z" w16du:dateUtc="2024-08-16T07:13:00Z"/>
          <w:rFonts w:ascii="Nunito" w:eastAsia="Times New Roman" w:hAnsi="Nunito" w:cs="Times New Roman"/>
          <w:sz w:val="20"/>
          <w:szCs w:val="20"/>
          <w:lang w:val="en-ZA" w:eastAsia="en-ZA"/>
          <w:rPrChange w:id="2887" w:author="Craig Parker" w:date="2024-08-16T09:13:00Z" w16du:dateUtc="2024-08-16T07:13:00Z">
            <w:rPr>
              <w:ins w:id="2888" w:author="Craig Parker" w:date="2024-08-16T09:13:00Z" w16du:dateUtc="2024-08-16T07:13:00Z"/>
              <w:rFonts w:ascii="Times New Roman" w:eastAsia="Times New Roman" w:hAnsi="Times New Roman" w:cs="Times New Roman"/>
              <w:sz w:val="24"/>
              <w:szCs w:val="24"/>
              <w:lang w:val="en-ZA" w:eastAsia="en-ZA"/>
            </w:rPr>
          </w:rPrChange>
        </w:rPr>
      </w:pPr>
      <w:ins w:id="2889" w:author="Craig Parker" w:date="2024-08-16T09:13:00Z" w16du:dateUtc="2024-08-16T07:13:00Z">
        <w:r w:rsidRPr="00E3044B">
          <w:rPr>
            <w:rFonts w:ascii="Nunito" w:eastAsia="Times New Roman" w:hAnsi="Nunito" w:cs="Times New Roman"/>
            <w:b/>
            <w:bCs/>
            <w:sz w:val="20"/>
            <w:szCs w:val="20"/>
            <w:lang w:val="en-ZA" w:eastAsia="en-ZA"/>
            <w:rPrChange w:id="2890" w:author="Craig Parker" w:date="2024-08-16T09:13:00Z" w16du:dateUtc="2024-08-16T07:13:00Z">
              <w:rPr>
                <w:rFonts w:ascii="Times New Roman" w:eastAsia="Times New Roman" w:hAnsi="Times New Roman" w:cs="Times New Roman"/>
                <w:b/>
                <w:bCs/>
                <w:sz w:val="24"/>
                <w:szCs w:val="24"/>
                <w:lang w:val="en-ZA" w:eastAsia="en-ZA"/>
              </w:rPr>
            </w:rPrChange>
          </w:rPr>
          <w:t>Data Protection Measures:</w:t>
        </w:r>
        <w:r w:rsidRPr="00E3044B">
          <w:rPr>
            <w:rFonts w:ascii="Nunito" w:eastAsia="Times New Roman" w:hAnsi="Nunito" w:cs="Times New Roman"/>
            <w:sz w:val="20"/>
            <w:szCs w:val="20"/>
            <w:lang w:val="en-ZA" w:eastAsia="en-ZA"/>
            <w:rPrChange w:id="2891" w:author="Craig Parker" w:date="2024-08-16T09:13:00Z" w16du:dateUtc="2024-08-16T07:13:00Z">
              <w:rPr>
                <w:rFonts w:ascii="Times New Roman" w:eastAsia="Times New Roman" w:hAnsi="Times New Roman" w:cs="Times New Roman"/>
                <w:sz w:val="24"/>
                <w:szCs w:val="24"/>
                <w:lang w:val="en-ZA" w:eastAsia="en-ZA"/>
              </w:rPr>
            </w:rPrChange>
          </w:rPr>
          <w:t xml:space="preserve"> A detailed description of statutory, organizational, and technical measures in place at the receiving institution to safeguard the confidentiality and security of the data.</w:t>
        </w:r>
      </w:ins>
    </w:p>
    <w:p w14:paraId="3846F014" w14:textId="77777777" w:rsidR="00E3044B" w:rsidRPr="00E3044B" w:rsidRDefault="00E3044B" w:rsidP="00E3044B">
      <w:pPr>
        <w:numPr>
          <w:ilvl w:val="0"/>
          <w:numId w:val="76"/>
        </w:numPr>
        <w:spacing w:before="100" w:beforeAutospacing="1" w:after="100" w:afterAutospacing="1" w:line="240" w:lineRule="auto"/>
        <w:rPr>
          <w:ins w:id="2892" w:author="Craig Parker" w:date="2024-08-16T09:13:00Z" w16du:dateUtc="2024-08-16T07:13:00Z"/>
          <w:rFonts w:ascii="Nunito" w:eastAsia="Times New Roman" w:hAnsi="Nunito" w:cs="Times New Roman"/>
          <w:sz w:val="20"/>
          <w:szCs w:val="20"/>
          <w:lang w:val="en-ZA" w:eastAsia="en-ZA"/>
          <w:rPrChange w:id="2893" w:author="Craig Parker" w:date="2024-08-16T09:13:00Z" w16du:dateUtc="2024-08-16T07:13:00Z">
            <w:rPr>
              <w:ins w:id="2894" w:author="Craig Parker" w:date="2024-08-16T09:13:00Z" w16du:dateUtc="2024-08-16T07:13:00Z"/>
              <w:rFonts w:ascii="Times New Roman" w:eastAsia="Times New Roman" w:hAnsi="Times New Roman" w:cs="Times New Roman"/>
              <w:sz w:val="24"/>
              <w:szCs w:val="24"/>
              <w:lang w:val="en-ZA" w:eastAsia="en-ZA"/>
            </w:rPr>
          </w:rPrChange>
        </w:rPr>
      </w:pPr>
      <w:ins w:id="2895" w:author="Craig Parker" w:date="2024-08-16T09:13:00Z" w16du:dateUtc="2024-08-16T07:13:00Z">
        <w:r w:rsidRPr="00E3044B">
          <w:rPr>
            <w:rFonts w:ascii="Nunito" w:eastAsia="Times New Roman" w:hAnsi="Nunito" w:cs="Times New Roman"/>
            <w:b/>
            <w:bCs/>
            <w:sz w:val="20"/>
            <w:szCs w:val="20"/>
            <w:lang w:val="en-ZA" w:eastAsia="en-ZA"/>
            <w:rPrChange w:id="2896" w:author="Craig Parker" w:date="2024-08-16T09:13:00Z" w16du:dateUtc="2024-08-16T07:13:00Z">
              <w:rPr>
                <w:rFonts w:ascii="Times New Roman" w:eastAsia="Times New Roman" w:hAnsi="Times New Roman" w:cs="Times New Roman"/>
                <w:b/>
                <w:bCs/>
                <w:sz w:val="24"/>
                <w:szCs w:val="24"/>
                <w:lang w:val="en-ZA" w:eastAsia="en-ZA"/>
              </w:rPr>
            </w:rPrChange>
          </w:rPr>
          <w:lastRenderedPageBreak/>
          <w:t>Preliminary Screening:</w:t>
        </w:r>
        <w:r w:rsidRPr="00E3044B">
          <w:rPr>
            <w:rFonts w:ascii="Nunito" w:eastAsia="Times New Roman" w:hAnsi="Nunito" w:cs="Times New Roman"/>
            <w:sz w:val="20"/>
            <w:szCs w:val="20"/>
            <w:lang w:val="en-ZA" w:eastAsia="en-ZA"/>
            <w:rPrChange w:id="2897" w:author="Craig Parker" w:date="2024-08-16T09:13:00Z" w16du:dateUtc="2024-08-16T07:13:00Z">
              <w:rPr>
                <w:rFonts w:ascii="Times New Roman" w:eastAsia="Times New Roman" w:hAnsi="Times New Roman" w:cs="Times New Roman"/>
                <w:sz w:val="24"/>
                <w:szCs w:val="24"/>
                <w:lang w:val="en-ZA" w:eastAsia="en-ZA"/>
              </w:rPr>
            </w:rPrChange>
          </w:rPr>
          <w:t xml:space="preserve"> Upon submission, the Data Access Request Form undergoes preliminary screening by the DAC to confirm completeness and basic compliance with the Consortium's requirements.</w:t>
        </w:r>
      </w:ins>
    </w:p>
    <w:p w14:paraId="1474F062" w14:textId="77777777" w:rsidR="00E3044B" w:rsidRPr="00E3044B" w:rsidRDefault="00E3044B" w:rsidP="00E3044B">
      <w:pPr>
        <w:numPr>
          <w:ilvl w:val="0"/>
          <w:numId w:val="76"/>
        </w:numPr>
        <w:spacing w:before="100" w:beforeAutospacing="1" w:after="100" w:afterAutospacing="1" w:line="240" w:lineRule="auto"/>
        <w:rPr>
          <w:ins w:id="2898" w:author="Craig Parker" w:date="2024-08-16T09:13:00Z" w16du:dateUtc="2024-08-16T07:13:00Z"/>
          <w:rFonts w:ascii="Nunito" w:eastAsia="Times New Roman" w:hAnsi="Nunito" w:cs="Times New Roman"/>
          <w:sz w:val="20"/>
          <w:szCs w:val="20"/>
          <w:lang w:val="en-ZA" w:eastAsia="en-ZA"/>
          <w:rPrChange w:id="2899" w:author="Craig Parker" w:date="2024-08-16T09:13:00Z" w16du:dateUtc="2024-08-16T07:13:00Z">
            <w:rPr>
              <w:ins w:id="2900" w:author="Craig Parker" w:date="2024-08-16T09:13:00Z" w16du:dateUtc="2024-08-16T07:13:00Z"/>
              <w:rFonts w:ascii="Times New Roman" w:eastAsia="Times New Roman" w:hAnsi="Times New Roman" w:cs="Times New Roman"/>
              <w:sz w:val="24"/>
              <w:szCs w:val="24"/>
              <w:lang w:val="en-ZA" w:eastAsia="en-ZA"/>
            </w:rPr>
          </w:rPrChange>
        </w:rPr>
      </w:pPr>
      <w:ins w:id="2901" w:author="Craig Parker" w:date="2024-08-16T09:13:00Z" w16du:dateUtc="2024-08-16T07:13:00Z">
        <w:r w:rsidRPr="00E3044B">
          <w:rPr>
            <w:rFonts w:ascii="Nunito" w:eastAsia="Times New Roman" w:hAnsi="Nunito" w:cs="Times New Roman"/>
            <w:b/>
            <w:bCs/>
            <w:sz w:val="20"/>
            <w:szCs w:val="20"/>
            <w:lang w:val="en-ZA" w:eastAsia="en-ZA"/>
            <w:rPrChange w:id="2902" w:author="Craig Parker" w:date="2024-08-16T09:13:00Z" w16du:dateUtc="2024-08-16T07:13:00Z">
              <w:rPr>
                <w:rFonts w:ascii="Times New Roman" w:eastAsia="Times New Roman" w:hAnsi="Times New Roman" w:cs="Times New Roman"/>
                <w:b/>
                <w:bCs/>
                <w:sz w:val="24"/>
                <w:szCs w:val="24"/>
                <w:lang w:val="en-ZA" w:eastAsia="en-ZA"/>
              </w:rPr>
            </w:rPrChange>
          </w:rPr>
          <w:t>Review by Data Access Committee:</w:t>
        </w:r>
        <w:r w:rsidRPr="00E3044B">
          <w:rPr>
            <w:rFonts w:ascii="Nunito" w:eastAsia="Times New Roman" w:hAnsi="Nunito" w:cs="Times New Roman"/>
            <w:sz w:val="20"/>
            <w:szCs w:val="20"/>
            <w:lang w:val="en-ZA" w:eastAsia="en-ZA"/>
            <w:rPrChange w:id="2903" w:author="Craig Parker" w:date="2024-08-16T09:13:00Z" w16du:dateUtc="2024-08-16T07:13:00Z">
              <w:rPr>
                <w:rFonts w:ascii="Times New Roman" w:eastAsia="Times New Roman" w:hAnsi="Times New Roman" w:cs="Times New Roman"/>
                <w:sz w:val="24"/>
                <w:szCs w:val="24"/>
                <w:lang w:val="en-ZA" w:eastAsia="en-ZA"/>
              </w:rPr>
            </w:rPrChange>
          </w:rPr>
          <w:t xml:space="preserve"> The DAC evaluates the request based on the alignment with data use permissions outlined in the Data Transfer Agreement (DTA), potential privacy risks, and the avoidance of overlap with ongoing research. The full governance procedures are detailed in Section 9.4 and Annexe 4.</w:t>
        </w:r>
      </w:ins>
    </w:p>
    <w:p w14:paraId="65368D28" w14:textId="77777777" w:rsidR="00E3044B" w:rsidRPr="00E3044B" w:rsidRDefault="00E3044B" w:rsidP="00E3044B">
      <w:pPr>
        <w:numPr>
          <w:ilvl w:val="0"/>
          <w:numId w:val="76"/>
        </w:numPr>
        <w:spacing w:before="100" w:beforeAutospacing="1" w:after="100" w:afterAutospacing="1" w:line="240" w:lineRule="auto"/>
        <w:rPr>
          <w:ins w:id="2904" w:author="Craig Parker" w:date="2024-08-16T09:13:00Z" w16du:dateUtc="2024-08-16T07:13:00Z"/>
          <w:rFonts w:ascii="Nunito" w:eastAsia="Times New Roman" w:hAnsi="Nunito" w:cs="Times New Roman"/>
          <w:sz w:val="20"/>
          <w:szCs w:val="20"/>
          <w:lang w:val="en-ZA" w:eastAsia="en-ZA"/>
          <w:rPrChange w:id="2905" w:author="Craig Parker" w:date="2024-08-16T09:13:00Z" w16du:dateUtc="2024-08-16T07:13:00Z">
            <w:rPr>
              <w:ins w:id="2906" w:author="Craig Parker" w:date="2024-08-16T09:13:00Z" w16du:dateUtc="2024-08-16T07:13:00Z"/>
              <w:rFonts w:ascii="Times New Roman" w:eastAsia="Times New Roman" w:hAnsi="Times New Roman" w:cs="Times New Roman"/>
              <w:sz w:val="24"/>
              <w:szCs w:val="24"/>
              <w:lang w:val="en-ZA" w:eastAsia="en-ZA"/>
            </w:rPr>
          </w:rPrChange>
        </w:rPr>
      </w:pPr>
      <w:ins w:id="2907" w:author="Craig Parker" w:date="2024-08-16T09:13:00Z" w16du:dateUtc="2024-08-16T07:13:00Z">
        <w:r w:rsidRPr="00E3044B">
          <w:rPr>
            <w:rFonts w:ascii="Nunito" w:eastAsia="Times New Roman" w:hAnsi="Nunito" w:cs="Times New Roman"/>
            <w:b/>
            <w:bCs/>
            <w:sz w:val="20"/>
            <w:szCs w:val="20"/>
            <w:lang w:val="en-ZA" w:eastAsia="en-ZA"/>
            <w:rPrChange w:id="2908" w:author="Craig Parker" w:date="2024-08-16T09:13:00Z" w16du:dateUtc="2024-08-16T07:13:00Z">
              <w:rPr>
                <w:rFonts w:ascii="Times New Roman" w:eastAsia="Times New Roman" w:hAnsi="Times New Roman" w:cs="Times New Roman"/>
                <w:b/>
                <w:bCs/>
                <w:sz w:val="24"/>
                <w:szCs w:val="24"/>
                <w:lang w:val="en-ZA" w:eastAsia="en-ZA"/>
              </w:rPr>
            </w:rPrChange>
          </w:rPr>
          <w:t>Recording and Communication of Decision:</w:t>
        </w:r>
        <w:r w:rsidRPr="00E3044B">
          <w:rPr>
            <w:rFonts w:ascii="Nunito" w:eastAsia="Times New Roman" w:hAnsi="Nunito" w:cs="Times New Roman"/>
            <w:sz w:val="20"/>
            <w:szCs w:val="20"/>
            <w:lang w:val="en-ZA" w:eastAsia="en-ZA"/>
            <w:rPrChange w:id="2909" w:author="Craig Parker" w:date="2024-08-16T09:13:00Z" w16du:dateUtc="2024-08-16T07:13:00Z">
              <w:rPr>
                <w:rFonts w:ascii="Times New Roman" w:eastAsia="Times New Roman" w:hAnsi="Times New Roman" w:cs="Times New Roman"/>
                <w:sz w:val="24"/>
                <w:szCs w:val="24"/>
                <w:lang w:val="en-ZA" w:eastAsia="en-ZA"/>
              </w:rPr>
            </w:rPrChange>
          </w:rPr>
          <w:t xml:space="preserve"> The DAC records the reasons for its decision (approval, conditional approval, or denial). This documentation ensures transparency and provides valuable feedback to applicants. Approved requests will include detailed instructions for accessing the data and any conditions the applicant must meet.</w:t>
        </w:r>
      </w:ins>
    </w:p>
    <w:p w14:paraId="78D22227" w14:textId="3AEFA000" w:rsidR="00E3044B" w:rsidRPr="00E3044B" w:rsidRDefault="00E3044B" w:rsidP="00E3044B">
      <w:pPr>
        <w:numPr>
          <w:ilvl w:val="0"/>
          <w:numId w:val="76"/>
        </w:numPr>
        <w:spacing w:before="100" w:beforeAutospacing="1" w:after="100" w:afterAutospacing="1" w:line="240" w:lineRule="auto"/>
        <w:rPr>
          <w:ins w:id="2910" w:author="Craig Parker" w:date="2024-08-16T09:13:00Z" w16du:dateUtc="2024-08-16T07:13:00Z"/>
          <w:rFonts w:ascii="Nunito" w:eastAsia="Times New Roman" w:hAnsi="Nunito" w:cs="Times New Roman"/>
          <w:sz w:val="20"/>
          <w:szCs w:val="20"/>
          <w:lang w:val="en-ZA" w:eastAsia="en-ZA"/>
          <w:rPrChange w:id="2911" w:author="Craig Parker" w:date="2024-08-16T09:13:00Z" w16du:dateUtc="2024-08-16T07:13:00Z">
            <w:rPr>
              <w:ins w:id="2912" w:author="Craig Parker" w:date="2024-08-16T09:13:00Z" w16du:dateUtc="2024-08-16T07:13:00Z"/>
              <w:rFonts w:ascii="Times New Roman" w:eastAsia="Times New Roman" w:hAnsi="Times New Roman" w:cs="Times New Roman"/>
              <w:sz w:val="24"/>
              <w:szCs w:val="24"/>
              <w:lang w:val="en-ZA" w:eastAsia="en-ZA"/>
            </w:rPr>
          </w:rPrChange>
        </w:rPr>
      </w:pPr>
      <w:ins w:id="2913" w:author="Craig Parker" w:date="2024-08-16T09:13:00Z" w16du:dateUtc="2024-08-16T07:13:00Z">
        <w:r w:rsidRPr="00E3044B">
          <w:rPr>
            <w:rFonts w:ascii="Nunito" w:eastAsia="Times New Roman" w:hAnsi="Nunito" w:cs="Times New Roman"/>
            <w:b/>
            <w:bCs/>
            <w:sz w:val="20"/>
            <w:szCs w:val="20"/>
            <w:lang w:val="en-ZA" w:eastAsia="en-ZA"/>
            <w:rPrChange w:id="2914" w:author="Craig Parker" w:date="2024-08-16T09:13:00Z" w16du:dateUtc="2024-08-16T07:13:00Z">
              <w:rPr>
                <w:rFonts w:ascii="Times New Roman" w:eastAsia="Times New Roman" w:hAnsi="Times New Roman" w:cs="Times New Roman"/>
                <w:b/>
                <w:bCs/>
                <w:sz w:val="24"/>
                <w:szCs w:val="24"/>
                <w:lang w:val="en-ZA" w:eastAsia="en-ZA"/>
              </w:rPr>
            </w:rPrChange>
          </w:rPr>
          <w:t>Data Transfer and Encryption:</w:t>
        </w:r>
        <w:r w:rsidRPr="00E3044B">
          <w:rPr>
            <w:rFonts w:ascii="Nunito" w:eastAsia="Times New Roman" w:hAnsi="Nunito" w:cs="Times New Roman"/>
            <w:sz w:val="20"/>
            <w:szCs w:val="20"/>
            <w:lang w:val="en-ZA" w:eastAsia="en-ZA"/>
            <w:rPrChange w:id="2915" w:author="Craig Parker" w:date="2024-08-16T09:13:00Z" w16du:dateUtc="2024-08-16T07:13:00Z">
              <w:rPr>
                <w:rFonts w:ascii="Times New Roman" w:eastAsia="Times New Roman" w:hAnsi="Times New Roman" w:cs="Times New Roman"/>
                <w:sz w:val="24"/>
                <w:szCs w:val="24"/>
                <w:lang w:val="en-ZA" w:eastAsia="en-ZA"/>
              </w:rPr>
            </w:rPrChange>
          </w:rPr>
          <w:t xml:space="preserve"> </w:t>
        </w:r>
      </w:ins>
      <w:ins w:id="2916" w:author="Craig Parker" w:date="2024-08-16T09:31:00Z" w16du:dateUtc="2024-08-16T07:31:00Z">
        <w:r w:rsidR="00463892">
          <w:rPr>
            <w:rFonts w:ascii="Nunito" w:eastAsia="Times New Roman" w:hAnsi="Nunito" w:cs="Times New Roman"/>
            <w:sz w:val="20"/>
            <w:szCs w:val="20"/>
            <w:lang w:val="en-ZA" w:eastAsia="en-ZA"/>
          </w:rPr>
          <w:t>The data will be transferred upon approval and fulfilment of all conditions, including ethics approval</w:t>
        </w:r>
      </w:ins>
      <w:ins w:id="2917" w:author="Craig Parker" w:date="2024-08-16T09:13:00Z" w16du:dateUtc="2024-08-16T07:13:00Z">
        <w:r w:rsidRPr="00E3044B">
          <w:rPr>
            <w:rFonts w:ascii="Nunito" w:eastAsia="Times New Roman" w:hAnsi="Nunito" w:cs="Times New Roman"/>
            <w:sz w:val="20"/>
            <w:szCs w:val="20"/>
            <w:lang w:val="en-ZA" w:eastAsia="en-ZA"/>
            <w:rPrChange w:id="2918" w:author="Craig Parker" w:date="2024-08-16T09:13:00Z" w16du:dateUtc="2024-08-16T07:13:00Z">
              <w:rPr>
                <w:rFonts w:ascii="Times New Roman" w:eastAsia="Times New Roman" w:hAnsi="Times New Roman" w:cs="Times New Roman"/>
                <w:sz w:val="24"/>
                <w:szCs w:val="24"/>
                <w:lang w:val="en-ZA" w:eastAsia="en-ZA"/>
              </w:rPr>
            </w:rPrChange>
          </w:rPr>
          <w:t xml:space="preserve">. If the data contains personally identifiable information, it will be encrypted by the data provider before transfer using a secure service employing encrypted data transport protocols such as TLS (e.g., </w:t>
        </w:r>
        <w:proofErr w:type="spellStart"/>
        <w:r w:rsidRPr="00E3044B">
          <w:rPr>
            <w:rFonts w:ascii="Nunito" w:eastAsia="Times New Roman" w:hAnsi="Nunito" w:cs="Times New Roman"/>
            <w:sz w:val="20"/>
            <w:szCs w:val="20"/>
            <w:lang w:val="en-ZA" w:eastAsia="en-ZA"/>
            <w:rPrChange w:id="2919" w:author="Craig Parker" w:date="2024-08-16T09:13:00Z" w16du:dateUtc="2024-08-16T07:13:00Z">
              <w:rPr>
                <w:rFonts w:ascii="Times New Roman" w:eastAsia="Times New Roman" w:hAnsi="Times New Roman" w:cs="Times New Roman"/>
                <w:sz w:val="24"/>
                <w:szCs w:val="24"/>
                <w:lang w:val="en-ZA" w:eastAsia="en-ZA"/>
              </w:rPr>
            </w:rPrChange>
          </w:rPr>
          <w:t>FileSender</w:t>
        </w:r>
        <w:proofErr w:type="spellEnd"/>
        <w:r w:rsidRPr="00E3044B">
          <w:rPr>
            <w:rFonts w:ascii="Nunito" w:eastAsia="Times New Roman" w:hAnsi="Nunito" w:cs="Times New Roman"/>
            <w:sz w:val="20"/>
            <w:szCs w:val="20"/>
            <w:lang w:val="en-ZA" w:eastAsia="en-ZA"/>
            <w:rPrChange w:id="2920" w:author="Craig Parker" w:date="2024-08-16T09:13:00Z" w16du:dateUtc="2024-08-16T07:13:00Z">
              <w:rPr>
                <w:rFonts w:ascii="Times New Roman" w:eastAsia="Times New Roman" w:hAnsi="Times New Roman" w:cs="Times New Roman"/>
                <w:sz w:val="24"/>
                <w:szCs w:val="24"/>
                <w:lang w:val="en-ZA" w:eastAsia="en-ZA"/>
              </w:rPr>
            </w:rPrChange>
          </w:rPr>
          <w:t>, Box.com).</w:t>
        </w:r>
      </w:ins>
    </w:p>
    <w:p w14:paraId="30751E37" w14:textId="77777777" w:rsidR="00E3044B" w:rsidRDefault="00E3044B" w:rsidP="00E3044B">
      <w:pPr>
        <w:numPr>
          <w:ilvl w:val="0"/>
          <w:numId w:val="76"/>
        </w:numPr>
        <w:spacing w:before="100" w:beforeAutospacing="1" w:after="100" w:afterAutospacing="1" w:line="240" w:lineRule="auto"/>
        <w:rPr>
          <w:ins w:id="2921" w:author="Craig Parker" w:date="2024-08-16T09:33:00Z" w16du:dateUtc="2024-08-16T07:33:00Z"/>
          <w:rFonts w:ascii="Nunito" w:eastAsia="Times New Roman" w:hAnsi="Nunito" w:cs="Times New Roman"/>
          <w:sz w:val="20"/>
          <w:szCs w:val="20"/>
          <w:lang w:val="en-ZA" w:eastAsia="en-ZA"/>
        </w:rPr>
      </w:pPr>
      <w:ins w:id="2922" w:author="Craig Parker" w:date="2024-08-16T09:13:00Z" w16du:dateUtc="2024-08-16T07:13:00Z">
        <w:r w:rsidRPr="00E3044B">
          <w:rPr>
            <w:rFonts w:ascii="Nunito" w:eastAsia="Times New Roman" w:hAnsi="Nunito" w:cs="Times New Roman"/>
            <w:b/>
            <w:bCs/>
            <w:sz w:val="20"/>
            <w:szCs w:val="20"/>
            <w:lang w:val="en-ZA" w:eastAsia="en-ZA"/>
            <w:rPrChange w:id="2923" w:author="Craig Parker" w:date="2024-08-16T09:13:00Z" w16du:dateUtc="2024-08-16T07:13:00Z">
              <w:rPr>
                <w:rFonts w:ascii="Times New Roman" w:eastAsia="Times New Roman" w:hAnsi="Times New Roman" w:cs="Times New Roman"/>
                <w:b/>
                <w:bCs/>
                <w:sz w:val="24"/>
                <w:szCs w:val="24"/>
                <w:lang w:val="en-ZA" w:eastAsia="en-ZA"/>
              </w:rPr>
            </w:rPrChange>
          </w:rPr>
          <w:t>Ongoing Monitoring:</w:t>
        </w:r>
        <w:r w:rsidRPr="00E3044B">
          <w:rPr>
            <w:rFonts w:ascii="Nunito" w:eastAsia="Times New Roman" w:hAnsi="Nunito" w:cs="Times New Roman"/>
            <w:sz w:val="20"/>
            <w:szCs w:val="20"/>
            <w:lang w:val="en-ZA" w:eastAsia="en-ZA"/>
            <w:rPrChange w:id="2924" w:author="Craig Parker" w:date="2024-08-16T09:13:00Z" w16du:dateUtc="2024-08-16T07:13:00Z">
              <w:rPr>
                <w:rFonts w:ascii="Times New Roman" w:eastAsia="Times New Roman" w:hAnsi="Times New Roman" w:cs="Times New Roman"/>
                <w:sz w:val="24"/>
                <w:szCs w:val="24"/>
                <w:lang w:val="en-ZA" w:eastAsia="en-ZA"/>
              </w:rPr>
            </w:rPrChange>
          </w:rPr>
          <w:t xml:space="preserve"> The DAC will continue to monitor compliance with the terms of the Data Transfer Agreement, including periodic reviews and </w:t>
        </w:r>
        <w:proofErr w:type="gramStart"/>
        <w:r w:rsidRPr="00E3044B">
          <w:rPr>
            <w:rFonts w:ascii="Nunito" w:eastAsia="Times New Roman" w:hAnsi="Nunito" w:cs="Times New Roman"/>
            <w:sz w:val="20"/>
            <w:szCs w:val="20"/>
            <w:lang w:val="en-ZA" w:eastAsia="en-ZA"/>
            <w:rPrChange w:id="2925" w:author="Craig Parker" w:date="2024-08-16T09:13:00Z" w16du:dateUtc="2024-08-16T07:13:00Z">
              <w:rPr>
                <w:rFonts w:ascii="Times New Roman" w:eastAsia="Times New Roman" w:hAnsi="Times New Roman" w:cs="Times New Roman"/>
                <w:sz w:val="24"/>
                <w:szCs w:val="24"/>
                <w:lang w:val="en-ZA" w:eastAsia="en-ZA"/>
              </w:rPr>
            </w:rPrChange>
          </w:rPr>
          <w:t>audits</w:t>
        </w:r>
        <w:proofErr w:type="gramEnd"/>
        <w:r w:rsidRPr="00E3044B">
          <w:rPr>
            <w:rFonts w:ascii="Nunito" w:eastAsia="Times New Roman" w:hAnsi="Nunito" w:cs="Times New Roman"/>
            <w:sz w:val="20"/>
            <w:szCs w:val="20"/>
            <w:lang w:val="en-ZA" w:eastAsia="en-ZA"/>
            <w:rPrChange w:id="2926" w:author="Craig Parker" w:date="2024-08-16T09:13:00Z" w16du:dateUtc="2024-08-16T07:13:00Z">
              <w:rPr>
                <w:rFonts w:ascii="Times New Roman" w:eastAsia="Times New Roman" w:hAnsi="Times New Roman" w:cs="Times New Roman"/>
                <w:sz w:val="24"/>
                <w:szCs w:val="24"/>
                <w:lang w:val="en-ZA" w:eastAsia="en-ZA"/>
              </w:rPr>
            </w:rPrChange>
          </w:rPr>
          <w:t xml:space="preserve"> if necessary, as detailed in Section 9.4 and Annexe 4.</w:t>
        </w:r>
      </w:ins>
    </w:p>
    <w:p w14:paraId="4C9C7E22" w14:textId="437C813A" w:rsidR="00463892" w:rsidRPr="00007315" w:rsidRDefault="00463892">
      <w:pPr>
        <w:pStyle w:val="Heading2"/>
        <w:numPr>
          <w:ilvl w:val="1"/>
          <w:numId w:val="68"/>
        </w:numPr>
        <w:rPr>
          <w:ins w:id="2927" w:author="Craig Parker" w:date="2024-08-16T09:34:00Z" w16du:dateUtc="2024-08-16T07:34:00Z"/>
          <w:rFonts w:ascii="Nunito" w:hAnsi="Nunito"/>
          <w:color w:val="auto"/>
          <w:sz w:val="28"/>
          <w:szCs w:val="28"/>
          <w:rPrChange w:id="2928" w:author="Craig Parker" w:date="2024-08-16T13:24:00Z" w16du:dateUtc="2024-08-16T11:24:00Z">
            <w:rPr>
              <w:ins w:id="2929" w:author="Craig Parker" w:date="2024-08-16T09:34:00Z" w16du:dateUtc="2024-08-16T07:34:00Z"/>
            </w:rPr>
          </w:rPrChange>
        </w:rPr>
        <w:pPrChange w:id="2930" w:author="Craig Parker" w:date="2024-08-16T14:44:00Z" w16du:dateUtc="2024-08-16T12:44:00Z">
          <w:pPr>
            <w:pStyle w:val="Heading3"/>
            <w:numPr>
              <w:numId w:val="76"/>
            </w:numPr>
            <w:tabs>
              <w:tab w:val="num" w:pos="720"/>
            </w:tabs>
            <w:ind w:left="720" w:hanging="360"/>
          </w:pPr>
        </w:pPrChange>
      </w:pPr>
      <w:bookmarkStart w:id="2931" w:name="_Toc174715417"/>
      <w:ins w:id="2932" w:author="Craig Parker" w:date="2024-08-16T09:34:00Z" w16du:dateUtc="2024-08-16T07:34:00Z">
        <w:r w:rsidRPr="00007315">
          <w:rPr>
            <w:rFonts w:ascii="Nunito" w:hAnsi="Nunito"/>
            <w:color w:val="auto"/>
            <w:sz w:val="28"/>
            <w:szCs w:val="28"/>
            <w:rPrChange w:id="2933" w:author="Craig Parker" w:date="2024-08-16T13:24:00Z" w16du:dateUtc="2024-08-16T11:24:00Z">
              <w:rPr/>
            </w:rPrChange>
          </w:rPr>
          <w:t>Post-Funding Data Management and Open Access</w:t>
        </w:r>
        <w:bookmarkEnd w:id="2931"/>
      </w:ins>
    </w:p>
    <w:p w14:paraId="2A9FC84D" w14:textId="7F483514" w:rsidR="00463892" w:rsidRPr="00F55E47" w:rsidRDefault="00463892">
      <w:pPr>
        <w:pStyle w:val="NormalWeb"/>
        <w:rPr>
          <w:ins w:id="2934" w:author="Craig Parker" w:date="2024-08-16T09:34:00Z" w16du:dateUtc="2024-08-16T07:34:00Z"/>
          <w:rFonts w:ascii="Nunito" w:hAnsi="Nunito"/>
          <w:sz w:val="20"/>
          <w:szCs w:val="20"/>
          <w:rPrChange w:id="2935" w:author="Craig Parker" w:date="2024-08-16T09:34:00Z" w16du:dateUtc="2024-08-16T07:34:00Z">
            <w:rPr>
              <w:ins w:id="2936" w:author="Craig Parker" w:date="2024-08-16T09:34:00Z" w16du:dateUtc="2024-08-16T07:34:00Z"/>
            </w:rPr>
          </w:rPrChange>
        </w:rPr>
        <w:pPrChange w:id="2937" w:author="Craig Parker" w:date="2024-08-16T09:38:00Z" w16du:dateUtc="2024-08-16T07:38:00Z">
          <w:pPr>
            <w:pStyle w:val="NormalWeb"/>
            <w:numPr>
              <w:numId w:val="76"/>
            </w:numPr>
            <w:tabs>
              <w:tab w:val="num" w:pos="720"/>
            </w:tabs>
            <w:ind w:left="720" w:hanging="360"/>
          </w:pPr>
        </w:pPrChange>
      </w:pPr>
      <w:ins w:id="2938" w:author="Craig Parker" w:date="2024-08-16T09:34:00Z" w16du:dateUtc="2024-08-16T07:34:00Z">
        <w:r w:rsidRPr="00F55E47">
          <w:rPr>
            <w:rFonts w:ascii="Nunito" w:hAnsi="Nunito"/>
            <w:sz w:val="20"/>
            <w:szCs w:val="20"/>
            <w:rPrChange w:id="2939" w:author="Craig Parker" w:date="2024-08-16T09:34:00Z" w16du:dateUtc="2024-08-16T07:34:00Z">
              <w:rPr/>
            </w:rPrChange>
          </w:rPr>
          <w:t xml:space="preserve">Upon </w:t>
        </w:r>
      </w:ins>
      <w:ins w:id="2940" w:author="Craig Parker" w:date="2024-08-16T09:37:00Z" w16du:dateUtc="2024-08-16T07:37:00Z">
        <w:r w:rsidR="00F55E47">
          <w:rPr>
            <w:rFonts w:ascii="Nunito" w:hAnsi="Nunito"/>
            <w:sz w:val="20"/>
            <w:szCs w:val="20"/>
          </w:rPr>
          <w:t>completing</w:t>
        </w:r>
      </w:ins>
      <w:ins w:id="2941" w:author="Craig Parker" w:date="2024-08-16T09:34:00Z" w16du:dateUtc="2024-08-16T07:34:00Z">
        <w:r w:rsidRPr="00F55E47">
          <w:rPr>
            <w:rFonts w:ascii="Nunito" w:hAnsi="Nunito"/>
            <w:sz w:val="20"/>
            <w:szCs w:val="20"/>
            <w:rPrChange w:id="2942" w:author="Craig Parker" w:date="2024-08-16T09:34:00Z" w16du:dateUtc="2024-08-16T07:34:00Z">
              <w:rPr/>
            </w:rPrChange>
          </w:rPr>
          <w:t xml:space="preserve"> the HE²AT </w:t>
        </w:r>
        <w:proofErr w:type="spellStart"/>
        <w:r w:rsidRPr="00F55E47">
          <w:rPr>
            <w:rFonts w:ascii="Nunito" w:hAnsi="Nunito"/>
            <w:sz w:val="20"/>
            <w:szCs w:val="20"/>
            <w:rPrChange w:id="2943" w:author="Craig Parker" w:date="2024-08-16T09:34:00Z" w16du:dateUtc="2024-08-16T07:34:00Z">
              <w:rPr/>
            </w:rPrChange>
          </w:rPr>
          <w:t>Center's</w:t>
        </w:r>
        <w:proofErr w:type="spellEnd"/>
        <w:r w:rsidRPr="00F55E47">
          <w:rPr>
            <w:rFonts w:ascii="Nunito" w:hAnsi="Nunito"/>
            <w:sz w:val="20"/>
            <w:szCs w:val="20"/>
            <w:rPrChange w:id="2944" w:author="Craig Parker" w:date="2024-08-16T09:34:00Z" w16du:dateUtc="2024-08-16T07:34:00Z">
              <w:rPr/>
            </w:rPrChange>
          </w:rPr>
          <w:t xml:space="preserve"> research projects, inferential data will undergo a structured post-funding data management process. This involves two key pathways: maintaining the inferential data in-house within the HE²AT </w:t>
        </w:r>
        <w:proofErr w:type="spellStart"/>
        <w:r w:rsidRPr="00F55E47">
          <w:rPr>
            <w:rFonts w:ascii="Nunito" w:hAnsi="Nunito"/>
            <w:sz w:val="20"/>
            <w:szCs w:val="20"/>
            <w:rPrChange w:id="2945" w:author="Craig Parker" w:date="2024-08-16T09:34:00Z" w16du:dateUtc="2024-08-16T07:34:00Z">
              <w:rPr/>
            </w:rPrChange>
          </w:rPr>
          <w:t>Center's</w:t>
        </w:r>
        <w:proofErr w:type="spellEnd"/>
        <w:r w:rsidRPr="00F55E47">
          <w:rPr>
            <w:rFonts w:ascii="Nunito" w:hAnsi="Nunito"/>
            <w:sz w:val="20"/>
            <w:szCs w:val="20"/>
            <w:rPrChange w:id="2946" w:author="Craig Parker" w:date="2024-08-16T09:34:00Z" w16du:dateUtc="2024-08-16T07:34:00Z">
              <w:rPr/>
            </w:rPrChange>
          </w:rPr>
          <w:t xml:space="preserve"> infrastructure or transferring it to a designated external repository (Repository X) managed by an NIH-appointed Data Access Committee (DAC). The decision on the appropriate pathway will be guided by the data's relevance to ongoing or future research initiatives.</w:t>
        </w:r>
      </w:ins>
    </w:p>
    <w:p w14:paraId="4ED405AB" w14:textId="0F71F9A7" w:rsidR="00463892" w:rsidRPr="00F55E47" w:rsidRDefault="00463892">
      <w:pPr>
        <w:pStyle w:val="NormalWeb"/>
        <w:rPr>
          <w:ins w:id="2947" w:author="Craig Parker" w:date="2024-08-16T09:34:00Z" w16du:dateUtc="2024-08-16T07:34:00Z"/>
          <w:rFonts w:ascii="Nunito" w:hAnsi="Nunito"/>
          <w:sz w:val="20"/>
          <w:szCs w:val="20"/>
          <w:rPrChange w:id="2948" w:author="Craig Parker" w:date="2024-08-16T09:34:00Z" w16du:dateUtc="2024-08-16T07:34:00Z">
            <w:rPr>
              <w:ins w:id="2949" w:author="Craig Parker" w:date="2024-08-16T09:34:00Z" w16du:dateUtc="2024-08-16T07:34:00Z"/>
            </w:rPr>
          </w:rPrChange>
        </w:rPr>
        <w:pPrChange w:id="2950" w:author="Craig Parker" w:date="2024-08-16T09:38:00Z" w16du:dateUtc="2024-08-16T07:38:00Z">
          <w:pPr>
            <w:pStyle w:val="NormalWeb"/>
            <w:numPr>
              <w:numId w:val="76"/>
            </w:numPr>
            <w:tabs>
              <w:tab w:val="num" w:pos="720"/>
            </w:tabs>
            <w:ind w:left="720" w:hanging="360"/>
          </w:pPr>
        </w:pPrChange>
      </w:pPr>
      <w:ins w:id="2951" w:author="Craig Parker" w:date="2024-08-16T09:34:00Z" w16du:dateUtc="2024-08-16T07:34:00Z">
        <w:r w:rsidRPr="00F55E47">
          <w:rPr>
            <w:rFonts w:ascii="Nunito" w:hAnsi="Nunito"/>
            <w:sz w:val="20"/>
            <w:szCs w:val="20"/>
            <w:rPrChange w:id="2952" w:author="Craig Parker" w:date="2024-08-16T09:34:00Z" w16du:dateUtc="2024-08-16T07:34:00Z">
              <w:rPr/>
            </w:rPrChange>
          </w:rPr>
          <w:t xml:space="preserve">Once inferential data is managed according to these procedures, it will be available for open access. This final step ensures that the aggregated and </w:t>
        </w:r>
      </w:ins>
      <w:ins w:id="2953" w:author="Craig Parker" w:date="2024-08-16T09:37:00Z" w16du:dateUtc="2024-08-16T07:37:00Z">
        <w:r w:rsidR="00F55E47">
          <w:rPr>
            <w:rFonts w:ascii="Nunito" w:hAnsi="Nunito"/>
            <w:sz w:val="20"/>
            <w:szCs w:val="20"/>
          </w:rPr>
          <w:t>anonymised</w:t>
        </w:r>
      </w:ins>
      <w:ins w:id="2954" w:author="Craig Parker" w:date="2024-08-16T09:34:00Z" w16du:dateUtc="2024-08-16T07:34:00Z">
        <w:r w:rsidRPr="00F55E47">
          <w:rPr>
            <w:rFonts w:ascii="Nunito" w:hAnsi="Nunito"/>
            <w:sz w:val="20"/>
            <w:szCs w:val="20"/>
            <w:rPrChange w:id="2955" w:author="Craig Parker" w:date="2024-08-16T09:34:00Z" w16du:dateUtc="2024-08-16T07:34:00Z">
              <w:rPr/>
            </w:rPrChange>
          </w:rPr>
          <w:t xml:space="preserve"> data is publicly accessible, supporting broader research </w:t>
        </w:r>
      </w:ins>
      <w:ins w:id="2956" w:author="Craig Parker" w:date="2024-08-16T09:38:00Z" w16du:dateUtc="2024-08-16T07:38:00Z">
        <w:r w:rsidR="00F55E47">
          <w:rPr>
            <w:rFonts w:ascii="Nunito" w:hAnsi="Nunito"/>
            <w:sz w:val="20"/>
            <w:szCs w:val="20"/>
          </w:rPr>
          <w:t>endeavours</w:t>
        </w:r>
      </w:ins>
      <w:ins w:id="2957" w:author="Craig Parker" w:date="2024-08-16T09:34:00Z" w16du:dateUtc="2024-08-16T07:34:00Z">
        <w:r w:rsidRPr="00F55E47">
          <w:rPr>
            <w:rFonts w:ascii="Nunito" w:hAnsi="Nunito"/>
            <w:sz w:val="20"/>
            <w:szCs w:val="20"/>
            <w:rPrChange w:id="2958" w:author="Craig Parker" w:date="2024-08-16T09:34:00Z" w16du:dateUtc="2024-08-16T07:34:00Z">
              <w:rPr/>
            </w:rPrChange>
          </w:rPr>
          <w:t xml:space="preserve"> while safeguarding participant confidentiality. Inferential data in </w:t>
        </w:r>
      </w:ins>
      <w:ins w:id="2959" w:author="Craig Parker" w:date="2024-08-16T09:38:00Z" w16du:dateUtc="2024-08-16T07:38:00Z">
        <w:r w:rsidR="00F55E47">
          <w:rPr>
            <w:rFonts w:ascii="Nunito" w:hAnsi="Nunito"/>
            <w:sz w:val="20"/>
            <w:szCs w:val="20"/>
          </w:rPr>
          <w:t>open-access</w:t>
        </w:r>
      </w:ins>
      <w:ins w:id="2960" w:author="Craig Parker" w:date="2024-08-16T09:34:00Z" w16du:dateUtc="2024-08-16T07:34:00Z">
        <w:r w:rsidRPr="00F55E47">
          <w:rPr>
            <w:rFonts w:ascii="Nunito" w:hAnsi="Nunito"/>
            <w:sz w:val="20"/>
            <w:szCs w:val="20"/>
            <w:rPrChange w:id="2961" w:author="Craig Parker" w:date="2024-08-16T09:34:00Z" w16du:dateUtc="2024-08-16T07:34:00Z">
              <w:rPr/>
            </w:rPrChange>
          </w:rPr>
          <w:t xml:space="preserve"> repositories will be accompanied by comprehensive documentation to facilitate its reuse by the scientific community.</w:t>
        </w:r>
      </w:ins>
    </w:p>
    <w:p w14:paraId="4A52440A" w14:textId="77777777" w:rsidR="00463892" w:rsidRPr="00E3044B" w:rsidRDefault="00463892">
      <w:pPr>
        <w:spacing w:before="100" w:beforeAutospacing="1" w:after="100" w:afterAutospacing="1" w:line="240" w:lineRule="auto"/>
        <w:rPr>
          <w:ins w:id="2962" w:author="Craig Parker" w:date="2024-08-16T09:13:00Z" w16du:dateUtc="2024-08-16T07:13:00Z"/>
          <w:rFonts w:ascii="Nunito" w:eastAsia="Times New Roman" w:hAnsi="Nunito" w:cs="Times New Roman"/>
          <w:sz w:val="20"/>
          <w:szCs w:val="20"/>
          <w:lang w:val="en-ZA" w:eastAsia="en-ZA"/>
          <w:rPrChange w:id="2963" w:author="Craig Parker" w:date="2024-08-16T09:13:00Z" w16du:dateUtc="2024-08-16T07:13:00Z">
            <w:rPr>
              <w:ins w:id="2964" w:author="Craig Parker" w:date="2024-08-16T09:13:00Z" w16du:dateUtc="2024-08-16T07:13:00Z"/>
              <w:rFonts w:ascii="Times New Roman" w:eastAsia="Times New Roman" w:hAnsi="Times New Roman" w:cs="Times New Roman"/>
              <w:sz w:val="24"/>
              <w:szCs w:val="24"/>
              <w:lang w:val="en-ZA" w:eastAsia="en-ZA"/>
            </w:rPr>
          </w:rPrChange>
        </w:rPr>
        <w:pPrChange w:id="2965" w:author="Craig Parker" w:date="2024-08-16T09:33:00Z" w16du:dateUtc="2024-08-16T07:33:00Z">
          <w:pPr>
            <w:numPr>
              <w:numId w:val="76"/>
            </w:numPr>
            <w:tabs>
              <w:tab w:val="num" w:pos="720"/>
            </w:tabs>
            <w:spacing w:before="100" w:beforeAutospacing="1" w:after="100" w:afterAutospacing="1" w:line="240" w:lineRule="auto"/>
            <w:ind w:left="720" w:hanging="360"/>
          </w:pPr>
        </w:pPrChange>
      </w:pPr>
    </w:p>
    <w:p w14:paraId="49CAEF81" w14:textId="7F693653" w:rsidR="008F07EA" w:rsidRPr="00691453" w:rsidDel="00E3044B" w:rsidRDefault="008F07EA">
      <w:pPr>
        <w:rPr>
          <w:del w:id="2966" w:author="Craig Parker" w:date="2024-08-16T09:10:00Z" w16du:dateUtc="2024-08-16T07:10:00Z"/>
          <w:rFonts w:ascii="Nunito" w:eastAsia="Nunito" w:hAnsi="Nunito" w:cs="Nunito"/>
          <w:color w:val="000000" w:themeColor="text1"/>
          <w:sz w:val="20"/>
          <w:szCs w:val="20"/>
        </w:rPr>
        <w:pPrChange w:id="2967" w:author="Craig Parker" w:date="2024-08-15T16:14:00Z" w16du:dateUtc="2024-08-15T14:14:00Z">
          <w:pPr>
            <w:spacing w:line="360" w:lineRule="auto"/>
          </w:pPr>
        </w:pPrChange>
      </w:pPr>
      <w:del w:id="2968" w:author="Craig Parker" w:date="2024-08-16T09:10:00Z" w16du:dateUtc="2024-08-16T07:10:00Z">
        <w:r w:rsidRPr="00691453" w:rsidDel="00E3044B">
          <w:rPr>
            <w:rFonts w:ascii="Nunito" w:eastAsia="Nunito" w:hAnsi="Nunito" w:cs="Nunito"/>
            <w:color w:val="000000" w:themeColor="text1"/>
            <w:sz w:val="20"/>
            <w:szCs w:val="20"/>
          </w:rPr>
          <w:delText xml:space="preserve">According to the Research Data Management policy, ‘publicly funded research data are a public good, produced in the public interest, which should be made openly available with as few restrictions as possible in a timely and responsible manner’. Data is, therefore, open by default and closed by exception (e.g. privately funded research or research with commercialisation possibilities). </w:delText>
        </w:r>
      </w:del>
    </w:p>
    <w:p w14:paraId="0952FC03" w14:textId="3CB070F1" w:rsidR="008F07EA" w:rsidRPr="00007315" w:rsidDel="00E3044B" w:rsidRDefault="008F07EA">
      <w:pPr>
        <w:pStyle w:val="Heading2"/>
        <w:numPr>
          <w:ilvl w:val="1"/>
          <w:numId w:val="68"/>
        </w:numPr>
        <w:rPr>
          <w:del w:id="2969" w:author="Craig Parker" w:date="2024-08-16T09:10:00Z" w16du:dateUtc="2024-08-16T07:10:00Z"/>
          <w:rFonts w:ascii="Nunito" w:hAnsi="Nunito"/>
          <w:sz w:val="28"/>
          <w:szCs w:val="28"/>
          <w:rPrChange w:id="2970" w:author="Craig Parker" w:date="2024-08-16T13:24:00Z" w16du:dateUtc="2024-08-16T11:24:00Z">
            <w:rPr>
              <w:del w:id="2971" w:author="Craig Parker" w:date="2024-08-16T09:10:00Z" w16du:dateUtc="2024-08-16T07:10:00Z"/>
            </w:rPr>
          </w:rPrChange>
        </w:rPr>
        <w:pPrChange w:id="2972" w:author="Craig Parker" w:date="2024-08-15T19:10:00Z" w16du:dateUtc="2024-08-15T17:10:00Z">
          <w:pPr>
            <w:spacing w:line="360" w:lineRule="auto"/>
          </w:pPr>
        </w:pPrChange>
      </w:pPr>
      <w:del w:id="2973" w:author="Craig Parker" w:date="2024-08-16T09:10:00Z" w16du:dateUtc="2024-08-16T07:10:00Z">
        <w:r w:rsidRPr="00007315" w:rsidDel="00E3044B">
          <w:rPr>
            <w:rFonts w:ascii="Nunito" w:hAnsi="Nunito"/>
            <w:sz w:val="28"/>
            <w:szCs w:val="28"/>
            <w:rPrChange w:id="2974" w:author="Craig Parker" w:date="2024-08-16T13:24:00Z" w16du:dateUtc="2024-08-16T11:24:00Z">
              <w:rPr/>
            </w:rPrChange>
          </w:rPr>
          <w:delText>Restrictions to data sharing</w:delText>
        </w:r>
      </w:del>
    </w:p>
    <w:p w14:paraId="7CA75782" w14:textId="5FA99475" w:rsidR="008F07EA" w:rsidRPr="00691453" w:rsidDel="00E3044B" w:rsidRDefault="008F07EA">
      <w:pPr>
        <w:rPr>
          <w:del w:id="2975" w:author="Craig Parker" w:date="2024-08-16T09:10:00Z" w16du:dateUtc="2024-08-16T07:10:00Z"/>
          <w:rFonts w:ascii="Nunito" w:eastAsia="Nunito" w:hAnsi="Nunito" w:cs="Nunito"/>
          <w:color w:val="000000" w:themeColor="text1"/>
          <w:sz w:val="20"/>
          <w:szCs w:val="20"/>
        </w:rPr>
        <w:pPrChange w:id="2976" w:author="Craig Parker" w:date="2024-08-15T16:14:00Z" w16du:dateUtc="2024-08-15T14:14:00Z">
          <w:pPr>
            <w:spacing w:line="360" w:lineRule="auto"/>
          </w:pPr>
        </w:pPrChange>
      </w:pPr>
      <w:del w:id="2977" w:author="Craig Parker" w:date="2024-08-16T09:10:00Z" w16du:dateUtc="2024-08-16T07:10:00Z">
        <w:r w:rsidRPr="00691453" w:rsidDel="00E3044B">
          <w:rPr>
            <w:rFonts w:ascii="Nunito" w:eastAsia="Nunito" w:hAnsi="Nunito" w:cs="Nunito"/>
            <w:color w:val="000000" w:themeColor="text1"/>
            <w:sz w:val="20"/>
            <w:szCs w:val="20"/>
          </w:rPr>
          <w:delText xml:space="preserve">According to Section 4.6 of the </w:delText>
        </w:r>
        <w:r w:rsidRPr="00691453" w:rsidDel="00E3044B">
          <w:rPr>
            <w:rFonts w:ascii="Nunito" w:eastAsia="Times New Roman" w:hAnsi="Nunito" w:cs="Times New Roman"/>
            <w:color w:val="000000" w:themeColor="text1"/>
            <w:sz w:val="20"/>
            <w:szCs w:val="20"/>
          </w:rPr>
          <w:fldChar w:fldCharType="begin"/>
        </w:r>
        <w:r w:rsidRPr="00691453" w:rsidDel="00E3044B">
          <w:rPr>
            <w:rFonts w:ascii="Nunito" w:hAnsi="Nunito"/>
            <w:color w:val="000000" w:themeColor="text1"/>
            <w:sz w:val="20"/>
            <w:szCs w:val="20"/>
          </w:rPr>
          <w:delInstrText>HYPERLINK "http://www.digitalservices.lib.uct.ac.za/dls/rdm-policy" \h</w:delInstrText>
        </w:r>
        <w:r w:rsidRPr="00691453" w:rsidDel="00E3044B">
          <w:rPr>
            <w:rFonts w:ascii="Nunito" w:eastAsia="Times New Roman" w:hAnsi="Nunito" w:cs="Times New Roman"/>
            <w:color w:val="000000" w:themeColor="text1"/>
            <w:sz w:val="20"/>
            <w:szCs w:val="20"/>
          </w:rPr>
        </w:r>
        <w:r w:rsidRPr="00691453" w:rsidDel="00E3044B">
          <w:rPr>
            <w:rFonts w:ascii="Nunito" w:eastAsia="Times New Roman" w:hAnsi="Nunito" w:cs="Times New Roman"/>
            <w:color w:val="000000" w:themeColor="text1"/>
            <w:sz w:val="20"/>
            <w:szCs w:val="20"/>
          </w:rPr>
          <w:fldChar w:fldCharType="separate"/>
        </w:r>
        <w:r w:rsidRPr="00691453" w:rsidDel="00E3044B">
          <w:rPr>
            <w:rFonts w:ascii="Nunito" w:eastAsia="Nunito" w:hAnsi="Nunito" w:cs="Nunito"/>
            <w:color w:val="000000" w:themeColor="text1"/>
            <w:sz w:val="20"/>
            <w:szCs w:val="20"/>
            <w:u w:val="single"/>
          </w:rPr>
          <w:delText>UCT Research Data Management policy</w:delText>
        </w:r>
        <w:r w:rsidRPr="00691453" w:rsidDel="00E3044B">
          <w:rPr>
            <w:rFonts w:ascii="Nunito" w:eastAsia="Nunito" w:hAnsi="Nunito" w:cs="Nunito"/>
            <w:color w:val="000000" w:themeColor="text1"/>
            <w:sz w:val="20"/>
            <w:szCs w:val="20"/>
            <w:u w:val="single"/>
          </w:rPr>
          <w:fldChar w:fldCharType="end"/>
        </w:r>
        <w:r w:rsidRPr="00691453" w:rsidDel="00E3044B">
          <w:rPr>
            <w:rFonts w:ascii="Nunito" w:eastAsia="Nunito" w:hAnsi="Nunito" w:cs="Nunito"/>
            <w:color w:val="000000" w:themeColor="text1"/>
            <w:sz w:val="20"/>
            <w:szCs w:val="20"/>
          </w:rPr>
          <w:delText xml:space="preserve">, </w:delText>
        </w:r>
      </w:del>
    </w:p>
    <w:p w14:paraId="1B882E9C" w14:textId="366E5DB9" w:rsidR="008F07EA" w:rsidRPr="00691453" w:rsidDel="00E3044B" w:rsidRDefault="008F07EA">
      <w:pPr>
        <w:rPr>
          <w:del w:id="2978" w:author="Craig Parker" w:date="2024-08-16T09:10:00Z" w16du:dateUtc="2024-08-16T07:10:00Z"/>
          <w:rFonts w:ascii="Nunito" w:eastAsia="Nunito" w:hAnsi="Nunito" w:cs="Nunito"/>
          <w:color w:val="000000" w:themeColor="text1"/>
          <w:sz w:val="20"/>
          <w:szCs w:val="20"/>
        </w:rPr>
        <w:pPrChange w:id="2979" w:author="Craig Parker" w:date="2024-08-15T16:14:00Z" w16du:dateUtc="2024-08-15T14:14:00Z">
          <w:pPr>
            <w:spacing w:line="360" w:lineRule="auto"/>
          </w:pPr>
        </w:pPrChange>
      </w:pPr>
      <w:del w:id="2980" w:author="Craig Parker" w:date="2024-08-16T09:10:00Z" w16du:dateUtc="2024-08-16T07:10:00Z">
        <w:r w:rsidRPr="00691453" w:rsidDel="00E3044B">
          <w:rPr>
            <w:rFonts w:ascii="Nunito" w:eastAsia="Nunito" w:hAnsi="Nunito" w:cs="Nunito"/>
            <w:color w:val="000000" w:themeColor="text1"/>
            <w:sz w:val="20"/>
            <w:szCs w:val="20"/>
          </w:rPr>
          <w:delText xml:space="preserve">"[n]ecessary constraints on the availability of data include the protection of personal data; the protection of intellectual property; the protection of commercial interests of project partners; and security concerns."  </w:delText>
        </w:r>
      </w:del>
    </w:p>
    <w:p w14:paraId="5270DBC1" w14:textId="1630A997" w:rsidR="008F07EA" w:rsidRPr="00007315" w:rsidDel="00E3044B" w:rsidRDefault="008F07EA">
      <w:pPr>
        <w:pStyle w:val="Heading2"/>
        <w:numPr>
          <w:ilvl w:val="1"/>
          <w:numId w:val="68"/>
        </w:numPr>
        <w:rPr>
          <w:del w:id="2981" w:author="Craig Parker" w:date="2024-08-16T09:10:00Z" w16du:dateUtc="2024-08-16T07:10:00Z"/>
          <w:rFonts w:ascii="Nunito" w:hAnsi="Nunito"/>
          <w:sz w:val="28"/>
          <w:szCs w:val="28"/>
          <w:rPrChange w:id="2982" w:author="Craig Parker" w:date="2024-08-16T13:24:00Z" w16du:dateUtc="2024-08-16T11:24:00Z">
            <w:rPr>
              <w:del w:id="2983" w:author="Craig Parker" w:date="2024-08-16T09:10:00Z" w16du:dateUtc="2024-08-16T07:10:00Z"/>
            </w:rPr>
          </w:rPrChange>
        </w:rPr>
        <w:pPrChange w:id="2984" w:author="Craig Parker" w:date="2024-08-15T19:10:00Z" w16du:dateUtc="2024-08-15T17:10:00Z">
          <w:pPr>
            <w:spacing w:line="360" w:lineRule="auto"/>
          </w:pPr>
        </w:pPrChange>
      </w:pPr>
      <w:del w:id="2985" w:author="Craig Parker" w:date="2024-08-16T09:10:00Z" w16du:dateUtc="2024-08-16T07:10:00Z">
        <w:r w:rsidRPr="00007315" w:rsidDel="00E3044B">
          <w:rPr>
            <w:rFonts w:ascii="Nunito" w:hAnsi="Nunito"/>
            <w:sz w:val="28"/>
            <w:szCs w:val="28"/>
            <w:rPrChange w:id="2986" w:author="Craig Parker" w:date="2024-08-16T13:24:00Z" w16du:dateUtc="2024-08-16T11:24:00Z">
              <w:rPr/>
            </w:rPrChange>
          </w:rPr>
          <w:delText>Discoverability</w:delText>
        </w:r>
      </w:del>
    </w:p>
    <w:p w14:paraId="209E8705" w14:textId="2685F65D" w:rsidR="008F07EA" w:rsidRPr="00691453" w:rsidDel="00E3044B" w:rsidRDefault="008F07EA">
      <w:pPr>
        <w:rPr>
          <w:del w:id="2987" w:author="Craig Parker" w:date="2024-08-16T09:10:00Z" w16du:dateUtc="2024-08-16T07:10:00Z"/>
          <w:rFonts w:ascii="Nunito" w:eastAsia="Nunito" w:hAnsi="Nunito" w:cs="Nunito"/>
          <w:color w:val="000000" w:themeColor="text1"/>
          <w:sz w:val="20"/>
          <w:szCs w:val="20"/>
        </w:rPr>
        <w:pPrChange w:id="2988" w:author="Craig Parker" w:date="2024-08-15T16:14:00Z" w16du:dateUtc="2024-08-15T14:14:00Z">
          <w:pPr>
            <w:spacing w:line="360" w:lineRule="auto"/>
          </w:pPr>
        </w:pPrChange>
      </w:pPr>
      <w:del w:id="2989" w:author="Craig Parker" w:date="2024-08-16T09:10:00Z" w16du:dateUtc="2024-08-16T07:10:00Z">
        <w:r w:rsidRPr="00691453" w:rsidDel="00E3044B">
          <w:rPr>
            <w:rFonts w:ascii="Nunito" w:eastAsia="Nunito" w:hAnsi="Nunito" w:cs="Nunito"/>
            <w:color w:val="000000" w:themeColor="text1"/>
            <w:sz w:val="20"/>
            <w:szCs w:val="20"/>
          </w:rPr>
          <w:delText>The HE²AT Center and DMAC will implement FAIR principles:</w:delText>
        </w:r>
      </w:del>
    </w:p>
    <w:p w14:paraId="7CAE7DFD" w14:textId="2F9A5CE5" w:rsidR="008F07EA" w:rsidRPr="00691453" w:rsidDel="00E3044B" w:rsidRDefault="008F07EA">
      <w:pPr>
        <w:numPr>
          <w:ilvl w:val="0"/>
          <w:numId w:val="19"/>
        </w:numPr>
        <w:pBdr>
          <w:top w:val="nil"/>
          <w:left w:val="nil"/>
          <w:bottom w:val="nil"/>
          <w:right w:val="nil"/>
          <w:between w:val="nil"/>
        </w:pBdr>
        <w:overflowPunct w:val="0"/>
        <w:autoSpaceDE w:val="0"/>
        <w:autoSpaceDN w:val="0"/>
        <w:adjustRightInd w:val="0"/>
        <w:spacing w:after="0"/>
        <w:rPr>
          <w:del w:id="2990" w:author="Craig Parker" w:date="2024-08-16T09:10:00Z" w16du:dateUtc="2024-08-16T07:10:00Z"/>
          <w:rFonts w:ascii="Nunito" w:hAnsi="Nunito"/>
          <w:color w:val="000000" w:themeColor="text1"/>
          <w:sz w:val="20"/>
          <w:szCs w:val="20"/>
        </w:rPr>
        <w:pPrChange w:id="2991" w:author="Craig Parker" w:date="2024-08-15T16:14:00Z" w16du:dateUtc="2024-08-15T14:14:00Z">
          <w:pPr>
            <w:numPr>
              <w:numId w:val="19"/>
            </w:numPr>
            <w:pBdr>
              <w:top w:val="nil"/>
              <w:left w:val="nil"/>
              <w:bottom w:val="nil"/>
              <w:right w:val="nil"/>
              <w:between w:val="nil"/>
            </w:pBdr>
            <w:overflowPunct w:val="0"/>
            <w:autoSpaceDE w:val="0"/>
            <w:autoSpaceDN w:val="0"/>
            <w:adjustRightInd w:val="0"/>
            <w:spacing w:after="0" w:line="360" w:lineRule="auto"/>
            <w:ind w:left="770" w:hanging="360"/>
          </w:pPr>
        </w:pPrChange>
      </w:pPr>
      <w:del w:id="2992" w:author="Craig Parker" w:date="2024-08-16T09:10:00Z" w16du:dateUtc="2024-08-16T07:10:00Z">
        <w:r w:rsidRPr="00691453" w:rsidDel="00E3044B">
          <w:rPr>
            <w:rFonts w:ascii="Nunito" w:eastAsia="Nunito" w:hAnsi="Nunito" w:cs="Nunito"/>
            <w:color w:val="000000" w:themeColor="text1"/>
            <w:sz w:val="20"/>
            <w:szCs w:val="20"/>
          </w:rPr>
          <w:delText xml:space="preserve">Data will be </w:delText>
        </w:r>
        <w:r w:rsidRPr="00691453" w:rsidDel="00E3044B">
          <w:rPr>
            <w:rFonts w:ascii="Nunito" w:eastAsia="Nunito" w:hAnsi="Nunito" w:cs="Nunito"/>
            <w:b/>
            <w:bCs/>
            <w:color w:val="000000" w:themeColor="text1"/>
            <w:sz w:val="20"/>
            <w:szCs w:val="20"/>
          </w:rPr>
          <w:delText>findable</w:delText>
        </w:r>
        <w:r w:rsidRPr="00691453" w:rsidDel="00E3044B">
          <w:rPr>
            <w:rFonts w:ascii="Nunito" w:eastAsia="Nunito" w:hAnsi="Nunito" w:cs="Nunito"/>
            <w:color w:val="000000" w:themeColor="text1"/>
            <w:sz w:val="20"/>
            <w:szCs w:val="20"/>
          </w:rPr>
          <w:delText xml:space="preserve"> through publicly accessible and searchable meta-data indexes (need to decide if the DS-I Africa ODSP is going to be the primary mechanism for meta-data search; UCT also hosts the ZivaHub repository)</w:delText>
        </w:r>
      </w:del>
    </w:p>
    <w:p w14:paraId="4D24556F" w14:textId="3830E9F7" w:rsidR="008F07EA" w:rsidRPr="00691453" w:rsidDel="00E3044B" w:rsidRDefault="008F07EA">
      <w:pPr>
        <w:numPr>
          <w:ilvl w:val="0"/>
          <w:numId w:val="19"/>
        </w:numPr>
        <w:pBdr>
          <w:top w:val="nil"/>
          <w:left w:val="nil"/>
          <w:bottom w:val="nil"/>
          <w:right w:val="nil"/>
          <w:between w:val="nil"/>
        </w:pBdr>
        <w:overflowPunct w:val="0"/>
        <w:autoSpaceDE w:val="0"/>
        <w:autoSpaceDN w:val="0"/>
        <w:adjustRightInd w:val="0"/>
        <w:spacing w:after="0"/>
        <w:rPr>
          <w:del w:id="2993" w:author="Craig Parker" w:date="2024-08-16T09:10:00Z" w16du:dateUtc="2024-08-16T07:10:00Z"/>
          <w:rFonts w:ascii="Nunito" w:hAnsi="Nunito"/>
          <w:color w:val="000000" w:themeColor="text1"/>
          <w:sz w:val="20"/>
          <w:szCs w:val="20"/>
        </w:rPr>
        <w:pPrChange w:id="2994" w:author="Craig Parker" w:date="2024-08-15T16:14:00Z" w16du:dateUtc="2024-08-15T14:14:00Z">
          <w:pPr>
            <w:numPr>
              <w:numId w:val="19"/>
            </w:numPr>
            <w:pBdr>
              <w:top w:val="nil"/>
              <w:left w:val="nil"/>
              <w:bottom w:val="nil"/>
              <w:right w:val="nil"/>
              <w:between w:val="nil"/>
            </w:pBdr>
            <w:overflowPunct w:val="0"/>
            <w:autoSpaceDE w:val="0"/>
            <w:autoSpaceDN w:val="0"/>
            <w:adjustRightInd w:val="0"/>
            <w:spacing w:after="0" w:line="360" w:lineRule="auto"/>
            <w:ind w:left="770" w:hanging="360"/>
          </w:pPr>
        </w:pPrChange>
      </w:pPr>
      <w:del w:id="2995" w:author="Craig Parker" w:date="2024-08-16T09:10:00Z" w16du:dateUtc="2024-08-16T07:10:00Z">
        <w:r w:rsidRPr="00691453" w:rsidDel="00E3044B">
          <w:rPr>
            <w:rFonts w:ascii="Nunito" w:eastAsia="Nunito" w:hAnsi="Nunito" w:cs="Nunito"/>
            <w:color w:val="000000" w:themeColor="text1"/>
            <w:sz w:val="20"/>
            <w:szCs w:val="20"/>
          </w:rPr>
          <w:delText xml:space="preserve">Data will be </w:delText>
        </w:r>
        <w:r w:rsidRPr="00691453" w:rsidDel="00E3044B">
          <w:rPr>
            <w:rFonts w:ascii="Nunito" w:eastAsia="Nunito" w:hAnsi="Nunito" w:cs="Nunito"/>
            <w:b/>
            <w:color w:val="000000" w:themeColor="text1"/>
            <w:sz w:val="20"/>
            <w:szCs w:val="20"/>
          </w:rPr>
          <w:delText>accessible</w:delText>
        </w:r>
        <w:r w:rsidRPr="00691453" w:rsidDel="00E3044B">
          <w:rPr>
            <w:rFonts w:ascii="Nunito" w:eastAsia="Nunito" w:hAnsi="Nunito" w:cs="Nunito"/>
            <w:color w:val="000000" w:themeColor="text1"/>
            <w:sz w:val="20"/>
            <w:szCs w:val="20"/>
          </w:rPr>
          <w:delText xml:space="preserve"> either openly through a public-facing component of the DMP data repository or through a data access request to DMAC (where a Data Transfer Agreement is required)</w:delText>
        </w:r>
      </w:del>
    </w:p>
    <w:p w14:paraId="05EE6D5A" w14:textId="64F49485" w:rsidR="008F07EA" w:rsidRPr="00691453" w:rsidDel="00E3044B" w:rsidRDefault="008F07EA">
      <w:pPr>
        <w:numPr>
          <w:ilvl w:val="0"/>
          <w:numId w:val="19"/>
        </w:numPr>
        <w:pBdr>
          <w:top w:val="nil"/>
          <w:left w:val="nil"/>
          <w:bottom w:val="nil"/>
          <w:right w:val="nil"/>
          <w:between w:val="nil"/>
        </w:pBdr>
        <w:overflowPunct w:val="0"/>
        <w:autoSpaceDE w:val="0"/>
        <w:autoSpaceDN w:val="0"/>
        <w:adjustRightInd w:val="0"/>
        <w:spacing w:after="0"/>
        <w:rPr>
          <w:del w:id="2996" w:author="Craig Parker" w:date="2024-08-16T09:10:00Z" w16du:dateUtc="2024-08-16T07:10:00Z"/>
          <w:rFonts w:ascii="Nunito" w:hAnsi="Nunito"/>
          <w:color w:val="000000" w:themeColor="text1"/>
          <w:sz w:val="20"/>
          <w:szCs w:val="20"/>
        </w:rPr>
        <w:pPrChange w:id="2997" w:author="Craig Parker" w:date="2024-08-15T16:14:00Z" w16du:dateUtc="2024-08-15T14:14:00Z">
          <w:pPr>
            <w:numPr>
              <w:numId w:val="19"/>
            </w:numPr>
            <w:pBdr>
              <w:top w:val="nil"/>
              <w:left w:val="nil"/>
              <w:bottom w:val="nil"/>
              <w:right w:val="nil"/>
              <w:between w:val="nil"/>
            </w:pBdr>
            <w:overflowPunct w:val="0"/>
            <w:autoSpaceDE w:val="0"/>
            <w:autoSpaceDN w:val="0"/>
            <w:adjustRightInd w:val="0"/>
            <w:spacing w:after="0" w:line="360" w:lineRule="auto"/>
            <w:ind w:left="770" w:hanging="360"/>
          </w:pPr>
        </w:pPrChange>
      </w:pPr>
      <w:del w:id="2998" w:author="Craig Parker" w:date="2024-08-16T09:10:00Z" w16du:dateUtc="2024-08-16T07:10:00Z">
        <w:r w:rsidRPr="00691453" w:rsidDel="00E3044B">
          <w:rPr>
            <w:rFonts w:ascii="Nunito" w:eastAsia="Nunito" w:hAnsi="Nunito" w:cs="Nunito"/>
            <w:b/>
            <w:color w:val="000000" w:themeColor="text1"/>
            <w:sz w:val="20"/>
            <w:szCs w:val="20"/>
          </w:rPr>
          <w:delText>Interoperability</w:delText>
        </w:r>
        <w:r w:rsidRPr="00691453" w:rsidDel="00E3044B">
          <w:rPr>
            <w:rFonts w:ascii="Nunito" w:eastAsia="Nunito" w:hAnsi="Nunito" w:cs="Nunito"/>
            <w:color w:val="000000" w:themeColor="text1"/>
            <w:sz w:val="20"/>
            <w:szCs w:val="20"/>
          </w:rPr>
          <w:delText xml:space="preserve"> will be enabled through the strict adherence to established data and meta-data standards (see above)</w:delText>
        </w:r>
      </w:del>
    </w:p>
    <w:p w14:paraId="27AB93D8" w14:textId="1EB84A04" w:rsidR="00A56999" w:rsidRPr="00A56999" w:rsidDel="00E3044B" w:rsidRDefault="008F07EA">
      <w:pPr>
        <w:pBdr>
          <w:top w:val="nil"/>
          <w:left w:val="nil"/>
          <w:bottom w:val="nil"/>
          <w:right w:val="nil"/>
          <w:between w:val="nil"/>
        </w:pBdr>
        <w:overflowPunct w:val="0"/>
        <w:autoSpaceDE w:val="0"/>
        <w:autoSpaceDN w:val="0"/>
        <w:adjustRightInd w:val="0"/>
        <w:spacing w:after="0"/>
        <w:rPr>
          <w:del w:id="2999" w:author="Craig Parker" w:date="2024-08-16T09:06:00Z" w16du:dateUtc="2024-08-16T07:06:00Z"/>
          <w:rFonts w:ascii="Nunito" w:hAnsi="Nunito"/>
          <w:color w:val="000000" w:themeColor="text1"/>
          <w:sz w:val="20"/>
          <w:szCs w:val="20"/>
          <w:rPrChange w:id="3000" w:author="Craig Parker" w:date="2024-08-16T09:03:00Z" w16du:dateUtc="2024-08-16T07:03:00Z">
            <w:rPr>
              <w:del w:id="3001" w:author="Craig Parker" w:date="2024-08-16T09:06:00Z" w16du:dateUtc="2024-08-16T07:06:00Z"/>
            </w:rPr>
          </w:rPrChange>
        </w:rPr>
        <w:pPrChange w:id="3002" w:author="Craig Parker" w:date="2024-08-16T09:03:00Z" w16du:dateUtc="2024-08-16T07:03:00Z">
          <w:pPr>
            <w:numPr>
              <w:numId w:val="19"/>
            </w:numPr>
            <w:pBdr>
              <w:top w:val="nil"/>
              <w:left w:val="nil"/>
              <w:bottom w:val="nil"/>
              <w:right w:val="nil"/>
              <w:between w:val="nil"/>
            </w:pBdr>
            <w:overflowPunct w:val="0"/>
            <w:autoSpaceDE w:val="0"/>
            <w:autoSpaceDN w:val="0"/>
            <w:adjustRightInd w:val="0"/>
            <w:spacing w:after="0" w:line="360" w:lineRule="auto"/>
            <w:ind w:left="770" w:hanging="360"/>
          </w:pPr>
        </w:pPrChange>
      </w:pPr>
      <w:del w:id="3003" w:author="Craig Parker" w:date="2024-08-16T09:10:00Z" w16du:dateUtc="2024-08-16T07:10:00Z">
        <w:r w:rsidRPr="00691453" w:rsidDel="00E3044B">
          <w:rPr>
            <w:rFonts w:ascii="Nunito" w:eastAsia="Nunito" w:hAnsi="Nunito" w:cs="Nunito"/>
            <w:b/>
            <w:color w:val="000000" w:themeColor="text1"/>
            <w:sz w:val="20"/>
            <w:szCs w:val="20"/>
          </w:rPr>
          <w:delText xml:space="preserve">Reuse </w:delText>
        </w:r>
        <w:r w:rsidRPr="00691453" w:rsidDel="00E3044B">
          <w:rPr>
            <w:rFonts w:ascii="Nunito" w:eastAsia="Nunito" w:hAnsi="Nunito" w:cs="Nunito"/>
            <w:color w:val="000000" w:themeColor="text1"/>
            <w:sz w:val="20"/>
            <w:szCs w:val="20"/>
          </w:rPr>
          <w:delText>will be supported through rigorous data documentation, including limitations and guidance for reuse</w:delText>
        </w:r>
      </w:del>
    </w:p>
    <w:p w14:paraId="3EA257A8" w14:textId="1EFC3D18" w:rsidR="00717D16" w:rsidRPr="00E3044B" w:rsidDel="00E3044B" w:rsidRDefault="00717D16">
      <w:pPr>
        <w:rPr>
          <w:del w:id="3004" w:author="Craig Parker" w:date="2024-08-16T09:10:00Z" w16du:dateUtc="2024-08-16T07:10:00Z"/>
          <w:rFonts w:ascii="Nunito" w:hAnsi="Nunito"/>
          <w:sz w:val="20"/>
          <w:szCs w:val="20"/>
          <w:rPrChange w:id="3005" w:author="Craig Parker" w:date="2024-08-16T09:06:00Z" w16du:dateUtc="2024-08-16T07:06:00Z">
            <w:rPr>
              <w:del w:id="3006" w:author="Craig Parker" w:date="2024-08-16T09:10:00Z" w16du:dateUtc="2024-08-16T07:10:00Z"/>
              <w:rFonts w:ascii="Nunito" w:hAnsi="Nunito"/>
            </w:rPr>
          </w:rPrChange>
        </w:rPr>
        <w:pPrChange w:id="3007" w:author="Craig Parker" w:date="2024-08-16T09:06:00Z" w16du:dateUtc="2024-08-16T07:06:00Z">
          <w:pPr>
            <w:pStyle w:val="ListParagraph"/>
            <w:ind w:left="360"/>
          </w:pPr>
        </w:pPrChange>
      </w:pPr>
    </w:p>
    <w:p w14:paraId="3FA1A936" w14:textId="4FFC089D" w:rsidR="00E0472D" w:rsidRPr="00007315" w:rsidDel="00E3044B" w:rsidRDefault="00E0472D">
      <w:pPr>
        <w:pStyle w:val="Heading2"/>
        <w:numPr>
          <w:ilvl w:val="1"/>
          <w:numId w:val="68"/>
        </w:numPr>
        <w:rPr>
          <w:del w:id="3008" w:author="Craig Parker" w:date="2024-08-16T09:10:00Z" w16du:dateUtc="2024-08-16T07:10:00Z"/>
          <w:rFonts w:ascii="Nunito" w:hAnsi="Nunito"/>
          <w:color w:val="auto"/>
          <w:sz w:val="28"/>
          <w:szCs w:val="28"/>
          <w:rPrChange w:id="3009" w:author="Craig Parker" w:date="2024-08-16T13:24:00Z" w16du:dateUtc="2024-08-16T11:24:00Z">
            <w:rPr>
              <w:del w:id="3010" w:author="Craig Parker" w:date="2024-08-16T09:10:00Z" w16du:dateUtc="2024-08-16T07:10:00Z"/>
              <w:rFonts w:ascii="Nunito" w:eastAsia="Nunito" w:hAnsi="Nunito" w:cs="Times New Roman"/>
            </w:rPr>
          </w:rPrChange>
        </w:rPr>
        <w:pPrChange w:id="3011" w:author="Craig Parker" w:date="2024-08-16T09:06:00Z" w16du:dateUtc="2024-08-16T07:06:00Z">
          <w:pPr>
            <w:pStyle w:val="Heading2"/>
            <w:overflowPunct w:val="0"/>
            <w:autoSpaceDE w:val="0"/>
            <w:autoSpaceDN w:val="0"/>
            <w:adjustRightInd w:val="0"/>
            <w:spacing w:after="120"/>
            <w:jc w:val="both"/>
          </w:pPr>
        </w:pPrChange>
      </w:pPr>
      <w:bookmarkStart w:id="3012" w:name="_Toc172635234"/>
      <w:bookmarkStart w:id="3013" w:name="_Toc173777822"/>
      <w:bookmarkStart w:id="3014" w:name="_Toc174562957"/>
      <w:del w:id="3015" w:author="Craig Parker" w:date="2024-08-16T09:10:00Z" w16du:dateUtc="2024-08-16T07:10:00Z">
        <w:r w:rsidRPr="00007315" w:rsidDel="00E3044B">
          <w:rPr>
            <w:rFonts w:ascii="Nunito" w:hAnsi="Nunito"/>
            <w:b w:val="0"/>
            <w:bCs w:val="0"/>
            <w:color w:val="auto"/>
            <w:sz w:val="28"/>
            <w:szCs w:val="28"/>
            <w:rPrChange w:id="3016" w:author="Craig Parker" w:date="2024-08-16T13:24:00Z" w16du:dateUtc="2024-08-16T11:24:00Z">
              <w:rPr>
                <w:rFonts w:ascii="Nunito" w:eastAsia="Nunito" w:hAnsi="Nunito" w:cs="Times New Roman"/>
                <w:b w:val="0"/>
                <w:bCs w:val="0"/>
              </w:rPr>
            </w:rPrChange>
          </w:rPr>
          <w:delText>Procedure for making</w:delText>
        </w:r>
      </w:del>
      <w:del w:id="3017" w:author="Craig Parker" w:date="2024-08-16T09:05:00Z" w16du:dateUtc="2024-08-16T07:05:00Z">
        <w:r w:rsidRPr="00007315" w:rsidDel="00E3044B">
          <w:rPr>
            <w:rFonts w:ascii="Nunito" w:hAnsi="Nunito"/>
            <w:b w:val="0"/>
            <w:bCs w:val="0"/>
            <w:color w:val="auto"/>
            <w:sz w:val="28"/>
            <w:szCs w:val="28"/>
            <w:rPrChange w:id="3018" w:author="Craig Parker" w:date="2024-08-16T13:24:00Z" w16du:dateUtc="2024-08-16T11:24:00Z">
              <w:rPr>
                <w:rFonts w:ascii="Nunito" w:eastAsia="Nunito" w:hAnsi="Nunito" w:cs="Times New Roman"/>
                <w:b w:val="0"/>
                <w:bCs w:val="0"/>
              </w:rPr>
            </w:rPrChange>
          </w:rPr>
          <w:delText xml:space="preserve"> data</w:delText>
        </w:r>
      </w:del>
      <w:del w:id="3019" w:author="Craig Parker" w:date="2024-08-16T09:10:00Z" w16du:dateUtc="2024-08-16T07:10:00Z">
        <w:r w:rsidRPr="00007315" w:rsidDel="00E3044B">
          <w:rPr>
            <w:rFonts w:ascii="Nunito" w:hAnsi="Nunito"/>
            <w:b w:val="0"/>
            <w:bCs w:val="0"/>
            <w:color w:val="auto"/>
            <w:sz w:val="28"/>
            <w:szCs w:val="28"/>
            <w:rPrChange w:id="3020" w:author="Craig Parker" w:date="2024-08-16T13:24:00Z" w16du:dateUtc="2024-08-16T11:24:00Z">
              <w:rPr>
                <w:rFonts w:ascii="Nunito" w:eastAsia="Nunito" w:hAnsi="Nunito" w:cs="Times New Roman"/>
                <w:b w:val="0"/>
                <w:bCs w:val="0"/>
              </w:rPr>
            </w:rPrChange>
          </w:rPr>
          <w:delText xml:space="preserve"> available to </w:delText>
        </w:r>
        <w:bookmarkEnd w:id="3012"/>
        <w:bookmarkEnd w:id="3013"/>
        <w:r w:rsidRPr="00007315" w:rsidDel="00E3044B">
          <w:rPr>
            <w:rFonts w:ascii="Nunito" w:hAnsi="Nunito"/>
            <w:b w:val="0"/>
            <w:bCs w:val="0"/>
            <w:color w:val="auto"/>
            <w:sz w:val="28"/>
            <w:szCs w:val="28"/>
            <w:rPrChange w:id="3021" w:author="Craig Parker" w:date="2024-08-16T13:24:00Z" w16du:dateUtc="2024-08-16T11:24:00Z">
              <w:rPr>
                <w:rFonts w:ascii="Nunito" w:eastAsia="Nunito" w:hAnsi="Nunito"/>
                <w:b w:val="0"/>
                <w:bCs w:val="0"/>
              </w:rPr>
            </w:rPrChange>
          </w:rPr>
          <w:delText>bona fide researchers</w:delText>
        </w:r>
        <w:bookmarkEnd w:id="3014"/>
      </w:del>
    </w:p>
    <w:p w14:paraId="37E55901" w14:textId="344D0C9A" w:rsidR="00E0472D" w:rsidRPr="00691453" w:rsidDel="00E3044B" w:rsidRDefault="00E0472D">
      <w:pPr>
        <w:rPr>
          <w:del w:id="3022" w:author="Craig Parker" w:date="2024-08-16T09:10:00Z" w16du:dateUtc="2024-08-16T07:10:00Z"/>
          <w:rFonts w:ascii="Nunito" w:eastAsia="Nunito" w:hAnsi="Nunito" w:cs="Nunito"/>
          <w:color w:val="000000" w:themeColor="text1"/>
          <w:sz w:val="20"/>
          <w:szCs w:val="20"/>
        </w:rPr>
        <w:pPrChange w:id="3023" w:author="Craig Parker" w:date="2024-08-15T16:14:00Z" w16du:dateUtc="2024-08-15T14:14:00Z">
          <w:pPr>
            <w:spacing w:line="360" w:lineRule="auto"/>
          </w:pPr>
        </w:pPrChange>
      </w:pPr>
      <w:commentRangeStart w:id="3024"/>
      <w:commentRangeEnd w:id="3024"/>
      <w:del w:id="3025" w:author="Craig Parker" w:date="2024-08-16T09:10:00Z" w16du:dateUtc="2024-08-16T07:10:00Z">
        <w:r w:rsidRPr="00691453" w:rsidDel="00E3044B">
          <w:rPr>
            <w:rStyle w:val="CommentReference"/>
            <w:rFonts w:ascii="Nunito" w:hAnsi="Nunito"/>
            <w:color w:val="000000" w:themeColor="text1"/>
            <w:sz w:val="20"/>
            <w:szCs w:val="20"/>
          </w:rPr>
          <w:commentReference w:id="3024"/>
        </w:r>
      </w:del>
    </w:p>
    <w:p w14:paraId="749453C7" w14:textId="2E98E58B" w:rsidR="00E0472D" w:rsidRPr="00691453" w:rsidDel="00E3044B" w:rsidRDefault="00E0472D">
      <w:pPr>
        <w:rPr>
          <w:del w:id="3026" w:author="Craig Parker" w:date="2024-08-16T09:10:00Z" w16du:dateUtc="2024-08-16T07:10:00Z"/>
          <w:rFonts w:ascii="Nunito" w:eastAsia="Nunito" w:hAnsi="Nunito" w:cs="Nunito"/>
          <w:color w:val="000000" w:themeColor="text1"/>
          <w:sz w:val="20"/>
          <w:szCs w:val="20"/>
        </w:rPr>
        <w:pPrChange w:id="3027" w:author="Craig Parker" w:date="2024-08-15T16:14:00Z" w16du:dateUtc="2024-08-15T14:14:00Z">
          <w:pPr>
            <w:spacing w:line="360" w:lineRule="auto"/>
          </w:pPr>
        </w:pPrChange>
      </w:pPr>
      <w:del w:id="3028" w:author="Craig Parker" w:date="2024-08-16T09:10:00Z" w16du:dateUtc="2024-08-16T07:10:00Z">
        <w:r w:rsidRPr="00691453" w:rsidDel="00E3044B">
          <w:rPr>
            <w:rFonts w:ascii="Nunito" w:eastAsia="Nunito" w:hAnsi="Nunito" w:cs="Nunito"/>
            <w:color w:val="000000" w:themeColor="text1"/>
            <w:sz w:val="20"/>
            <w:szCs w:val="20"/>
          </w:rPr>
          <w:delText>The procedures outlined in the DSI-Africa Data Sharing Guideline govern making data available to qualified individuals for Research Project 1 (RP1) and Research Project 2 (RP2). This ensures compliance with ethical, legal, and scientific standards, maintaining the integrity and security of the data while facilitating its responsible use.</w:delText>
        </w:r>
      </w:del>
    </w:p>
    <w:p w14:paraId="795EE004" w14:textId="55562CB4" w:rsidR="00E0472D" w:rsidRPr="00691453" w:rsidDel="00E3044B" w:rsidRDefault="00E0472D">
      <w:pPr>
        <w:rPr>
          <w:del w:id="3029" w:author="Craig Parker" w:date="2024-08-16T09:10:00Z" w16du:dateUtc="2024-08-16T07:10:00Z"/>
          <w:rFonts w:ascii="Nunito" w:eastAsia="Nunito" w:hAnsi="Nunito" w:cs="Nunito"/>
          <w:color w:val="000000" w:themeColor="text1"/>
          <w:sz w:val="20"/>
          <w:szCs w:val="20"/>
        </w:rPr>
        <w:pPrChange w:id="3030" w:author="Craig Parker" w:date="2024-08-15T16:14:00Z" w16du:dateUtc="2024-08-15T14:14:00Z">
          <w:pPr>
            <w:spacing w:line="360" w:lineRule="auto"/>
          </w:pPr>
        </w:pPrChange>
      </w:pPr>
      <w:del w:id="3031" w:author="Craig Parker" w:date="2024-08-16T09:10:00Z" w16du:dateUtc="2024-08-16T07:10:00Z">
        <w:r w:rsidRPr="00691453" w:rsidDel="00E3044B">
          <w:rPr>
            <w:rFonts w:ascii="Nunito" w:eastAsia="Nunito" w:hAnsi="Nunito" w:cs="Nunito"/>
            <w:b/>
            <w:bCs/>
            <w:color w:val="000000" w:themeColor="text1"/>
            <w:sz w:val="20"/>
            <w:szCs w:val="20"/>
          </w:rPr>
          <w:delText>Step 1: Development of Data Access Request Form</w:delText>
        </w:r>
        <w:r w:rsidRPr="00691453" w:rsidDel="00E3044B">
          <w:rPr>
            <w:rFonts w:ascii="Nunito" w:eastAsia="Nunito" w:hAnsi="Nunito" w:cs="Nunito"/>
            <w:color w:val="000000" w:themeColor="text1"/>
            <w:sz w:val="20"/>
            <w:szCs w:val="20"/>
          </w:rPr>
          <w:delText xml:space="preserve"> The DAC will develop a comprehensive Data Access Request Form for researchers outside the HE²AT Center team. This form must be completed by individuals requesting access to the RP1/RP2 de-identified data and include:</w:delText>
        </w:r>
      </w:del>
    </w:p>
    <w:p w14:paraId="47C4FADB" w14:textId="68A0A2A3" w:rsidR="00E0472D" w:rsidRPr="00691453" w:rsidDel="00E3044B" w:rsidRDefault="00E0472D">
      <w:pPr>
        <w:pStyle w:val="ListParagraph"/>
        <w:numPr>
          <w:ilvl w:val="0"/>
          <w:numId w:val="20"/>
        </w:numPr>
        <w:overflowPunct w:val="0"/>
        <w:autoSpaceDE w:val="0"/>
        <w:autoSpaceDN w:val="0"/>
        <w:adjustRightInd w:val="0"/>
        <w:spacing w:before="240" w:after="240"/>
        <w:contextualSpacing w:val="0"/>
        <w:rPr>
          <w:del w:id="3032" w:author="Craig Parker" w:date="2024-08-16T09:10:00Z" w16du:dateUtc="2024-08-16T07:10:00Z"/>
          <w:rFonts w:ascii="Nunito" w:eastAsia="Nunito" w:hAnsi="Nunito" w:cs="Nunito"/>
          <w:color w:val="000000" w:themeColor="text1"/>
          <w:sz w:val="20"/>
          <w:szCs w:val="20"/>
        </w:rPr>
        <w:pPrChange w:id="3033" w:author="Craig Parker" w:date="2024-08-15T16:14:00Z" w16du:dateUtc="2024-08-15T14:14:00Z">
          <w:pPr>
            <w:pStyle w:val="ListParagraph"/>
            <w:numPr>
              <w:numId w:val="20"/>
            </w:numPr>
            <w:overflowPunct w:val="0"/>
            <w:autoSpaceDE w:val="0"/>
            <w:autoSpaceDN w:val="0"/>
            <w:adjustRightInd w:val="0"/>
            <w:spacing w:before="240" w:after="240" w:line="240" w:lineRule="auto"/>
            <w:ind w:hanging="360"/>
            <w:contextualSpacing w:val="0"/>
          </w:pPr>
        </w:pPrChange>
      </w:pPr>
      <w:del w:id="3034" w:author="Craig Parker" w:date="2024-08-16T09:10:00Z" w16du:dateUtc="2024-08-16T07:10:00Z">
        <w:r w:rsidRPr="00691453" w:rsidDel="00E3044B">
          <w:rPr>
            <w:rFonts w:ascii="Nunito" w:eastAsia="Nunito" w:hAnsi="Nunito" w:cs="Nunito"/>
            <w:b/>
            <w:bCs/>
            <w:color w:val="000000" w:themeColor="text1"/>
            <w:sz w:val="20"/>
            <w:szCs w:val="20"/>
          </w:rPr>
          <w:delText>Applicant Information</w:delText>
        </w:r>
        <w:r w:rsidRPr="00691453" w:rsidDel="00E3044B">
          <w:rPr>
            <w:rFonts w:ascii="Nunito" w:eastAsia="Nunito" w:hAnsi="Nunito" w:cs="Nunito"/>
            <w:color w:val="000000" w:themeColor="text1"/>
            <w:sz w:val="20"/>
            <w:szCs w:val="20"/>
          </w:rPr>
          <w:delText>: Details about the applicant and their institution, including name, address, and the nature of its research activities.</w:delText>
        </w:r>
      </w:del>
    </w:p>
    <w:p w14:paraId="6AD871B5" w14:textId="7A95D115" w:rsidR="00E0472D" w:rsidRPr="00691453" w:rsidDel="00E3044B" w:rsidRDefault="00E0472D">
      <w:pPr>
        <w:pStyle w:val="ListParagraph"/>
        <w:numPr>
          <w:ilvl w:val="0"/>
          <w:numId w:val="20"/>
        </w:numPr>
        <w:overflowPunct w:val="0"/>
        <w:autoSpaceDE w:val="0"/>
        <w:autoSpaceDN w:val="0"/>
        <w:adjustRightInd w:val="0"/>
        <w:spacing w:before="240" w:after="240"/>
        <w:contextualSpacing w:val="0"/>
        <w:rPr>
          <w:del w:id="3035" w:author="Craig Parker" w:date="2024-08-16T09:10:00Z" w16du:dateUtc="2024-08-16T07:10:00Z"/>
          <w:rFonts w:ascii="Nunito" w:eastAsia="Nunito" w:hAnsi="Nunito" w:cs="Nunito"/>
          <w:color w:val="000000" w:themeColor="text1"/>
          <w:sz w:val="20"/>
          <w:szCs w:val="20"/>
        </w:rPr>
        <w:pPrChange w:id="3036" w:author="Craig Parker" w:date="2024-08-15T16:14:00Z" w16du:dateUtc="2024-08-15T14:14:00Z">
          <w:pPr>
            <w:pStyle w:val="ListParagraph"/>
            <w:numPr>
              <w:numId w:val="20"/>
            </w:numPr>
            <w:overflowPunct w:val="0"/>
            <w:autoSpaceDE w:val="0"/>
            <w:autoSpaceDN w:val="0"/>
            <w:adjustRightInd w:val="0"/>
            <w:spacing w:before="240" w:after="240" w:line="240" w:lineRule="auto"/>
            <w:ind w:hanging="360"/>
            <w:contextualSpacing w:val="0"/>
          </w:pPr>
        </w:pPrChange>
      </w:pPr>
      <w:del w:id="3037" w:author="Craig Parker" w:date="2024-08-16T09:10:00Z" w16du:dateUtc="2024-08-16T07:10:00Z">
        <w:r w:rsidRPr="00691453" w:rsidDel="00E3044B">
          <w:rPr>
            <w:rFonts w:ascii="Nunito" w:eastAsia="Nunito" w:hAnsi="Nunito" w:cs="Nunito"/>
            <w:b/>
            <w:bCs/>
            <w:color w:val="000000" w:themeColor="text1"/>
            <w:sz w:val="20"/>
            <w:szCs w:val="20"/>
          </w:rPr>
          <w:delText>Consortium Membership Status</w:delText>
        </w:r>
        <w:r w:rsidRPr="00691453" w:rsidDel="00E3044B">
          <w:rPr>
            <w:rFonts w:ascii="Nunito" w:eastAsia="Nunito" w:hAnsi="Nunito" w:cs="Nunito"/>
            <w:color w:val="000000" w:themeColor="text1"/>
            <w:sz w:val="20"/>
            <w:szCs w:val="20"/>
          </w:rPr>
          <w:delText>: Indication of whether the applicant is a member of the DSI-Africa Consortium. Non-members must provide detailed information about their organisational affiliation.</w:delText>
        </w:r>
      </w:del>
    </w:p>
    <w:p w14:paraId="0C8F17E8" w14:textId="231ECC58" w:rsidR="00E0472D" w:rsidRPr="00691453" w:rsidDel="00E3044B" w:rsidRDefault="00E0472D">
      <w:pPr>
        <w:pStyle w:val="ListParagraph"/>
        <w:numPr>
          <w:ilvl w:val="0"/>
          <w:numId w:val="20"/>
        </w:numPr>
        <w:overflowPunct w:val="0"/>
        <w:autoSpaceDE w:val="0"/>
        <w:autoSpaceDN w:val="0"/>
        <w:adjustRightInd w:val="0"/>
        <w:spacing w:before="240" w:after="240"/>
        <w:contextualSpacing w:val="0"/>
        <w:rPr>
          <w:del w:id="3038" w:author="Craig Parker" w:date="2024-08-16T09:10:00Z" w16du:dateUtc="2024-08-16T07:10:00Z"/>
          <w:rFonts w:ascii="Nunito" w:eastAsia="Nunito" w:hAnsi="Nunito" w:cs="Nunito"/>
          <w:color w:val="000000" w:themeColor="text1"/>
          <w:sz w:val="20"/>
          <w:szCs w:val="20"/>
        </w:rPr>
        <w:pPrChange w:id="3039" w:author="Craig Parker" w:date="2024-08-15T16:14:00Z" w16du:dateUtc="2024-08-15T14:14:00Z">
          <w:pPr>
            <w:pStyle w:val="ListParagraph"/>
            <w:numPr>
              <w:numId w:val="20"/>
            </w:numPr>
            <w:overflowPunct w:val="0"/>
            <w:autoSpaceDE w:val="0"/>
            <w:autoSpaceDN w:val="0"/>
            <w:adjustRightInd w:val="0"/>
            <w:spacing w:before="240" w:after="240" w:line="240" w:lineRule="auto"/>
            <w:ind w:hanging="360"/>
            <w:contextualSpacing w:val="0"/>
          </w:pPr>
        </w:pPrChange>
      </w:pPr>
      <w:del w:id="3040" w:author="Craig Parker" w:date="2024-08-16T09:10:00Z" w16du:dateUtc="2024-08-16T07:10:00Z">
        <w:r w:rsidRPr="00691453" w:rsidDel="00E3044B">
          <w:rPr>
            <w:rFonts w:ascii="Nunito" w:eastAsia="Nunito" w:hAnsi="Nunito" w:cs="Nunito"/>
            <w:b/>
            <w:bCs/>
            <w:color w:val="000000" w:themeColor="text1"/>
            <w:sz w:val="20"/>
            <w:szCs w:val="20"/>
          </w:rPr>
          <w:delText>Dataset Identification</w:delText>
        </w:r>
        <w:r w:rsidRPr="00691453" w:rsidDel="00E3044B">
          <w:rPr>
            <w:rFonts w:ascii="Nunito" w:eastAsia="Nunito" w:hAnsi="Nunito" w:cs="Nunito"/>
            <w:color w:val="000000" w:themeColor="text1"/>
            <w:sz w:val="20"/>
            <w:szCs w:val="20"/>
          </w:rPr>
          <w:delText>: Specific datasets to which access is sought.</w:delText>
        </w:r>
      </w:del>
    </w:p>
    <w:p w14:paraId="6894C92A" w14:textId="1BE1F5CF" w:rsidR="00E0472D" w:rsidRPr="00691453" w:rsidDel="00E3044B" w:rsidRDefault="00E0472D">
      <w:pPr>
        <w:pStyle w:val="ListParagraph"/>
        <w:numPr>
          <w:ilvl w:val="0"/>
          <w:numId w:val="20"/>
        </w:numPr>
        <w:overflowPunct w:val="0"/>
        <w:autoSpaceDE w:val="0"/>
        <w:autoSpaceDN w:val="0"/>
        <w:adjustRightInd w:val="0"/>
        <w:spacing w:before="240" w:after="240"/>
        <w:contextualSpacing w:val="0"/>
        <w:rPr>
          <w:del w:id="3041" w:author="Craig Parker" w:date="2024-08-16T09:10:00Z" w16du:dateUtc="2024-08-16T07:10:00Z"/>
          <w:rFonts w:ascii="Nunito" w:eastAsia="Nunito" w:hAnsi="Nunito" w:cs="Nunito"/>
          <w:color w:val="000000" w:themeColor="text1"/>
          <w:sz w:val="20"/>
          <w:szCs w:val="20"/>
        </w:rPr>
        <w:pPrChange w:id="3042" w:author="Craig Parker" w:date="2024-08-15T16:14:00Z" w16du:dateUtc="2024-08-15T14:14:00Z">
          <w:pPr>
            <w:pStyle w:val="ListParagraph"/>
            <w:numPr>
              <w:numId w:val="20"/>
            </w:numPr>
            <w:overflowPunct w:val="0"/>
            <w:autoSpaceDE w:val="0"/>
            <w:autoSpaceDN w:val="0"/>
            <w:adjustRightInd w:val="0"/>
            <w:spacing w:before="240" w:after="240" w:line="240" w:lineRule="auto"/>
            <w:ind w:hanging="360"/>
            <w:contextualSpacing w:val="0"/>
          </w:pPr>
        </w:pPrChange>
      </w:pPr>
      <w:del w:id="3043" w:author="Craig Parker" w:date="2024-08-16T09:10:00Z" w16du:dateUtc="2024-08-16T07:10:00Z">
        <w:r w:rsidRPr="00691453" w:rsidDel="00E3044B">
          <w:rPr>
            <w:rFonts w:ascii="Nunito" w:eastAsia="Nunito" w:hAnsi="Nunito" w:cs="Nunito"/>
            <w:b/>
            <w:bCs/>
            <w:color w:val="000000" w:themeColor="text1"/>
            <w:sz w:val="20"/>
            <w:szCs w:val="20"/>
          </w:rPr>
          <w:delText>Research Purpose</w:delText>
        </w:r>
        <w:r w:rsidRPr="00691453" w:rsidDel="00E3044B">
          <w:rPr>
            <w:rFonts w:ascii="Nunito" w:eastAsia="Nunito" w:hAnsi="Nunito" w:cs="Nunito"/>
            <w:color w:val="000000" w:themeColor="text1"/>
            <w:sz w:val="20"/>
            <w:szCs w:val="20"/>
          </w:rPr>
          <w:delText>: A proposal outlining the intended research, including the research objectives and significance.</w:delText>
        </w:r>
      </w:del>
    </w:p>
    <w:p w14:paraId="2EF63EB4" w14:textId="045539B4" w:rsidR="00E0472D" w:rsidRPr="00691453" w:rsidDel="00E3044B" w:rsidRDefault="00E0472D">
      <w:pPr>
        <w:pStyle w:val="ListParagraph"/>
        <w:numPr>
          <w:ilvl w:val="0"/>
          <w:numId w:val="20"/>
        </w:numPr>
        <w:overflowPunct w:val="0"/>
        <w:autoSpaceDE w:val="0"/>
        <w:autoSpaceDN w:val="0"/>
        <w:adjustRightInd w:val="0"/>
        <w:spacing w:before="240" w:after="240"/>
        <w:contextualSpacing w:val="0"/>
        <w:rPr>
          <w:del w:id="3044" w:author="Craig Parker" w:date="2024-08-16T09:10:00Z" w16du:dateUtc="2024-08-16T07:10:00Z"/>
          <w:rFonts w:ascii="Nunito" w:eastAsia="Nunito" w:hAnsi="Nunito" w:cs="Nunito"/>
          <w:color w:val="000000" w:themeColor="text1"/>
          <w:sz w:val="20"/>
          <w:szCs w:val="20"/>
        </w:rPr>
        <w:pPrChange w:id="3045" w:author="Craig Parker" w:date="2024-08-15T16:14:00Z" w16du:dateUtc="2024-08-15T14:14:00Z">
          <w:pPr>
            <w:pStyle w:val="ListParagraph"/>
            <w:numPr>
              <w:numId w:val="20"/>
            </w:numPr>
            <w:overflowPunct w:val="0"/>
            <w:autoSpaceDE w:val="0"/>
            <w:autoSpaceDN w:val="0"/>
            <w:adjustRightInd w:val="0"/>
            <w:spacing w:before="240" w:after="240" w:line="240" w:lineRule="auto"/>
            <w:ind w:hanging="360"/>
            <w:contextualSpacing w:val="0"/>
          </w:pPr>
        </w:pPrChange>
      </w:pPr>
      <w:del w:id="3046" w:author="Craig Parker" w:date="2024-08-16T09:10:00Z" w16du:dateUtc="2024-08-16T07:10:00Z">
        <w:r w:rsidRPr="00691453" w:rsidDel="00E3044B">
          <w:rPr>
            <w:rFonts w:ascii="Nunito" w:eastAsia="Nunito" w:hAnsi="Nunito" w:cs="Nunito"/>
            <w:b/>
            <w:bCs/>
            <w:color w:val="000000" w:themeColor="text1"/>
            <w:sz w:val="20"/>
            <w:szCs w:val="20"/>
          </w:rPr>
          <w:delText>Data Sharing Modality Preference</w:delText>
        </w:r>
        <w:r w:rsidRPr="00691453" w:rsidDel="00E3044B">
          <w:rPr>
            <w:rFonts w:ascii="Nunito" w:eastAsia="Nunito" w:hAnsi="Nunito" w:cs="Nunito"/>
            <w:color w:val="000000" w:themeColor="text1"/>
            <w:sz w:val="20"/>
            <w:szCs w:val="20"/>
          </w:rPr>
          <w:delText>: Specification of whether data access is sought through download or data visiting, with a justification based on the research and data sensitivity.</w:delText>
        </w:r>
      </w:del>
    </w:p>
    <w:p w14:paraId="37D04F31" w14:textId="06D6740F" w:rsidR="00E0472D" w:rsidRPr="00691453" w:rsidDel="00E3044B" w:rsidRDefault="00E0472D">
      <w:pPr>
        <w:pStyle w:val="ListParagraph"/>
        <w:numPr>
          <w:ilvl w:val="0"/>
          <w:numId w:val="20"/>
        </w:numPr>
        <w:overflowPunct w:val="0"/>
        <w:autoSpaceDE w:val="0"/>
        <w:autoSpaceDN w:val="0"/>
        <w:adjustRightInd w:val="0"/>
        <w:spacing w:before="240" w:after="240"/>
        <w:contextualSpacing w:val="0"/>
        <w:rPr>
          <w:del w:id="3047" w:author="Craig Parker" w:date="2024-08-16T09:10:00Z" w16du:dateUtc="2024-08-16T07:10:00Z"/>
          <w:rFonts w:ascii="Nunito" w:eastAsia="Nunito" w:hAnsi="Nunito" w:cs="Nunito"/>
          <w:color w:val="000000" w:themeColor="text1"/>
          <w:sz w:val="20"/>
          <w:szCs w:val="20"/>
        </w:rPr>
        <w:pPrChange w:id="3048" w:author="Craig Parker" w:date="2024-08-15T16:14:00Z" w16du:dateUtc="2024-08-15T14:14:00Z">
          <w:pPr>
            <w:pStyle w:val="ListParagraph"/>
            <w:numPr>
              <w:numId w:val="20"/>
            </w:numPr>
            <w:overflowPunct w:val="0"/>
            <w:autoSpaceDE w:val="0"/>
            <w:autoSpaceDN w:val="0"/>
            <w:adjustRightInd w:val="0"/>
            <w:spacing w:before="240" w:after="240" w:line="240" w:lineRule="auto"/>
            <w:ind w:hanging="360"/>
            <w:contextualSpacing w:val="0"/>
          </w:pPr>
        </w:pPrChange>
      </w:pPr>
      <w:del w:id="3049" w:author="Craig Parker" w:date="2024-08-16T09:10:00Z" w16du:dateUtc="2024-08-16T07:10:00Z">
        <w:r w:rsidRPr="00691453" w:rsidDel="00E3044B">
          <w:rPr>
            <w:rFonts w:ascii="Nunito" w:eastAsia="Nunito" w:hAnsi="Nunito" w:cs="Nunito"/>
            <w:b/>
            <w:bCs/>
            <w:color w:val="000000" w:themeColor="text1"/>
            <w:sz w:val="20"/>
            <w:szCs w:val="20"/>
          </w:rPr>
          <w:delText>Ethics Approval</w:delText>
        </w:r>
        <w:r w:rsidRPr="00691453" w:rsidDel="00E3044B">
          <w:rPr>
            <w:rFonts w:ascii="Nunito" w:eastAsia="Nunito" w:hAnsi="Nunito" w:cs="Nunito"/>
            <w:color w:val="000000" w:themeColor="text1"/>
            <w:sz w:val="20"/>
            <w:szCs w:val="20"/>
          </w:rPr>
          <w:delText>: Proof of ethics approval from the applicant's institutional ethics committee.</w:delText>
        </w:r>
      </w:del>
    </w:p>
    <w:p w14:paraId="4D7ACF6F" w14:textId="1EEF3A5E" w:rsidR="00E0472D" w:rsidRPr="00691453" w:rsidDel="00E3044B" w:rsidRDefault="00E0472D">
      <w:pPr>
        <w:pStyle w:val="ListParagraph"/>
        <w:numPr>
          <w:ilvl w:val="0"/>
          <w:numId w:val="20"/>
        </w:numPr>
        <w:overflowPunct w:val="0"/>
        <w:autoSpaceDE w:val="0"/>
        <w:autoSpaceDN w:val="0"/>
        <w:adjustRightInd w:val="0"/>
        <w:spacing w:before="240" w:after="240"/>
        <w:contextualSpacing w:val="0"/>
        <w:rPr>
          <w:del w:id="3050" w:author="Craig Parker" w:date="2024-08-16T09:10:00Z" w16du:dateUtc="2024-08-16T07:10:00Z"/>
          <w:rFonts w:ascii="Nunito" w:eastAsia="Nunito" w:hAnsi="Nunito" w:cs="Nunito"/>
          <w:color w:val="000000" w:themeColor="text1"/>
          <w:sz w:val="20"/>
          <w:szCs w:val="20"/>
        </w:rPr>
        <w:pPrChange w:id="3051" w:author="Craig Parker" w:date="2024-08-15T16:14:00Z" w16du:dateUtc="2024-08-15T14:14:00Z">
          <w:pPr>
            <w:pStyle w:val="ListParagraph"/>
            <w:numPr>
              <w:numId w:val="20"/>
            </w:numPr>
            <w:overflowPunct w:val="0"/>
            <w:autoSpaceDE w:val="0"/>
            <w:autoSpaceDN w:val="0"/>
            <w:adjustRightInd w:val="0"/>
            <w:spacing w:before="240" w:after="240" w:line="240" w:lineRule="auto"/>
            <w:ind w:hanging="360"/>
            <w:contextualSpacing w:val="0"/>
          </w:pPr>
        </w:pPrChange>
      </w:pPr>
      <w:del w:id="3052" w:author="Craig Parker" w:date="2024-08-16T09:10:00Z" w16du:dateUtc="2024-08-16T07:10:00Z">
        <w:r w:rsidRPr="00691453" w:rsidDel="00E3044B">
          <w:rPr>
            <w:rFonts w:ascii="Nunito" w:eastAsia="Nunito" w:hAnsi="Nunito" w:cs="Nunito"/>
            <w:b/>
            <w:bCs/>
            <w:color w:val="000000" w:themeColor="text1"/>
            <w:sz w:val="20"/>
            <w:szCs w:val="20"/>
          </w:rPr>
          <w:delText>Data Protection Measures</w:delText>
        </w:r>
        <w:r w:rsidRPr="00691453" w:rsidDel="00E3044B">
          <w:rPr>
            <w:rFonts w:ascii="Nunito" w:eastAsia="Nunito" w:hAnsi="Nunito" w:cs="Nunito"/>
            <w:color w:val="000000" w:themeColor="text1"/>
            <w:sz w:val="20"/>
            <w:szCs w:val="20"/>
          </w:rPr>
          <w:delText>: Detailed description of statutory, organisational, and technical measures in place at the receiving institution to safeguard the confidentiality and safety of the data.</w:delText>
        </w:r>
      </w:del>
    </w:p>
    <w:p w14:paraId="7B74BDD9" w14:textId="391B35EC" w:rsidR="00E0472D" w:rsidRPr="00691453" w:rsidDel="00E3044B" w:rsidRDefault="00E0472D">
      <w:pPr>
        <w:rPr>
          <w:del w:id="3053" w:author="Craig Parker" w:date="2024-08-16T09:10:00Z" w16du:dateUtc="2024-08-16T07:10:00Z"/>
          <w:rFonts w:ascii="Nunito" w:eastAsia="Nunito" w:hAnsi="Nunito" w:cs="Nunito"/>
          <w:color w:val="000000" w:themeColor="text1"/>
          <w:sz w:val="20"/>
          <w:szCs w:val="20"/>
        </w:rPr>
        <w:pPrChange w:id="3054" w:author="Craig Parker" w:date="2024-08-15T16:14:00Z" w16du:dateUtc="2024-08-15T14:14:00Z">
          <w:pPr>
            <w:spacing w:line="360" w:lineRule="auto"/>
          </w:pPr>
        </w:pPrChange>
      </w:pPr>
      <w:del w:id="3055" w:author="Craig Parker" w:date="2024-08-16T09:10:00Z" w16du:dateUtc="2024-08-16T07:10:00Z">
        <w:r w:rsidRPr="00691453" w:rsidDel="00E3044B">
          <w:rPr>
            <w:rFonts w:ascii="Nunito" w:eastAsia="Nunito" w:hAnsi="Nunito" w:cs="Nunito"/>
            <w:b/>
            <w:bCs/>
            <w:color w:val="000000" w:themeColor="text1"/>
            <w:sz w:val="20"/>
            <w:szCs w:val="20"/>
          </w:rPr>
          <w:delText>Step 2: Preliminary Screening</w:delText>
        </w:r>
        <w:r w:rsidRPr="00691453" w:rsidDel="00E3044B">
          <w:rPr>
            <w:rFonts w:ascii="Nunito" w:eastAsia="Nunito" w:hAnsi="Nunito" w:cs="Nunito"/>
            <w:color w:val="000000" w:themeColor="text1"/>
            <w:sz w:val="20"/>
            <w:szCs w:val="20"/>
          </w:rPr>
          <w:delText xml:space="preserve"> Upon submission, the Data Access Request Form undergoes a preliminary screening by the Data Access Committee (DAC) to confirm completeness and basic compliance with the Consortium’s requirements.</w:delText>
        </w:r>
      </w:del>
    </w:p>
    <w:p w14:paraId="48A41695" w14:textId="3ED61C5C" w:rsidR="00E0472D" w:rsidRPr="00691453" w:rsidDel="00E3044B" w:rsidRDefault="00E0472D">
      <w:pPr>
        <w:rPr>
          <w:del w:id="3056" w:author="Craig Parker" w:date="2024-08-16T09:10:00Z" w16du:dateUtc="2024-08-16T07:10:00Z"/>
          <w:rFonts w:ascii="Nunito" w:eastAsia="Nunito" w:hAnsi="Nunito" w:cs="Nunito"/>
          <w:color w:val="000000" w:themeColor="text1"/>
          <w:sz w:val="20"/>
          <w:szCs w:val="20"/>
        </w:rPr>
        <w:pPrChange w:id="3057" w:author="Craig Parker" w:date="2024-08-15T16:14:00Z" w16du:dateUtc="2024-08-15T14:14:00Z">
          <w:pPr>
            <w:spacing w:line="360" w:lineRule="auto"/>
          </w:pPr>
        </w:pPrChange>
      </w:pPr>
      <w:del w:id="3058" w:author="Craig Parker" w:date="2024-08-16T09:10:00Z" w16du:dateUtc="2024-08-16T07:10:00Z">
        <w:r w:rsidRPr="00691453" w:rsidDel="00E3044B">
          <w:rPr>
            <w:rFonts w:ascii="Nunito" w:eastAsia="Nunito" w:hAnsi="Nunito" w:cs="Nunito"/>
            <w:b/>
            <w:bCs/>
            <w:color w:val="000000" w:themeColor="text1"/>
            <w:sz w:val="20"/>
            <w:szCs w:val="20"/>
          </w:rPr>
          <w:delText>Step 3: Review by Data Access Committee</w:delText>
        </w:r>
        <w:r w:rsidRPr="00691453" w:rsidDel="00E3044B">
          <w:rPr>
            <w:rFonts w:ascii="Nunito" w:eastAsia="Nunito" w:hAnsi="Nunito" w:cs="Nunito"/>
            <w:color w:val="000000" w:themeColor="text1"/>
            <w:sz w:val="20"/>
            <w:szCs w:val="20"/>
          </w:rPr>
          <w:delText xml:space="preserve"> The DAC will evaluate the request based on the following criteria:</w:delText>
        </w:r>
      </w:del>
    </w:p>
    <w:p w14:paraId="5A032992" w14:textId="0A63ABBE" w:rsidR="00E0472D" w:rsidRPr="00691453" w:rsidDel="00E3044B" w:rsidRDefault="00E0472D">
      <w:pPr>
        <w:pStyle w:val="ListParagraph"/>
        <w:numPr>
          <w:ilvl w:val="0"/>
          <w:numId w:val="21"/>
        </w:numPr>
        <w:overflowPunct w:val="0"/>
        <w:autoSpaceDE w:val="0"/>
        <w:autoSpaceDN w:val="0"/>
        <w:adjustRightInd w:val="0"/>
        <w:spacing w:before="240" w:after="240"/>
        <w:contextualSpacing w:val="0"/>
        <w:rPr>
          <w:del w:id="3059" w:author="Craig Parker" w:date="2024-08-16T09:10:00Z" w16du:dateUtc="2024-08-16T07:10:00Z"/>
          <w:rFonts w:ascii="Nunito" w:eastAsia="Nunito" w:hAnsi="Nunito" w:cs="Nunito"/>
          <w:color w:val="000000" w:themeColor="text1"/>
          <w:sz w:val="20"/>
          <w:szCs w:val="20"/>
        </w:rPr>
        <w:pPrChange w:id="3060" w:author="Craig Parker" w:date="2024-08-15T16:14:00Z" w16du:dateUtc="2024-08-15T14:14:00Z">
          <w:pPr>
            <w:pStyle w:val="ListParagraph"/>
            <w:numPr>
              <w:numId w:val="21"/>
            </w:numPr>
            <w:overflowPunct w:val="0"/>
            <w:autoSpaceDE w:val="0"/>
            <w:autoSpaceDN w:val="0"/>
            <w:adjustRightInd w:val="0"/>
            <w:spacing w:before="240" w:after="240" w:line="240" w:lineRule="auto"/>
            <w:ind w:hanging="360"/>
            <w:contextualSpacing w:val="0"/>
          </w:pPr>
        </w:pPrChange>
      </w:pPr>
      <w:del w:id="3061" w:author="Craig Parker" w:date="2024-08-16T09:10:00Z" w16du:dateUtc="2024-08-16T07:10:00Z">
        <w:r w:rsidRPr="00691453" w:rsidDel="00E3044B">
          <w:rPr>
            <w:rFonts w:ascii="Nunito" w:eastAsia="Nunito" w:hAnsi="Nunito" w:cs="Nunito"/>
            <w:b/>
            <w:bCs/>
            <w:color w:val="000000" w:themeColor="text1"/>
            <w:sz w:val="20"/>
            <w:szCs w:val="20"/>
          </w:rPr>
          <w:delText>Alignment with Data Use Permissions</w:delText>
        </w:r>
        <w:r w:rsidRPr="00691453" w:rsidDel="00E3044B">
          <w:rPr>
            <w:rFonts w:ascii="Nunito" w:eastAsia="Nunito" w:hAnsi="Nunito" w:cs="Nunito"/>
            <w:color w:val="000000" w:themeColor="text1"/>
            <w:sz w:val="20"/>
            <w:szCs w:val="20"/>
          </w:rPr>
          <w:delText>: The request must align with the data use permissions outlined in the Data Transfer Agreement (DTA).</w:delText>
        </w:r>
      </w:del>
    </w:p>
    <w:p w14:paraId="465E9EE7" w14:textId="6A6764A7" w:rsidR="00E0472D" w:rsidRPr="00691453" w:rsidDel="00E3044B" w:rsidRDefault="00E0472D">
      <w:pPr>
        <w:pStyle w:val="ListParagraph"/>
        <w:numPr>
          <w:ilvl w:val="0"/>
          <w:numId w:val="21"/>
        </w:numPr>
        <w:overflowPunct w:val="0"/>
        <w:autoSpaceDE w:val="0"/>
        <w:autoSpaceDN w:val="0"/>
        <w:adjustRightInd w:val="0"/>
        <w:spacing w:before="240" w:after="240"/>
        <w:contextualSpacing w:val="0"/>
        <w:rPr>
          <w:del w:id="3062" w:author="Craig Parker" w:date="2024-08-16T09:10:00Z" w16du:dateUtc="2024-08-16T07:10:00Z"/>
          <w:rFonts w:ascii="Nunito" w:eastAsia="Nunito" w:hAnsi="Nunito" w:cs="Nunito"/>
          <w:color w:val="000000" w:themeColor="text1"/>
          <w:sz w:val="20"/>
          <w:szCs w:val="20"/>
        </w:rPr>
        <w:pPrChange w:id="3063" w:author="Craig Parker" w:date="2024-08-15T16:14:00Z" w16du:dateUtc="2024-08-15T14:14:00Z">
          <w:pPr>
            <w:pStyle w:val="ListParagraph"/>
            <w:numPr>
              <w:numId w:val="21"/>
            </w:numPr>
            <w:overflowPunct w:val="0"/>
            <w:autoSpaceDE w:val="0"/>
            <w:autoSpaceDN w:val="0"/>
            <w:adjustRightInd w:val="0"/>
            <w:spacing w:before="240" w:after="240" w:line="240" w:lineRule="auto"/>
            <w:ind w:hanging="360"/>
            <w:contextualSpacing w:val="0"/>
          </w:pPr>
        </w:pPrChange>
      </w:pPr>
      <w:del w:id="3064" w:author="Craig Parker" w:date="2024-08-16T09:10:00Z" w16du:dateUtc="2024-08-16T07:10:00Z">
        <w:r w:rsidRPr="00691453" w:rsidDel="00E3044B">
          <w:rPr>
            <w:rFonts w:ascii="Nunito" w:eastAsia="Nunito" w:hAnsi="Nunito" w:cs="Nunito"/>
            <w:b/>
            <w:bCs/>
            <w:color w:val="000000" w:themeColor="text1"/>
            <w:sz w:val="20"/>
            <w:szCs w:val="20"/>
          </w:rPr>
          <w:delText>Privacy Risk Assessment</w:delText>
        </w:r>
        <w:r w:rsidRPr="00691453" w:rsidDel="00E3044B">
          <w:rPr>
            <w:rFonts w:ascii="Nunito" w:eastAsia="Nunito" w:hAnsi="Nunito" w:cs="Nunito"/>
            <w:color w:val="000000" w:themeColor="text1"/>
            <w:sz w:val="20"/>
            <w:szCs w:val="20"/>
          </w:rPr>
          <w:delText>: Potential risks to the privacy of research participants must be identified and addressed satisfactorily.</w:delText>
        </w:r>
      </w:del>
    </w:p>
    <w:p w14:paraId="3702EE18" w14:textId="7168BD52" w:rsidR="00E0472D" w:rsidRPr="00691453" w:rsidDel="00E3044B" w:rsidRDefault="00E0472D">
      <w:pPr>
        <w:pStyle w:val="ListParagraph"/>
        <w:rPr>
          <w:del w:id="3065" w:author="Craig Parker" w:date="2024-08-16T09:10:00Z" w16du:dateUtc="2024-08-16T07:10:00Z"/>
          <w:rFonts w:ascii="Nunito" w:eastAsia="Nunito" w:hAnsi="Nunito" w:cs="Nunito"/>
          <w:color w:val="000000" w:themeColor="text1"/>
          <w:sz w:val="20"/>
          <w:szCs w:val="20"/>
        </w:rPr>
        <w:pPrChange w:id="3066" w:author="Craig Parker" w:date="2024-08-15T16:14:00Z" w16du:dateUtc="2024-08-15T14:14:00Z">
          <w:pPr>
            <w:pStyle w:val="ListParagraph"/>
            <w:spacing w:line="240" w:lineRule="auto"/>
          </w:pPr>
        </w:pPrChange>
      </w:pPr>
      <w:del w:id="3067" w:author="Craig Parker" w:date="2024-08-16T09:10:00Z" w16du:dateUtc="2024-08-16T07:10:00Z">
        <w:r w:rsidRPr="00691453" w:rsidDel="00E3044B">
          <w:rPr>
            <w:rFonts w:ascii="Nunito" w:eastAsia="Nunito" w:hAnsi="Nunito" w:cs="Nunito"/>
            <w:b/>
            <w:bCs/>
            <w:color w:val="000000" w:themeColor="text1"/>
            <w:sz w:val="20"/>
            <w:szCs w:val="20"/>
          </w:rPr>
          <w:delText>Non-Overlap with Ongoing Research</w:delText>
        </w:r>
        <w:r w:rsidRPr="00691453" w:rsidDel="00E3044B">
          <w:rPr>
            <w:rFonts w:ascii="Nunito" w:eastAsia="Nunito" w:hAnsi="Nunito" w:cs="Nunito"/>
            <w:color w:val="000000" w:themeColor="text1"/>
            <w:sz w:val="20"/>
            <w:szCs w:val="20"/>
          </w:rPr>
          <w:delText>: The proposed research should not overlap with or pre-empt the results of ongoing Consortium projects. If overlap is identified, a temporary embargo may be imposed.</w:delText>
        </w:r>
      </w:del>
    </w:p>
    <w:p w14:paraId="0674D0F6" w14:textId="1517D65F" w:rsidR="00E0472D" w:rsidRPr="00691453" w:rsidDel="00E3044B" w:rsidRDefault="00E0472D">
      <w:pPr>
        <w:rPr>
          <w:del w:id="3068" w:author="Craig Parker" w:date="2024-08-16T09:10:00Z" w16du:dateUtc="2024-08-16T07:10:00Z"/>
          <w:rFonts w:ascii="Nunito" w:eastAsia="Nunito" w:hAnsi="Nunito" w:cs="Nunito"/>
          <w:b/>
          <w:bCs/>
          <w:color w:val="000000" w:themeColor="text1"/>
          <w:sz w:val="20"/>
          <w:szCs w:val="20"/>
        </w:rPr>
        <w:pPrChange w:id="3069" w:author="Craig Parker" w:date="2024-08-15T16:14:00Z" w16du:dateUtc="2024-08-15T14:14:00Z">
          <w:pPr>
            <w:spacing w:line="360" w:lineRule="auto"/>
          </w:pPr>
        </w:pPrChange>
      </w:pPr>
      <w:del w:id="3070" w:author="Craig Parker" w:date="2024-08-16T09:10:00Z" w16du:dateUtc="2024-08-16T07:10:00Z">
        <w:r w:rsidRPr="00691453" w:rsidDel="00E3044B">
          <w:rPr>
            <w:rFonts w:ascii="Nunito" w:eastAsia="Nunito" w:hAnsi="Nunito" w:cs="Nunito"/>
            <w:b/>
            <w:bCs/>
            <w:color w:val="000000" w:themeColor="text1"/>
            <w:sz w:val="20"/>
            <w:szCs w:val="20"/>
          </w:rPr>
          <w:delText>Step 4: Recording and Communication of Decision Reasons</w:delText>
        </w:r>
      </w:del>
    </w:p>
    <w:p w14:paraId="4A81105C" w14:textId="44CEC43B" w:rsidR="00E0472D" w:rsidRPr="00691453" w:rsidDel="00E3044B" w:rsidRDefault="00E0472D">
      <w:pPr>
        <w:rPr>
          <w:del w:id="3071" w:author="Craig Parker" w:date="2024-08-16T09:10:00Z" w16du:dateUtc="2024-08-16T07:10:00Z"/>
          <w:rFonts w:ascii="Nunito" w:eastAsia="Nunito" w:hAnsi="Nunito" w:cs="Nunito"/>
          <w:color w:val="000000" w:themeColor="text1"/>
          <w:sz w:val="20"/>
          <w:szCs w:val="20"/>
        </w:rPr>
        <w:pPrChange w:id="3072" w:author="Craig Parker" w:date="2024-08-15T16:14:00Z" w16du:dateUtc="2024-08-15T14:14:00Z">
          <w:pPr>
            <w:spacing w:line="360" w:lineRule="auto"/>
          </w:pPr>
        </w:pPrChange>
      </w:pPr>
      <w:del w:id="3073" w:author="Craig Parker" w:date="2024-08-16T09:10:00Z" w16du:dateUtc="2024-08-16T07:10:00Z">
        <w:r w:rsidRPr="00691453" w:rsidDel="00E3044B">
          <w:rPr>
            <w:rFonts w:ascii="Nunito" w:eastAsia="Nunito" w:hAnsi="Nunito" w:cs="Nunito"/>
            <w:color w:val="000000" w:themeColor="text1"/>
            <w:sz w:val="20"/>
            <w:szCs w:val="20"/>
          </w:rPr>
          <w:delText xml:space="preserve"> Once a decision is made, the DAC records the reasons for its approval, conditional approval, or denial. This documentation ensures transparency and provides valuable feedback to applicants. The decision and any conditions attached are communicated to the applicant clearly and promptly. Approved requests will include detailed instructions for accessing the data and any requirements or conditions the applicant must meet.</w:delText>
        </w:r>
      </w:del>
    </w:p>
    <w:p w14:paraId="545D6C97" w14:textId="2834599A" w:rsidR="00E0472D" w:rsidRPr="00691453" w:rsidDel="00E3044B" w:rsidRDefault="00E0472D">
      <w:pPr>
        <w:rPr>
          <w:del w:id="3074" w:author="Craig Parker" w:date="2024-08-16T09:10:00Z" w16du:dateUtc="2024-08-16T07:10:00Z"/>
          <w:rFonts w:ascii="Nunito" w:eastAsia="Nunito" w:hAnsi="Nunito" w:cs="Nunito"/>
          <w:color w:val="000000" w:themeColor="text1"/>
          <w:sz w:val="20"/>
          <w:szCs w:val="20"/>
        </w:rPr>
        <w:pPrChange w:id="3075" w:author="Craig Parker" w:date="2024-08-15T16:14:00Z" w16du:dateUtc="2024-08-15T14:14:00Z">
          <w:pPr>
            <w:spacing w:line="360" w:lineRule="auto"/>
          </w:pPr>
        </w:pPrChange>
      </w:pPr>
      <w:del w:id="3076" w:author="Craig Parker" w:date="2024-08-16T09:10:00Z" w16du:dateUtc="2024-08-16T07:10:00Z">
        <w:r w:rsidRPr="00691453" w:rsidDel="00E3044B">
          <w:rPr>
            <w:rFonts w:ascii="Nunito" w:eastAsia="Nunito" w:hAnsi="Nunito" w:cs="Nunito"/>
            <w:b/>
            <w:bCs/>
            <w:color w:val="000000" w:themeColor="text1"/>
            <w:sz w:val="20"/>
            <w:szCs w:val="20"/>
          </w:rPr>
          <w:delText>Step 5: Data Transfer and Encryption</w:delText>
        </w:r>
        <w:r w:rsidRPr="00691453" w:rsidDel="00E3044B">
          <w:rPr>
            <w:rFonts w:ascii="Nunito" w:eastAsia="Nunito" w:hAnsi="Nunito" w:cs="Nunito"/>
            <w:color w:val="000000" w:themeColor="text1"/>
            <w:sz w:val="20"/>
            <w:szCs w:val="20"/>
          </w:rPr>
          <w:delText xml:space="preserve"> </w:delText>
        </w:r>
      </w:del>
    </w:p>
    <w:p w14:paraId="1F1BCE86" w14:textId="6F67DBAF" w:rsidR="00E0472D" w:rsidRPr="00691453" w:rsidDel="00E3044B" w:rsidRDefault="00E0472D">
      <w:pPr>
        <w:rPr>
          <w:del w:id="3077" w:author="Craig Parker" w:date="2024-08-16T09:10:00Z" w16du:dateUtc="2024-08-16T07:10:00Z"/>
          <w:rFonts w:ascii="Nunito" w:eastAsia="Nunito" w:hAnsi="Nunito" w:cs="Nunito"/>
          <w:color w:val="000000" w:themeColor="text1"/>
          <w:sz w:val="20"/>
          <w:szCs w:val="20"/>
        </w:rPr>
        <w:pPrChange w:id="3078" w:author="Craig Parker" w:date="2024-08-15T16:14:00Z" w16du:dateUtc="2024-08-15T14:14:00Z">
          <w:pPr>
            <w:spacing w:line="360" w:lineRule="auto"/>
          </w:pPr>
        </w:pPrChange>
      </w:pPr>
      <w:del w:id="3079" w:author="Craig Parker" w:date="2024-08-16T09:10:00Z" w16du:dateUtc="2024-08-16T07:10:00Z">
        <w:r w:rsidRPr="00691453" w:rsidDel="00E3044B">
          <w:rPr>
            <w:rFonts w:ascii="Nunito" w:eastAsia="Nunito" w:hAnsi="Nunito" w:cs="Nunito"/>
            <w:color w:val="000000" w:themeColor="text1"/>
            <w:sz w:val="20"/>
            <w:szCs w:val="20"/>
          </w:rPr>
          <w:delText xml:space="preserve">Upon approval and </w:delText>
        </w:r>
      </w:del>
      <w:del w:id="3080" w:author="Craig Parker" w:date="2024-08-15T17:00:00Z" w16du:dateUtc="2024-08-15T15:00:00Z">
        <w:r w:rsidRPr="00691453" w:rsidDel="00D601F9">
          <w:rPr>
            <w:rFonts w:ascii="Nunito" w:eastAsia="Nunito" w:hAnsi="Nunito" w:cs="Nunito"/>
            <w:color w:val="000000" w:themeColor="text1"/>
            <w:sz w:val="20"/>
            <w:szCs w:val="20"/>
          </w:rPr>
          <w:delText xml:space="preserve">fulfillment </w:delText>
        </w:r>
      </w:del>
      <w:del w:id="3081" w:author="Craig Parker" w:date="2024-08-16T09:10:00Z" w16du:dateUtc="2024-08-16T07:10:00Z">
        <w:r w:rsidRPr="00691453" w:rsidDel="00E3044B">
          <w:rPr>
            <w:rFonts w:ascii="Nunito" w:eastAsia="Nunito" w:hAnsi="Nunito" w:cs="Nunito"/>
            <w:color w:val="000000" w:themeColor="text1"/>
            <w:sz w:val="20"/>
            <w:szCs w:val="20"/>
          </w:rPr>
          <w:delText>of all conditions, including ethics approval, the data will be transferred. If the data contains personally identifiable information, it will be encrypted by the data provider before transfer using a secure service employing encrypted data transport protocols such as TLS (Transport Layer Security). Examples of such services include FileSender and Box.com.</w:delText>
        </w:r>
      </w:del>
    </w:p>
    <w:p w14:paraId="08CEB337" w14:textId="6F255794" w:rsidR="00E0472D" w:rsidRPr="00691453" w:rsidDel="00E3044B" w:rsidRDefault="00E0472D">
      <w:pPr>
        <w:rPr>
          <w:del w:id="3082" w:author="Craig Parker" w:date="2024-08-16T09:10:00Z" w16du:dateUtc="2024-08-16T07:10:00Z"/>
          <w:rFonts w:ascii="Nunito" w:eastAsia="Nunito" w:hAnsi="Nunito" w:cs="Nunito"/>
          <w:color w:val="000000" w:themeColor="text1"/>
          <w:sz w:val="20"/>
          <w:szCs w:val="20"/>
        </w:rPr>
        <w:pPrChange w:id="3083" w:author="Craig Parker" w:date="2024-08-15T16:14:00Z" w16du:dateUtc="2024-08-15T14:14:00Z">
          <w:pPr>
            <w:spacing w:line="360" w:lineRule="auto"/>
          </w:pPr>
        </w:pPrChange>
      </w:pPr>
      <w:del w:id="3084" w:author="Craig Parker" w:date="2024-08-16T09:10:00Z" w16du:dateUtc="2024-08-16T07:10:00Z">
        <w:r w:rsidRPr="00691453" w:rsidDel="00E3044B">
          <w:rPr>
            <w:rFonts w:ascii="Nunito" w:eastAsia="Nunito" w:hAnsi="Nunito" w:cs="Nunito"/>
            <w:b/>
            <w:bCs/>
            <w:color w:val="000000" w:themeColor="text1"/>
            <w:sz w:val="20"/>
            <w:szCs w:val="20"/>
          </w:rPr>
          <w:delText>Step 6: Ongoing Monitoring</w:delText>
        </w:r>
        <w:r w:rsidRPr="00691453" w:rsidDel="00E3044B">
          <w:rPr>
            <w:rFonts w:ascii="Nunito" w:eastAsia="Nunito" w:hAnsi="Nunito" w:cs="Nunito"/>
            <w:color w:val="000000" w:themeColor="text1"/>
            <w:sz w:val="20"/>
            <w:szCs w:val="20"/>
          </w:rPr>
          <w:delText xml:space="preserve"> The DAC will continue to monitor compliance with the terms of the Data Transfer Agreement, including periodic reviews and audits if necessary.</w:delText>
        </w:r>
      </w:del>
    </w:p>
    <w:p w14:paraId="1F2DDFDD" w14:textId="77777777" w:rsidR="00E0472D" w:rsidRPr="00691453" w:rsidRDefault="00E0472D" w:rsidP="00721DA5">
      <w:pPr>
        <w:pStyle w:val="ListParagraph"/>
        <w:ind w:left="360"/>
        <w:rPr>
          <w:rFonts w:ascii="Nunito" w:hAnsi="Nunito"/>
          <w:sz w:val="20"/>
          <w:szCs w:val="20"/>
          <w:rPrChange w:id="3085" w:author="Craig Parker" w:date="2024-08-15T16:14:00Z" w16du:dateUtc="2024-08-15T14:14:00Z">
            <w:rPr>
              <w:rFonts w:ascii="Nunito" w:hAnsi="Nunito"/>
            </w:rPr>
          </w:rPrChange>
        </w:rPr>
      </w:pPr>
    </w:p>
    <w:p w14:paraId="063917F1" w14:textId="77777777" w:rsidR="00E0472D" w:rsidRPr="00691453" w:rsidRDefault="00E0472D" w:rsidP="00721DA5">
      <w:pPr>
        <w:pStyle w:val="ListParagraph"/>
        <w:ind w:left="360"/>
        <w:rPr>
          <w:rFonts w:ascii="Nunito" w:hAnsi="Nunito"/>
          <w:sz w:val="20"/>
          <w:szCs w:val="20"/>
          <w:rPrChange w:id="3086" w:author="Craig Parker" w:date="2024-08-15T16:14:00Z" w16du:dateUtc="2024-08-15T14:14:00Z">
            <w:rPr>
              <w:rFonts w:ascii="Nunito" w:hAnsi="Nunito"/>
            </w:rPr>
          </w:rPrChange>
        </w:rPr>
      </w:pPr>
    </w:p>
    <w:p w14:paraId="0CC99308" w14:textId="77777777" w:rsidR="00944DE2" w:rsidRPr="00691453" w:rsidRDefault="00944DE2" w:rsidP="00721DA5">
      <w:pPr>
        <w:rPr>
          <w:rFonts w:ascii="Nunito" w:eastAsiaTheme="majorEastAsia" w:hAnsi="Nunito" w:cstheme="majorBidi"/>
          <w:b/>
          <w:bCs/>
          <w:color w:val="365F91" w:themeColor="accent1" w:themeShade="BF"/>
          <w:sz w:val="20"/>
          <w:szCs w:val="20"/>
          <w:rPrChange w:id="3087" w:author="Craig Parker" w:date="2024-08-15T16:14:00Z" w16du:dateUtc="2024-08-15T14:14:00Z">
            <w:rPr>
              <w:rFonts w:ascii="Nunito" w:eastAsiaTheme="majorEastAsia" w:hAnsi="Nunito" w:cstheme="majorBidi"/>
              <w:b/>
              <w:bCs/>
              <w:color w:val="365F91" w:themeColor="accent1" w:themeShade="BF"/>
              <w:sz w:val="28"/>
              <w:szCs w:val="28"/>
            </w:rPr>
          </w:rPrChange>
        </w:rPr>
      </w:pPr>
      <w:r w:rsidRPr="00691453">
        <w:rPr>
          <w:rFonts w:ascii="Nunito" w:hAnsi="Nunito"/>
          <w:sz w:val="20"/>
          <w:szCs w:val="20"/>
          <w:rPrChange w:id="3088" w:author="Craig Parker" w:date="2024-08-15T16:14:00Z" w16du:dateUtc="2024-08-15T14:14:00Z">
            <w:rPr>
              <w:rFonts w:ascii="Nunito" w:hAnsi="Nunito"/>
            </w:rPr>
          </w:rPrChange>
        </w:rPr>
        <w:br w:type="page"/>
      </w:r>
    </w:p>
    <w:p w14:paraId="687B4443" w14:textId="1FED683F" w:rsidR="00FB4A54" w:rsidRPr="00007315" w:rsidDel="00F51F0D" w:rsidRDefault="000B1BCF">
      <w:pPr>
        <w:pStyle w:val="Heading1"/>
        <w:numPr>
          <w:ilvl w:val="0"/>
          <w:numId w:val="11"/>
        </w:numPr>
        <w:rPr>
          <w:del w:id="3089" w:author="Craig Parker" w:date="2024-08-15T14:42:00Z" w16du:dateUtc="2024-08-15T12:42:00Z"/>
          <w:rFonts w:ascii="Nunito" w:hAnsi="Nunito"/>
          <w:color w:val="auto"/>
          <w:sz w:val="32"/>
          <w:szCs w:val="32"/>
          <w:rPrChange w:id="3090" w:author="Craig Parker" w:date="2024-08-16T13:26:00Z" w16du:dateUtc="2024-08-16T11:26:00Z">
            <w:rPr>
              <w:del w:id="3091" w:author="Craig Parker" w:date="2024-08-15T14:42:00Z" w16du:dateUtc="2024-08-15T12:42:00Z"/>
              <w:rFonts w:ascii="Nunito" w:hAnsi="Nunito"/>
            </w:rPr>
          </w:rPrChange>
        </w:rPr>
      </w:pPr>
      <w:del w:id="3092" w:author="Craig Parker" w:date="2024-08-15T14:42:00Z" w16du:dateUtc="2024-08-15T12:42:00Z">
        <w:r w:rsidRPr="00007315" w:rsidDel="00F51F0D">
          <w:rPr>
            <w:rFonts w:ascii="Nunito" w:hAnsi="Nunito"/>
            <w:color w:val="auto"/>
            <w:sz w:val="32"/>
            <w:szCs w:val="32"/>
            <w:rPrChange w:id="3093" w:author="Craig Parker" w:date="2024-08-16T13:26:00Z" w16du:dateUtc="2024-08-16T11:26:00Z">
              <w:rPr>
                <w:rFonts w:ascii="Nunito" w:hAnsi="Nunito"/>
              </w:rPr>
            </w:rPrChange>
          </w:rPr>
          <w:lastRenderedPageBreak/>
          <w:delText xml:space="preserve">Governance and </w:delText>
        </w:r>
        <w:r w:rsidR="00660885" w:rsidRPr="00007315" w:rsidDel="00F51F0D">
          <w:rPr>
            <w:rFonts w:ascii="Nunito" w:hAnsi="Nunito"/>
            <w:color w:val="auto"/>
            <w:sz w:val="32"/>
            <w:szCs w:val="32"/>
            <w:rPrChange w:id="3094" w:author="Craig Parker" w:date="2024-08-16T13:26:00Z" w16du:dateUtc="2024-08-16T11:26:00Z">
              <w:rPr>
                <w:rFonts w:ascii="Nunito" w:hAnsi="Nunito"/>
              </w:rPr>
            </w:rPrChange>
          </w:rPr>
          <w:delText>c</w:delText>
        </w:r>
        <w:r w:rsidRPr="00007315" w:rsidDel="00F51F0D">
          <w:rPr>
            <w:rFonts w:ascii="Nunito" w:hAnsi="Nunito"/>
            <w:color w:val="auto"/>
            <w:sz w:val="32"/>
            <w:szCs w:val="32"/>
            <w:rPrChange w:id="3095" w:author="Craig Parker" w:date="2024-08-16T13:26:00Z" w16du:dateUtc="2024-08-16T11:26:00Z">
              <w:rPr>
                <w:rFonts w:ascii="Nunito" w:hAnsi="Nunito"/>
              </w:rPr>
            </w:rPrChange>
          </w:rPr>
          <w:delText>ompliance</w:delText>
        </w:r>
      </w:del>
    </w:p>
    <w:p w14:paraId="712711E9" w14:textId="77777777" w:rsidR="000D5BEA" w:rsidRPr="00007315" w:rsidDel="00885AAF" w:rsidRDefault="000D5BEA">
      <w:pPr>
        <w:pStyle w:val="Heading2"/>
        <w:rPr>
          <w:del w:id="3096" w:author="Craig Parker" w:date="2024-08-15T14:43:00Z" w16du:dateUtc="2024-08-15T12:43:00Z"/>
          <w:rFonts w:ascii="Nunito" w:hAnsi="Nunito"/>
          <w:color w:val="auto"/>
          <w:sz w:val="28"/>
          <w:szCs w:val="28"/>
          <w:rPrChange w:id="3097" w:author="Craig Parker" w:date="2024-08-16T13:24:00Z" w16du:dateUtc="2024-08-16T11:24:00Z">
            <w:rPr>
              <w:del w:id="3098" w:author="Craig Parker" w:date="2024-08-15T14:43:00Z" w16du:dateUtc="2024-08-15T12:43:00Z"/>
              <w:rFonts w:ascii="Nunito" w:hAnsi="Nunito"/>
            </w:rPr>
          </w:rPrChange>
        </w:rPr>
      </w:pPr>
    </w:p>
    <w:p w14:paraId="2C4D56D8" w14:textId="77777777" w:rsidR="00885AAF" w:rsidRPr="00691453" w:rsidRDefault="00885AAF" w:rsidP="00721DA5">
      <w:pPr>
        <w:rPr>
          <w:ins w:id="3099" w:author="Craig Parker" w:date="2024-08-15T14:43:00Z" w16du:dateUtc="2024-08-15T12:43:00Z"/>
          <w:rFonts w:ascii="Nunito" w:hAnsi="Nunito"/>
          <w:sz w:val="20"/>
          <w:szCs w:val="20"/>
          <w:rPrChange w:id="3100" w:author="Craig Parker" w:date="2024-08-15T16:14:00Z" w16du:dateUtc="2024-08-15T14:14:00Z">
            <w:rPr>
              <w:ins w:id="3101" w:author="Craig Parker" w:date="2024-08-15T14:43:00Z" w16du:dateUtc="2024-08-15T12:43:00Z"/>
              <w:rFonts w:ascii="Nunito" w:hAnsi="Nunito"/>
            </w:rPr>
          </w:rPrChange>
        </w:rPr>
      </w:pPr>
    </w:p>
    <w:p w14:paraId="03C13CEF" w14:textId="6684B1F2" w:rsidR="004C5E85" w:rsidRPr="00007315" w:rsidRDefault="004C5E85">
      <w:pPr>
        <w:pStyle w:val="Heading1"/>
        <w:numPr>
          <w:ilvl w:val="0"/>
          <w:numId w:val="68"/>
        </w:numPr>
        <w:rPr>
          <w:rFonts w:ascii="Nunito" w:hAnsi="Nunito"/>
          <w:color w:val="auto"/>
          <w:sz w:val="32"/>
          <w:szCs w:val="32"/>
          <w:rPrChange w:id="3102" w:author="Craig Parker" w:date="2024-08-16T13:26:00Z" w16du:dateUtc="2024-08-16T11:26:00Z">
            <w:rPr>
              <w:rFonts w:ascii="Nunito" w:hAnsi="Nunito"/>
            </w:rPr>
          </w:rPrChange>
        </w:rPr>
        <w:pPrChange w:id="3103" w:author="Craig Parker" w:date="2024-08-15T17:30:00Z" w16du:dateUtc="2024-08-15T15:30:00Z">
          <w:pPr>
            <w:pStyle w:val="Heading3"/>
          </w:pPr>
        </w:pPrChange>
      </w:pPr>
      <w:bookmarkStart w:id="3104" w:name="_Toc172635227"/>
      <w:bookmarkStart w:id="3105" w:name="_Toc173777813"/>
      <w:bookmarkStart w:id="3106" w:name="_Toc174562952"/>
      <w:bookmarkStart w:id="3107" w:name="_Toc174715418"/>
      <w:r w:rsidRPr="00007315">
        <w:rPr>
          <w:rFonts w:ascii="Nunito" w:hAnsi="Nunito"/>
          <w:color w:val="auto"/>
          <w:sz w:val="32"/>
          <w:szCs w:val="32"/>
          <w:rPrChange w:id="3108" w:author="Craig Parker" w:date="2024-08-16T13:26:00Z" w16du:dateUtc="2024-08-16T11:26:00Z">
            <w:rPr>
              <w:rFonts w:ascii="Nunito" w:hAnsi="Nunito"/>
            </w:rPr>
          </w:rPrChange>
        </w:rPr>
        <w:t>POPIA compliance and protection of personal information</w:t>
      </w:r>
      <w:bookmarkEnd w:id="3104"/>
      <w:bookmarkEnd w:id="3105"/>
      <w:bookmarkEnd w:id="3106"/>
      <w:bookmarkEnd w:id="3107"/>
    </w:p>
    <w:p w14:paraId="274B425D" w14:textId="62908255" w:rsidR="004C5E85" w:rsidRPr="005E54FD" w:rsidRDefault="004C5E85">
      <w:pPr>
        <w:spacing w:beforeAutospacing="1" w:afterAutospacing="1"/>
        <w:rPr>
          <w:rFonts w:ascii="Nunito" w:hAnsi="Nunito"/>
          <w:sz w:val="20"/>
          <w:szCs w:val="20"/>
          <w:lang w:val="en-ZA" w:eastAsia="en-ZA"/>
        </w:rPr>
        <w:pPrChange w:id="3109" w:author="Craig Parker" w:date="2024-08-15T16:14:00Z" w16du:dateUtc="2024-08-15T14:14:00Z">
          <w:pPr>
            <w:spacing w:beforeAutospacing="1" w:afterAutospacing="1" w:line="360" w:lineRule="auto"/>
          </w:pPr>
        </w:pPrChange>
      </w:pPr>
      <w:r w:rsidRPr="005E54FD">
        <w:rPr>
          <w:rFonts w:ascii="Nunito" w:hAnsi="Nunito"/>
          <w:sz w:val="20"/>
          <w:szCs w:val="20"/>
          <w:lang w:val="en-ZA" w:eastAsia="en-ZA"/>
        </w:rPr>
        <w:t xml:space="preserve">The use of health datasets requires careful consideration of data security and confidentiality, guided by relevant legislation specific to each dataset, including country-specific laws on personal/sensitive data and cross-border data transfer. The </w:t>
      </w:r>
      <w:r w:rsidR="00627B84" w:rsidRPr="005E54FD">
        <w:rPr>
          <w:rFonts w:ascii="Nunito" w:hAnsi="Nunito"/>
          <w:sz w:val="20"/>
          <w:szCs w:val="20"/>
          <w:lang w:val="en-ZA" w:eastAsia="en-ZA"/>
        </w:rPr>
        <w:t xml:space="preserve">DMAC manages </w:t>
      </w:r>
      <w:del w:id="3110" w:author="Craig Parker" w:date="2024-08-16T11:29:00Z" w16du:dateUtc="2024-08-16T09:29:00Z">
        <w:r w:rsidR="00627B84" w:rsidRPr="005E54FD" w:rsidDel="00F53FB2">
          <w:rPr>
            <w:rFonts w:ascii="Nunito" w:hAnsi="Nunito"/>
            <w:sz w:val="20"/>
            <w:szCs w:val="20"/>
            <w:lang w:val="en-ZA" w:eastAsia="en-ZA"/>
          </w:rPr>
          <w:delText>the development and negotiation of</w:delText>
        </w:r>
      </w:del>
      <w:ins w:id="3111" w:author="Craig Parker" w:date="2024-08-16T11:29:00Z" w16du:dateUtc="2024-08-16T09:29:00Z">
        <w:r w:rsidR="00F53FB2">
          <w:rPr>
            <w:rFonts w:ascii="Nunito" w:hAnsi="Nunito"/>
            <w:sz w:val="20"/>
            <w:szCs w:val="20"/>
            <w:lang w:val="en-ZA" w:eastAsia="en-ZA"/>
          </w:rPr>
          <w:t>the development and negotiation of these DTAs in conjunction with research projects, as they are the primary interfaces</w:t>
        </w:r>
      </w:ins>
      <w:del w:id="3112" w:author="Craig Parker" w:date="2024-08-16T11:29:00Z" w16du:dateUtc="2024-08-16T09:29:00Z">
        <w:r w:rsidR="00627B84" w:rsidRPr="005E54FD" w:rsidDel="00F53FB2">
          <w:rPr>
            <w:rFonts w:ascii="Nunito" w:hAnsi="Nunito"/>
            <w:sz w:val="20"/>
            <w:szCs w:val="20"/>
            <w:lang w:val="en-ZA" w:eastAsia="en-ZA"/>
          </w:rPr>
          <w:delText xml:space="preserve"> these data-sharing agreements </w:delText>
        </w:r>
        <w:r w:rsidRPr="005E54FD" w:rsidDel="00F53FB2">
          <w:rPr>
            <w:rFonts w:ascii="Nunito" w:hAnsi="Nunito"/>
            <w:sz w:val="20"/>
            <w:szCs w:val="20"/>
            <w:lang w:val="en-ZA" w:eastAsia="en-ZA"/>
          </w:rPr>
          <w:delText>in conjunction with research projects, as they are the primary interface</w:delText>
        </w:r>
      </w:del>
      <w:r w:rsidRPr="005E54FD">
        <w:rPr>
          <w:rFonts w:ascii="Nunito" w:hAnsi="Nunito"/>
          <w:sz w:val="20"/>
          <w:szCs w:val="20"/>
          <w:lang w:val="en-ZA" w:eastAsia="en-ZA"/>
        </w:rPr>
        <w:t xml:space="preserve"> with the data sources.</w:t>
      </w:r>
    </w:p>
    <w:p w14:paraId="0D3DC3B4" w14:textId="35976C44" w:rsidR="004C5E85" w:rsidRPr="005E54FD" w:rsidDel="005E54FD" w:rsidRDefault="004C5E85">
      <w:pPr>
        <w:spacing w:beforeAutospacing="1" w:afterAutospacing="1"/>
        <w:rPr>
          <w:del w:id="3113" w:author="Craig Parker" w:date="2024-08-15T19:16:00Z" w16du:dateUtc="2024-08-15T17:16:00Z"/>
          <w:rFonts w:ascii="Nunito" w:hAnsi="Nunito"/>
          <w:sz w:val="20"/>
          <w:szCs w:val="20"/>
          <w:lang w:val="en-ZA" w:eastAsia="en-ZA"/>
        </w:rPr>
        <w:pPrChange w:id="3114" w:author="Craig Parker" w:date="2024-08-15T16:14:00Z" w16du:dateUtc="2024-08-15T14:14:00Z">
          <w:pPr>
            <w:spacing w:beforeAutospacing="1" w:afterAutospacing="1" w:line="360" w:lineRule="auto"/>
          </w:pPr>
        </w:pPrChange>
      </w:pPr>
      <w:del w:id="3115" w:author="Craig Parker" w:date="2024-08-15T19:16:00Z" w16du:dateUtc="2024-08-15T17:16:00Z">
        <w:r w:rsidRPr="005E54FD" w:rsidDel="005E54FD">
          <w:rPr>
            <w:rFonts w:ascii="Nunito" w:hAnsi="Nunito"/>
            <w:sz w:val="20"/>
            <w:szCs w:val="20"/>
            <w:lang w:val="en-ZA" w:eastAsia="en-ZA"/>
          </w:rPr>
          <w:delText xml:space="preserve">The Protection of Personal Information Act (POPIA) of South Africa (2013) </w:delText>
        </w:r>
        <w:r w:rsidR="00627B84" w:rsidRPr="005E54FD" w:rsidDel="005E54FD">
          <w:rPr>
            <w:rFonts w:ascii="Nunito" w:hAnsi="Nunito"/>
            <w:sz w:val="20"/>
            <w:szCs w:val="20"/>
            <w:lang w:val="en-ZA" w:eastAsia="en-ZA"/>
          </w:rPr>
          <w:delText>limits the processing of</w:delText>
        </w:r>
        <w:r w:rsidRPr="005E54FD" w:rsidDel="005E54FD">
          <w:rPr>
            <w:rFonts w:ascii="Nunito" w:hAnsi="Nunito"/>
            <w:sz w:val="20"/>
            <w:szCs w:val="20"/>
            <w:lang w:val="en-ZA" w:eastAsia="en-ZA"/>
          </w:rPr>
          <w:delText xml:space="preserve"> personal information but provides a legal basis for its use in scientific research. POPIA works alongside other South African legislation, such as the Constitution, the National Health Act No. 61 of 2003, and the Department of Health guidelines on Ethics in Health Research (2015). The law offering the most comprehensive protection for individuals' rights takes precedence.</w:delText>
        </w:r>
      </w:del>
    </w:p>
    <w:p w14:paraId="158982AC" w14:textId="67ECA01A" w:rsidR="004C5E85" w:rsidRPr="005E54FD" w:rsidDel="005E54FD" w:rsidRDefault="004C5E85">
      <w:pPr>
        <w:spacing w:beforeAutospacing="1" w:afterAutospacing="1"/>
        <w:rPr>
          <w:del w:id="3116" w:author="Craig Parker" w:date="2024-08-15T19:16:00Z" w16du:dateUtc="2024-08-15T17:16:00Z"/>
          <w:rFonts w:ascii="Nunito" w:hAnsi="Nunito"/>
          <w:sz w:val="20"/>
          <w:szCs w:val="20"/>
          <w:lang w:val="en-ZA" w:eastAsia="en-ZA"/>
        </w:rPr>
        <w:pPrChange w:id="3117" w:author="Craig Parker" w:date="2024-08-15T16:14:00Z" w16du:dateUtc="2024-08-15T14:14:00Z">
          <w:pPr>
            <w:spacing w:beforeAutospacing="1" w:afterAutospacing="1" w:line="360" w:lineRule="auto"/>
          </w:pPr>
        </w:pPrChange>
      </w:pPr>
      <w:del w:id="3118" w:author="Craig Parker" w:date="2024-08-15T19:16:00Z" w16du:dateUtc="2024-08-15T17:16:00Z">
        <w:r w:rsidRPr="005E54FD" w:rsidDel="005E54FD">
          <w:rPr>
            <w:rFonts w:ascii="Nunito" w:hAnsi="Nunito"/>
            <w:b/>
            <w:bCs/>
            <w:sz w:val="20"/>
            <w:szCs w:val="20"/>
            <w:lang w:val="en-ZA" w:eastAsia="en-ZA"/>
            <w:rPrChange w:id="3119" w:author="Craig Parker" w:date="2024-08-15T19:17:00Z" w16du:dateUtc="2024-08-15T17:17:00Z">
              <w:rPr>
                <w:rFonts w:ascii="Nunito" w:hAnsi="Nunito"/>
                <w:sz w:val="20"/>
                <w:szCs w:val="20"/>
                <w:lang w:val="en-ZA" w:eastAsia="en-ZA"/>
              </w:rPr>
            </w:rPrChange>
          </w:rPr>
          <w:delText>Section 6</w:delText>
        </w:r>
        <w:r w:rsidRPr="005E54FD" w:rsidDel="005E54FD">
          <w:rPr>
            <w:rFonts w:ascii="Nunito" w:hAnsi="Nunito"/>
            <w:sz w:val="20"/>
            <w:szCs w:val="20"/>
            <w:lang w:val="en-ZA" w:eastAsia="en-ZA"/>
          </w:rPr>
          <w:delText xml:space="preserve"> of POPIA states that the Act does not apply if personal information has been de-identified to the extent that re-identification is virtually impossible. Many health databases for HE²AT will meet this criterion. For those that do not, the following POPIA sections provide a basis for processing health data:</w:delText>
        </w:r>
      </w:del>
    </w:p>
    <w:p w14:paraId="5766AF63" w14:textId="16AEBC5C" w:rsidR="004C5E85" w:rsidRPr="005E54FD" w:rsidDel="005E54FD" w:rsidRDefault="004C5E85" w:rsidP="00721DA5">
      <w:pPr>
        <w:numPr>
          <w:ilvl w:val="0"/>
          <w:numId w:val="22"/>
        </w:numPr>
        <w:spacing w:beforeAutospacing="1" w:after="0" w:afterAutospacing="1"/>
        <w:rPr>
          <w:del w:id="3120" w:author="Craig Parker" w:date="2024-08-15T19:16:00Z" w16du:dateUtc="2024-08-15T17:16:00Z"/>
          <w:rFonts w:ascii="Nunito" w:hAnsi="Nunito"/>
          <w:sz w:val="20"/>
          <w:szCs w:val="20"/>
          <w:lang w:val="en-ZA" w:eastAsia="en-ZA"/>
        </w:rPr>
      </w:pPr>
      <w:del w:id="3121" w:author="Craig Parker" w:date="2024-08-15T19:16:00Z" w16du:dateUtc="2024-08-15T17:16:00Z">
        <w:r w:rsidRPr="005E54FD" w:rsidDel="005E54FD">
          <w:rPr>
            <w:rFonts w:ascii="Nunito" w:hAnsi="Nunito"/>
            <w:b/>
            <w:bCs/>
            <w:sz w:val="20"/>
            <w:szCs w:val="20"/>
            <w:lang w:val="en-ZA" w:eastAsia="en-ZA"/>
          </w:rPr>
          <w:delText>Section 15(1)</w:delText>
        </w:r>
        <w:r w:rsidRPr="005E54FD" w:rsidDel="005E54FD">
          <w:rPr>
            <w:rFonts w:ascii="Nunito" w:hAnsi="Nunito"/>
            <w:sz w:val="20"/>
            <w:szCs w:val="20"/>
            <w:lang w:val="en-ZA" w:eastAsia="en-ZA"/>
          </w:rPr>
          <w:delText>: Personal information processing must align with the purpose of collection.</w:delText>
        </w:r>
      </w:del>
    </w:p>
    <w:p w14:paraId="19635DEE" w14:textId="0A29FCA5" w:rsidR="004C5E85" w:rsidRPr="005E54FD" w:rsidDel="005E54FD" w:rsidRDefault="004C5E85" w:rsidP="00721DA5">
      <w:pPr>
        <w:numPr>
          <w:ilvl w:val="0"/>
          <w:numId w:val="22"/>
        </w:numPr>
        <w:spacing w:beforeAutospacing="1" w:after="0" w:afterAutospacing="1"/>
        <w:rPr>
          <w:del w:id="3122" w:author="Craig Parker" w:date="2024-08-15T19:16:00Z" w16du:dateUtc="2024-08-15T17:16:00Z"/>
          <w:rFonts w:ascii="Nunito" w:hAnsi="Nunito"/>
          <w:sz w:val="20"/>
          <w:szCs w:val="20"/>
          <w:lang w:val="en-ZA" w:eastAsia="en-ZA"/>
        </w:rPr>
      </w:pPr>
      <w:del w:id="3123" w:author="Craig Parker" w:date="2024-08-15T19:16:00Z" w16du:dateUtc="2024-08-15T17:16:00Z">
        <w:r w:rsidRPr="005E54FD" w:rsidDel="005E54FD">
          <w:rPr>
            <w:rFonts w:ascii="Nunito" w:hAnsi="Nunito"/>
            <w:b/>
            <w:bCs/>
            <w:sz w:val="20"/>
            <w:szCs w:val="20"/>
            <w:lang w:val="en-ZA" w:eastAsia="en-ZA"/>
          </w:rPr>
          <w:delText>Section 15(3)(e)</w:delText>
        </w:r>
        <w:r w:rsidRPr="005E54FD" w:rsidDel="005E54FD">
          <w:rPr>
            <w:rFonts w:ascii="Nunito" w:hAnsi="Nunito"/>
            <w:sz w:val="20"/>
            <w:szCs w:val="20"/>
            <w:lang w:val="en-ZA" w:eastAsia="en-ZA"/>
          </w:rPr>
          <w:delText>: Allows processing for historical, statistical, and research purposes, regardless of the original purpose of collection. This is crucial for HE²AT, as health datasets were collected before the project began.</w:delText>
        </w:r>
      </w:del>
    </w:p>
    <w:p w14:paraId="14173BB2" w14:textId="416C2DB2" w:rsidR="004C5E85" w:rsidRPr="005E54FD" w:rsidDel="005E54FD" w:rsidRDefault="004C5E85" w:rsidP="00721DA5">
      <w:pPr>
        <w:numPr>
          <w:ilvl w:val="0"/>
          <w:numId w:val="22"/>
        </w:numPr>
        <w:spacing w:beforeAutospacing="1" w:after="0" w:afterAutospacing="1"/>
        <w:rPr>
          <w:del w:id="3124" w:author="Craig Parker" w:date="2024-08-15T19:16:00Z" w16du:dateUtc="2024-08-15T17:16:00Z"/>
          <w:rFonts w:ascii="Nunito" w:hAnsi="Nunito"/>
          <w:sz w:val="20"/>
          <w:szCs w:val="20"/>
          <w:lang w:val="en-ZA" w:eastAsia="en-ZA"/>
        </w:rPr>
      </w:pPr>
      <w:del w:id="3125" w:author="Craig Parker" w:date="2024-08-15T19:16:00Z" w16du:dateUtc="2024-08-15T17:16:00Z">
        <w:r w:rsidRPr="005E54FD" w:rsidDel="005E54FD">
          <w:rPr>
            <w:rFonts w:ascii="Nunito" w:hAnsi="Nunito"/>
            <w:b/>
            <w:bCs/>
            <w:sz w:val="20"/>
            <w:szCs w:val="20"/>
            <w:lang w:val="en-ZA" w:eastAsia="en-ZA"/>
          </w:rPr>
          <w:delText>Section 18(1)</w:delText>
        </w:r>
        <w:r w:rsidRPr="005E54FD" w:rsidDel="005E54FD">
          <w:rPr>
            <w:rFonts w:ascii="Nunito" w:hAnsi="Nunito"/>
            <w:sz w:val="20"/>
            <w:szCs w:val="20"/>
            <w:lang w:val="en-ZA" w:eastAsia="en-ZA"/>
          </w:rPr>
          <w:delText>: Requires informing data subjects about the processing of their personal information.</w:delText>
        </w:r>
      </w:del>
    </w:p>
    <w:p w14:paraId="5A59D309" w14:textId="1A5CF142" w:rsidR="004C5E85" w:rsidRPr="005E54FD" w:rsidDel="005E54FD" w:rsidRDefault="004C5E85" w:rsidP="00721DA5">
      <w:pPr>
        <w:numPr>
          <w:ilvl w:val="0"/>
          <w:numId w:val="22"/>
        </w:numPr>
        <w:spacing w:beforeAutospacing="1" w:after="0" w:afterAutospacing="1"/>
        <w:rPr>
          <w:del w:id="3126" w:author="Craig Parker" w:date="2024-08-15T19:16:00Z" w16du:dateUtc="2024-08-15T17:16:00Z"/>
          <w:rFonts w:ascii="Nunito" w:hAnsi="Nunito"/>
          <w:sz w:val="20"/>
          <w:szCs w:val="20"/>
          <w:lang w:val="en-ZA" w:eastAsia="en-ZA"/>
        </w:rPr>
      </w:pPr>
      <w:del w:id="3127" w:author="Craig Parker" w:date="2024-08-15T19:16:00Z" w16du:dateUtc="2024-08-15T17:16:00Z">
        <w:r w:rsidRPr="005E54FD" w:rsidDel="005E54FD">
          <w:rPr>
            <w:rFonts w:ascii="Nunito" w:hAnsi="Nunito"/>
            <w:b/>
            <w:bCs/>
            <w:sz w:val="20"/>
            <w:szCs w:val="20"/>
            <w:lang w:val="en-ZA" w:eastAsia="en-ZA"/>
          </w:rPr>
          <w:delText>Section 18(4)(f)</w:delText>
        </w:r>
        <w:r w:rsidRPr="005E54FD" w:rsidDel="005E54FD">
          <w:rPr>
            <w:rFonts w:ascii="Nunito" w:hAnsi="Nunito"/>
            <w:sz w:val="20"/>
            <w:szCs w:val="20"/>
            <w:lang w:val="en-ZA" w:eastAsia="en-ZA"/>
          </w:rPr>
          <w:delText>: Provides an exemption for informing data subjects if the information is used for historical, statistical, or research purposes.</w:delText>
        </w:r>
      </w:del>
    </w:p>
    <w:p w14:paraId="4301E306" w14:textId="1F8EB9E5" w:rsidR="004C5E85" w:rsidRPr="005E54FD" w:rsidDel="005E54FD" w:rsidRDefault="004C5E85" w:rsidP="00721DA5">
      <w:pPr>
        <w:numPr>
          <w:ilvl w:val="0"/>
          <w:numId w:val="22"/>
        </w:numPr>
        <w:spacing w:beforeAutospacing="1" w:after="0" w:afterAutospacing="1"/>
        <w:rPr>
          <w:del w:id="3128" w:author="Craig Parker" w:date="2024-08-15T19:16:00Z" w16du:dateUtc="2024-08-15T17:16:00Z"/>
          <w:rFonts w:ascii="Nunito" w:hAnsi="Nunito"/>
          <w:sz w:val="20"/>
          <w:szCs w:val="20"/>
          <w:lang w:val="en-ZA" w:eastAsia="en-ZA"/>
        </w:rPr>
      </w:pPr>
      <w:del w:id="3129" w:author="Craig Parker" w:date="2024-08-15T19:16:00Z" w16du:dateUtc="2024-08-15T17:16:00Z">
        <w:r w:rsidRPr="005E54FD" w:rsidDel="005E54FD">
          <w:rPr>
            <w:rFonts w:ascii="Nunito" w:hAnsi="Nunito"/>
            <w:b/>
            <w:bCs/>
            <w:sz w:val="20"/>
            <w:szCs w:val="20"/>
            <w:lang w:val="en-ZA" w:eastAsia="en-ZA"/>
          </w:rPr>
          <w:delText>Section 14(2)</w:delText>
        </w:r>
        <w:r w:rsidRPr="005E54FD" w:rsidDel="005E54FD">
          <w:rPr>
            <w:rFonts w:ascii="Nunito" w:hAnsi="Nunito"/>
            <w:sz w:val="20"/>
            <w:szCs w:val="20"/>
            <w:lang w:val="en-ZA" w:eastAsia="en-ZA"/>
          </w:rPr>
          <w:delText>: Allows retention of personal information for research as long as safeguards prevent its use for other purposes.</w:delText>
        </w:r>
      </w:del>
    </w:p>
    <w:p w14:paraId="3A6F4674" w14:textId="0F24A11B" w:rsidR="004C5E85" w:rsidRPr="005E54FD" w:rsidDel="005E54FD" w:rsidRDefault="004C5E85" w:rsidP="00721DA5">
      <w:pPr>
        <w:numPr>
          <w:ilvl w:val="0"/>
          <w:numId w:val="22"/>
        </w:numPr>
        <w:spacing w:beforeAutospacing="1" w:after="0" w:afterAutospacing="1"/>
        <w:rPr>
          <w:del w:id="3130" w:author="Craig Parker" w:date="2024-08-15T19:16:00Z" w16du:dateUtc="2024-08-15T17:16:00Z"/>
          <w:rFonts w:ascii="Nunito" w:hAnsi="Nunito"/>
          <w:sz w:val="20"/>
          <w:szCs w:val="20"/>
          <w:lang w:val="en-ZA" w:eastAsia="en-ZA"/>
        </w:rPr>
      </w:pPr>
      <w:del w:id="3131" w:author="Craig Parker" w:date="2024-08-15T19:16:00Z" w16du:dateUtc="2024-08-15T17:16:00Z">
        <w:r w:rsidRPr="005E54FD" w:rsidDel="005E54FD">
          <w:rPr>
            <w:rFonts w:ascii="Nunito" w:hAnsi="Nunito"/>
            <w:b/>
            <w:bCs/>
            <w:sz w:val="20"/>
            <w:szCs w:val="20"/>
            <w:lang w:val="en-ZA" w:eastAsia="en-ZA"/>
          </w:rPr>
          <w:delText>Section 16</w:delText>
        </w:r>
        <w:r w:rsidRPr="005E54FD" w:rsidDel="005E54FD">
          <w:rPr>
            <w:rFonts w:ascii="Nunito" w:hAnsi="Nunito"/>
            <w:sz w:val="20"/>
            <w:szCs w:val="20"/>
            <w:lang w:val="en-ZA" w:eastAsia="en-ZA"/>
          </w:rPr>
          <w:delText>: Mandates reasonable measures to maintain data quality.</w:delText>
        </w:r>
      </w:del>
    </w:p>
    <w:p w14:paraId="59EEB1D9" w14:textId="379A3800" w:rsidR="004C5E85" w:rsidRPr="005E54FD" w:rsidDel="005E54FD" w:rsidRDefault="004C5E85" w:rsidP="00721DA5">
      <w:pPr>
        <w:numPr>
          <w:ilvl w:val="0"/>
          <w:numId w:val="22"/>
        </w:numPr>
        <w:spacing w:beforeAutospacing="1" w:after="0" w:afterAutospacing="1"/>
        <w:rPr>
          <w:del w:id="3132" w:author="Craig Parker" w:date="2024-08-15T19:16:00Z" w16du:dateUtc="2024-08-15T17:16:00Z"/>
          <w:rFonts w:ascii="Nunito" w:hAnsi="Nunito"/>
          <w:sz w:val="20"/>
          <w:szCs w:val="20"/>
          <w:lang w:val="en-ZA" w:eastAsia="en-ZA"/>
        </w:rPr>
      </w:pPr>
      <w:del w:id="3133" w:author="Craig Parker" w:date="2024-08-15T19:16:00Z" w16du:dateUtc="2024-08-15T17:16:00Z">
        <w:r w:rsidRPr="005E54FD" w:rsidDel="005E54FD">
          <w:rPr>
            <w:rFonts w:ascii="Nunito" w:hAnsi="Nunito"/>
            <w:b/>
            <w:bCs/>
            <w:sz w:val="20"/>
            <w:szCs w:val="20"/>
            <w:lang w:val="en-ZA" w:eastAsia="en-ZA"/>
          </w:rPr>
          <w:delText>Section 17</w:delText>
        </w:r>
        <w:r w:rsidRPr="005E54FD" w:rsidDel="005E54FD">
          <w:rPr>
            <w:rFonts w:ascii="Nunito" w:hAnsi="Nunito"/>
            <w:sz w:val="20"/>
            <w:szCs w:val="20"/>
            <w:lang w:val="en-ZA" w:eastAsia="en-ZA"/>
          </w:rPr>
          <w:delText>: Requires clear documentation of all processing activities.</w:delText>
        </w:r>
      </w:del>
    </w:p>
    <w:p w14:paraId="3529A647" w14:textId="2A00289C" w:rsidR="004C5E85" w:rsidRPr="005E54FD" w:rsidDel="005E54FD" w:rsidRDefault="004C5E85" w:rsidP="00721DA5">
      <w:pPr>
        <w:numPr>
          <w:ilvl w:val="0"/>
          <w:numId w:val="22"/>
        </w:numPr>
        <w:spacing w:beforeAutospacing="1" w:after="0" w:afterAutospacing="1"/>
        <w:rPr>
          <w:del w:id="3134" w:author="Craig Parker" w:date="2024-08-15T19:16:00Z" w16du:dateUtc="2024-08-15T17:16:00Z"/>
          <w:rFonts w:ascii="Nunito" w:hAnsi="Nunito"/>
          <w:sz w:val="20"/>
          <w:szCs w:val="20"/>
          <w:lang w:val="en-ZA" w:eastAsia="en-ZA"/>
        </w:rPr>
      </w:pPr>
      <w:del w:id="3135" w:author="Craig Parker" w:date="2024-08-15T19:16:00Z" w16du:dateUtc="2024-08-15T17:16:00Z">
        <w:r w:rsidRPr="005E54FD" w:rsidDel="005E54FD">
          <w:rPr>
            <w:rFonts w:ascii="Nunito" w:hAnsi="Nunito"/>
            <w:b/>
            <w:bCs/>
            <w:sz w:val="20"/>
            <w:szCs w:val="20"/>
            <w:lang w:val="en-ZA" w:eastAsia="en-ZA"/>
          </w:rPr>
          <w:delText>Section 19</w:delText>
        </w:r>
        <w:r w:rsidRPr="005E54FD" w:rsidDel="005E54FD">
          <w:rPr>
            <w:rFonts w:ascii="Nunito" w:hAnsi="Nunito"/>
            <w:sz w:val="20"/>
            <w:szCs w:val="20"/>
            <w:lang w:val="en-ZA" w:eastAsia="en-ZA"/>
          </w:rPr>
          <w:delText>: Requires security measures to prevent unlawful access to or processing of personal information.</w:delText>
        </w:r>
      </w:del>
    </w:p>
    <w:p w14:paraId="19DCC078" w14:textId="24B7F25B" w:rsidR="004C5E85" w:rsidRPr="005E54FD" w:rsidDel="005E54FD" w:rsidRDefault="004C5E85" w:rsidP="00721DA5">
      <w:pPr>
        <w:numPr>
          <w:ilvl w:val="0"/>
          <w:numId w:val="22"/>
        </w:numPr>
        <w:spacing w:beforeAutospacing="1" w:after="0" w:afterAutospacing="1"/>
        <w:rPr>
          <w:del w:id="3136" w:author="Craig Parker" w:date="2024-08-15T19:16:00Z" w16du:dateUtc="2024-08-15T17:16:00Z"/>
          <w:rFonts w:ascii="Nunito" w:hAnsi="Nunito"/>
          <w:sz w:val="20"/>
          <w:szCs w:val="20"/>
          <w:lang w:val="en-ZA" w:eastAsia="en-ZA"/>
        </w:rPr>
      </w:pPr>
      <w:del w:id="3137" w:author="Craig Parker" w:date="2024-08-15T19:16:00Z" w16du:dateUtc="2024-08-15T17:16:00Z">
        <w:r w:rsidRPr="005E54FD" w:rsidDel="005E54FD">
          <w:rPr>
            <w:rFonts w:ascii="Nunito" w:hAnsi="Nunito"/>
            <w:b/>
            <w:bCs/>
            <w:sz w:val="20"/>
            <w:szCs w:val="20"/>
            <w:lang w:val="en-ZA" w:eastAsia="en-ZA"/>
          </w:rPr>
          <w:delText>Section 20</w:delText>
        </w:r>
        <w:r w:rsidRPr="005E54FD" w:rsidDel="005E54FD">
          <w:rPr>
            <w:rFonts w:ascii="Nunito" w:hAnsi="Nunito"/>
            <w:sz w:val="20"/>
            <w:szCs w:val="20"/>
            <w:lang w:val="en-ZA" w:eastAsia="en-ZA"/>
          </w:rPr>
          <w:delText>: Specifies requirements for individuals processing personal information. We maintain a continually updated list of authorized personnel with restricted access to personal information through passwords and other security measures.</w:delText>
        </w:r>
      </w:del>
    </w:p>
    <w:p w14:paraId="6B6DBA4D" w14:textId="1EC6777B" w:rsidR="005E54FD" w:rsidRPr="005E54FD" w:rsidRDefault="004C5E85" w:rsidP="005E54FD">
      <w:pPr>
        <w:spacing w:before="100" w:beforeAutospacing="1" w:after="100" w:afterAutospacing="1" w:line="240" w:lineRule="auto"/>
        <w:rPr>
          <w:ins w:id="3138" w:author="Craig Parker" w:date="2024-08-15T19:16:00Z" w16du:dateUtc="2024-08-15T17:16:00Z"/>
          <w:rFonts w:ascii="Nunito" w:eastAsia="Times New Roman" w:hAnsi="Nunito" w:cs="Times New Roman"/>
          <w:sz w:val="20"/>
          <w:szCs w:val="20"/>
          <w:lang w:val="en-ZA" w:eastAsia="en-ZA"/>
          <w:rPrChange w:id="3139" w:author="Craig Parker" w:date="2024-08-15T19:17:00Z" w16du:dateUtc="2024-08-15T17:17:00Z">
            <w:rPr>
              <w:ins w:id="3140" w:author="Craig Parker" w:date="2024-08-15T19:16:00Z" w16du:dateUtc="2024-08-15T17:16:00Z"/>
              <w:rFonts w:ascii="Times New Roman" w:eastAsia="Times New Roman" w:hAnsi="Times New Roman" w:cs="Times New Roman"/>
              <w:sz w:val="24"/>
              <w:szCs w:val="24"/>
              <w:lang w:val="en-ZA" w:eastAsia="en-ZA"/>
            </w:rPr>
          </w:rPrChange>
        </w:rPr>
      </w:pPr>
      <w:del w:id="3141" w:author="Craig Parker" w:date="2024-08-15T19:16:00Z" w16du:dateUtc="2024-08-15T17:16:00Z">
        <w:r w:rsidRPr="005E54FD" w:rsidDel="005E54FD">
          <w:rPr>
            <w:rFonts w:ascii="Nunito" w:hAnsi="Nunito"/>
            <w:b/>
            <w:bCs/>
            <w:sz w:val="20"/>
            <w:szCs w:val="20"/>
            <w:lang w:val="en-ZA" w:eastAsia="en-ZA"/>
          </w:rPr>
          <w:delText>Section 21</w:delText>
        </w:r>
        <w:r w:rsidRPr="005E54FD" w:rsidDel="005E54FD">
          <w:rPr>
            <w:rFonts w:ascii="Nunito" w:hAnsi="Nunito"/>
            <w:sz w:val="20"/>
            <w:szCs w:val="20"/>
            <w:lang w:val="en-ZA" w:eastAsia="en-ZA"/>
          </w:rPr>
          <w:delText xml:space="preserve">: Requires a written contract between the responsible party and operators implementing processing. This contract, presented in Annex 1, mandates that operators inform the responsible party if </w:delText>
        </w:r>
        <w:r w:rsidR="000D4A29" w:rsidRPr="005E54FD" w:rsidDel="005E54FD">
          <w:rPr>
            <w:rFonts w:ascii="Nunito" w:hAnsi="Nunito"/>
            <w:sz w:val="20"/>
            <w:szCs w:val="20"/>
            <w:lang w:val="en-ZA" w:eastAsia="en-ZA"/>
          </w:rPr>
          <w:delText>unauthorised</w:delText>
        </w:r>
        <w:r w:rsidRPr="005E54FD" w:rsidDel="005E54FD">
          <w:rPr>
            <w:rFonts w:ascii="Nunito" w:hAnsi="Nunito"/>
            <w:sz w:val="20"/>
            <w:szCs w:val="20"/>
            <w:lang w:val="en-ZA" w:eastAsia="en-ZA"/>
          </w:rPr>
          <w:delText xml:space="preserve"> access to personal information is suspected</w:delText>
        </w:r>
        <w:r w:rsidRPr="005E54FD" w:rsidDel="005E54FD">
          <w:rPr>
            <w:rFonts w:ascii="Nunito" w:hAnsi="Nunito"/>
            <w:sz w:val="20"/>
            <w:szCs w:val="20"/>
            <w:lang w:val="en-ZA" w:eastAsia="en-ZA"/>
            <w:rPrChange w:id="3142" w:author="Craig Parker" w:date="2024-08-15T19:17:00Z" w16du:dateUtc="2024-08-15T17:17:00Z">
              <w:rPr>
                <w:rFonts w:ascii="Nunito" w:hAnsi="Nunito"/>
                <w:sz w:val="24"/>
                <w:szCs w:val="24"/>
                <w:lang w:val="en-ZA" w:eastAsia="en-ZA"/>
              </w:rPr>
            </w:rPrChange>
          </w:rPr>
          <w:delText>.</w:delText>
        </w:r>
      </w:del>
      <w:ins w:id="3143" w:author="Craig Parker" w:date="2024-08-15T19:16:00Z" w16du:dateUtc="2024-08-15T17:16:00Z">
        <w:r w:rsidR="005E54FD" w:rsidRPr="005E54FD">
          <w:rPr>
            <w:rFonts w:ascii="Nunito" w:eastAsia="Times New Roman" w:hAnsi="Nunito" w:cs="Times New Roman"/>
            <w:sz w:val="20"/>
            <w:szCs w:val="20"/>
            <w:lang w:val="en-ZA" w:eastAsia="en-ZA"/>
            <w:rPrChange w:id="3144" w:author="Craig Parker" w:date="2024-08-15T19:17:00Z" w16du:dateUtc="2024-08-15T17:17:00Z">
              <w:rPr>
                <w:rFonts w:ascii="Times New Roman" w:eastAsia="Times New Roman" w:hAnsi="Times New Roman" w:cs="Times New Roman"/>
                <w:sz w:val="24"/>
                <w:szCs w:val="24"/>
                <w:lang w:val="en-ZA" w:eastAsia="en-ZA"/>
              </w:rPr>
            </w:rPrChange>
          </w:rPr>
          <w:t>The Protection of Personal Information Act (POPIA) of South Africa (2013) regulates the processing of personal information, providing a legal basis for its use in scientific research. POPIA works alongside other South African legislation, such as the Constitution, the National Health Act No. 61 of 2003, and the Department of Health guidelines on Ethics in Health Research (2015). The law offering the most comprehensive protection for individuals' rights takes precedence.</w:t>
        </w:r>
      </w:ins>
    </w:p>
    <w:p w14:paraId="6B90FA28" w14:textId="77777777" w:rsidR="005E54FD" w:rsidRPr="005E54FD" w:rsidRDefault="005E54FD" w:rsidP="005E54FD">
      <w:pPr>
        <w:spacing w:before="100" w:beforeAutospacing="1" w:after="100" w:afterAutospacing="1" w:line="240" w:lineRule="auto"/>
        <w:rPr>
          <w:ins w:id="3145" w:author="Craig Parker" w:date="2024-08-15T19:16:00Z" w16du:dateUtc="2024-08-15T17:16:00Z"/>
          <w:rFonts w:ascii="Nunito" w:eastAsia="Times New Roman" w:hAnsi="Nunito" w:cs="Times New Roman"/>
          <w:sz w:val="20"/>
          <w:szCs w:val="20"/>
          <w:lang w:val="en-ZA" w:eastAsia="en-ZA"/>
          <w:rPrChange w:id="3146" w:author="Craig Parker" w:date="2024-08-15T19:17:00Z" w16du:dateUtc="2024-08-15T17:17:00Z">
            <w:rPr>
              <w:ins w:id="3147" w:author="Craig Parker" w:date="2024-08-15T19:16:00Z" w16du:dateUtc="2024-08-15T17:16:00Z"/>
              <w:rFonts w:ascii="Times New Roman" w:eastAsia="Times New Roman" w:hAnsi="Times New Roman" w:cs="Times New Roman"/>
              <w:sz w:val="24"/>
              <w:szCs w:val="24"/>
              <w:lang w:val="en-ZA" w:eastAsia="en-ZA"/>
            </w:rPr>
          </w:rPrChange>
        </w:rPr>
      </w:pPr>
      <w:ins w:id="3148" w:author="Craig Parker" w:date="2024-08-15T19:16:00Z" w16du:dateUtc="2024-08-15T17:16:00Z">
        <w:r w:rsidRPr="005E54FD">
          <w:rPr>
            <w:rFonts w:ascii="Nunito" w:eastAsia="Times New Roman" w:hAnsi="Nunito" w:cs="Times New Roman"/>
            <w:sz w:val="20"/>
            <w:szCs w:val="20"/>
            <w:lang w:val="en-ZA" w:eastAsia="en-ZA"/>
            <w:rPrChange w:id="3149" w:author="Craig Parker" w:date="2024-08-15T19:17:00Z" w16du:dateUtc="2024-08-15T17:17:00Z">
              <w:rPr>
                <w:rFonts w:ascii="Times New Roman" w:eastAsia="Times New Roman" w:hAnsi="Times New Roman" w:cs="Times New Roman"/>
                <w:sz w:val="24"/>
                <w:szCs w:val="24"/>
                <w:lang w:val="en-ZA" w:eastAsia="en-ZA"/>
              </w:rPr>
            </w:rPrChange>
          </w:rPr>
          <w:t>POPIA’s Section 6 states that the Act does not apply if personal information has been de-identified to the extent that re-identification is virtually impossible. Many health databases for HE²AT will meet this criterion. For those that do not, the following sections of POPIA provide a basis for processing health data:</w:t>
        </w:r>
      </w:ins>
    </w:p>
    <w:p w14:paraId="33D9B6CF" w14:textId="77777777" w:rsidR="005E54FD" w:rsidRPr="005E54FD" w:rsidRDefault="005E54FD" w:rsidP="005E54FD">
      <w:pPr>
        <w:numPr>
          <w:ilvl w:val="0"/>
          <w:numId w:val="70"/>
        </w:numPr>
        <w:spacing w:before="100" w:beforeAutospacing="1" w:after="100" w:afterAutospacing="1" w:line="240" w:lineRule="auto"/>
        <w:rPr>
          <w:ins w:id="3150" w:author="Craig Parker" w:date="2024-08-15T19:16:00Z" w16du:dateUtc="2024-08-15T17:16:00Z"/>
          <w:rFonts w:ascii="Nunito" w:eastAsia="Times New Roman" w:hAnsi="Nunito" w:cs="Times New Roman"/>
          <w:sz w:val="20"/>
          <w:szCs w:val="20"/>
          <w:lang w:val="en-ZA" w:eastAsia="en-ZA"/>
          <w:rPrChange w:id="3151" w:author="Craig Parker" w:date="2024-08-15T19:17:00Z" w16du:dateUtc="2024-08-15T17:17:00Z">
            <w:rPr>
              <w:ins w:id="3152" w:author="Craig Parker" w:date="2024-08-15T19:16:00Z" w16du:dateUtc="2024-08-15T17:16:00Z"/>
              <w:rFonts w:ascii="Times New Roman" w:eastAsia="Times New Roman" w:hAnsi="Times New Roman" w:cs="Times New Roman"/>
              <w:sz w:val="24"/>
              <w:szCs w:val="24"/>
              <w:lang w:val="en-ZA" w:eastAsia="en-ZA"/>
            </w:rPr>
          </w:rPrChange>
        </w:rPr>
      </w:pPr>
      <w:ins w:id="3153" w:author="Craig Parker" w:date="2024-08-15T19:16:00Z" w16du:dateUtc="2024-08-15T17:16:00Z">
        <w:r w:rsidRPr="005E54FD">
          <w:rPr>
            <w:rFonts w:ascii="Nunito" w:eastAsia="Times New Roman" w:hAnsi="Nunito" w:cs="Times New Roman"/>
            <w:b/>
            <w:bCs/>
            <w:sz w:val="20"/>
            <w:szCs w:val="20"/>
            <w:lang w:val="en-ZA" w:eastAsia="en-ZA"/>
            <w:rPrChange w:id="3154" w:author="Craig Parker" w:date="2024-08-15T19:17:00Z" w16du:dateUtc="2024-08-15T17:17:00Z">
              <w:rPr>
                <w:rFonts w:ascii="Times New Roman" w:eastAsia="Times New Roman" w:hAnsi="Times New Roman" w:cs="Times New Roman"/>
                <w:b/>
                <w:bCs/>
                <w:sz w:val="24"/>
                <w:szCs w:val="24"/>
                <w:lang w:val="en-ZA" w:eastAsia="en-ZA"/>
              </w:rPr>
            </w:rPrChange>
          </w:rPr>
          <w:t>Section 10 (Minimality):</w:t>
        </w:r>
        <w:r w:rsidRPr="005E54FD">
          <w:rPr>
            <w:rFonts w:ascii="Nunito" w:eastAsia="Times New Roman" w:hAnsi="Nunito" w:cs="Times New Roman"/>
            <w:sz w:val="20"/>
            <w:szCs w:val="20"/>
            <w:lang w:val="en-ZA" w:eastAsia="en-ZA"/>
            <w:rPrChange w:id="3155" w:author="Craig Parker" w:date="2024-08-15T19:17:00Z" w16du:dateUtc="2024-08-15T17:17:00Z">
              <w:rPr>
                <w:rFonts w:ascii="Times New Roman" w:eastAsia="Times New Roman" w:hAnsi="Times New Roman" w:cs="Times New Roman"/>
                <w:sz w:val="24"/>
                <w:szCs w:val="24"/>
                <w:lang w:val="en-ZA" w:eastAsia="en-ZA"/>
              </w:rPr>
            </w:rPrChange>
          </w:rPr>
          <w:t xml:space="preserve"> Personal information may only be processed if it is adequate, relevant, and not excessive for the purpose of the research.</w:t>
        </w:r>
      </w:ins>
    </w:p>
    <w:p w14:paraId="4246FACA" w14:textId="77777777" w:rsidR="005E54FD" w:rsidRPr="005E54FD" w:rsidRDefault="005E54FD" w:rsidP="005E54FD">
      <w:pPr>
        <w:numPr>
          <w:ilvl w:val="0"/>
          <w:numId w:val="70"/>
        </w:numPr>
        <w:spacing w:before="100" w:beforeAutospacing="1" w:after="100" w:afterAutospacing="1" w:line="240" w:lineRule="auto"/>
        <w:rPr>
          <w:ins w:id="3156" w:author="Craig Parker" w:date="2024-08-15T19:16:00Z" w16du:dateUtc="2024-08-15T17:16:00Z"/>
          <w:rFonts w:ascii="Nunito" w:eastAsia="Times New Roman" w:hAnsi="Nunito" w:cs="Times New Roman"/>
          <w:sz w:val="20"/>
          <w:szCs w:val="20"/>
          <w:lang w:val="en-ZA" w:eastAsia="en-ZA"/>
          <w:rPrChange w:id="3157" w:author="Craig Parker" w:date="2024-08-15T19:17:00Z" w16du:dateUtc="2024-08-15T17:17:00Z">
            <w:rPr>
              <w:ins w:id="3158" w:author="Craig Parker" w:date="2024-08-15T19:16:00Z" w16du:dateUtc="2024-08-15T17:16:00Z"/>
              <w:rFonts w:ascii="Times New Roman" w:eastAsia="Times New Roman" w:hAnsi="Times New Roman" w:cs="Times New Roman"/>
              <w:sz w:val="24"/>
              <w:szCs w:val="24"/>
              <w:lang w:val="en-ZA" w:eastAsia="en-ZA"/>
            </w:rPr>
          </w:rPrChange>
        </w:rPr>
      </w:pPr>
      <w:ins w:id="3159" w:author="Craig Parker" w:date="2024-08-15T19:16:00Z" w16du:dateUtc="2024-08-15T17:16:00Z">
        <w:r w:rsidRPr="005E54FD">
          <w:rPr>
            <w:rFonts w:ascii="Nunito" w:eastAsia="Times New Roman" w:hAnsi="Nunito" w:cs="Times New Roman"/>
            <w:b/>
            <w:bCs/>
            <w:sz w:val="20"/>
            <w:szCs w:val="20"/>
            <w:lang w:val="en-ZA" w:eastAsia="en-ZA"/>
            <w:rPrChange w:id="3160" w:author="Craig Parker" w:date="2024-08-15T19:17:00Z" w16du:dateUtc="2024-08-15T17:17:00Z">
              <w:rPr>
                <w:rFonts w:ascii="Times New Roman" w:eastAsia="Times New Roman" w:hAnsi="Times New Roman" w:cs="Times New Roman"/>
                <w:b/>
                <w:bCs/>
                <w:sz w:val="24"/>
                <w:szCs w:val="24"/>
                <w:lang w:val="en-ZA" w:eastAsia="en-ZA"/>
              </w:rPr>
            </w:rPrChange>
          </w:rPr>
          <w:t>Section 15(1) (Further Processing):</w:t>
        </w:r>
        <w:r w:rsidRPr="005E54FD">
          <w:rPr>
            <w:rFonts w:ascii="Nunito" w:eastAsia="Times New Roman" w:hAnsi="Nunito" w:cs="Times New Roman"/>
            <w:sz w:val="20"/>
            <w:szCs w:val="20"/>
            <w:lang w:val="en-ZA" w:eastAsia="en-ZA"/>
            <w:rPrChange w:id="3161" w:author="Craig Parker" w:date="2024-08-15T19:17:00Z" w16du:dateUtc="2024-08-15T17:17:00Z">
              <w:rPr>
                <w:rFonts w:ascii="Times New Roman" w:eastAsia="Times New Roman" w:hAnsi="Times New Roman" w:cs="Times New Roman"/>
                <w:sz w:val="24"/>
                <w:szCs w:val="24"/>
                <w:lang w:val="en-ZA" w:eastAsia="en-ZA"/>
              </w:rPr>
            </w:rPrChange>
          </w:rPr>
          <w:t xml:space="preserve"> Further processing of personal information must be aligned with the purpose of its collection.</w:t>
        </w:r>
      </w:ins>
    </w:p>
    <w:p w14:paraId="380FFE2F" w14:textId="77777777" w:rsidR="005E54FD" w:rsidRPr="005E54FD" w:rsidRDefault="005E54FD" w:rsidP="005E54FD">
      <w:pPr>
        <w:numPr>
          <w:ilvl w:val="0"/>
          <w:numId w:val="70"/>
        </w:numPr>
        <w:spacing w:before="100" w:beforeAutospacing="1" w:after="100" w:afterAutospacing="1" w:line="240" w:lineRule="auto"/>
        <w:rPr>
          <w:ins w:id="3162" w:author="Craig Parker" w:date="2024-08-15T19:16:00Z" w16du:dateUtc="2024-08-15T17:16:00Z"/>
          <w:rFonts w:ascii="Nunito" w:eastAsia="Times New Roman" w:hAnsi="Nunito" w:cs="Times New Roman"/>
          <w:sz w:val="20"/>
          <w:szCs w:val="20"/>
          <w:lang w:val="en-ZA" w:eastAsia="en-ZA"/>
          <w:rPrChange w:id="3163" w:author="Craig Parker" w:date="2024-08-15T19:17:00Z" w16du:dateUtc="2024-08-15T17:17:00Z">
            <w:rPr>
              <w:ins w:id="3164" w:author="Craig Parker" w:date="2024-08-15T19:16:00Z" w16du:dateUtc="2024-08-15T17:16:00Z"/>
              <w:rFonts w:ascii="Times New Roman" w:eastAsia="Times New Roman" w:hAnsi="Times New Roman" w:cs="Times New Roman"/>
              <w:sz w:val="24"/>
              <w:szCs w:val="24"/>
              <w:lang w:val="en-ZA" w:eastAsia="en-ZA"/>
            </w:rPr>
          </w:rPrChange>
        </w:rPr>
      </w:pPr>
      <w:ins w:id="3165" w:author="Craig Parker" w:date="2024-08-15T19:16:00Z" w16du:dateUtc="2024-08-15T17:16:00Z">
        <w:r w:rsidRPr="005E54FD">
          <w:rPr>
            <w:rFonts w:ascii="Nunito" w:eastAsia="Times New Roman" w:hAnsi="Nunito" w:cs="Times New Roman"/>
            <w:b/>
            <w:bCs/>
            <w:sz w:val="20"/>
            <w:szCs w:val="20"/>
            <w:lang w:val="en-ZA" w:eastAsia="en-ZA"/>
            <w:rPrChange w:id="3166" w:author="Craig Parker" w:date="2024-08-15T19:17:00Z" w16du:dateUtc="2024-08-15T17:17:00Z">
              <w:rPr>
                <w:rFonts w:ascii="Times New Roman" w:eastAsia="Times New Roman" w:hAnsi="Times New Roman" w:cs="Times New Roman"/>
                <w:b/>
                <w:bCs/>
                <w:sz w:val="24"/>
                <w:szCs w:val="24"/>
                <w:lang w:val="en-ZA" w:eastAsia="en-ZA"/>
              </w:rPr>
            </w:rPrChange>
          </w:rPr>
          <w:t>Section 15(3)(e) (Research Exception):</w:t>
        </w:r>
        <w:r w:rsidRPr="005E54FD">
          <w:rPr>
            <w:rFonts w:ascii="Nunito" w:eastAsia="Times New Roman" w:hAnsi="Nunito" w:cs="Times New Roman"/>
            <w:sz w:val="20"/>
            <w:szCs w:val="20"/>
            <w:lang w:val="en-ZA" w:eastAsia="en-ZA"/>
            <w:rPrChange w:id="3167" w:author="Craig Parker" w:date="2024-08-15T19:17:00Z" w16du:dateUtc="2024-08-15T17:17:00Z">
              <w:rPr>
                <w:rFonts w:ascii="Times New Roman" w:eastAsia="Times New Roman" w:hAnsi="Times New Roman" w:cs="Times New Roman"/>
                <w:sz w:val="24"/>
                <w:szCs w:val="24"/>
                <w:lang w:val="en-ZA" w:eastAsia="en-ZA"/>
              </w:rPr>
            </w:rPrChange>
          </w:rPr>
          <w:t xml:space="preserve"> Allows processing for historical, statistical, and research purposes, regardless of the original purpose of collection. This is crucial for HE²AT, as health datasets were collected before the project began.</w:t>
        </w:r>
      </w:ins>
    </w:p>
    <w:p w14:paraId="58973301" w14:textId="77777777" w:rsidR="005E54FD" w:rsidRPr="005E54FD" w:rsidRDefault="005E54FD" w:rsidP="005E54FD">
      <w:pPr>
        <w:numPr>
          <w:ilvl w:val="0"/>
          <w:numId w:val="70"/>
        </w:numPr>
        <w:spacing w:before="100" w:beforeAutospacing="1" w:after="100" w:afterAutospacing="1" w:line="240" w:lineRule="auto"/>
        <w:rPr>
          <w:ins w:id="3168" w:author="Craig Parker" w:date="2024-08-15T19:16:00Z" w16du:dateUtc="2024-08-15T17:16:00Z"/>
          <w:rFonts w:ascii="Nunito" w:eastAsia="Times New Roman" w:hAnsi="Nunito" w:cs="Times New Roman"/>
          <w:sz w:val="20"/>
          <w:szCs w:val="20"/>
          <w:lang w:val="en-ZA" w:eastAsia="en-ZA"/>
          <w:rPrChange w:id="3169" w:author="Craig Parker" w:date="2024-08-15T19:17:00Z" w16du:dateUtc="2024-08-15T17:17:00Z">
            <w:rPr>
              <w:ins w:id="3170" w:author="Craig Parker" w:date="2024-08-15T19:16:00Z" w16du:dateUtc="2024-08-15T17:16:00Z"/>
              <w:rFonts w:ascii="Times New Roman" w:eastAsia="Times New Roman" w:hAnsi="Times New Roman" w:cs="Times New Roman"/>
              <w:sz w:val="24"/>
              <w:szCs w:val="24"/>
              <w:lang w:val="en-ZA" w:eastAsia="en-ZA"/>
            </w:rPr>
          </w:rPrChange>
        </w:rPr>
      </w:pPr>
      <w:ins w:id="3171" w:author="Craig Parker" w:date="2024-08-15T19:16:00Z" w16du:dateUtc="2024-08-15T17:16:00Z">
        <w:r w:rsidRPr="005E54FD">
          <w:rPr>
            <w:rFonts w:ascii="Nunito" w:eastAsia="Times New Roman" w:hAnsi="Nunito" w:cs="Times New Roman"/>
            <w:b/>
            <w:bCs/>
            <w:sz w:val="20"/>
            <w:szCs w:val="20"/>
            <w:lang w:val="en-ZA" w:eastAsia="en-ZA"/>
            <w:rPrChange w:id="3172" w:author="Craig Parker" w:date="2024-08-15T19:17:00Z" w16du:dateUtc="2024-08-15T17:17:00Z">
              <w:rPr>
                <w:rFonts w:ascii="Times New Roman" w:eastAsia="Times New Roman" w:hAnsi="Times New Roman" w:cs="Times New Roman"/>
                <w:b/>
                <w:bCs/>
                <w:sz w:val="24"/>
                <w:szCs w:val="24"/>
                <w:lang w:val="en-ZA" w:eastAsia="en-ZA"/>
              </w:rPr>
            </w:rPrChange>
          </w:rPr>
          <w:t>Section 18(1) (Notification):</w:t>
        </w:r>
        <w:r w:rsidRPr="005E54FD">
          <w:rPr>
            <w:rFonts w:ascii="Nunito" w:eastAsia="Times New Roman" w:hAnsi="Nunito" w:cs="Times New Roman"/>
            <w:sz w:val="20"/>
            <w:szCs w:val="20"/>
            <w:lang w:val="en-ZA" w:eastAsia="en-ZA"/>
            <w:rPrChange w:id="3173" w:author="Craig Parker" w:date="2024-08-15T19:17:00Z" w16du:dateUtc="2024-08-15T17:17:00Z">
              <w:rPr>
                <w:rFonts w:ascii="Times New Roman" w:eastAsia="Times New Roman" w:hAnsi="Times New Roman" w:cs="Times New Roman"/>
                <w:sz w:val="24"/>
                <w:szCs w:val="24"/>
                <w:lang w:val="en-ZA" w:eastAsia="en-ZA"/>
              </w:rPr>
            </w:rPrChange>
          </w:rPr>
          <w:t xml:space="preserve"> Requires informing data subjects about the processing of their personal information.</w:t>
        </w:r>
      </w:ins>
    </w:p>
    <w:p w14:paraId="3B8C96B7" w14:textId="77777777" w:rsidR="005E54FD" w:rsidRPr="005E54FD" w:rsidRDefault="005E54FD" w:rsidP="005E54FD">
      <w:pPr>
        <w:numPr>
          <w:ilvl w:val="0"/>
          <w:numId w:val="70"/>
        </w:numPr>
        <w:spacing w:before="100" w:beforeAutospacing="1" w:after="100" w:afterAutospacing="1" w:line="240" w:lineRule="auto"/>
        <w:rPr>
          <w:ins w:id="3174" w:author="Craig Parker" w:date="2024-08-15T19:16:00Z" w16du:dateUtc="2024-08-15T17:16:00Z"/>
          <w:rFonts w:ascii="Nunito" w:eastAsia="Times New Roman" w:hAnsi="Nunito" w:cs="Times New Roman"/>
          <w:sz w:val="20"/>
          <w:szCs w:val="20"/>
          <w:lang w:val="en-ZA" w:eastAsia="en-ZA"/>
          <w:rPrChange w:id="3175" w:author="Craig Parker" w:date="2024-08-15T19:17:00Z" w16du:dateUtc="2024-08-15T17:17:00Z">
            <w:rPr>
              <w:ins w:id="3176" w:author="Craig Parker" w:date="2024-08-15T19:16:00Z" w16du:dateUtc="2024-08-15T17:16:00Z"/>
              <w:rFonts w:ascii="Times New Roman" w:eastAsia="Times New Roman" w:hAnsi="Times New Roman" w:cs="Times New Roman"/>
              <w:sz w:val="24"/>
              <w:szCs w:val="24"/>
              <w:lang w:val="en-ZA" w:eastAsia="en-ZA"/>
            </w:rPr>
          </w:rPrChange>
        </w:rPr>
      </w:pPr>
      <w:ins w:id="3177" w:author="Craig Parker" w:date="2024-08-15T19:16:00Z" w16du:dateUtc="2024-08-15T17:16:00Z">
        <w:r w:rsidRPr="005E54FD">
          <w:rPr>
            <w:rFonts w:ascii="Nunito" w:eastAsia="Times New Roman" w:hAnsi="Nunito" w:cs="Times New Roman"/>
            <w:b/>
            <w:bCs/>
            <w:sz w:val="20"/>
            <w:szCs w:val="20"/>
            <w:lang w:val="en-ZA" w:eastAsia="en-ZA"/>
            <w:rPrChange w:id="3178" w:author="Craig Parker" w:date="2024-08-15T19:17:00Z" w16du:dateUtc="2024-08-15T17:17:00Z">
              <w:rPr>
                <w:rFonts w:ascii="Times New Roman" w:eastAsia="Times New Roman" w:hAnsi="Times New Roman" w:cs="Times New Roman"/>
                <w:b/>
                <w:bCs/>
                <w:sz w:val="24"/>
                <w:szCs w:val="24"/>
                <w:lang w:val="en-ZA" w:eastAsia="en-ZA"/>
              </w:rPr>
            </w:rPrChange>
          </w:rPr>
          <w:t>Section 18(4)(f) (Research Exception):</w:t>
        </w:r>
        <w:r w:rsidRPr="005E54FD">
          <w:rPr>
            <w:rFonts w:ascii="Nunito" w:eastAsia="Times New Roman" w:hAnsi="Nunito" w:cs="Times New Roman"/>
            <w:sz w:val="20"/>
            <w:szCs w:val="20"/>
            <w:lang w:val="en-ZA" w:eastAsia="en-ZA"/>
            <w:rPrChange w:id="3179" w:author="Craig Parker" w:date="2024-08-15T19:17:00Z" w16du:dateUtc="2024-08-15T17:17:00Z">
              <w:rPr>
                <w:rFonts w:ascii="Times New Roman" w:eastAsia="Times New Roman" w:hAnsi="Times New Roman" w:cs="Times New Roman"/>
                <w:sz w:val="24"/>
                <w:szCs w:val="24"/>
                <w:lang w:val="en-ZA" w:eastAsia="en-ZA"/>
              </w:rPr>
            </w:rPrChange>
          </w:rPr>
          <w:t xml:space="preserve"> Provides an exemption for informing data subjects if the information is used for historical, statistical, or research purposes.</w:t>
        </w:r>
      </w:ins>
    </w:p>
    <w:p w14:paraId="1B7EACCB" w14:textId="77777777" w:rsidR="005E54FD" w:rsidRPr="005E54FD" w:rsidRDefault="005E54FD" w:rsidP="005E54FD">
      <w:pPr>
        <w:numPr>
          <w:ilvl w:val="0"/>
          <w:numId w:val="70"/>
        </w:numPr>
        <w:spacing w:before="100" w:beforeAutospacing="1" w:after="100" w:afterAutospacing="1" w:line="240" w:lineRule="auto"/>
        <w:rPr>
          <w:ins w:id="3180" w:author="Craig Parker" w:date="2024-08-15T19:16:00Z" w16du:dateUtc="2024-08-15T17:16:00Z"/>
          <w:rFonts w:ascii="Nunito" w:eastAsia="Times New Roman" w:hAnsi="Nunito" w:cs="Times New Roman"/>
          <w:sz w:val="20"/>
          <w:szCs w:val="20"/>
          <w:lang w:val="en-ZA" w:eastAsia="en-ZA"/>
          <w:rPrChange w:id="3181" w:author="Craig Parker" w:date="2024-08-15T19:17:00Z" w16du:dateUtc="2024-08-15T17:17:00Z">
            <w:rPr>
              <w:ins w:id="3182" w:author="Craig Parker" w:date="2024-08-15T19:16:00Z" w16du:dateUtc="2024-08-15T17:16:00Z"/>
              <w:rFonts w:ascii="Times New Roman" w:eastAsia="Times New Roman" w:hAnsi="Times New Roman" w:cs="Times New Roman"/>
              <w:sz w:val="24"/>
              <w:szCs w:val="24"/>
              <w:lang w:val="en-ZA" w:eastAsia="en-ZA"/>
            </w:rPr>
          </w:rPrChange>
        </w:rPr>
      </w:pPr>
      <w:ins w:id="3183" w:author="Craig Parker" w:date="2024-08-15T19:16:00Z" w16du:dateUtc="2024-08-15T17:16:00Z">
        <w:r w:rsidRPr="005E54FD">
          <w:rPr>
            <w:rFonts w:ascii="Nunito" w:eastAsia="Times New Roman" w:hAnsi="Nunito" w:cs="Times New Roman"/>
            <w:b/>
            <w:bCs/>
            <w:sz w:val="20"/>
            <w:szCs w:val="20"/>
            <w:lang w:val="en-ZA" w:eastAsia="en-ZA"/>
            <w:rPrChange w:id="3184" w:author="Craig Parker" w:date="2024-08-15T19:17:00Z" w16du:dateUtc="2024-08-15T17:17:00Z">
              <w:rPr>
                <w:rFonts w:ascii="Times New Roman" w:eastAsia="Times New Roman" w:hAnsi="Times New Roman" w:cs="Times New Roman"/>
                <w:b/>
                <w:bCs/>
                <w:sz w:val="24"/>
                <w:szCs w:val="24"/>
                <w:lang w:val="en-ZA" w:eastAsia="en-ZA"/>
              </w:rPr>
            </w:rPrChange>
          </w:rPr>
          <w:t>Section 14(2) (Retention of Records):</w:t>
        </w:r>
        <w:r w:rsidRPr="005E54FD">
          <w:rPr>
            <w:rFonts w:ascii="Nunito" w:eastAsia="Times New Roman" w:hAnsi="Nunito" w:cs="Times New Roman"/>
            <w:sz w:val="20"/>
            <w:szCs w:val="20"/>
            <w:lang w:val="en-ZA" w:eastAsia="en-ZA"/>
            <w:rPrChange w:id="3185" w:author="Craig Parker" w:date="2024-08-15T19:17:00Z" w16du:dateUtc="2024-08-15T17:17:00Z">
              <w:rPr>
                <w:rFonts w:ascii="Times New Roman" w:eastAsia="Times New Roman" w:hAnsi="Times New Roman" w:cs="Times New Roman"/>
                <w:sz w:val="24"/>
                <w:szCs w:val="24"/>
                <w:lang w:val="en-ZA" w:eastAsia="en-ZA"/>
              </w:rPr>
            </w:rPrChange>
          </w:rPr>
          <w:t xml:space="preserve"> Allows retention of personal information for research </w:t>
        </w:r>
        <w:proofErr w:type="gramStart"/>
        <w:r w:rsidRPr="005E54FD">
          <w:rPr>
            <w:rFonts w:ascii="Nunito" w:eastAsia="Times New Roman" w:hAnsi="Nunito" w:cs="Times New Roman"/>
            <w:sz w:val="20"/>
            <w:szCs w:val="20"/>
            <w:lang w:val="en-ZA" w:eastAsia="en-ZA"/>
            <w:rPrChange w:id="3186" w:author="Craig Parker" w:date="2024-08-15T19:17:00Z" w16du:dateUtc="2024-08-15T17:17:00Z">
              <w:rPr>
                <w:rFonts w:ascii="Times New Roman" w:eastAsia="Times New Roman" w:hAnsi="Times New Roman" w:cs="Times New Roman"/>
                <w:sz w:val="24"/>
                <w:szCs w:val="24"/>
                <w:lang w:val="en-ZA" w:eastAsia="en-ZA"/>
              </w:rPr>
            </w:rPrChange>
          </w:rPr>
          <w:t>as long as</w:t>
        </w:r>
        <w:proofErr w:type="gramEnd"/>
        <w:r w:rsidRPr="005E54FD">
          <w:rPr>
            <w:rFonts w:ascii="Nunito" w:eastAsia="Times New Roman" w:hAnsi="Nunito" w:cs="Times New Roman"/>
            <w:sz w:val="20"/>
            <w:szCs w:val="20"/>
            <w:lang w:val="en-ZA" w:eastAsia="en-ZA"/>
            <w:rPrChange w:id="3187" w:author="Craig Parker" w:date="2024-08-15T19:17:00Z" w16du:dateUtc="2024-08-15T17:17:00Z">
              <w:rPr>
                <w:rFonts w:ascii="Times New Roman" w:eastAsia="Times New Roman" w:hAnsi="Times New Roman" w:cs="Times New Roman"/>
                <w:sz w:val="24"/>
                <w:szCs w:val="24"/>
                <w:lang w:val="en-ZA" w:eastAsia="en-ZA"/>
              </w:rPr>
            </w:rPrChange>
          </w:rPr>
          <w:t xml:space="preserve"> safeguards prevent its use for other purposes.</w:t>
        </w:r>
      </w:ins>
    </w:p>
    <w:p w14:paraId="65B7B811" w14:textId="77777777" w:rsidR="005E54FD" w:rsidRPr="005E54FD" w:rsidRDefault="005E54FD" w:rsidP="005E54FD">
      <w:pPr>
        <w:numPr>
          <w:ilvl w:val="0"/>
          <w:numId w:val="70"/>
        </w:numPr>
        <w:spacing w:before="100" w:beforeAutospacing="1" w:after="100" w:afterAutospacing="1" w:line="240" w:lineRule="auto"/>
        <w:rPr>
          <w:ins w:id="3188" w:author="Craig Parker" w:date="2024-08-15T19:16:00Z" w16du:dateUtc="2024-08-15T17:16:00Z"/>
          <w:rFonts w:ascii="Nunito" w:eastAsia="Times New Roman" w:hAnsi="Nunito" w:cs="Times New Roman"/>
          <w:sz w:val="20"/>
          <w:szCs w:val="20"/>
          <w:lang w:val="en-ZA" w:eastAsia="en-ZA"/>
          <w:rPrChange w:id="3189" w:author="Craig Parker" w:date="2024-08-15T19:17:00Z" w16du:dateUtc="2024-08-15T17:17:00Z">
            <w:rPr>
              <w:ins w:id="3190" w:author="Craig Parker" w:date="2024-08-15T19:16:00Z" w16du:dateUtc="2024-08-15T17:16:00Z"/>
              <w:rFonts w:ascii="Times New Roman" w:eastAsia="Times New Roman" w:hAnsi="Times New Roman" w:cs="Times New Roman"/>
              <w:sz w:val="24"/>
              <w:szCs w:val="24"/>
              <w:lang w:val="en-ZA" w:eastAsia="en-ZA"/>
            </w:rPr>
          </w:rPrChange>
        </w:rPr>
      </w:pPr>
      <w:ins w:id="3191" w:author="Craig Parker" w:date="2024-08-15T19:16:00Z" w16du:dateUtc="2024-08-15T17:16:00Z">
        <w:r w:rsidRPr="005E54FD">
          <w:rPr>
            <w:rFonts w:ascii="Nunito" w:eastAsia="Times New Roman" w:hAnsi="Nunito" w:cs="Times New Roman"/>
            <w:b/>
            <w:bCs/>
            <w:sz w:val="20"/>
            <w:szCs w:val="20"/>
            <w:lang w:val="en-ZA" w:eastAsia="en-ZA"/>
            <w:rPrChange w:id="3192" w:author="Craig Parker" w:date="2024-08-15T19:17:00Z" w16du:dateUtc="2024-08-15T17:17:00Z">
              <w:rPr>
                <w:rFonts w:ascii="Times New Roman" w:eastAsia="Times New Roman" w:hAnsi="Times New Roman" w:cs="Times New Roman"/>
                <w:b/>
                <w:bCs/>
                <w:sz w:val="24"/>
                <w:szCs w:val="24"/>
                <w:lang w:val="en-ZA" w:eastAsia="en-ZA"/>
              </w:rPr>
            </w:rPrChange>
          </w:rPr>
          <w:t>Section 16 (Information Quality):</w:t>
        </w:r>
        <w:r w:rsidRPr="005E54FD">
          <w:rPr>
            <w:rFonts w:ascii="Nunito" w:eastAsia="Times New Roman" w:hAnsi="Nunito" w:cs="Times New Roman"/>
            <w:sz w:val="20"/>
            <w:szCs w:val="20"/>
            <w:lang w:val="en-ZA" w:eastAsia="en-ZA"/>
            <w:rPrChange w:id="3193" w:author="Craig Parker" w:date="2024-08-15T19:17:00Z" w16du:dateUtc="2024-08-15T17:17:00Z">
              <w:rPr>
                <w:rFonts w:ascii="Times New Roman" w:eastAsia="Times New Roman" w:hAnsi="Times New Roman" w:cs="Times New Roman"/>
                <w:sz w:val="24"/>
                <w:szCs w:val="24"/>
                <w:lang w:val="en-ZA" w:eastAsia="en-ZA"/>
              </w:rPr>
            </w:rPrChange>
          </w:rPr>
          <w:t xml:space="preserve"> Mandates reasonable measures to maintain the accuracy and quality of the data.</w:t>
        </w:r>
      </w:ins>
    </w:p>
    <w:p w14:paraId="541D5996" w14:textId="77777777" w:rsidR="005E54FD" w:rsidRPr="005E54FD" w:rsidRDefault="005E54FD" w:rsidP="005E54FD">
      <w:pPr>
        <w:numPr>
          <w:ilvl w:val="0"/>
          <w:numId w:val="70"/>
        </w:numPr>
        <w:spacing w:before="100" w:beforeAutospacing="1" w:after="100" w:afterAutospacing="1" w:line="240" w:lineRule="auto"/>
        <w:rPr>
          <w:ins w:id="3194" w:author="Craig Parker" w:date="2024-08-15T19:16:00Z" w16du:dateUtc="2024-08-15T17:16:00Z"/>
          <w:rFonts w:ascii="Nunito" w:eastAsia="Times New Roman" w:hAnsi="Nunito" w:cs="Times New Roman"/>
          <w:sz w:val="20"/>
          <w:szCs w:val="20"/>
          <w:lang w:val="en-ZA" w:eastAsia="en-ZA"/>
          <w:rPrChange w:id="3195" w:author="Craig Parker" w:date="2024-08-15T19:17:00Z" w16du:dateUtc="2024-08-15T17:17:00Z">
            <w:rPr>
              <w:ins w:id="3196" w:author="Craig Parker" w:date="2024-08-15T19:16:00Z" w16du:dateUtc="2024-08-15T17:16:00Z"/>
              <w:rFonts w:ascii="Times New Roman" w:eastAsia="Times New Roman" w:hAnsi="Times New Roman" w:cs="Times New Roman"/>
              <w:sz w:val="24"/>
              <w:szCs w:val="24"/>
              <w:lang w:val="en-ZA" w:eastAsia="en-ZA"/>
            </w:rPr>
          </w:rPrChange>
        </w:rPr>
      </w:pPr>
      <w:ins w:id="3197" w:author="Craig Parker" w:date="2024-08-15T19:16:00Z" w16du:dateUtc="2024-08-15T17:16:00Z">
        <w:r w:rsidRPr="005E54FD">
          <w:rPr>
            <w:rFonts w:ascii="Nunito" w:eastAsia="Times New Roman" w:hAnsi="Nunito" w:cs="Times New Roman"/>
            <w:b/>
            <w:bCs/>
            <w:sz w:val="20"/>
            <w:szCs w:val="20"/>
            <w:lang w:val="en-ZA" w:eastAsia="en-ZA"/>
            <w:rPrChange w:id="3198" w:author="Craig Parker" w:date="2024-08-15T19:17:00Z" w16du:dateUtc="2024-08-15T17:17:00Z">
              <w:rPr>
                <w:rFonts w:ascii="Times New Roman" w:eastAsia="Times New Roman" w:hAnsi="Times New Roman" w:cs="Times New Roman"/>
                <w:b/>
                <w:bCs/>
                <w:sz w:val="24"/>
                <w:szCs w:val="24"/>
                <w:lang w:val="en-ZA" w:eastAsia="en-ZA"/>
              </w:rPr>
            </w:rPrChange>
          </w:rPr>
          <w:t>Section 17 (Documentation):</w:t>
        </w:r>
        <w:r w:rsidRPr="005E54FD">
          <w:rPr>
            <w:rFonts w:ascii="Nunito" w:eastAsia="Times New Roman" w:hAnsi="Nunito" w:cs="Times New Roman"/>
            <w:sz w:val="20"/>
            <w:szCs w:val="20"/>
            <w:lang w:val="en-ZA" w:eastAsia="en-ZA"/>
            <w:rPrChange w:id="3199" w:author="Craig Parker" w:date="2024-08-15T19:17:00Z" w16du:dateUtc="2024-08-15T17:17:00Z">
              <w:rPr>
                <w:rFonts w:ascii="Times New Roman" w:eastAsia="Times New Roman" w:hAnsi="Times New Roman" w:cs="Times New Roman"/>
                <w:sz w:val="24"/>
                <w:szCs w:val="24"/>
                <w:lang w:val="en-ZA" w:eastAsia="en-ZA"/>
              </w:rPr>
            </w:rPrChange>
          </w:rPr>
          <w:t xml:space="preserve"> Requires clear documentation of all processing activities.</w:t>
        </w:r>
      </w:ins>
    </w:p>
    <w:p w14:paraId="0502C189" w14:textId="77777777" w:rsidR="005E54FD" w:rsidRPr="005E54FD" w:rsidRDefault="005E54FD" w:rsidP="005E54FD">
      <w:pPr>
        <w:numPr>
          <w:ilvl w:val="0"/>
          <w:numId w:val="70"/>
        </w:numPr>
        <w:spacing w:before="100" w:beforeAutospacing="1" w:after="100" w:afterAutospacing="1" w:line="240" w:lineRule="auto"/>
        <w:rPr>
          <w:ins w:id="3200" w:author="Craig Parker" w:date="2024-08-15T19:16:00Z" w16du:dateUtc="2024-08-15T17:16:00Z"/>
          <w:rFonts w:ascii="Nunito" w:eastAsia="Times New Roman" w:hAnsi="Nunito" w:cs="Times New Roman"/>
          <w:sz w:val="20"/>
          <w:szCs w:val="20"/>
          <w:lang w:val="en-ZA" w:eastAsia="en-ZA"/>
          <w:rPrChange w:id="3201" w:author="Craig Parker" w:date="2024-08-15T19:17:00Z" w16du:dateUtc="2024-08-15T17:17:00Z">
            <w:rPr>
              <w:ins w:id="3202" w:author="Craig Parker" w:date="2024-08-15T19:16:00Z" w16du:dateUtc="2024-08-15T17:16:00Z"/>
              <w:rFonts w:ascii="Times New Roman" w:eastAsia="Times New Roman" w:hAnsi="Times New Roman" w:cs="Times New Roman"/>
              <w:sz w:val="24"/>
              <w:szCs w:val="24"/>
              <w:lang w:val="en-ZA" w:eastAsia="en-ZA"/>
            </w:rPr>
          </w:rPrChange>
        </w:rPr>
      </w:pPr>
      <w:ins w:id="3203" w:author="Craig Parker" w:date="2024-08-15T19:16:00Z" w16du:dateUtc="2024-08-15T17:16:00Z">
        <w:r w:rsidRPr="005E54FD">
          <w:rPr>
            <w:rFonts w:ascii="Nunito" w:eastAsia="Times New Roman" w:hAnsi="Nunito" w:cs="Times New Roman"/>
            <w:b/>
            <w:bCs/>
            <w:sz w:val="20"/>
            <w:szCs w:val="20"/>
            <w:lang w:val="en-ZA" w:eastAsia="en-ZA"/>
            <w:rPrChange w:id="3204" w:author="Craig Parker" w:date="2024-08-15T19:17:00Z" w16du:dateUtc="2024-08-15T17:17:00Z">
              <w:rPr>
                <w:rFonts w:ascii="Times New Roman" w:eastAsia="Times New Roman" w:hAnsi="Times New Roman" w:cs="Times New Roman"/>
                <w:b/>
                <w:bCs/>
                <w:sz w:val="24"/>
                <w:szCs w:val="24"/>
                <w:lang w:val="en-ZA" w:eastAsia="en-ZA"/>
              </w:rPr>
            </w:rPrChange>
          </w:rPr>
          <w:t>Section 19 (Security Safeguards):</w:t>
        </w:r>
        <w:r w:rsidRPr="005E54FD">
          <w:rPr>
            <w:rFonts w:ascii="Nunito" w:eastAsia="Times New Roman" w:hAnsi="Nunito" w:cs="Times New Roman"/>
            <w:sz w:val="20"/>
            <w:szCs w:val="20"/>
            <w:lang w:val="en-ZA" w:eastAsia="en-ZA"/>
            <w:rPrChange w:id="3205" w:author="Craig Parker" w:date="2024-08-15T19:17:00Z" w16du:dateUtc="2024-08-15T17:17:00Z">
              <w:rPr>
                <w:rFonts w:ascii="Times New Roman" w:eastAsia="Times New Roman" w:hAnsi="Times New Roman" w:cs="Times New Roman"/>
                <w:sz w:val="24"/>
                <w:szCs w:val="24"/>
                <w:lang w:val="en-ZA" w:eastAsia="en-ZA"/>
              </w:rPr>
            </w:rPrChange>
          </w:rPr>
          <w:t xml:space="preserve"> Requires security measures to prevent unlawful access to or processing of personal information.</w:t>
        </w:r>
      </w:ins>
    </w:p>
    <w:p w14:paraId="55C769C7" w14:textId="77777777" w:rsidR="005E54FD" w:rsidRPr="005E54FD" w:rsidRDefault="005E54FD" w:rsidP="005E54FD">
      <w:pPr>
        <w:numPr>
          <w:ilvl w:val="0"/>
          <w:numId w:val="70"/>
        </w:numPr>
        <w:spacing w:before="100" w:beforeAutospacing="1" w:after="100" w:afterAutospacing="1" w:line="240" w:lineRule="auto"/>
        <w:rPr>
          <w:ins w:id="3206" w:author="Craig Parker" w:date="2024-08-15T19:16:00Z" w16du:dateUtc="2024-08-15T17:16:00Z"/>
          <w:rFonts w:ascii="Nunito" w:eastAsia="Times New Roman" w:hAnsi="Nunito" w:cs="Times New Roman"/>
          <w:sz w:val="20"/>
          <w:szCs w:val="20"/>
          <w:lang w:val="en-ZA" w:eastAsia="en-ZA"/>
          <w:rPrChange w:id="3207" w:author="Craig Parker" w:date="2024-08-15T19:17:00Z" w16du:dateUtc="2024-08-15T17:17:00Z">
            <w:rPr>
              <w:ins w:id="3208" w:author="Craig Parker" w:date="2024-08-15T19:16:00Z" w16du:dateUtc="2024-08-15T17:16:00Z"/>
              <w:rFonts w:ascii="Times New Roman" w:eastAsia="Times New Roman" w:hAnsi="Times New Roman" w:cs="Times New Roman"/>
              <w:sz w:val="24"/>
              <w:szCs w:val="24"/>
              <w:lang w:val="en-ZA" w:eastAsia="en-ZA"/>
            </w:rPr>
          </w:rPrChange>
        </w:rPr>
      </w:pPr>
      <w:ins w:id="3209" w:author="Craig Parker" w:date="2024-08-15T19:16:00Z" w16du:dateUtc="2024-08-15T17:16:00Z">
        <w:r w:rsidRPr="005E54FD">
          <w:rPr>
            <w:rFonts w:ascii="Nunito" w:eastAsia="Times New Roman" w:hAnsi="Nunito" w:cs="Times New Roman"/>
            <w:b/>
            <w:bCs/>
            <w:sz w:val="20"/>
            <w:szCs w:val="20"/>
            <w:lang w:val="en-ZA" w:eastAsia="en-ZA"/>
            <w:rPrChange w:id="3210" w:author="Craig Parker" w:date="2024-08-15T19:17:00Z" w16du:dateUtc="2024-08-15T17:17:00Z">
              <w:rPr>
                <w:rFonts w:ascii="Times New Roman" w:eastAsia="Times New Roman" w:hAnsi="Times New Roman" w:cs="Times New Roman"/>
                <w:b/>
                <w:bCs/>
                <w:sz w:val="24"/>
                <w:szCs w:val="24"/>
                <w:lang w:val="en-ZA" w:eastAsia="en-ZA"/>
              </w:rPr>
            </w:rPrChange>
          </w:rPr>
          <w:lastRenderedPageBreak/>
          <w:t>Section 20 (Processing by Operators):</w:t>
        </w:r>
        <w:r w:rsidRPr="005E54FD">
          <w:rPr>
            <w:rFonts w:ascii="Nunito" w:eastAsia="Times New Roman" w:hAnsi="Nunito" w:cs="Times New Roman"/>
            <w:sz w:val="20"/>
            <w:szCs w:val="20"/>
            <w:lang w:val="en-ZA" w:eastAsia="en-ZA"/>
            <w:rPrChange w:id="3211" w:author="Craig Parker" w:date="2024-08-15T19:17:00Z" w16du:dateUtc="2024-08-15T17:17:00Z">
              <w:rPr>
                <w:rFonts w:ascii="Times New Roman" w:eastAsia="Times New Roman" w:hAnsi="Times New Roman" w:cs="Times New Roman"/>
                <w:sz w:val="24"/>
                <w:szCs w:val="24"/>
                <w:lang w:val="en-ZA" w:eastAsia="en-ZA"/>
              </w:rPr>
            </w:rPrChange>
          </w:rPr>
          <w:t xml:space="preserve"> Specifies requirements for individuals processing personal information. This includes maintaining a continually updated list of authorized personnel with restricted access to personal information through passwords and other security measures.</w:t>
        </w:r>
      </w:ins>
    </w:p>
    <w:p w14:paraId="20D79702" w14:textId="10F1E327" w:rsidR="005E54FD" w:rsidRPr="005E54FD" w:rsidRDefault="005E54FD">
      <w:pPr>
        <w:numPr>
          <w:ilvl w:val="0"/>
          <w:numId w:val="70"/>
        </w:numPr>
        <w:spacing w:before="100" w:beforeAutospacing="1" w:after="100" w:afterAutospacing="1" w:line="240" w:lineRule="auto"/>
        <w:rPr>
          <w:ins w:id="3212" w:author="Craig Parker" w:date="2024-08-15T14:36:00Z" w16du:dateUtc="2024-08-15T12:36:00Z"/>
          <w:rFonts w:ascii="Nunito" w:eastAsia="Times New Roman" w:hAnsi="Nunito" w:cs="Times New Roman"/>
          <w:sz w:val="20"/>
          <w:szCs w:val="20"/>
          <w:lang w:val="en-ZA" w:eastAsia="en-ZA"/>
          <w:rPrChange w:id="3213" w:author="Craig Parker" w:date="2024-08-15T19:17:00Z" w16du:dateUtc="2024-08-15T17:17:00Z">
            <w:rPr>
              <w:ins w:id="3214" w:author="Craig Parker" w:date="2024-08-15T14:36:00Z" w16du:dateUtc="2024-08-15T12:36:00Z"/>
              <w:rFonts w:ascii="Nunito" w:hAnsi="Nunito"/>
              <w:sz w:val="24"/>
              <w:szCs w:val="24"/>
              <w:lang w:val="en-ZA" w:eastAsia="en-ZA"/>
            </w:rPr>
          </w:rPrChange>
        </w:rPr>
        <w:pPrChange w:id="3215" w:author="Craig Parker" w:date="2024-08-15T19:16:00Z" w16du:dateUtc="2024-08-15T17:16:00Z">
          <w:pPr>
            <w:numPr>
              <w:numId w:val="22"/>
            </w:numPr>
            <w:tabs>
              <w:tab w:val="num" w:pos="720"/>
            </w:tabs>
            <w:spacing w:beforeAutospacing="1" w:after="0" w:afterAutospacing="1"/>
            <w:ind w:left="720" w:hanging="360"/>
          </w:pPr>
        </w:pPrChange>
      </w:pPr>
      <w:ins w:id="3216" w:author="Craig Parker" w:date="2024-08-15T19:16:00Z" w16du:dateUtc="2024-08-15T17:16:00Z">
        <w:r w:rsidRPr="005E54FD">
          <w:rPr>
            <w:rFonts w:ascii="Nunito" w:eastAsia="Times New Roman" w:hAnsi="Nunito" w:cs="Times New Roman"/>
            <w:b/>
            <w:bCs/>
            <w:sz w:val="20"/>
            <w:szCs w:val="20"/>
            <w:lang w:val="en-ZA" w:eastAsia="en-ZA"/>
            <w:rPrChange w:id="3217" w:author="Craig Parker" w:date="2024-08-15T19:17:00Z" w16du:dateUtc="2024-08-15T17:17:00Z">
              <w:rPr>
                <w:rFonts w:ascii="Times New Roman" w:eastAsia="Times New Roman" w:hAnsi="Times New Roman" w:cs="Times New Roman"/>
                <w:b/>
                <w:bCs/>
                <w:sz w:val="24"/>
                <w:szCs w:val="24"/>
                <w:lang w:val="en-ZA" w:eastAsia="en-ZA"/>
              </w:rPr>
            </w:rPrChange>
          </w:rPr>
          <w:t>Section 21 (Operator Contracts):</w:t>
        </w:r>
        <w:r w:rsidRPr="005E54FD">
          <w:rPr>
            <w:rFonts w:ascii="Nunito" w:eastAsia="Times New Roman" w:hAnsi="Nunito" w:cs="Times New Roman"/>
            <w:sz w:val="20"/>
            <w:szCs w:val="20"/>
            <w:lang w:val="en-ZA" w:eastAsia="en-ZA"/>
            <w:rPrChange w:id="3218" w:author="Craig Parker" w:date="2024-08-15T19:17:00Z" w16du:dateUtc="2024-08-15T17:17:00Z">
              <w:rPr>
                <w:rFonts w:ascii="Times New Roman" w:eastAsia="Times New Roman" w:hAnsi="Times New Roman" w:cs="Times New Roman"/>
                <w:sz w:val="24"/>
                <w:szCs w:val="24"/>
                <w:lang w:val="en-ZA" w:eastAsia="en-ZA"/>
              </w:rPr>
            </w:rPrChange>
          </w:rPr>
          <w:t xml:space="preserve"> Requires a written contract between the responsible party and operators implementing processing. This contract mandates that operators inform the responsible party if unauthorized access to personal information is suspected.</w:t>
        </w:r>
      </w:ins>
      <w:ins w:id="3219" w:author="Craig Parker" w:date="2024-08-15T19:17:00Z" w16du:dateUtc="2024-08-15T17:17:00Z">
        <w:r>
          <w:rPr>
            <w:rStyle w:val="FootnoteReference"/>
            <w:rFonts w:ascii="Nunito" w:eastAsia="Times New Roman" w:hAnsi="Nunito" w:cs="Times New Roman"/>
            <w:sz w:val="20"/>
            <w:szCs w:val="20"/>
            <w:lang w:val="en-ZA" w:eastAsia="en-ZA"/>
          </w:rPr>
          <w:footnoteReference w:id="8"/>
        </w:r>
      </w:ins>
    </w:p>
    <w:p w14:paraId="74DA2310" w14:textId="77777777" w:rsidR="00F51F0D" w:rsidRPr="00007315" w:rsidRDefault="00F51F0D">
      <w:pPr>
        <w:pStyle w:val="Heading1"/>
        <w:numPr>
          <w:ilvl w:val="0"/>
          <w:numId w:val="68"/>
        </w:numPr>
        <w:rPr>
          <w:ins w:id="3225" w:author="Craig Parker" w:date="2024-08-15T14:42:00Z" w16du:dateUtc="2024-08-15T12:42:00Z"/>
          <w:rFonts w:ascii="Nunito" w:hAnsi="Nunito"/>
          <w:color w:val="auto"/>
          <w:sz w:val="32"/>
          <w:szCs w:val="32"/>
          <w:rPrChange w:id="3226" w:author="Craig Parker" w:date="2024-08-16T13:26:00Z" w16du:dateUtc="2024-08-16T11:26:00Z">
            <w:rPr>
              <w:ins w:id="3227" w:author="Craig Parker" w:date="2024-08-15T14:42:00Z" w16du:dateUtc="2024-08-15T12:42:00Z"/>
              <w:rFonts w:ascii="Nunito" w:hAnsi="Nunito"/>
            </w:rPr>
          </w:rPrChange>
        </w:rPr>
        <w:pPrChange w:id="3228" w:author="Craig Parker" w:date="2024-08-15T17:30:00Z" w16du:dateUtc="2024-08-15T15:30:00Z">
          <w:pPr>
            <w:pStyle w:val="Heading1"/>
            <w:numPr>
              <w:numId w:val="11"/>
            </w:numPr>
            <w:ind w:left="360" w:hanging="360"/>
          </w:pPr>
        </w:pPrChange>
      </w:pPr>
      <w:bookmarkStart w:id="3229" w:name="_Toc174715419"/>
      <w:ins w:id="3230" w:author="Craig Parker" w:date="2024-08-15T14:42:00Z" w16du:dateUtc="2024-08-15T12:42:00Z">
        <w:r w:rsidRPr="00007315">
          <w:rPr>
            <w:rFonts w:ascii="Nunito" w:hAnsi="Nunito"/>
            <w:color w:val="auto"/>
            <w:sz w:val="32"/>
            <w:szCs w:val="32"/>
            <w:rPrChange w:id="3231" w:author="Craig Parker" w:date="2024-08-16T13:26:00Z" w16du:dateUtc="2024-08-16T11:26:00Z">
              <w:rPr>
                <w:rFonts w:ascii="Nunito" w:hAnsi="Nunito"/>
              </w:rPr>
            </w:rPrChange>
          </w:rPr>
          <w:t>Governance and compliance</w:t>
        </w:r>
        <w:bookmarkEnd w:id="3229"/>
      </w:ins>
    </w:p>
    <w:p w14:paraId="3552D8E2" w14:textId="77777777" w:rsidR="00EA1E29" w:rsidRPr="00691453" w:rsidRDefault="00EA1E29">
      <w:pPr>
        <w:spacing w:before="100" w:beforeAutospacing="1" w:after="100" w:afterAutospacing="1"/>
        <w:rPr>
          <w:ins w:id="3232" w:author="Craig Parker" w:date="2024-08-15T14:41:00Z" w16du:dateUtc="2024-08-15T12:41:00Z"/>
          <w:rFonts w:ascii="Nunito" w:eastAsia="Times New Roman" w:hAnsi="Nunito" w:cs="Times New Roman"/>
          <w:sz w:val="20"/>
          <w:szCs w:val="20"/>
          <w:lang w:val="en-ZA" w:eastAsia="en-ZA"/>
          <w:rPrChange w:id="3233" w:author="Craig Parker" w:date="2024-08-15T16:14:00Z" w16du:dateUtc="2024-08-15T14:14:00Z">
            <w:rPr>
              <w:ins w:id="3234" w:author="Craig Parker" w:date="2024-08-15T14:41:00Z" w16du:dateUtc="2024-08-15T12:41:00Z"/>
              <w:rFonts w:ascii="Times New Roman" w:eastAsia="Times New Roman" w:hAnsi="Times New Roman" w:cs="Times New Roman"/>
              <w:sz w:val="24"/>
              <w:szCs w:val="24"/>
              <w:lang w:val="en-ZA" w:eastAsia="en-ZA"/>
            </w:rPr>
          </w:rPrChange>
        </w:rPr>
        <w:pPrChange w:id="3235" w:author="Craig Parker" w:date="2024-08-15T16:14:00Z" w16du:dateUtc="2024-08-15T14:14:00Z">
          <w:pPr>
            <w:spacing w:before="100" w:beforeAutospacing="1" w:after="100" w:afterAutospacing="1" w:line="240" w:lineRule="auto"/>
          </w:pPr>
        </w:pPrChange>
      </w:pPr>
      <w:ins w:id="3236" w:author="Craig Parker" w:date="2024-08-15T14:41:00Z" w16du:dateUtc="2024-08-15T12:41:00Z">
        <w:r w:rsidRPr="00691453">
          <w:rPr>
            <w:rFonts w:ascii="Nunito" w:eastAsia="Times New Roman" w:hAnsi="Nunito" w:cs="Times New Roman"/>
            <w:sz w:val="20"/>
            <w:szCs w:val="20"/>
            <w:lang w:val="en-ZA" w:eastAsia="en-ZA"/>
            <w:rPrChange w:id="3237" w:author="Craig Parker" w:date="2024-08-15T16:14:00Z" w16du:dateUtc="2024-08-15T14:14:00Z">
              <w:rPr>
                <w:rFonts w:ascii="Times New Roman" w:eastAsia="Times New Roman" w:hAnsi="Times New Roman" w:cs="Times New Roman"/>
                <w:sz w:val="24"/>
                <w:szCs w:val="24"/>
                <w:lang w:val="en-ZA" w:eastAsia="en-ZA"/>
              </w:rPr>
            </w:rPrChange>
          </w:rPr>
          <w:t xml:space="preserve">The HE²AT </w:t>
        </w:r>
        <w:proofErr w:type="spellStart"/>
        <w:r w:rsidRPr="00691453">
          <w:rPr>
            <w:rFonts w:ascii="Nunito" w:eastAsia="Times New Roman" w:hAnsi="Nunito" w:cs="Times New Roman"/>
            <w:sz w:val="20"/>
            <w:szCs w:val="20"/>
            <w:lang w:val="en-ZA" w:eastAsia="en-ZA"/>
            <w:rPrChange w:id="3238" w:author="Craig Parker" w:date="2024-08-15T16:14:00Z" w16du:dateUtc="2024-08-15T14:14:00Z">
              <w:rPr>
                <w:rFonts w:ascii="Times New Roman" w:eastAsia="Times New Roman" w:hAnsi="Times New Roman" w:cs="Times New Roman"/>
                <w:sz w:val="24"/>
                <w:szCs w:val="24"/>
                <w:lang w:val="en-ZA" w:eastAsia="en-ZA"/>
              </w:rPr>
            </w:rPrChange>
          </w:rPr>
          <w:t>Center</w:t>
        </w:r>
        <w:proofErr w:type="spellEnd"/>
        <w:r w:rsidRPr="00691453">
          <w:rPr>
            <w:rFonts w:ascii="Nunito" w:eastAsia="Times New Roman" w:hAnsi="Nunito" w:cs="Times New Roman"/>
            <w:sz w:val="20"/>
            <w:szCs w:val="20"/>
            <w:lang w:val="en-ZA" w:eastAsia="en-ZA"/>
            <w:rPrChange w:id="3239" w:author="Craig Parker" w:date="2024-08-15T16:14:00Z" w16du:dateUtc="2024-08-15T14:14:00Z">
              <w:rPr>
                <w:rFonts w:ascii="Times New Roman" w:eastAsia="Times New Roman" w:hAnsi="Times New Roman" w:cs="Times New Roman"/>
                <w:sz w:val="24"/>
                <w:szCs w:val="24"/>
                <w:lang w:val="en-ZA" w:eastAsia="en-ZA"/>
              </w:rPr>
            </w:rPrChange>
          </w:rPr>
          <w:t xml:space="preserve"> has established a comprehensive governance and compliance framework to ensure that all data management activities adhere to ethical standards, legal requirements, and best practices. This framework is designed to protect participant privacy, ensure data quality, and facilitate responsible data sharing within the Consortium and beyond.</w:t>
        </w:r>
      </w:ins>
    </w:p>
    <w:p w14:paraId="46572620" w14:textId="43E57D75" w:rsidR="00EA1E29" w:rsidRPr="00007315" w:rsidRDefault="00EA1E29">
      <w:pPr>
        <w:pStyle w:val="Heading2"/>
        <w:numPr>
          <w:ilvl w:val="1"/>
          <w:numId w:val="68"/>
        </w:numPr>
        <w:rPr>
          <w:ins w:id="3240" w:author="Craig Parker" w:date="2024-08-15T14:41:00Z" w16du:dateUtc="2024-08-15T12:41:00Z"/>
          <w:rFonts w:ascii="Nunito" w:hAnsi="Nunito"/>
          <w:b w:val="0"/>
          <w:bCs w:val="0"/>
          <w:sz w:val="28"/>
          <w:szCs w:val="28"/>
          <w:lang w:val="en-ZA" w:eastAsia="en-ZA"/>
          <w:rPrChange w:id="3241" w:author="Craig Parker" w:date="2024-08-16T13:24:00Z" w16du:dateUtc="2024-08-16T11:24:00Z">
            <w:rPr>
              <w:ins w:id="3242" w:author="Craig Parker" w:date="2024-08-15T14:41:00Z" w16du:dateUtc="2024-08-15T12:41:00Z"/>
              <w:b/>
              <w:bCs/>
              <w:lang w:val="en-ZA" w:eastAsia="en-ZA"/>
            </w:rPr>
          </w:rPrChange>
        </w:rPr>
        <w:pPrChange w:id="3243" w:author="Craig Parker" w:date="2024-08-15T17:30:00Z" w16du:dateUtc="2024-08-15T15:30:00Z">
          <w:pPr>
            <w:spacing w:before="100" w:beforeAutospacing="1" w:after="100" w:afterAutospacing="1" w:line="240" w:lineRule="auto"/>
            <w:outlineLvl w:val="3"/>
          </w:pPr>
        </w:pPrChange>
      </w:pPr>
      <w:bookmarkStart w:id="3244" w:name="_Toc174715420"/>
      <w:ins w:id="3245" w:author="Craig Parker" w:date="2024-08-15T14:41:00Z" w16du:dateUtc="2024-08-15T12:41:00Z">
        <w:r w:rsidRPr="00007315">
          <w:rPr>
            <w:rFonts w:ascii="Nunito" w:hAnsi="Nunito"/>
            <w:color w:val="auto"/>
            <w:sz w:val="28"/>
            <w:szCs w:val="28"/>
            <w:lang w:val="en-ZA" w:eastAsia="en-ZA"/>
            <w:rPrChange w:id="3246" w:author="Craig Parker" w:date="2024-08-16T13:24:00Z" w16du:dateUtc="2024-08-16T11:24:00Z">
              <w:rPr>
                <w:b/>
                <w:bCs/>
                <w:lang w:val="en-ZA" w:eastAsia="en-ZA"/>
              </w:rPr>
            </w:rPrChange>
          </w:rPr>
          <w:t>Data Governance</w:t>
        </w:r>
        <w:bookmarkEnd w:id="3244"/>
      </w:ins>
    </w:p>
    <w:p w14:paraId="2AA4058E" w14:textId="4D57B0A7" w:rsidR="003E4CD2" w:rsidRDefault="00EA1E29" w:rsidP="003E4CD2">
      <w:pPr>
        <w:spacing w:before="100" w:beforeAutospacing="1" w:after="100" w:afterAutospacing="1"/>
        <w:rPr>
          <w:ins w:id="3247" w:author="Craig Parker" w:date="2024-08-15T16:32:00Z" w16du:dateUtc="2024-08-15T14:32:00Z"/>
          <w:rFonts w:ascii="Nunito" w:eastAsia="Times New Roman" w:hAnsi="Nunito" w:cs="Times New Roman"/>
          <w:sz w:val="20"/>
          <w:szCs w:val="20"/>
          <w:lang w:val="en-ZA" w:eastAsia="en-ZA"/>
        </w:rPr>
      </w:pPr>
      <w:ins w:id="3248" w:author="Craig Parker" w:date="2024-08-15T14:41:00Z" w16du:dateUtc="2024-08-15T12:41:00Z">
        <w:r w:rsidRPr="00691453">
          <w:rPr>
            <w:rFonts w:ascii="Nunito" w:eastAsia="Times New Roman" w:hAnsi="Nunito" w:cs="Times New Roman"/>
            <w:sz w:val="20"/>
            <w:szCs w:val="20"/>
            <w:lang w:val="en-ZA" w:eastAsia="en-ZA"/>
            <w:rPrChange w:id="3249" w:author="Craig Parker" w:date="2024-08-15T16:14:00Z" w16du:dateUtc="2024-08-15T14:14:00Z">
              <w:rPr>
                <w:rFonts w:ascii="Times New Roman" w:eastAsia="Times New Roman" w:hAnsi="Times New Roman" w:cs="Times New Roman"/>
                <w:sz w:val="24"/>
                <w:szCs w:val="24"/>
                <w:lang w:val="en-ZA" w:eastAsia="en-ZA"/>
              </w:rPr>
            </w:rPrChange>
          </w:rPr>
          <w:t xml:space="preserve">Data governance within the HE²AT </w:t>
        </w:r>
        <w:proofErr w:type="spellStart"/>
        <w:r w:rsidRPr="00691453">
          <w:rPr>
            <w:rFonts w:ascii="Nunito" w:eastAsia="Times New Roman" w:hAnsi="Nunito" w:cs="Times New Roman"/>
            <w:sz w:val="20"/>
            <w:szCs w:val="20"/>
            <w:lang w:val="en-ZA" w:eastAsia="en-ZA"/>
            <w:rPrChange w:id="3250" w:author="Craig Parker" w:date="2024-08-15T16:14:00Z" w16du:dateUtc="2024-08-15T14:14:00Z">
              <w:rPr>
                <w:rFonts w:ascii="Times New Roman" w:eastAsia="Times New Roman" w:hAnsi="Times New Roman" w:cs="Times New Roman"/>
                <w:sz w:val="24"/>
                <w:szCs w:val="24"/>
                <w:lang w:val="en-ZA" w:eastAsia="en-ZA"/>
              </w:rPr>
            </w:rPrChange>
          </w:rPr>
          <w:t>Center</w:t>
        </w:r>
        <w:proofErr w:type="spellEnd"/>
        <w:r w:rsidRPr="00691453">
          <w:rPr>
            <w:rFonts w:ascii="Nunito" w:eastAsia="Times New Roman" w:hAnsi="Nunito" w:cs="Times New Roman"/>
            <w:sz w:val="20"/>
            <w:szCs w:val="20"/>
            <w:lang w:val="en-ZA" w:eastAsia="en-ZA"/>
            <w:rPrChange w:id="3251" w:author="Craig Parker" w:date="2024-08-15T16:14:00Z" w16du:dateUtc="2024-08-15T14:14:00Z">
              <w:rPr>
                <w:rFonts w:ascii="Times New Roman" w:eastAsia="Times New Roman" w:hAnsi="Times New Roman" w:cs="Times New Roman"/>
                <w:sz w:val="24"/>
                <w:szCs w:val="24"/>
                <w:lang w:val="en-ZA" w:eastAsia="en-ZA"/>
              </w:rPr>
            </w:rPrChange>
          </w:rPr>
          <w:t xml:space="preserve"> involves </w:t>
        </w:r>
      </w:ins>
      <w:ins w:id="3252" w:author="Craig Parker" w:date="2024-08-16T09:39:00Z" w16du:dateUtc="2024-08-16T07:39:00Z">
        <w:r w:rsidR="00F55E47">
          <w:rPr>
            <w:rFonts w:ascii="Nunito" w:eastAsia="Times New Roman" w:hAnsi="Nunito" w:cs="Times New Roman"/>
            <w:sz w:val="20"/>
            <w:szCs w:val="20"/>
            <w:lang w:val="en-ZA" w:eastAsia="en-ZA"/>
          </w:rPr>
          <w:t>various</w:t>
        </w:r>
      </w:ins>
      <w:ins w:id="3253" w:author="Craig Parker" w:date="2024-08-15T14:41:00Z" w16du:dateUtc="2024-08-15T12:41:00Z">
        <w:r w:rsidRPr="00691453">
          <w:rPr>
            <w:rFonts w:ascii="Nunito" w:eastAsia="Times New Roman" w:hAnsi="Nunito" w:cs="Times New Roman"/>
            <w:sz w:val="20"/>
            <w:szCs w:val="20"/>
            <w:lang w:val="en-ZA" w:eastAsia="en-ZA"/>
            <w:rPrChange w:id="3254" w:author="Craig Parker" w:date="2024-08-15T16:14:00Z" w16du:dateUtc="2024-08-15T14:14:00Z">
              <w:rPr>
                <w:rFonts w:ascii="Times New Roman" w:eastAsia="Times New Roman" w:hAnsi="Times New Roman" w:cs="Times New Roman"/>
                <w:sz w:val="24"/>
                <w:szCs w:val="24"/>
                <w:lang w:val="en-ZA" w:eastAsia="en-ZA"/>
              </w:rPr>
            </w:rPrChange>
          </w:rPr>
          <w:t xml:space="preserve"> activities that ensure the responsible management of data. This includes the ethical oversight of data collection, </w:t>
        </w:r>
      </w:ins>
      <w:ins w:id="3255" w:author="Craig Parker" w:date="2024-08-16T09:39:00Z" w16du:dateUtc="2024-08-16T07:39:00Z">
        <w:r w:rsidR="00F55E47">
          <w:rPr>
            <w:rFonts w:ascii="Nunito" w:eastAsia="Times New Roman" w:hAnsi="Nunito" w:cs="Times New Roman"/>
            <w:sz w:val="20"/>
            <w:szCs w:val="20"/>
            <w:lang w:val="en-ZA" w:eastAsia="en-ZA"/>
          </w:rPr>
          <w:t>establishing</w:t>
        </w:r>
      </w:ins>
      <w:ins w:id="3256" w:author="Craig Parker" w:date="2024-08-15T14:41:00Z" w16du:dateUtc="2024-08-15T12:41:00Z">
        <w:r w:rsidRPr="00691453">
          <w:rPr>
            <w:rFonts w:ascii="Nunito" w:eastAsia="Times New Roman" w:hAnsi="Nunito" w:cs="Times New Roman"/>
            <w:sz w:val="20"/>
            <w:szCs w:val="20"/>
            <w:lang w:val="en-ZA" w:eastAsia="en-ZA"/>
            <w:rPrChange w:id="3257" w:author="Craig Parker" w:date="2024-08-15T16:14:00Z" w16du:dateUtc="2024-08-15T14:14:00Z">
              <w:rPr>
                <w:rFonts w:ascii="Times New Roman" w:eastAsia="Times New Roman" w:hAnsi="Times New Roman" w:cs="Times New Roman"/>
                <w:sz w:val="24"/>
                <w:szCs w:val="24"/>
                <w:lang w:val="en-ZA" w:eastAsia="en-ZA"/>
              </w:rPr>
            </w:rPrChange>
          </w:rPr>
          <w:t xml:space="preserve"> protocols for data sharing, and ensuring that data access is aligned with the research objectives of the DSI Africa Consortium. The governance framework </w:t>
        </w:r>
      </w:ins>
      <w:ins w:id="3258" w:author="Craig Parker" w:date="2024-08-16T09:40:00Z" w16du:dateUtc="2024-08-16T07:40:00Z">
        <w:r w:rsidR="00F55E47">
          <w:rPr>
            <w:rFonts w:ascii="Nunito" w:eastAsia="Times New Roman" w:hAnsi="Nunito" w:cs="Times New Roman"/>
            <w:sz w:val="20"/>
            <w:szCs w:val="20"/>
            <w:lang w:val="en-ZA" w:eastAsia="en-ZA"/>
          </w:rPr>
          <w:t>emphasises</w:t>
        </w:r>
      </w:ins>
      <w:ins w:id="3259" w:author="Craig Parker" w:date="2024-08-15T14:41:00Z" w16du:dateUtc="2024-08-15T12:41:00Z">
        <w:r w:rsidRPr="00691453">
          <w:rPr>
            <w:rFonts w:ascii="Nunito" w:eastAsia="Times New Roman" w:hAnsi="Nunito" w:cs="Times New Roman"/>
            <w:sz w:val="20"/>
            <w:szCs w:val="20"/>
            <w:lang w:val="en-ZA" w:eastAsia="en-ZA"/>
            <w:rPrChange w:id="3260" w:author="Craig Parker" w:date="2024-08-15T16:14:00Z" w16du:dateUtc="2024-08-15T14:14:00Z">
              <w:rPr>
                <w:rFonts w:ascii="Times New Roman" w:eastAsia="Times New Roman" w:hAnsi="Times New Roman" w:cs="Times New Roman"/>
                <w:sz w:val="24"/>
                <w:szCs w:val="24"/>
                <w:lang w:val="en-ZA" w:eastAsia="en-ZA"/>
              </w:rPr>
            </w:rPrChange>
          </w:rPr>
          <w:t xml:space="preserve"> transparency, accountability, and compliance with relevant regulations, such as POPIA.</w:t>
        </w:r>
      </w:ins>
    </w:p>
    <w:p w14:paraId="7A74EE6B" w14:textId="0E39F5E7" w:rsidR="00EA1E29" w:rsidRPr="00007315" w:rsidRDefault="00EA1E29">
      <w:pPr>
        <w:pStyle w:val="Heading2"/>
        <w:numPr>
          <w:ilvl w:val="1"/>
          <w:numId w:val="68"/>
        </w:numPr>
        <w:rPr>
          <w:ins w:id="3261" w:author="Craig Parker" w:date="2024-08-15T14:41:00Z" w16du:dateUtc="2024-08-15T12:41:00Z"/>
          <w:rFonts w:ascii="Nunito" w:eastAsia="Times New Roman" w:hAnsi="Nunito" w:cs="Times New Roman"/>
          <w:b w:val="0"/>
          <w:bCs w:val="0"/>
          <w:sz w:val="28"/>
          <w:szCs w:val="28"/>
          <w:lang w:val="en-ZA" w:eastAsia="en-ZA"/>
          <w:rPrChange w:id="3262" w:author="Craig Parker" w:date="2024-08-16T13:24:00Z" w16du:dateUtc="2024-08-16T11:24:00Z">
            <w:rPr>
              <w:ins w:id="3263" w:author="Craig Parker" w:date="2024-08-15T14:41:00Z" w16du:dateUtc="2024-08-15T12:41:00Z"/>
              <w:b/>
              <w:bCs/>
              <w:lang w:val="en-ZA" w:eastAsia="en-ZA"/>
            </w:rPr>
          </w:rPrChange>
        </w:rPr>
        <w:pPrChange w:id="3264" w:author="Craig Parker" w:date="2024-08-15T17:30:00Z" w16du:dateUtc="2024-08-15T15:30:00Z">
          <w:pPr>
            <w:spacing w:before="100" w:beforeAutospacing="1" w:after="100" w:afterAutospacing="1" w:line="240" w:lineRule="auto"/>
            <w:outlineLvl w:val="3"/>
          </w:pPr>
        </w:pPrChange>
      </w:pPr>
      <w:bookmarkStart w:id="3265" w:name="_Toc174715421"/>
      <w:ins w:id="3266" w:author="Craig Parker" w:date="2024-08-15T14:41:00Z" w16du:dateUtc="2024-08-15T12:41:00Z">
        <w:r w:rsidRPr="00007315">
          <w:rPr>
            <w:rFonts w:ascii="Nunito" w:hAnsi="Nunito"/>
            <w:color w:val="auto"/>
            <w:sz w:val="28"/>
            <w:szCs w:val="28"/>
            <w:lang w:val="en-ZA" w:eastAsia="en-ZA"/>
            <w:rPrChange w:id="3267" w:author="Craig Parker" w:date="2024-08-16T13:24:00Z" w16du:dateUtc="2024-08-16T11:24:00Z">
              <w:rPr>
                <w:b/>
                <w:bCs/>
                <w:lang w:val="en-ZA" w:eastAsia="en-ZA"/>
              </w:rPr>
            </w:rPrChange>
          </w:rPr>
          <w:t>Compliance Measures</w:t>
        </w:r>
        <w:bookmarkEnd w:id="3265"/>
      </w:ins>
    </w:p>
    <w:p w14:paraId="72EB68BE" w14:textId="77777777" w:rsidR="00EA1E29" w:rsidRPr="00691453" w:rsidRDefault="00EA1E29">
      <w:pPr>
        <w:spacing w:before="100" w:beforeAutospacing="1" w:after="100" w:afterAutospacing="1"/>
        <w:rPr>
          <w:ins w:id="3268" w:author="Craig Parker" w:date="2024-08-15T14:41:00Z" w16du:dateUtc="2024-08-15T12:41:00Z"/>
          <w:rFonts w:ascii="Nunito" w:eastAsia="Times New Roman" w:hAnsi="Nunito" w:cs="Times New Roman"/>
          <w:sz w:val="20"/>
          <w:szCs w:val="20"/>
          <w:lang w:val="en-ZA" w:eastAsia="en-ZA"/>
          <w:rPrChange w:id="3269" w:author="Craig Parker" w:date="2024-08-15T16:14:00Z" w16du:dateUtc="2024-08-15T14:14:00Z">
            <w:rPr>
              <w:ins w:id="3270" w:author="Craig Parker" w:date="2024-08-15T14:41:00Z" w16du:dateUtc="2024-08-15T12:41:00Z"/>
              <w:rFonts w:ascii="Times New Roman" w:eastAsia="Times New Roman" w:hAnsi="Times New Roman" w:cs="Times New Roman"/>
              <w:sz w:val="24"/>
              <w:szCs w:val="24"/>
              <w:lang w:val="en-ZA" w:eastAsia="en-ZA"/>
            </w:rPr>
          </w:rPrChange>
        </w:rPr>
        <w:pPrChange w:id="3271" w:author="Craig Parker" w:date="2024-08-15T16:14:00Z" w16du:dateUtc="2024-08-15T14:14:00Z">
          <w:pPr>
            <w:spacing w:before="100" w:beforeAutospacing="1" w:after="100" w:afterAutospacing="1" w:line="240" w:lineRule="auto"/>
          </w:pPr>
        </w:pPrChange>
      </w:pPr>
      <w:ins w:id="3272" w:author="Craig Parker" w:date="2024-08-15T14:41:00Z" w16du:dateUtc="2024-08-15T12:41:00Z">
        <w:r w:rsidRPr="00691453">
          <w:rPr>
            <w:rFonts w:ascii="Nunito" w:eastAsia="Times New Roman" w:hAnsi="Nunito" w:cs="Times New Roman"/>
            <w:sz w:val="20"/>
            <w:szCs w:val="20"/>
            <w:lang w:val="en-ZA" w:eastAsia="en-ZA"/>
            <w:rPrChange w:id="3273" w:author="Craig Parker" w:date="2024-08-15T16:14:00Z" w16du:dateUtc="2024-08-15T14:14:00Z">
              <w:rPr>
                <w:rFonts w:ascii="Times New Roman" w:eastAsia="Times New Roman" w:hAnsi="Times New Roman" w:cs="Times New Roman"/>
                <w:sz w:val="24"/>
                <w:szCs w:val="24"/>
                <w:lang w:val="en-ZA" w:eastAsia="en-ZA"/>
              </w:rPr>
            </w:rPrChange>
          </w:rPr>
          <w:t xml:space="preserve">To ensure that data management practices comply with both legal and ethical standards, the HE²AT </w:t>
        </w:r>
        <w:proofErr w:type="spellStart"/>
        <w:r w:rsidRPr="00691453">
          <w:rPr>
            <w:rFonts w:ascii="Nunito" w:eastAsia="Times New Roman" w:hAnsi="Nunito" w:cs="Times New Roman"/>
            <w:sz w:val="20"/>
            <w:szCs w:val="20"/>
            <w:lang w:val="en-ZA" w:eastAsia="en-ZA"/>
            <w:rPrChange w:id="3274" w:author="Craig Parker" w:date="2024-08-15T16:14:00Z" w16du:dateUtc="2024-08-15T14:14:00Z">
              <w:rPr>
                <w:rFonts w:ascii="Times New Roman" w:eastAsia="Times New Roman" w:hAnsi="Times New Roman" w:cs="Times New Roman"/>
                <w:sz w:val="24"/>
                <w:szCs w:val="24"/>
                <w:lang w:val="en-ZA" w:eastAsia="en-ZA"/>
              </w:rPr>
            </w:rPrChange>
          </w:rPr>
          <w:t>Center</w:t>
        </w:r>
        <w:proofErr w:type="spellEnd"/>
        <w:r w:rsidRPr="00691453">
          <w:rPr>
            <w:rFonts w:ascii="Nunito" w:eastAsia="Times New Roman" w:hAnsi="Nunito" w:cs="Times New Roman"/>
            <w:sz w:val="20"/>
            <w:szCs w:val="20"/>
            <w:lang w:val="en-ZA" w:eastAsia="en-ZA"/>
            <w:rPrChange w:id="3275" w:author="Craig Parker" w:date="2024-08-15T16:14:00Z" w16du:dateUtc="2024-08-15T14:14:00Z">
              <w:rPr>
                <w:rFonts w:ascii="Times New Roman" w:eastAsia="Times New Roman" w:hAnsi="Times New Roman" w:cs="Times New Roman"/>
                <w:sz w:val="24"/>
                <w:szCs w:val="24"/>
                <w:lang w:val="en-ZA" w:eastAsia="en-ZA"/>
              </w:rPr>
            </w:rPrChange>
          </w:rPr>
          <w:t xml:space="preserve"> has implemented several key measures:</w:t>
        </w:r>
      </w:ins>
    </w:p>
    <w:p w14:paraId="4C1E3430" w14:textId="0CEC7443" w:rsidR="00EA1E29" w:rsidRPr="00691453" w:rsidRDefault="00EA1E29">
      <w:pPr>
        <w:numPr>
          <w:ilvl w:val="0"/>
          <w:numId w:val="52"/>
        </w:numPr>
        <w:spacing w:before="100" w:beforeAutospacing="1" w:after="100" w:afterAutospacing="1"/>
        <w:rPr>
          <w:ins w:id="3276" w:author="Craig Parker" w:date="2024-08-15T14:41:00Z" w16du:dateUtc="2024-08-15T12:41:00Z"/>
          <w:rFonts w:ascii="Nunito" w:eastAsia="Times New Roman" w:hAnsi="Nunito" w:cs="Times New Roman"/>
          <w:sz w:val="20"/>
          <w:szCs w:val="20"/>
          <w:lang w:val="en-ZA" w:eastAsia="en-ZA"/>
          <w:rPrChange w:id="3277" w:author="Craig Parker" w:date="2024-08-15T16:14:00Z" w16du:dateUtc="2024-08-15T14:14:00Z">
            <w:rPr>
              <w:ins w:id="3278" w:author="Craig Parker" w:date="2024-08-15T14:41:00Z" w16du:dateUtc="2024-08-15T12:41:00Z"/>
              <w:rFonts w:ascii="Times New Roman" w:eastAsia="Times New Roman" w:hAnsi="Times New Roman" w:cs="Times New Roman"/>
              <w:sz w:val="24"/>
              <w:szCs w:val="24"/>
              <w:lang w:val="en-ZA" w:eastAsia="en-ZA"/>
            </w:rPr>
          </w:rPrChange>
        </w:rPr>
        <w:pPrChange w:id="3279" w:author="Craig Parker" w:date="2024-08-15T16:14:00Z" w16du:dateUtc="2024-08-15T14:14:00Z">
          <w:pPr>
            <w:numPr>
              <w:numId w:val="52"/>
            </w:numPr>
            <w:tabs>
              <w:tab w:val="num" w:pos="720"/>
            </w:tabs>
            <w:spacing w:before="100" w:beforeAutospacing="1" w:after="100" w:afterAutospacing="1" w:line="240" w:lineRule="auto"/>
            <w:ind w:left="720" w:hanging="360"/>
          </w:pPr>
        </w:pPrChange>
      </w:pPr>
      <w:ins w:id="3280" w:author="Craig Parker" w:date="2024-08-15T14:41:00Z" w16du:dateUtc="2024-08-15T12:41:00Z">
        <w:r w:rsidRPr="00691453">
          <w:rPr>
            <w:rFonts w:ascii="Nunito" w:eastAsia="Times New Roman" w:hAnsi="Nunito" w:cs="Times New Roman"/>
            <w:b/>
            <w:bCs/>
            <w:sz w:val="20"/>
            <w:szCs w:val="20"/>
            <w:lang w:val="en-ZA" w:eastAsia="en-ZA"/>
            <w:rPrChange w:id="3281" w:author="Craig Parker" w:date="2024-08-15T16:14:00Z" w16du:dateUtc="2024-08-15T14:14:00Z">
              <w:rPr>
                <w:rFonts w:ascii="Times New Roman" w:eastAsia="Times New Roman" w:hAnsi="Times New Roman" w:cs="Times New Roman"/>
                <w:b/>
                <w:bCs/>
                <w:sz w:val="24"/>
                <w:szCs w:val="24"/>
                <w:lang w:val="en-ZA" w:eastAsia="en-ZA"/>
              </w:rPr>
            </w:rPrChange>
          </w:rPr>
          <w:t>Data Protection Impact Assessments (DPIAs):</w:t>
        </w:r>
        <w:r w:rsidRPr="00691453">
          <w:rPr>
            <w:rFonts w:ascii="Nunito" w:eastAsia="Times New Roman" w:hAnsi="Nunito" w:cs="Times New Roman"/>
            <w:sz w:val="20"/>
            <w:szCs w:val="20"/>
            <w:lang w:val="en-ZA" w:eastAsia="en-ZA"/>
            <w:rPrChange w:id="3282" w:author="Craig Parker" w:date="2024-08-15T16:14:00Z" w16du:dateUtc="2024-08-15T14:14:00Z">
              <w:rPr>
                <w:rFonts w:ascii="Times New Roman" w:eastAsia="Times New Roman" w:hAnsi="Times New Roman" w:cs="Times New Roman"/>
                <w:sz w:val="24"/>
                <w:szCs w:val="24"/>
                <w:lang w:val="en-ZA" w:eastAsia="en-ZA"/>
              </w:rPr>
            </w:rPrChange>
          </w:rPr>
          <w:t xml:space="preserve"> </w:t>
        </w:r>
      </w:ins>
      <w:ins w:id="3283" w:author="Craig Parker" w:date="2024-08-16T09:40:00Z" w16du:dateUtc="2024-08-16T07:40:00Z">
        <w:r w:rsidR="00F55E47">
          <w:rPr>
            <w:rFonts w:ascii="Nunito" w:eastAsia="Times New Roman" w:hAnsi="Nunito" w:cs="Times New Roman"/>
            <w:sz w:val="20"/>
            <w:szCs w:val="20"/>
            <w:lang w:val="en-ZA" w:eastAsia="en-ZA"/>
          </w:rPr>
          <w:t>These are required for personal information datasets.</w:t>
        </w:r>
      </w:ins>
      <w:ins w:id="3284" w:author="Craig Parker" w:date="2024-08-15T14:41:00Z" w16du:dateUtc="2024-08-15T12:41:00Z">
        <w:r w:rsidRPr="00691453">
          <w:rPr>
            <w:rFonts w:ascii="Nunito" w:eastAsia="Times New Roman" w:hAnsi="Nunito" w:cs="Times New Roman"/>
            <w:sz w:val="20"/>
            <w:szCs w:val="20"/>
            <w:lang w:val="en-ZA" w:eastAsia="en-ZA"/>
            <w:rPrChange w:id="3285" w:author="Craig Parker" w:date="2024-08-15T16:14:00Z" w16du:dateUtc="2024-08-15T14:14:00Z">
              <w:rPr>
                <w:rFonts w:ascii="Times New Roman" w:eastAsia="Times New Roman" w:hAnsi="Times New Roman" w:cs="Times New Roman"/>
                <w:sz w:val="24"/>
                <w:szCs w:val="24"/>
                <w:lang w:val="en-ZA" w:eastAsia="en-ZA"/>
              </w:rPr>
            </w:rPrChange>
          </w:rPr>
          <w:t xml:space="preserve"> DPIAs assess privacy risks and implement mitigation strategies, such as encryption and limiting data exposure. If data is fully de-identified, a DPIA may not be necessary.</w:t>
        </w:r>
      </w:ins>
    </w:p>
    <w:p w14:paraId="3DC4F652" w14:textId="56528E37" w:rsidR="00EA1E29" w:rsidRPr="00691453" w:rsidRDefault="00EA1E29">
      <w:pPr>
        <w:numPr>
          <w:ilvl w:val="0"/>
          <w:numId w:val="52"/>
        </w:numPr>
        <w:spacing w:before="100" w:beforeAutospacing="1" w:after="100" w:afterAutospacing="1"/>
        <w:rPr>
          <w:ins w:id="3286" w:author="Craig Parker" w:date="2024-08-15T14:41:00Z" w16du:dateUtc="2024-08-15T12:41:00Z"/>
          <w:rFonts w:ascii="Nunito" w:eastAsia="Times New Roman" w:hAnsi="Nunito" w:cs="Times New Roman"/>
          <w:sz w:val="20"/>
          <w:szCs w:val="20"/>
          <w:lang w:val="en-ZA" w:eastAsia="en-ZA"/>
          <w:rPrChange w:id="3287" w:author="Craig Parker" w:date="2024-08-15T16:14:00Z" w16du:dateUtc="2024-08-15T14:14:00Z">
            <w:rPr>
              <w:ins w:id="3288" w:author="Craig Parker" w:date="2024-08-15T14:41:00Z" w16du:dateUtc="2024-08-15T12:41:00Z"/>
              <w:rFonts w:ascii="Times New Roman" w:eastAsia="Times New Roman" w:hAnsi="Times New Roman" w:cs="Times New Roman"/>
              <w:sz w:val="24"/>
              <w:szCs w:val="24"/>
              <w:lang w:val="en-ZA" w:eastAsia="en-ZA"/>
            </w:rPr>
          </w:rPrChange>
        </w:rPr>
        <w:pPrChange w:id="3289" w:author="Craig Parker" w:date="2024-08-15T16:14:00Z" w16du:dateUtc="2024-08-15T14:14:00Z">
          <w:pPr>
            <w:numPr>
              <w:numId w:val="52"/>
            </w:numPr>
            <w:tabs>
              <w:tab w:val="num" w:pos="720"/>
            </w:tabs>
            <w:spacing w:before="100" w:beforeAutospacing="1" w:after="100" w:afterAutospacing="1" w:line="240" w:lineRule="auto"/>
            <w:ind w:left="720" w:hanging="360"/>
          </w:pPr>
        </w:pPrChange>
      </w:pPr>
      <w:ins w:id="3290" w:author="Craig Parker" w:date="2024-08-15T14:41:00Z" w16du:dateUtc="2024-08-15T12:41:00Z">
        <w:r w:rsidRPr="00691453">
          <w:rPr>
            <w:rFonts w:ascii="Nunito" w:eastAsia="Times New Roman" w:hAnsi="Nunito" w:cs="Times New Roman"/>
            <w:b/>
            <w:bCs/>
            <w:sz w:val="20"/>
            <w:szCs w:val="20"/>
            <w:lang w:val="en-ZA" w:eastAsia="en-ZA"/>
            <w:rPrChange w:id="3291" w:author="Craig Parker" w:date="2024-08-15T16:14:00Z" w16du:dateUtc="2024-08-15T14:14:00Z">
              <w:rPr>
                <w:rFonts w:ascii="Times New Roman" w:eastAsia="Times New Roman" w:hAnsi="Times New Roman" w:cs="Times New Roman"/>
                <w:b/>
                <w:bCs/>
                <w:sz w:val="24"/>
                <w:szCs w:val="24"/>
                <w:lang w:val="en-ZA" w:eastAsia="en-ZA"/>
              </w:rPr>
            </w:rPrChange>
          </w:rPr>
          <w:lastRenderedPageBreak/>
          <w:t>Data Transfer Agreements (DTAs):</w:t>
        </w:r>
        <w:r w:rsidRPr="00691453">
          <w:rPr>
            <w:rFonts w:ascii="Nunito" w:eastAsia="Times New Roman" w:hAnsi="Nunito" w:cs="Times New Roman"/>
            <w:sz w:val="20"/>
            <w:szCs w:val="20"/>
            <w:lang w:val="en-ZA" w:eastAsia="en-ZA"/>
            <w:rPrChange w:id="3292" w:author="Craig Parker" w:date="2024-08-15T16:14:00Z" w16du:dateUtc="2024-08-15T14:14:00Z">
              <w:rPr>
                <w:rFonts w:ascii="Times New Roman" w:eastAsia="Times New Roman" w:hAnsi="Times New Roman" w:cs="Times New Roman"/>
                <w:sz w:val="24"/>
                <w:szCs w:val="24"/>
                <w:lang w:val="en-ZA" w:eastAsia="en-ZA"/>
              </w:rPr>
            </w:rPrChange>
          </w:rPr>
          <w:t xml:space="preserve"> Before data is shared, a DTA is executed between the provider and recipient, outlining the terms of use and prohibiting </w:t>
        </w:r>
      </w:ins>
      <w:ins w:id="3293" w:author="Craig Parker" w:date="2024-08-16T09:40:00Z" w16du:dateUtc="2024-08-16T07:40:00Z">
        <w:r w:rsidR="00F55E47">
          <w:rPr>
            <w:rFonts w:ascii="Nunito" w:eastAsia="Times New Roman" w:hAnsi="Nunito" w:cs="Times New Roman"/>
            <w:sz w:val="20"/>
            <w:szCs w:val="20"/>
            <w:lang w:val="en-ZA" w:eastAsia="en-ZA"/>
          </w:rPr>
          <w:t>unauthorised</w:t>
        </w:r>
      </w:ins>
      <w:ins w:id="3294" w:author="Craig Parker" w:date="2024-08-15T14:41:00Z" w16du:dateUtc="2024-08-15T12:41:00Z">
        <w:r w:rsidRPr="00691453">
          <w:rPr>
            <w:rFonts w:ascii="Nunito" w:eastAsia="Times New Roman" w:hAnsi="Nunito" w:cs="Times New Roman"/>
            <w:sz w:val="20"/>
            <w:szCs w:val="20"/>
            <w:lang w:val="en-ZA" w:eastAsia="en-ZA"/>
            <w:rPrChange w:id="3295" w:author="Craig Parker" w:date="2024-08-15T16:14:00Z" w16du:dateUtc="2024-08-15T14:14:00Z">
              <w:rPr>
                <w:rFonts w:ascii="Times New Roman" w:eastAsia="Times New Roman" w:hAnsi="Times New Roman" w:cs="Times New Roman"/>
                <w:sz w:val="24"/>
                <w:szCs w:val="24"/>
                <w:lang w:val="en-ZA" w:eastAsia="en-ZA"/>
              </w:rPr>
            </w:rPrChange>
          </w:rPr>
          <w:t xml:space="preserve"> sharing with third parties. This ensures that data transfers are legally and ethically sound.</w:t>
        </w:r>
      </w:ins>
    </w:p>
    <w:p w14:paraId="482A7C4F" w14:textId="77777777" w:rsidR="00EA1E29" w:rsidRPr="00691453" w:rsidRDefault="00EA1E29">
      <w:pPr>
        <w:numPr>
          <w:ilvl w:val="0"/>
          <w:numId w:val="52"/>
        </w:numPr>
        <w:spacing w:before="100" w:beforeAutospacing="1" w:after="100" w:afterAutospacing="1"/>
        <w:rPr>
          <w:ins w:id="3296" w:author="Craig Parker" w:date="2024-08-15T14:41:00Z" w16du:dateUtc="2024-08-15T12:41:00Z"/>
          <w:rFonts w:ascii="Nunito" w:eastAsia="Times New Roman" w:hAnsi="Nunito" w:cs="Times New Roman"/>
          <w:sz w:val="20"/>
          <w:szCs w:val="20"/>
          <w:lang w:val="en-ZA" w:eastAsia="en-ZA"/>
          <w:rPrChange w:id="3297" w:author="Craig Parker" w:date="2024-08-15T16:14:00Z" w16du:dateUtc="2024-08-15T14:14:00Z">
            <w:rPr>
              <w:ins w:id="3298" w:author="Craig Parker" w:date="2024-08-15T14:41:00Z" w16du:dateUtc="2024-08-15T12:41:00Z"/>
              <w:rFonts w:ascii="Times New Roman" w:eastAsia="Times New Roman" w:hAnsi="Times New Roman" w:cs="Times New Roman"/>
              <w:sz w:val="24"/>
              <w:szCs w:val="24"/>
              <w:lang w:val="en-ZA" w:eastAsia="en-ZA"/>
            </w:rPr>
          </w:rPrChange>
        </w:rPr>
        <w:pPrChange w:id="3299" w:author="Craig Parker" w:date="2024-08-15T16:14:00Z" w16du:dateUtc="2024-08-15T14:14:00Z">
          <w:pPr>
            <w:numPr>
              <w:numId w:val="52"/>
            </w:numPr>
            <w:tabs>
              <w:tab w:val="num" w:pos="720"/>
            </w:tabs>
            <w:spacing w:before="100" w:beforeAutospacing="1" w:after="100" w:afterAutospacing="1" w:line="240" w:lineRule="auto"/>
            <w:ind w:left="720" w:hanging="360"/>
          </w:pPr>
        </w:pPrChange>
      </w:pPr>
      <w:ins w:id="3300" w:author="Craig Parker" w:date="2024-08-15T14:41:00Z" w16du:dateUtc="2024-08-15T12:41:00Z">
        <w:r w:rsidRPr="00691453">
          <w:rPr>
            <w:rFonts w:ascii="Nunito" w:eastAsia="Times New Roman" w:hAnsi="Nunito" w:cs="Times New Roman"/>
            <w:b/>
            <w:bCs/>
            <w:sz w:val="20"/>
            <w:szCs w:val="20"/>
            <w:lang w:val="en-ZA" w:eastAsia="en-ZA"/>
            <w:rPrChange w:id="3301" w:author="Craig Parker" w:date="2024-08-15T16:14:00Z" w16du:dateUtc="2024-08-15T14:14:00Z">
              <w:rPr>
                <w:rFonts w:ascii="Times New Roman" w:eastAsia="Times New Roman" w:hAnsi="Times New Roman" w:cs="Times New Roman"/>
                <w:b/>
                <w:bCs/>
                <w:sz w:val="24"/>
                <w:szCs w:val="24"/>
                <w:lang w:val="en-ZA" w:eastAsia="en-ZA"/>
              </w:rPr>
            </w:rPrChange>
          </w:rPr>
          <w:t>Post-Funding Data Management:</w:t>
        </w:r>
        <w:r w:rsidRPr="00691453">
          <w:rPr>
            <w:rFonts w:ascii="Nunito" w:eastAsia="Times New Roman" w:hAnsi="Nunito" w:cs="Times New Roman"/>
            <w:sz w:val="20"/>
            <w:szCs w:val="20"/>
            <w:lang w:val="en-ZA" w:eastAsia="en-ZA"/>
            <w:rPrChange w:id="3302" w:author="Craig Parker" w:date="2024-08-15T16:14:00Z" w16du:dateUtc="2024-08-15T14:14:00Z">
              <w:rPr>
                <w:rFonts w:ascii="Times New Roman" w:eastAsia="Times New Roman" w:hAnsi="Times New Roman" w:cs="Times New Roman"/>
                <w:sz w:val="24"/>
                <w:szCs w:val="24"/>
                <w:lang w:val="en-ZA" w:eastAsia="en-ZA"/>
              </w:rPr>
            </w:rPrChange>
          </w:rPr>
          <w:t xml:space="preserve"> After the project's conclusion, data management is sustained through either maintaining Inferential Data in-house or transferring it to Repository X, managed by an NIH-appointed DAC. In both cases, data is preserved for future scientific inquiry.</w:t>
        </w:r>
      </w:ins>
    </w:p>
    <w:p w14:paraId="20EFB858" w14:textId="0BA2D5DA" w:rsidR="00EA1E29" w:rsidRPr="00007315" w:rsidRDefault="00EA1E29">
      <w:pPr>
        <w:pStyle w:val="Heading2"/>
        <w:numPr>
          <w:ilvl w:val="1"/>
          <w:numId w:val="68"/>
        </w:numPr>
        <w:rPr>
          <w:ins w:id="3303" w:author="Craig Parker" w:date="2024-08-15T14:41:00Z" w16du:dateUtc="2024-08-15T12:41:00Z"/>
          <w:rFonts w:ascii="Nunito" w:hAnsi="Nunito"/>
          <w:b w:val="0"/>
          <w:bCs w:val="0"/>
          <w:sz w:val="28"/>
          <w:szCs w:val="28"/>
          <w:lang w:val="en-ZA" w:eastAsia="en-ZA"/>
          <w:rPrChange w:id="3304" w:author="Craig Parker" w:date="2024-08-16T13:24:00Z" w16du:dateUtc="2024-08-16T11:24:00Z">
            <w:rPr>
              <w:ins w:id="3305" w:author="Craig Parker" w:date="2024-08-15T14:41:00Z" w16du:dateUtc="2024-08-15T12:41:00Z"/>
              <w:b/>
              <w:bCs/>
              <w:lang w:val="en-ZA" w:eastAsia="en-ZA"/>
            </w:rPr>
          </w:rPrChange>
        </w:rPr>
        <w:pPrChange w:id="3306" w:author="Craig Parker" w:date="2024-08-15T17:30:00Z" w16du:dateUtc="2024-08-15T15:30:00Z">
          <w:pPr>
            <w:spacing w:before="100" w:beforeAutospacing="1" w:after="100" w:afterAutospacing="1" w:line="240" w:lineRule="auto"/>
            <w:outlineLvl w:val="3"/>
          </w:pPr>
        </w:pPrChange>
      </w:pPr>
      <w:bookmarkStart w:id="3307" w:name="_Toc174715422"/>
      <w:ins w:id="3308" w:author="Craig Parker" w:date="2024-08-15T14:41:00Z" w16du:dateUtc="2024-08-15T12:41:00Z">
        <w:r w:rsidRPr="00007315">
          <w:rPr>
            <w:rFonts w:ascii="Nunito" w:hAnsi="Nunito"/>
            <w:color w:val="auto"/>
            <w:sz w:val="28"/>
            <w:szCs w:val="28"/>
            <w:lang w:val="en-ZA" w:eastAsia="en-ZA"/>
            <w:rPrChange w:id="3309" w:author="Craig Parker" w:date="2024-08-16T13:24:00Z" w16du:dateUtc="2024-08-16T11:24:00Z">
              <w:rPr>
                <w:b/>
                <w:bCs/>
                <w:lang w:val="en-ZA" w:eastAsia="en-ZA"/>
              </w:rPr>
            </w:rPrChange>
          </w:rPr>
          <w:t>Data Indexing and Metadata Management</w:t>
        </w:r>
        <w:bookmarkEnd w:id="3307"/>
      </w:ins>
    </w:p>
    <w:p w14:paraId="277FD30C" w14:textId="77777777" w:rsidR="00EA1E29" w:rsidRPr="00691453" w:rsidRDefault="00EA1E29">
      <w:pPr>
        <w:spacing w:before="100" w:beforeAutospacing="1" w:after="100" w:afterAutospacing="1"/>
        <w:rPr>
          <w:ins w:id="3310" w:author="Craig Parker" w:date="2024-08-15T14:41:00Z" w16du:dateUtc="2024-08-15T12:41:00Z"/>
          <w:rFonts w:ascii="Nunito" w:eastAsia="Times New Roman" w:hAnsi="Nunito" w:cs="Times New Roman"/>
          <w:sz w:val="20"/>
          <w:szCs w:val="20"/>
          <w:lang w:val="en-ZA" w:eastAsia="en-ZA"/>
          <w:rPrChange w:id="3311" w:author="Craig Parker" w:date="2024-08-15T16:14:00Z" w16du:dateUtc="2024-08-15T14:14:00Z">
            <w:rPr>
              <w:ins w:id="3312" w:author="Craig Parker" w:date="2024-08-15T14:41:00Z" w16du:dateUtc="2024-08-15T12:41:00Z"/>
              <w:rFonts w:ascii="Times New Roman" w:eastAsia="Times New Roman" w:hAnsi="Times New Roman" w:cs="Times New Roman"/>
              <w:sz w:val="24"/>
              <w:szCs w:val="24"/>
              <w:lang w:val="en-ZA" w:eastAsia="en-ZA"/>
            </w:rPr>
          </w:rPrChange>
        </w:rPr>
        <w:pPrChange w:id="3313" w:author="Craig Parker" w:date="2024-08-15T16:14:00Z" w16du:dateUtc="2024-08-15T14:14:00Z">
          <w:pPr>
            <w:spacing w:before="100" w:beforeAutospacing="1" w:after="100" w:afterAutospacing="1" w:line="240" w:lineRule="auto"/>
          </w:pPr>
        </w:pPrChange>
      </w:pPr>
      <w:ins w:id="3314" w:author="Craig Parker" w:date="2024-08-15T14:41:00Z" w16du:dateUtc="2024-08-15T12:41:00Z">
        <w:r w:rsidRPr="00691453">
          <w:rPr>
            <w:rFonts w:ascii="Nunito" w:eastAsia="Times New Roman" w:hAnsi="Nunito" w:cs="Times New Roman"/>
            <w:sz w:val="20"/>
            <w:szCs w:val="20"/>
            <w:lang w:val="en-ZA" w:eastAsia="en-ZA"/>
            <w:rPrChange w:id="3315" w:author="Craig Parker" w:date="2024-08-15T16:14:00Z" w16du:dateUtc="2024-08-15T14:14:00Z">
              <w:rPr>
                <w:rFonts w:ascii="Times New Roman" w:eastAsia="Times New Roman" w:hAnsi="Times New Roman" w:cs="Times New Roman"/>
                <w:sz w:val="24"/>
                <w:szCs w:val="24"/>
                <w:lang w:val="en-ZA" w:eastAsia="en-ZA"/>
              </w:rPr>
            </w:rPrChange>
          </w:rPr>
          <w:t>Effective governance also includes a robust system for data indexing and metadata management, ensuring that datasets are discoverable and accessible to Consortium partners and external researchers. The indexing process includes:</w:t>
        </w:r>
      </w:ins>
    </w:p>
    <w:p w14:paraId="6DD04D59" w14:textId="77777777" w:rsidR="00EA1E29" w:rsidRPr="00691453" w:rsidRDefault="00EA1E29">
      <w:pPr>
        <w:numPr>
          <w:ilvl w:val="0"/>
          <w:numId w:val="53"/>
        </w:numPr>
        <w:spacing w:before="100" w:beforeAutospacing="1" w:after="100" w:afterAutospacing="1"/>
        <w:rPr>
          <w:ins w:id="3316" w:author="Craig Parker" w:date="2024-08-15T14:41:00Z" w16du:dateUtc="2024-08-15T12:41:00Z"/>
          <w:rFonts w:ascii="Nunito" w:eastAsia="Times New Roman" w:hAnsi="Nunito" w:cs="Times New Roman"/>
          <w:sz w:val="20"/>
          <w:szCs w:val="20"/>
          <w:lang w:val="en-ZA" w:eastAsia="en-ZA"/>
          <w:rPrChange w:id="3317" w:author="Craig Parker" w:date="2024-08-15T16:14:00Z" w16du:dateUtc="2024-08-15T14:14:00Z">
            <w:rPr>
              <w:ins w:id="3318" w:author="Craig Parker" w:date="2024-08-15T14:41:00Z" w16du:dateUtc="2024-08-15T12:41:00Z"/>
              <w:rFonts w:ascii="Times New Roman" w:eastAsia="Times New Roman" w:hAnsi="Times New Roman" w:cs="Times New Roman"/>
              <w:sz w:val="24"/>
              <w:szCs w:val="24"/>
              <w:lang w:val="en-ZA" w:eastAsia="en-ZA"/>
            </w:rPr>
          </w:rPrChange>
        </w:rPr>
        <w:pPrChange w:id="3319" w:author="Craig Parker" w:date="2024-08-15T16:14:00Z" w16du:dateUtc="2024-08-15T14:14:00Z">
          <w:pPr>
            <w:numPr>
              <w:numId w:val="53"/>
            </w:numPr>
            <w:tabs>
              <w:tab w:val="num" w:pos="720"/>
            </w:tabs>
            <w:spacing w:before="100" w:beforeAutospacing="1" w:after="100" w:afterAutospacing="1" w:line="240" w:lineRule="auto"/>
            <w:ind w:left="720" w:hanging="360"/>
          </w:pPr>
        </w:pPrChange>
      </w:pPr>
      <w:ins w:id="3320" w:author="Craig Parker" w:date="2024-08-15T14:41:00Z" w16du:dateUtc="2024-08-15T12:41:00Z">
        <w:r w:rsidRPr="00691453">
          <w:rPr>
            <w:rFonts w:ascii="Nunito" w:eastAsia="Times New Roman" w:hAnsi="Nunito" w:cs="Times New Roman"/>
            <w:b/>
            <w:bCs/>
            <w:sz w:val="20"/>
            <w:szCs w:val="20"/>
            <w:lang w:val="en-ZA" w:eastAsia="en-ZA"/>
            <w:rPrChange w:id="3321" w:author="Craig Parker" w:date="2024-08-15T16:14:00Z" w16du:dateUtc="2024-08-15T14:14:00Z">
              <w:rPr>
                <w:rFonts w:ascii="Times New Roman" w:eastAsia="Times New Roman" w:hAnsi="Times New Roman" w:cs="Times New Roman"/>
                <w:b/>
                <w:bCs/>
                <w:sz w:val="24"/>
                <w:szCs w:val="24"/>
                <w:lang w:val="en-ZA" w:eastAsia="en-ZA"/>
              </w:rPr>
            </w:rPrChange>
          </w:rPr>
          <w:t>Metadata Standards</w:t>
        </w:r>
      </w:ins>
    </w:p>
    <w:p w14:paraId="6B342EF0" w14:textId="77777777" w:rsidR="00EA1E29" w:rsidRPr="00691453" w:rsidRDefault="00EA1E29">
      <w:pPr>
        <w:numPr>
          <w:ilvl w:val="1"/>
          <w:numId w:val="53"/>
        </w:numPr>
        <w:spacing w:before="100" w:beforeAutospacing="1" w:after="100" w:afterAutospacing="1"/>
        <w:rPr>
          <w:ins w:id="3322" w:author="Craig Parker" w:date="2024-08-15T14:41:00Z" w16du:dateUtc="2024-08-15T12:41:00Z"/>
          <w:rFonts w:ascii="Nunito" w:eastAsia="Times New Roman" w:hAnsi="Nunito" w:cs="Times New Roman"/>
          <w:sz w:val="20"/>
          <w:szCs w:val="20"/>
          <w:lang w:val="en-ZA" w:eastAsia="en-ZA"/>
          <w:rPrChange w:id="3323" w:author="Craig Parker" w:date="2024-08-15T16:14:00Z" w16du:dateUtc="2024-08-15T14:14:00Z">
            <w:rPr>
              <w:ins w:id="3324" w:author="Craig Parker" w:date="2024-08-15T14:41:00Z" w16du:dateUtc="2024-08-15T12:41:00Z"/>
              <w:rFonts w:ascii="Times New Roman" w:eastAsia="Times New Roman" w:hAnsi="Times New Roman" w:cs="Times New Roman"/>
              <w:sz w:val="24"/>
              <w:szCs w:val="24"/>
              <w:lang w:val="en-ZA" w:eastAsia="en-ZA"/>
            </w:rPr>
          </w:rPrChange>
        </w:rPr>
        <w:pPrChange w:id="3325" w:author="Craig Parker" w:date="2024-08-15T16:14:00Z" w16du:dateUtc="2024-08-15T14:14:00Z">
          <w:pPr>
            <w:numPr>
              <w:ilvl w:val="1"/>
              <w:numId w:val="53"/>
            </w:numPr>
            <w:tabs>
              <w:tab w:val="num" w:pos="1440"/>
            </w:tabs>
            <w:spacing w:before="100" w:beforeAutospacing="1" w:after="100" w:afterAutospacing="1" w:line="240" w:lineRule="auto"/>
            <w:ind w:left="1440" w:hanging="360"/>
          </w:pPr>
        </w:pPrChange>
      </w:pPr>
      <w:proofErr w:type="spellStart"/>
      <w:ins w:id="3326" w:author="Craig Parker" w:date="2024-08-15T14:41:00Z" w16du:dateUtc="2024-08-15T12:41:00Z">
        <w:r w:rsidRPr="00691453">
          <w:rPr>
            <w:rFonts w:ascii="Nunito" w:eastAsia="Times New Roman" w:hAnsi="Nunito" w:cs="Times New Roman"/>
            <w:b/>
            <w:bCs/>
            <w:sz w:val="20"/>
            <w:szCs w:val="20"/>
            <w:lang w:val="en-ZA" w:eastAsia="en-ZA"/>
            <w:rPrChange w:id="3327" w:author="Craig Parker" w:date="2024-08-15T16:14:00Z" w16du:dateUtc="2024-08-15T14:14:00Z">
              <w:rPr>
                <w:rFonts w:ascii="Times New Roman" w:eastAsia="Times New Roman" w:hAnsi="Times New Roman" w:cs="Times New Roman"/>
                <w:b/>
                <w:bCs/>
                <w:sz w:val="24"/>
                <w:szCs w:val="24"/>
                <w:lang w:val="en-ZA" w:eastAsia="en-ZA"/>
              </w:rPr>
            </w:rPrChange>
          </w:rPr>
          <w:t>eLwazi</w:t>
        </w:r>
        <w:proofErr w:type="spellEnd"/>
        <w:r w:rsidRPr="00691453">
          <w:rPr>
            <w:rFonts w:ascii="Nunito" w:eastAsia="Times New Roman" w:hAnsi="Nunito" w:cs="Times New Roman"/>
            <w:b/>
            <w:bCs/>
            <w:sz w:val="20"/>
            <w:szCs w:val="20"/>
            <w:lang w:val="en-ZA" w:eastAsia="en-ZA"/>
            <w:rPrChange w:id="3328" w:author="Craig Parker" w:date="2024-08-15T16:14:00Z" w16du:dateUtc="2024-08-15T14:14:00Z">
              <w:rPr>
                <w:rFonts w:ascii="Times New Roman" w:eastAsia="Times New Roman" w:hAnsi="Times New Roman" w:cs="Times New Roman"/>
                <w:b/>
                <w:bCs/>
                <w:sz w:val="24"/>
                <w:szCs w:val="24"/>
                <w:lang w:val="en-ZA" w:eastAsia="en-ZA"/>
              </w:rPr>
            </w:rPrChange>
          </w:rPr>
          <w:t xml:space="preserve"> Integration:</w:t>
        </w:r>
        <w:r w:rsidRPr="00691453">
          <w:rPr>
            <w:rFonts w:ascii="Nunito" w:eastAsia="Times New Roman" w:hAnsi="Nunito" w:cs="Times New Roman"/>
            <w:sz w:val="20"/>
            <w:szCs w:val="20"/>
            <w:lang w:val="en-ZA" w:eastAsia="en-ZA"/>
            <w:rPrChange w:id="3329" w:author="Craig Parker" w:date="2024-08-15T16:14:00Z" w16du:dateUtc="2024-08-15T14:14:00Z">
              <w:rPr>
                <w:rFonts w:ascii="Times New Roman" w:eastAsia="Times New Roman" w:hAnsi="Times New Roman" w:cs="Times New Roman"/>
                <w:sz w:val="24"/>
                <w:szCs w:val="24"/>
                <w:lang w:val="en-ZA" w:eastAsia="en-ZA"/>
              </w:rPr>
            </w:rPrChange>
          </w:rPr>
          <w:t xml:space="preserve"> Data shared outside the HE²AT Consortium utilizes the </w:t>
        </w:r>
        <w:proofErr w:type="spellStart"/>
        <w:r w:rsidRPr="00691453">
          <w:rPr>
            <w:rFonts w:ascii="Nunito" w:eastAsia="Times New Roman" w:hAnsi="Nunito" w:cs="Times New Roman"/>
            <w:sz w:val="20"/>
            <w:szCs w:val="20"/>
            <w:lang w:val="en-ZA" w:eastAsia="en-ZA"/>
            <w:rPrChange w:id="3330" w:author="Craig Parker" w:date="2024-08-15T16:14:00Z" w16du:dateUtc="2024-08-15T14:14:00Z">
              <w:rPr>
                <w:rFonts w:ascii="Times New Roman" w:eastAsia="Times New Roman" w:hAnsi="Times New Roman" w:cs="Times New Roman"/>
                <w:sz w:val="24"/>
                <w:szCs w:val="24"/>
                <w:lang w:val="en-ZA" w:eastAsia="en-ZA"/>
              </w:rPr>
            </w:rPrChange>
          </w:rPr>
          <w:t>eLwazi</w:t>
        </w:r>
        <w:proofErr w:type="spellEnd"/>
        <w:r w:rsidRPr="00691453">
          <w:rPr>
            <w:rFonts w:ascii="Nunito" w:eastAsia="Times New Roman" w:hAnsi="Nunito" w:cs="Times New Roman"/>
            <w:sz w:val="20"/>
            <w:szCs w:val="20"/>
            <w:lang w:val="en-ZA" w:eastAsia="en-ZA"/>
            <w:rPrChange w:id="3331" w:author="Craig Parker" w:date="2024-08-15T16:14:00Z" w16du:dateUtc="2024-08-15T14:14:00Z">
              <w:rPr>
                <w:rFonts w:ascii="Times New Roman" w:eastAsia="Times New Roman" w:hAnsi="Times New Roman" w:cs="Times New Roman"/>
                <w:sz w:val="24"/>
                <w:szCs w:val="24"/>
                <w:lang w:val="en-ZA" w:eastAsia="en-ZA"/>
              </w:rPr>
            </w:rPrChange>
          </w:rPr>
          <w:t xml:space="preserve"> platform, ensuring compliance with broader data-sharing protocols.</w:t>
        </w:r>
      </w:ins>
    </w:p>
    <w:p w14:paraId="4BF9A4B3" w14:textId="77777777" w:rsidR="00EA1E29" w:rsidRPr="00691453" w:rsidRDefault="00EA1E29">
      <w:pPr>
        <w:numPr>
          <w:ilvl w:val="1"/>
          <w:numId w:val="53"/>
        </w:numPr>
        <w:spacing w:before="100" w:beforeAutospacing="1" w:after="100" w:afterAutospacing="1"/>
        <w:rPr>
          <w:ins w:id="3332" w:author="Craig Parker" w:date="2024-08-15T14:41:00Z" w16du:dateUtc="2024-08-15T12:41:00Z"/>
          <w:rFonts w:ascii="Nunito" w:eastAsia="Times New Roman" w:hAnsi="Nunito" w:cs="Times New Roman"/>
          <w:sz w:val="20"/>
          <w:szCs w:val="20"/>
          <w:lang w:val="en-ZA" w:eastAsia="en-ZA"/>
          <w:rPrChange w:id="3333" w:author="Craig Parker" w:date="2024-08-15T16:14:00Z" w16du:dateUtc="2024-08-15T14:14:00Z">
            <w:rPr>
              <w:ins w:id="3334" w:author="Craig Parker" w:date="2024-08-15T14:41:00Z" w16du:dateUtc="2024-08-15T12:41:00Z"/>
              <w:rFonts w:ascii="Times New Roman" w:eastAsia="Times New Roman" w:hAnsi="Times New Roman" w:cs="Times New Roman"/>
              <w:sz w:val="24"/>
              <w:szCs w:val="24"/>
              <w:lang w:val="en-ZA" w:eastAsia="en-ZA"/>
            </w:rPr>
          </w:rPrChange>
        </w:rPr>
        <w:pPrChange w:id="3335" w:author="Craig Parker" w:date="2024-08-15T16:14:00Z" w16du:dateUtc="2024-08-15T14:14:00Z">
          <w:pPr>
            <w:numPr>
              <w:ilvl w:val="1"/>
              <w:numId w:val="53"/>
            </w:numPr>
            <w:tabs>
              <w:tab w:val="num" w:pos="1440"/>
            </w:tabs>
            <w:spacing w:before="100" w:beforeAutospacing="1" w:after="100" w:afterAutospacing="1" w:line="240" w:lineRule="auto"/>
            <w:ind w:left="1440" w:hanging="360"/>
          </w:pPr>
        </w:pPrChange>
      </w:pPr>
      <w:ins w:id="3336" w:author="Craig Parker" w:date="2024-08-15T14:41:00Z" w16du:dateUtc="2024-08-15T12:41:00Z">
        <w:r w:rsidRPr="00691453">
          <w:rPr>
            <w:rFonts w:ascii="Nunito" w:eastAsia="Times New Roman" w:hAnsi="Nunito" w:cs="Times New Roman"/>
            <w:b/>
            <w:bCs/>
            <w:sz w:val="20"/>
            <w:szCs w:val="20"/>
            <w:lang w:val="en-ZA" w:eastAsia="en-ZA"/>
            <w:rPrChange w:id="3337" w:author="Craig Parker" w:date="2024-08-15T16:14:00Z" w16du:dateUtc="2024-08-15T14:14:00Z">
              <w:rPr>
                <w:rFonts w:ascii="Times New Roman" w:eastAsia="Times New Roman" w:hAnsi="Times New Roman" w:cs="Times New Roman"/>
                <w:b/>
                <w:bCs/>
                <w:sz w:val="24"/>
                <w:szCs w:val="24"/>
                <w:lang w:val="en-ZA" w:eastAsia="en-ZA"/>
              </w:rPr>
            </w:rPrChange>
          </w:rPr>
          <w:t>Data Reference Syntax (DRS):</w:t>
        </w:r>
        <w:r w:rsidRPr="00691453">
          <w:rPr>
            <w:rFonts w:ascii="Nunito" w:eastAsia="Times New Roman" w:hAnsi="Nunito" w:cs="Times New Roman"/>
            <w:sz w:val="20"/>
            <w:szCs w:val="20"/>
            <w:lang w:val="en-ZA" w:eastAsia="en-ZA"/>
            <w:rPrChange w:id="3338" w:author="Craig Parker" w:date="2024-08-15T16:14:00Z" w16du:dateUtc="2024-08-15T14:14:00Z">
              <w:rPr>
                <w:rFonts w:ascii="Times New Roman" w:eastAsia="Times New Roman" w:hAnsi="Times New Roman" w:cs="Times New Roman"/>
                <w:sz w:val="24"/>
                <w:szCs w:val="24"/>
                <w:lang w:val="en-ZA" w:eastAsia="en-ZA"/>
              </w:rPr>
            </w:rPrChange>
          </w:rPr>
          <w:t xml:space="preserve"> Implemented by CSAG, the DRS provides structured mapping from metadata elements to directory and file naming syntax, standardizing climate and remote sensing datasets.</w:t>
        </w:r>
      </w:ins>
    </w:p>
    <w:p w14:paraId="43303614" w14:textId="77777777" w:rsidR="00EA1E29" w:rsidRPr="00691453" w:rsidRDefault="00EA1E29">
      <w:pPr>
        <w:numPr>
          <w:ilvl w:val="1"/>
          <w:numId w:val="53"/>
        </w:numPr>
        <w:spacing w:before="100" w:beforeAutospacing="1" w:after="100" w:afterAutospacing="1"/>
        <w:rPr>
          <w:ins w:id="3339" w:author="Craig Parker" w:date="2024-08-15T14:41:00Z" w16du:dateUtc="2024-08-15T12:41:00Z"/>
          <w:rFonts w:ascii="Nunito" w:eastAsia="Times New Roman" w:hAnsi="Nunito" w:cs="Times New Roman"/>
          <w:sz w:val="20"/>
          <w:szCs w:val="20"/>
          <w:lang w:val="en-ZA" w:eastAsia="en-ZA"/>
          <w:rPrChange w:id="3340" w:author="Craig Parker" w:date="2024-08-15T16:14:00Z" w16du:dateUtc="2024-08-15T14:14:00Z">
            <w:rPr>
              <w:ins w:id="3341" w:author="Craig Parker" w:date="2024-08-15T14:41:00Z" w16du:dateUtc="2024-08-15T12:41:00Z"/>
              <w:rFonts w:ascii="Times New Roman" w:eastAsia="Times New Roman" w:hAnsi="Times New Roman" w:cs="Times New Roman"/>
              <w:sz w:val="24"/>
              <w:szCs w:val="24"/>
              <w:lang w:val="en-ZA" w:eastAsia="en-ZA"/>
            </w:rPr>
          </w:rPrChange>
        </w:rPr>
        <w:pPrChange w:id="3342" w:author="Craig Parker" w:date="2024-08-15T16:14:00Z" w16du:dateUtc="2024-08-15T14:14:00Z">
          <w:pPr>
            <w:numPr>
              <w:ilvl w:val="1"/>
              <w:numId w:val="53"/>
            </w:numPr>
            <w:tabs>
              <w:tab w:val="num" w:pos="1440"/>
            </w:tabs>
            <w:spacing w:before="100" w:beforeAutospacing="1" w:after="100" w:afterAutospacing="1" w:line="240" w:lineRule="auto"/>
            <w:ind w:left="1440" w:hanging="360"/>
          </w:pPr>
        </w:pPrChange>
      </w:pPr>
      <w:ins w:id="3343" w:author="Craig Parker" w:date="2024-08-15T14:41:00Z" w16du:dateUtc="2024-08-15T12:41:00Z">
        <w:r w:rsidRPr="00691453">
          <w:rPr>
            <w:rFonts w:ascii="Nunito" w:eastAsia="Times New Roman" w:hAnsi="Nunito" w:cs="Times New Roman"/>
            <w:b/>
            <w:bCs/>
            <w:sz w:val="20"/>
            <w:szCs w:val="20"/>
            <w:lang w:val="en-ZA" w:eastAsia="en-ZA"/>
            <w:rPrChange w:id="3344" w:author="Craig Parker" w:date="2024-08-15T16:14:00Z" w16du:dateUtc="2024-08-15T14:14:00Z">
              <w:rPr>
                <w:rFonts w:ascii="Times New Roman" w:eastAsia="Times New Roman" w:hAnsi="Times New Roman" w:cs="Times New Roman"/>
                <w:b/>
                <w:bCs/>
                <w:sz w:val="24"/>
                <w:szCs w:val="24"/>
                <w:lang w:val="en-ZA" w:eastAsia="en-ZA"/>
              </w:rPr>
            </w:rPrChange>
          </w:rPr>
          <w:t>Health Data Indexing:</w:t>
        </w:r>
        <w:r w:rsidRPr="00691453">
          <w:rPr>
            <w:rFonts w:ascii="Nunito" w:eastAsia="Times New Roman" w:hAnsi="Nunito" w:cs="Times New Roman"/>
            <w:sz w:val="20"/>
            <w:szCs w:val="20"/>
            <w:lang w:val="en-ZA" w:eastAsia="en-ZA"/>
            <w:rPrChange w:id="3345" w:author="Craig Parker" w:date="2024-08-15T16:14:00Z" w16du:dateUtc="2024-08-15T14:14:00Z">
              <w:rPr>
                <w:rFonts w:ascii="Times New Roman" w:eastAsia="Times New Roman" w:hAnsi="Times New Roman" w:cs="Times New Roman"/>
                <w:sz w:val="24"/>
                <w:szCs w:val="24"/>
                <w:lang w:val="en-ZA" w:eastAsia="en-ZA"/>
              </w:rPr>
            </w:rPrChange>
          </w:rPr>
          <w:t xml:space="preserve"> Health data is indexed using a codebook with relevant ontologies, ensuring consistency and discoverability.</w:t>
        </w:r>
      </w:ins>
    </w:p>
    <w:p w14:paraId="2B9768F2" w14:textId="77777777" w:rsidR="00EA1E29" w:rsidRPr="00691453" w:rsidRDefault="00EA1E29">
      <w:pPr>
        <w:numPr>
          <w:ilvl w:val="0"/>
          <w:numId w:val="53"/>
        </w:numPr>
        <w:spacing w:before="100" w:beforeAutospacing="1" w:after="100" w:afterAutospacing="1"/>
        <w:rPr>
          <w:ins w:id="3346" w:author="Craig Parker" w:date="2024-08-15T14:41:00Z" w16du:dateUtc="2024-08-15T12:41:00Z"/>
          <w:rFonts w:ascii="Nunito" w:eastAsia="Times New Roman" w:hAnsi="Nunito" w:cs="Times New Roman"/>
          <w:sz w:val="20"/>
          <w:szCs w:val="20"/>
          <w:lang w:val="en-ZA" w:eastAsia="en-ZA"/>
          <w:rPrChange w:id="3347" w:author="Craig Parker" w:date="2024-08-15T16:14:00Z" w16du:dateUtc="2024-08-15T14:14:00Z">
            <w:rPr>
              <w:ins w:id="3348" w:author="Craig Parker" w:date="2024-08-15T14:41:00Z" w16du:dateUtc="2024-08-15T12:41:00Z"/>
              <w:rFonts w:ascii="Times New Roman" w:eastAsia="Times New Roman" w:hAnsi="Times New Roman" w:cs="Times New Roman"/>
              <w:sz w:val="24"/>
              <w:szCs w:val="24"/>
              <w:lang w:val="en-ZA" w:eastAsia="en-ZA"/>
            </w:rPr>
          </w:rPrChange>
        </w:rPr>
        <w:pPrChange w:id="3349" w:author="Craig Parker" w:date="2024-08-15T16:14:00Z" w16du:dateUtc="2024-08-15T14:14:00Z">
          <w:pPr>
            <w:numPr>
              <w:numId w:val="53"/>
            </w:numPr>
            <w:tabs>
              <w:tab w:val="num" w:pos="720"/>
            </w:tabs>
            <w:spacing w:before="100" w:beforeAutospacing="1" w:after="100" w:afterAutospacing="1" w:line="240" w:lineRule="auto"/>
            <w:ind w:left="720" w:hanging="360"/>
          </w:pPr>
        </w:pPrChange>
      </w:pPr>
      <w:ins w:id="3350" w:author="Craig Parker" w:date="2024-08-15T14:41:00Z" w16du:dateUtc="2024-08-15T12:41:00Z">
        <w:r w:rsidRPr="00691453">
          <w:rPr>
            <w:rFonts w:ascii="Nunito" w:eastAsia="Times New Roman" w:hAnsi="Nunito" w:cs="Times New Roman"/>
            <w:b/>
            <w:bCs/>
            <w:sz w:val="20"/>
            <w:szCs w:val="20"/>
            <w:lang w:val="en-ZA" w:eastAsia="en-ZA"/>
            <w:rPrChange w:id="3351" w:author="Craig Parker" w:date="2024-08-15T16:14:00Z" w16du:dateUtc="2024-08-15T14:14:00Z">
              <w:rPr>
                <w:rFonts w:ascii="Times New Roman" w:eastAsia="Times New Roman" w:hAnsi="Times New Roman" w:cs="Times New Roman"/>
                <w:b/>
                <w:bCs/>
                <w:sz w:val="24"/>
                <w:szCs w:val="24"/>
                <w:lang w:val="en-ZA" w:eastAsia="en-ZA"/>
              </w:rPr>
            </w:rPrChange>
          </w:rPr>
          <w:t>Documentation and Integration</w:t>
        </w:r>
      </w:ins>
    </w:p>
    <w:p w14:paraId="6AA1D0EC" w14:textId="77777777" w:rsidR="00EA1E29" w:rsidRPr="00691453" w:rsidRDefault="00EA1E29">
      <w:pPr>
        <w:numPr>
          <w:ilvl w:val="1"/>
          <w:numId w:val="53"/>
        </w:numPr>
        <w:spacing w:before="100" w:beforeAutospacing="1" w:after="100" w:afterAutospacing="1"/>
        <w:rPr>
          <w:ins w:id="3352" w:author="Craig Parker" w:date="2024-08-15T14:41:00Z" w16du:dateUtc="2024-08-15T12:41:00Z"/>
          <w:rFonts w:ascii="Nunito" w:eastAsia="Times New Roman" w:hAnsi="Nunito" w:cs="Times New Roman"/>
          <w:sz w:val="20"/>
          <w:szCs w:val="20"/>
          <w:lang w:val="en-ZA" w:eastAsia="en-ZA"/>
          <w:rPrChange w:id="3353" w:author="Craig Parker" w:date="2024-08-15T16:14:00Z" w16du:dateUtc="2024-08-15T14:14:00Z">
            <w:rPr>
              <w:ins w:id="3354" w:author="Craig Parker" w:date="2024-08-15T14:41:00Z" w16du:dateUtc="2024-08-15T12:41:00Z"/>
              <w:rFonts w:ascii="Times New Roman" w:eastAsia="Times New Roman" w:hAnsi="Times New Roman" w:cs="Times New Roman"/>
              <w:sz w:val="24"/>
              <w:szCs w:val="24"/>
              <w:lang w:val="en-ZA" w:eastAsia="en-ZA"/>
            </w:rPr>
          </w:rPrChange>
        </w:rPr>
        <w:pPrChange w:id="3355" w:author="Craig Parker" w:date="2024-08-15T16:14:00Z" w16du:dateUtc="2024-08-15T14:14:00Z">
          <w:pPr>
            <w:numPr>
              <w:ilvl w:val="1"/>
              <w:numId w:val="53"/>
            </w:numPr>
            <w:tabs>
              <w:tab w:val="num" w:pos="1440"/>
            </w:tabs>
            <w:spacing w:before="100" w:beforeAutospacing="1" w:after="100" w:afterAutospacing="1" w:line="240" w:lineRule="auto"/>
            <w:ind w:left="1440" w:hanging="360"/>
          </w:pPr>
        </w:pPrChange>
      </w:pPr>
      <w:ins w:id="3356" w:author="Craig Parker" w:date="2024-08-15T14:41:00Z" w16du:dateUtc="2024-08-15T12:41:00Z">
        <w:r w:rsidRPr="00691453">
          <w:rPr>
            <w:rFonts w:ascii="Nunito" w:eastAsia="Times New Roman" w:hAnsi="Nunito" w:cs="Times New Roman"/>
            <w:b/>
            <w:bCs/>
            <w:sz w:val="20"/>
            <w:szCs w:val="20"/>
            <w:lang w:val="en-ZA" w:eastAsia="en-ZA"/>
            <w:rPrChange w:id="3357" w:author="Craig Parker" w:date="2024-08-15T16:14:00Z" w16du:dateUtc="2024-08-15T14:14:00Z">
              <w:rPr>
                <w:rFonts w:ascii="Times New Roman" w:eastAsia="Times New Roman" w:hAnsi="Times New Roman" w:cs="Times New Roman"/>
                <w:b/>
                <w:bCs/>
                <w:sz w:val="24"/>
                <w:szCs w:val="24"/>
                <w:lang w:val="en-ZA" w:eastAsia="en-ZA"/>
              </w:rPr>
            </w:rPrChange>
          </w:rPr>
          <w:t>CSAG GitLab Wiki:</w:t>
        </w:r>
        <w:r w:rsidRPr="00691453">
          <w:rPr>
            <w:rFonts w:ascii="Nunito" w:eastAsia="Times New Roman" w:hAnsi="Nunito" w:cs="Times New Roman"/>
            <w:sz w:val="20"/>
            <w:szCs w:val="20"/>
            <w:lang w:val="en-ZA" w:eastAsia="en-ZA"/>
            <w:rPrChange w:id="3358" w:author="Craig Parker" w:date="2024-08-15T16:14:00Z" w16du:dateUtc="2024-08-15T14:14:00Z">
              <w:rPr>
                <w:rFonts w:ascii="Times New Roman" w:eastAsia="Times New Roman" w:hAnsi="Times New Roman" w:cs="Times New Roman"/>
                <w:sz w:val="24"/>
                <w:szCs w:val="24"/>
                <w:lang w:val="en-ZA" w:eastAsia="en-ZA"/>
              </w:rPr>
            </w:rPrChange>
          </w:rPr>
          <w:t xml:space="preserve"> The DRS is documented on the CSAG GitLab Wiki, ensuring consistency and serving as a guide for indexing processes.</w:t>
        </w:r>
      </w:ins>
    </w:p>
    <w:p w14:paraId="5CD8D2BC" w14:textId="77777777" w:rsidR="00EA1E29" w:rsidRPr="00691453" w:rsidRDefault="00EA1E29">
      <w:pPr>
        <w:numPr>
          <w:ilvl w:val="1"/>
          <w:numId w:val="53"/>
        </w:numPr>
        <w:spacing w:before="100" w:beforeAutospacing="1" w:after="100" w:afterAutospacing="1"/>
        <w:rPr>
          <w:ins w:id="3359" w:author="Craig Parker" w:date="2024-08-15T14:41:00Z" w16du:dateUtc="2024-08-15T12:41:00Z"/>
          <w:rFonts w:ascii="Nunito" w:eastAsia="Times New Roman" w:hAnsi="Nunito" w:cs="Times New Roman"/>
          <w:sz w:val="20"/>
          <w:szCs w:val="20"/>
          <w:lang w:val="en-ZA" w:eastAsia="en-ZA"/>
          <w:rPrChange w:id="3360" w:author="Craig Parker" w:date="2024-08-15T16:14:00Z" w16du:dateUtc="2024-08-15T14:14:00Z">
            <w:rPr>
              <w:ins w:id="3361" w:author="Craig Parker" w:date="2024-08-15T14:41:00Z" w16du:dateUtc="2024-08-15T12:41:00Z"/>
              <w:rFonts w:ascii="Times New Roman" w:eastAsia="Times New Roman" w:hAnsi="Times New Roman" w:cs="Times New Roman"/>
              <w:sz w:val="24"/>
              <w:szCs w:val="24"/>
              <w:lang w:val="en-ZA" w:eastAsia="en-ZA"/>
            </w:rPr>
          </w:rPrChange>
        </w:rPr>
        <w:pPrChange w:id="3362" w:author="Craig Parker" w:date="2024-08-15T16:14:00Z" w16du:dateUtc="2024-08-15T14:14:00Z">
          <w:pPr>
            <w:numPr>
              <w:ilvl w:val="1"/>
              <w:numId w:val="53"/>
            </w:numPr>
            <w:tabs>
              <w:tab w:val="num" w:pos="1440"/>
            </w:tabs>
            <w:spacing w:before="100" w:beforeAutospacing="1" w:after="100" w:afterAutospacing="1" w:line="240" w:lineRule="auto"/>
            <w:ind w:left="1440" w:hanging="360"/>
          </w:pPr>
        </w:pPrChange>
      </w:pPr>
      <w:ins w:id="3363" w:author="Craig Parker" w:date="2024-08-15T14:41:00Z" w16du:dateUtc="2024-08-15T12:41:00Z">
        <w:r w:rsidRPr="00691453">
          <w:rPr>
            <w:rFonts w:ascii="Nunito" w:eastAsia="Times New Roman" w:hAnsi="Nunito" w:cs="Times New Roman"/>
            <w:b/>
            <w:bCs/>
            <w:sz w:val="20"/>
            <w:szCs w:val="20"/>
            <w:lang w:val="en-ZA" w:eastAsia="en-ZA"/>
            <w:rPrChange w:id="3364" w:author="Craig Parker" w:date="2024-08-15T16:14:00Z" w16du:dateUtc="2024-08-15T14:14:00Z">
              <w:rPr>
                <w:rFonts w:ascii="Times New Roman" w:eastAsia="Times New Roman" w:hAnsi="Times New Roman" w:cs="Times New Roman"/>
                <w:b/>
                <w:bCs/>
                <w:sz w:val="24"/>
                <w:szCs w:val="24"/>
                <w:lang w:val="en-ZA" w:eastAsia="en-ZA"/>
              </w:rPr>
            </w:rPrChange>
          </w:rPr>
          <w:t>DSI-Africa Open Data Science Platform (ODSP):</w:t>
        </w:r>
        <w:r w:rsidRPr="00691453">
          <w:rPr>
            <w:rFonts w:ascii="Nunito" w:eastAsia="Times New Roman" w:hAnsi="Nunito" w:cs="Times New Roman"/>
            <w:sz w:val="20"/>
            <w:szCs w:val="20"/>
            <w:lang w:val="en-ZA" w:eastAsia="en-ZA"/>
            <w:rPrChange w:id="3365" w:author="Craig Parker" w:date="2024-08-15T16:14:00Z" w16du:dateUtc="2024-08-15T14:14:00Z">
              <w:rPr>
                <w:rFonts w:ascii="Times New Roman" w:eastAsia="Times New Roman" w:hAnsi="Times New Roman" w:cs="Times New Roman"/>
                <w:sz w:val="24"/>
                <w:szCs w:val="24"/>
                <w:lang w:val="en-ZA" w:eastAsia="en-ZA"/>
              </w:rPr>
            </w:rPrChange>
          </w:rPr>
          <w:t xml:space="preserve"> Integration with the ODSP metadata index ensures that metadata propagates to the ODSP system, making datasets discoverable through metadata queries.</w:t>
        </w:r>
      </w:ins>
    </w:p>
    <w:p w14:paraId="61EE8F01" w14:textId="31297C5A" w:rsidR="00EA1E29" w:rsidRPr="00007315" w:rsidRDefault="00EA1E29">
      <w:pPr>
        <w:pStyle w:val="Heading2"/>
        <w:numPr>
          <w:ilvl w:val="1"/>
          <w:numId w:val="68"/>
        </w:numPr>
        <w:rPr>
          <w:ins w:id="3366" w:author="Craig Parker" w:date="2024-08-15T14:41:00Z" w16du:dateUtc="2024-08-15T12:41:00Z"/>
          <w:rFonts w:ascii="Nunito" w:hAnsi="Nunito"/>
          <w:b w:val="0"/>
          <w:bCs w:val="0"/>
          <w:sz w:val="28"/>
          <w:szCs w:val="28"/>
          <w:rPrChange w:id="3367" w:author="Craig Parker" w:date="2024-08-16T13:24:00Z" w16du:dateUtc="2024-08-16T11:24:00Z">
            <w:rPr>
              <w:ins w:id="3368" w:author="Craig Parker" w:date="2024-08-15T14:41:00Z" w16du:dateUtc="2024-08-15T12:41:00Z"/>
              <w:b/>
              <w:bCs/>
              <w:lang w:val="en-ZA" w:eastAsia="en-ZA"/>
            </w:rPr>
          </w:rPrChange>
        </w:rPr>
        <w:pPrChange w:id="3369" w:author="Craig Parker" w:date="2024-08-15T17:30:00Z" w16du:dateUtc="2024-08-15T15:30:00Z">
          <w:pPr>
            <w:spacing w:before="100" w:beforeAutospacing="1" w:after="100" w:afterAutospacing="1" w:line="240" w:lineRule="auto"/>
            <w:outlineLvl w:val="3"/>
          </w:pPr>
        </w:pPrChange>
      </w:pPr>
      <w:bookmarkStart w:id="3370" w:name="_Toc174715423"/>
      <w:ins w:id="3371" w:author="Craig Parker" w:date="2024-08-15T14:41:00Z" w16du:dateUtc="2024-08-15T12:41:00Z">
        <w:r w:rsidRPr="00007315">
          <w:rPr>
            <w:rFonts w:ascii="Nunito" w:hAnsi="Nunito"/>
            <w:color w:val="auto"/>
            <w:sz w:val="28"/>
            <w:szCs w:val="28"/>
            <w:rPrChange w:id="3372" w:author="Craig Parker" w:date="2024-08-16T13:24:00Z" w16du:dateUtc="2024-08-16T11:24:00Z">
              <w:rPr>
                <w:b/>
                <w:bCs/>
                <w:lang w:val="en-ZA" w:eastAsia="en-ZA"/>
              </w:rPr>
            </w:rPrChange>
          </w:rPr>
          <w:t>Data Access Committees (DACs)</w:t>
        </w:r>
        <w:bookmarkEnd w:id="3370"/>
      </w:ins>
    </w:p>
    <w:p w14:paraId="17F10FC1" w14:textId="77777777" w:rsidR="00EA1E29" w:rsidRPr="00691453" w:rsidRDefault="00EA1E29">
      <w:pPr>
        <w:spacing w:before="100" w:beforeAutospacing="1" w:after="100" w:afterAutospacing="1"/>
        <w:rPr>
          <w:ins w:id="3373" w:author="Craig Parker" w:date="2024-08-15T14:41:00Z" w16du:dateUtc="2024-08-15T12:41:00Z"/>
          <w:rFonts w:ascii="Nunito" w:eastAsia="Times New Roman" w:hAnsi="Nunito" w:cs="Times New Roman"/>
          <w:sz w:val="20"/>
          <w:szCs w:val="20"/>
          <w:lang w:val="en-ZA" w:eastAsia="en-ZA"/>
          <w:rPrChange w:id="3374" w:author="Craig Parker" w:date="2024-08-15T16:14:00Z" w16du:dateUtc="2024-08-15T14:14:00Z">
            <w:rPr>
              <w:ins w:id="3375" w:author="Craig Parker" w:date="2024-08-15T14:41:00Z" w16du:dateUtc="2024-08-15T12:41:00Z"/>
              <w:rFonts w:ascii="Times New Roman" w:eastAsia="Times New Roman" w:hAnsi="Times New Roman" w:cs="Times New Roman"/>
              <w:sz w:val="24"/>
              <w:szCs w:val="24"/>
              <w:lang w:val="en-ZA" w:eastAsia="en-ZA"/>
            </w:rPr>
          </w:rPrChange>
        </w:rPr>
        <w:pPrChange w:id="3376" w:author="Craig Parker" w:date="2024-08-15T16:14:00Z" w16du:dateUtc="2024-08-15T14:14:00Z">
          <w:pPr>
            <w:spacing w:before="100" w:beforeAutospacing="1" w:after="100" w:afterAutospacing="1" w:line="240" w:lineRule="auto"/>
          </w:pPr>
        </w:pPrChange>
      </w:pPr>
      <w:ins w:id="3377" w:author="Craig Parker" w:date="2024-08-15T14:41:00Z" w16du:dateUtc="2024-08-15T12:41:00Z">
        <w:r w:rsidRPr="00691453">
          <w:rPr>
            <w:rFonts w:ascii="Nunito" w:eastAsia="Times New Roman" w:hAnsi="Nunito" w:cs="Times New Roman"/>
            <w:sz w:val="20"/>
            <w:szCs w:val="20"/>
            <w:lang w:val="en-ZA" w:eastAsia="en-ZA"/>
            <w:rPrChange w:id="3378" w:author="Craig Parker" w:date="2024-08-15T16:14:00Z" w16du:dateUtc="2024-08-15T14:14:00Z">
              <w:rPr>
                <w:rFonts w:ascii="Times New Roman" w:eastAsia="Times New Roman" w:hAnsi="Times New Roman" w:cs="Times New Roman"/>
                <w:sz w:val="24"/>
                <w:szCs w:val="24"/>
                <w:lang w:val="en-ZA" w:eastAsia="en-ZA"/>
              </w:rPr>
            </w:rPrChange>
          </w:rPr>
          <w:t>The DACs play a central role in the governance of data sharing. Their responsibilities include evaluating data access requests, ensuring alignment with ethical guidelines, and implementing protection measures, such as DPIAs. They also oversee DTAs to ensure compliance with legal and ethical standards.</w:t>
        </w:r>
      </w:ins>
    </w:p>
    <w:p w14:paraId="15F6124B" w14:textId="77777777" w:rsidR="00EA1E29" w:rsidRPr="00691453" w:rsidRDefault="00EA1E29">
      <w:pPr>
        <w:spacing w:before="100" w:beforeAutospacing="1" w:after="100" w:afterAutospacing="1"/>
        <w:rPr>
          <w:ins w:id="3379" w:author="Craig Parker" w:date="2024-08-15T14:41:00Z" w16du:dateUtc="2024-08-15T12:41:00Z"/>
          <w:rFonts w:ascii="Nunito" w:eastAsia="Times New Roman" w:hAnsi="Nunito" w:cs="Times New Roman"/>
          <w:sz w:val="20"/>
          <w:szCs w:val="20"/>
          <w:lang w:val="en-ZA" w:eastAsia="en-ZA"/>
          <w:rPrChange w:id="3380" w:author="Craig Parker" w:date="2024-08-15T16:14:00Z" w16du:dateUtc="2024-08-15T14:14:00Z">
            <w:rPr>
              <w:ins w:id="3381" w:author="Craig Parker" w:date="2024-08-15T14:41:00Z" w16du:dateUtc="2024-08-15T12:41:00Z"/>
              <w:rFonts w:ascii="Times New Roman" w:eastAsia="Times New Roman" w:hAnsi="Times New Roman" w:cs="Times New Roman"/>
              <w:sz w:val="24"/>
              <w:szCs w:val="24"/>
              <w:lang w:val="en-ZA" w:eastAsia="en-ZA"/>
            </w:rPr>
          </w:rPrChange>
        </w:rPr>
        <w:pPrChange w:id="3382" w:author="Craig Parker" w:date="2024-08-15T16:14:00Z" w16du:dateUtc="2024-08-15T14:14:00Z">
          <w:pPr>
            <w:spacing w:before="100" w:beforeAutospacing="1" w:after="100" w:afterAutospacing="1" w:line="240" w:lineRule="auto"/>
          </w:pPr>
        </w:pPrChange>
      </w:pPr>
      <w:ins w:id="3383" w:author="Craig Parker" w:date="2024-08-15T14:41:00Z" w16du:dateUtc="2024-08-15T12:41:00Z">
        <w:r w:rsidRPr="00691453">
          <w:rPr>
            <w:rFonts w:ascii="Nunito" w:eastAsia="Times New Roman" w:hAnsi="Nunito" w:cs="Times New Roman"/>
            <w:sz w:val="20"/>
            <w:szCs w:val="20"/>
            <w:lang w:val="en-ZA" w:eastAsia="en-ZA"/>
            <w:rPrChange w:id="3384" w:author="Craig Parker" w:date="2024-08-15T16:14:00Z" w16du:dateUtc="2024-08-15T14:14:00Z">
              <w:rPr>
                <w:rFonts w:ascii="Times New Roman" w:eastAsia="Times New Roman" w:hAnsi="Times New Roman" w:cs="Times New Roman"/>
                <w:sz w:val="24"/>
                <w:szCs w:val="24"/>
                <w:lang w:val="en-ZA" w:eastAsia="en-ZA"/>
              </w:rPr>
            </w:rPrChange>
          </w:rPr>
          <w:lastRenderedPageBreak/>
          <w:t xml:space="preserve">For more detailed roles, responsibilities, and specific procedures, refer to </w:t>
        </w:r>
        <w:r w:rsidRPr="00691453">
          <w:rPr>
            <w:rFonts w:ascii="Nunito" w:eastAsia="Times New Roman" w:hAnsi="Nunito" w:cs="Times New Roman"/>
            <w:b/>
            <w:bCs/>
            <w:sz w:val="20"/>
            <w:szCs w:val="20"/>
            <w:lang w:val="en-ZA" w:eastAsia="en-ZA"/>
            <w:rPrChange w:id="3385" w:author="Craig Parker" w:date="2024-08-15T16:14:00Z" w16du:dateUtc="2024-08-15T14:14:00Z">
              <w:rPr>
                <w:rFonts w:ascii="Times New Roman" w:eastAsia="Times New Roman" w:hAnsi="Times New Roman" w:cs="Times New Roman"/>
                <w:b/>
                <w:bCs/>
                <w:sz w:val="24"/>
                <w:szCs w:val="24"/>
                <w:lang w:val="en-ZA" w:eastAsia="en-ZA"/>
              </w:rPr>
            </w:rPrChange>
          </w:rPr>
          <w:t>Annex 4: Terms of Reference (</w:t>
        </w:r>
        <w:proofErr w:type="spellStart"/>
        <w:r w:rsidRPr="00691453">
          <w:rPr>
            <w:rFonts w:ascii="Nunito" w:eastAsia="Times New Roman" w:hAnsi="Nunito" w:cs="Times New Roman"/>
            <w:b/>
            <w:bCs/>
            <w:sz w:val="20"/>
            <w:szCs w:val="20"/>
            <w:lang w:val="en-ZA" w:eastAsia="en-ZA"/>
            <w:rPrChange w:id="3386" w:author="Craig Parker" w:date="2024-08-15T16:14:00Z" w16du:dateUtc="2024-08-15T14:14:00Z">
              <w:rPr>
                <w:rFonts w:ascii="Times New Roman" w:eastAsia="Times New Roman" w:hAnsi="Times New Roman" w:cs="Times New Roman"/>
                <w:b/>
                <w:bCs/>
                <w:sz w:val="24"/>
                <w:szCs w:val="24"/>
                <w:lang w:val="en-ZA" w:eastAsia="en-ZA"/>
              </w:rPr>
            </w:rPrChange>
          </w:rPr>
          <w:t>ToR</w:t>
        </w:r>
        <w:proofErr w:type="spellEnd"/>
        <w:r w:rsidRPr="00691453">
          <w:rPr>
            <w:rFonts w:ascii="Nunito" w:eastAsia="Times New Roman" w:hAnsi="Nunito" w:cs="Times New Roman"/>
            <w:b/>
            <w:bCs/>
            <w:sz w:val="20"/>
            <w:szCs w:val="20"/>
            <w:lang w:val="en-ZA" w:eastAsia="en-ZA"/>
            <w:rPrChange w:id="3387" w:author="Craig Parker" w:date="2024-08-15T16:14:00Z" w16du:dateUtc="2024-08-15T14:14:00Z">
              <w:rPr>
                <w:rFonts w:ascii="Times New Roman" w:eastAsia="Times New Roman" w:hAnsi="Times New Roman" w:cs="Times New Roman"/>
                <w:b/>
                <w:bCs/>
                <w:sz w:val="24"/>
                <w:szCs w:val="24"/>
                <w:lang w:val="en-ZA" w:eastAsia="en-ZA"/>
              </w:rPr>
            </w:rPrChange>
          </w:rPr>
          <w:t>) for the DAC.</w:t>
        </w:r>
      </w:ins>
    </w:p>
    <w:p w14:paraId="1C287D0C" w14:textId="31297C5A" w:rsidR="00EA1E29" w:rsidRPr="00007315" w:rsidRDefault="00EA1E29">
      <w:pPr>
        <w:pStyle w:val="Heading2"/>
        <w:numPr>
          <w:ilvl w:val="1"/>
          <w:numId w:val="68"/>
        </w:numPr>
        <w:rPr>
          <w:ins w:id="3388" w:author="Craig Parker" w:date="2024-08-15T14:41:00Z" w16du:dateUtc="2024-08-15T12:41:00Z"/>
          <w:rFonts w:ascii="Nunito" w:hAnsi="Nunito"/>
          <w:b w:val="0"/>
          <w:bCs w:val="0"/>
          <w:sz w:val="28"/>
          <w:szCs w:val="28"/>
          <w:lang w:val="en-ZA" w:eastAsia="en-ZA"/>
          <w:rPrChange w:id="3389" w:author="Craig Parker" w:date="2024-08-16T13:24:00Z" w16du:dateUtc="2024-08-16T11:24:00Z">
            <w:rPr>
              <w:ins w:id="3390" w:author="Craig Parker" w:date="2024-08-15T14:41:00Z" w16du:dateUtc="2024-08-15T12:41:00Z"/>
              <w:b/>
              <w:bCs/>
              <w:lang w:val="en-ZA" w:eastAsia="en-ZA"/>
            </w:rPr>
          </w:rPrChange>
        </w:rPr>
        <w:pPrChange w:id="3391" w:author="Craig Parker" w:date="2024-08-15T17:30:00Z" w16du:dateUtc="2024-08-15T15:30:00Z">
          <w:pPr>
            <w:spacing w:before="100" w:beforeAutospacing="1" w:after="100" w:afterAutospacing="1" w:line="240" w:lineRule="auto"/>
            <w:outlineLvl w:val="3"/>
          </w:pPr>
        </w:pPrChange>
      </w:pPr>
      <w:bookmarkStart w:id="3392" w:name="_Toc174715424"/>
      <w:ins w:id="3393" w:author="Craig Parker" w:date="2024-08-15T14:41:00Z" w16du:dateUtc="2024-08-15T12:41:00Z">
        <w:r w:rsidRPr="00007315">
          <w:rPr>
            <w:rFonts w:ascii="Nunito" w:hAnsi="Nunito"/>
            <w:color w:val="auto"/>
            <w:sz w:val="28"/>
            <w:szCs w:val="28"/>
            <w:lang w:val="en-ZA" w:eastAsia="en-ZA"/>
            <w:rPrChange w:id="3394" w:author="Craig Parker" w:date="2024-08-16T13:24:00Z" w16du:dateUtc="2024-08-16T11:24:00Z">
              <w:rPr>
                <w:b/>
                <w:bCs/>
                <w:lang w:val="en-ZA" w:eastAsia="en-ZA"/>
              </w:rPr>
            </w:rPrChange>
          </w:rPr>
          <w:t>Membership of the DAC</w:t>
        </w:r>
        <w:bookmarkEnd w:id="3392"/>
      </w:ins>
    </w:p>
    <w:p w14:paraId="5851F8DE" w14:textId="77777777" w:rsidR="00EA1E29" w:rsidRPr="00691453" w:rsidRDefault="00EA1E29">
      <w:pPr>
        <w:spacing w:before="100" w:beforeAutospacing="1" w:after="100" w:afterAutospacing="1"/>
        <w:rPr>
          <w:ins w:id="3395" w:author="Craig Parker" w:date="2024-08-15T14:41:00Z" w16du:dateUtc="2024-08-15T12:41:00Z"/>
          <w:rFonts w:ascii="Nunito" w:eastAsia="Times New Roman" w:hAnsi="Nunito" w:cs="Times New Roman"/>
          <w:sz w:val="20"/>
          <w:szCs w:val="20"/>
          <w:lang w:val="en-ZA" w:eastAsia="en-ZA"/>
          <w:rPrChange w:id="3396" w:author="Craig Parker" w:date="2024-08-15T16:14:00Z" w16du:dateUtc="2024-08-15T14:14:00Z">
            <w:rPr>
              <w:ins w:id="3397" w:author="Craig Parker" w:date="2024-08-15T14:41:00Z" w16du:dateUtc="2024-08-15T12:41:00Z"/>
              <w:rFonts w:ascii="Times New Roman" w:eastAsia="Times New Roman" w:hAnsi="Times New Roman" w:cs="Times New Roman"/>
              <w:sz w:val="24"/>
              <w:szCs w:val="24"/>
              <w:lang w:val="en-ZA" w:eastAsia="en-ZA"/>
            </w:rPr>
          </w:rPrChange>
        </w:rPr>
        <w:pPrChange w:id="3398" w:author="Craig Parker" w:date="2024-08-15T16:14:00Z" w16du:dateUtc="2024-08-15T14:14:00Z">
          <w:pPr>
            <w:spacing w:before="100" w:beforeAutospacing="1" w:after="100" w:afterAutospacing="1" w:line="240" w:lineRule="auto"/>
          </w:pPr>
        </w:pPrChange>
      </w:pPr>
      <w:ins w:id="3399" w:author="Craig Parker" w:date="2024-08-15T14:41:00Z" w16du:dateUtc="2024-08-15T12:41:00Z">
        <w:r w:rsidRPr="00691453">
          <w:rPr>
            <w:rFonts w:ascii="Nunito" w:eastAsia="Times New Roman" w:hAnsi="Nunito" w:cs="Times New Roman"/>
            <w:sz w:val="20"/>
            <w:szCs w:val="20"/>
            <w:lang w:val="en-ZA" w:eastAsia="en-ZA"/>
            <w:rPrChange w:id="3400" w:author="Craig Parker" w:date="2024-08-15T16:14:00Z" w16du:dateUtc="2024-08-15T14:14:00Z">
              <w:rPr>
                <w:rFonts w:ascii="Times New Roman" w:eastAsia="Times New Roman" w:hAnsi="Times New Roman" w:cs="Times New Roman"/>
                <w:sz w:val="24"/>
                <w:szCs w:val="24"/>
                <w:lang w:val="en-ZA" w:eastAsia="en-ZA"/>
              </w:rPr>
            </w:rPrChange>
          </w:rPr>
          <w:t>The DAC includes representatives from key stakeholders, such as:</w:t>
        </w:r>
      </w:ins>
    </w:p>
    <w:p w14:paraId="5BC54FBD" w14:textId="77777777" w:rsidR="00EA1E29" w:rsidRPr="00691453" w:rsidRDefault="00EA1E29">
      <w:pPr>
        <w:numPr>
          <w:ilvl w:val="0"/>
          <w:numId w:val="55"/>
        </w:numPr>
        <w:spacing w:before="100" w:beforeAutospacing="1" w:after="100" w:afterAutospacing="1"/>
        <w:rPr>
          <w:ins w:id="3401" w:author="Craig Parker" w:date="2024-08-15T14:41:00Z" w16du:dateUtc="2024-08-15T12:41:00Z"/>
          <w:rFonts w:ascii="Nunito" w:eastAsia="Times New Roman" w:hAnsi="Nunito" w:cs="Times New Roman"/>
          <w:sz w:val="20"/>
          <w:szCs w:val="20"/>
          <w:lang w:val="en-ZA" w:eastAsia="en-ZA"/>
          <w:rPrChange w:id="3402" w:author="Craig Parker" w:date="2024-08-15T16:14:00Z" w16du:dateUtc="2024-08-15T14:14:00Z">
            <w:rPr>
              <w:ins w:id="3403" w:author="Craig Parker" w:date="2024-08-15T14:41:00Z" w16du:dateUtc="2024-08-15T12:41:00Z"/>
              <w:rFonts w:ascii="Times New Roman" w:eastAsia="Times New Roman" w:hAnsi="Times New Roman" w:cs="Times New Roman"/>
              <w:sz w:val="24"/>
              <w:szCs w:val="24"/>
              <w:lang w:val="en-ZA" w:eastAsia="en-ZA"/>
            </w:rPr>
          </w:rPrChange>
        </w:rPr>
        <w:pPrChange w:id="3404" w:author="Craig Parker" w:date="2024-08-15T16:14:00Z" w16du:dateUtc="2024-08-15T14:14:00Z">
          <w:pPr>
            <w:numPr>
              <w:numId w:val="55"/>
            </w:numPr>
            <w:tabs>
              <w:tab w:val="num" w:pos="720"/>
            </w:tabs>
            <w:spacing w:before="100" w:beforeAutospacing="1" w:after="100" w:afterAutospacing="1" w:line="240" w:lineRule="auto"/>
            <w:ind w:left="720" w:hanging="360"/>
          </w:pPr>
        </w:pPrChange>
      </w:pPr>
      <w:ins w:id="3405" w:author="Craig Parker" w:date="2024-08-15T14:41:00Z" w16du:dateUtc="2024-08-15T12:41:00Z">
        <w:r w:rsidRPr="00691453">
          <w:rPr>
            <w:rFonts w:ascii="Nunito" w:eastAsia="Times New Roman" w:hAnsi="Nunito" w:cs="Times New Roman"/>
            <w:sz w:val="20"/>
            <w:szCs w:val="20"/>
            <w:lang w:val="en-ZA" w:eastAsia="en-ZA"/>
            <w:rPrChange w:id="3406" w:author="Craig Parker" w:date="2024-08-15T16:14:00Z" w16du:dateUtc="2024-08-15T14:14:00Z">
              <w:rPr>
                <w:rFonts w:ascii="Times New Roman" w:eastAsia="Times New Roman" w:hAnsi="Times New Roman" w:cs="Times New Roman"/>
                <w:sz w:val="24"/>
                <w:szCs w:val="24"/>
                <w:lang w:val="en-ZA" w:eastAsia="en-ZA"/>
              </w:rPr>
            </w:rPrChange>
          </w:rPr>
          <w:t>UCT Ethics Representative</w:t>
        </w:r>
      </w:ins>
    </w:p>
    <w:p w14:paraId="3B90DF80" w14:textId="77777777" w:rsidR="00EA1E29" w:rsidRPr="00691453" w:rsidRDefault="00EA1E29">
      <w:pPr>
        <w:numPr>
          <w:ilvl w:val="0"/>
          <w:numId w:val="55"/>
        </w:numPr>
        <w:spacing w:before="100" w:beforeAutospacing="1" w:after="100" w:afterAutospacing="1"/>
        <w:rPr>
          <w:ins w:id="3407" w:author="Craig Parker" w:date="2024-08-15T14:41:00Z" w16du:dateUtc="2024-08-15T12:41:00Z"/>
          <w:rFonts w:ascii="Nunito" w:eastAsia="Times New Roman" w:hAnsi="Nunito" w:cs="Times New Roman"/>
          <w:sz w:val="20"/>
          <w:szCs w:val="20"/>
          <w:lang w:val="en-ZA" w:eastAsia="en-ZA"/>
          <w:rPrChange w:id="3408" w:author="Craig Parker" w:date="2024-08-15T16:14:00Z" w16du:dateUtc="2024-08-15T14:14:00Z">
            <w:rPr>
              <w:ins w:id="3409" w:author="Craig Parker" w:date="2024-08-15T14:41:00Z" w16du:dateUtc="2024-08-15T12:41:00Z"/>
              <w:rFonts w:ascii="Times New Roman" w:eastAsia="Times New Roman" w:hAnsi="Times New Roman" w:cs="Times New Roman"/>
              <w:sz w:val="24"/>
              <w:szCs w:val="24"/>
              <w:lang w:val="en-ZA" w:eastAsia="en-ZA"/>
            </w:rPr>
          </w:rPrChange>
        </w:rPr>
        <w:pPrChange w:id="3410" w:author="Craig Parker" w:date="2024-08-15T16:14:00Z" w16du:dateUtc="2024-08-15T14:14:00Z">
          <w:pPr>
            <w:numPr>
              <w:numId w:val="55"/>
            </w:numPr>
            <w:tabs>
              <w:tab w:val="num" w:pos="720"/>
            </w:tabs>
            <w:spacing w:before="100" w:beforeAutospacing="1" w:after="100" w:afterAutospacing="1" w:line="240" w:lineRule="auto"/>
            <w:ind w:left="720" w:hanging="360"/>
          </w:pPr>
        </w:pPrChange>
      </w:pPr>
      <w:ins w:id="3411" w:author="Craig Parker" w:date="2024-08-15T14:41:00Z" w16du:dateUtc="2024-08-15T12:41:00Z">
        <w:r w:rsidRPr="00691453">
          <w:rPr>
            <w:rFonts w:ascii="Nunito" w:eastAsia="Times New Roman" w:hAnsi="Nunito" w:cs="Times New Roman"/>
            <w:sz w:val="20"/>
            <w:szCs w:val="20"/>
            <w:lang w:val="en-ZA" w:eastAsia="en-ZA"/>
            <w:rPrChange w:id="3412" w:author="Craig Parker" w:date="2024-08-15T16:14:00Z" w16du:dateUtc="2024-08-15T14:14:00Z">
              <w:rPr>
                <w:rFonts w:ascii="Times New Roman" w:eastAsia="Times New Roman" w:hAnsi="Times New Roman" w:cs="Times New Roman"/>
                <w:sz w:val="24"/>
                <w:szCs w:val="24"/>
                <w:lang w:val="en-ZA" w:eastAsia="en-ZA"/>
              </w:rPr>
            </w:rPrChange>
          </w:rPr>
          <w:t>ELSI Team Representative</w:t>
        </w:r>
      </w:ins>
    </w:p>
    <w:p w14:paraId="3FDB032C" w14:textId="77777777" w:rsidR="00EA1E29" w:rsidRPr="00691453" w:rsidRDefault="00EA1E29">
      <w:pPr>
        <w:numPr>
          <w:ilvl w:val="0"/>
          <w:numId w:val="55"/>
        </w:numPr>
        <w:spacing w:before="100" w:beforeAutospacing="1" w:after="100" w:afterAutospacing="1"/>
        <w:rPr>
          <w:ins w:id="3413" w:author="Craig Parker" w:date="2024-08-15T14:41:00Z" w16du:dateUtc="2024-08-15T12:41:00Z"/>
          <w:rFonts w:ascii="Nunito" w:eastAsia="Times New Roman" w:hAnsi="Nunito" w:cs="Times New Roman"/>
          <w:sz w:val="20"/>
          <w:szCs w:val="20"/>
          <w:lang w:val="en-ZA" w:eastAsia="en-ZA"/>
          <w:rPrChange w:id="3414" w:author="Craig Parker" w:date="2024-08-15T16:14:00Z" w16du:dateUtc="2024-08-15T14:14:00Z">
            <w:rPr>
              <w:ins w:id="3415" w:author="Craig Parker" w:date="2024-08-15T14:41:00Z" w16du:dateUtc="2024-08-15T12:41:00Z"/>
              <w:rFonts w:ascii="Times New Roman" w:eastAsia="Times New Roman" w:hAnsi="Times New Roman" w:cs="Times New Roman"/>
              <w:sz w:val="24"/>
              <w:szCs w:val="24"/>
              <w:lang w:val="en-ZA" w:eastAsia="en-ZA"/>
            </w:rPr>
          </w:rPrChange>
        </w:rPr>
        <w:pPrChange w:id="3416" w:author="Craig Parker" w:date="2024-08-15T16:14:00Z" w16du:dateUtc="2024-08-15T14:14:00Z">
          <w:pPr>
            <w:numPr>
              <w:numId w:val="55"/>
            </w:numPr>
            <w:tabs>
              <w:tab w:val="num" w:pos="720"/>
            </w:tabs>
            <w:spacing w:before="100" w:beforeAutospacing="1" w:after="100" w:afterAutospacing="1" w:line="240" w:lineRule="auto"/>
            <w:ind w:left="720" w:hanging="360"/>
          </w:pPr>
        </w:pPrChange>
      </w:pPr>
      <w:proofErr w:type="spellStart"/>
      <w:ins w:id="3417" w:author="Craig Parker" w:date="2024-08-15T14:41:00Z" w16du:dateUtc="2024-08-15T12:41:00Z">
        <w:r w:rsidRPr="00691453">
          <w:rPr>
            <w:rFonts w:ascii="Nunito" w:eastAsia="Times New Roman" w:hAnsi="Nunito" w:cs="Times New Roman"/>
            <w:sz w:val="20"/>
            <w:szCs w:val="20"/>
            <w:lang w:val="en-ZA" w:eastAsia="en-ZA"/>
            <w:rPrChange w:id="3418" w:author="Craig Parker" w:date="2024-08-15T16:14:00Z" w16du:dateUtc="2024-08-15T14:14:00Z">
              <w:rPr>
                <w:rFonts w:ascii="Times New Roman" w:eastAsia="Times New Roman" w:hAnsi="Times New Roman" w:cs="Times New Roman"/>
                <w:sz w:val="24"/>
                <w:szCs w:val="24"/>
                <w:lang w:val="en-ZA" w:eastAsia="en-ZA"/>
              </w:rPr>
            </w:rPrChange>
          </w:rPr>
          <w:t>eLwazi</w:t>
        </w:r>
        <w:proofErr w:type="spellEnd"/>
        <w:r w:rsidRPr="00691453">
          <w:rPr>
            <w:rFonts w:ascii="Nunito" w:eastAsia="Times New Roman" w:hAnsi="Nunito" w:cs="Times New Roman"/>
            <w:sz w:val="20"/>
            <w:szCs w:val="20"/>
            <w:lang w:val="en-ZA" w:eastAsia="en-ZA"/>
            <w:rPrChange w:id="3419" w:author="Craig Parker" w:date="2024-08-15T16:14:00Z" w16du:dateUtc="2024-08-15T14:14:00Z">
              <w:rPr>
                <w:rFonts w:ascii="Times New Roman" w:eastAsia="Times New Roman" w:hAnsi="Times New Roman" w:cs="Times New Roman"/>
                <w:sz w:val="24"/>
                <w:szCs w:val="24"/>
                <w:lang w:val="en-ZA" w:eastAsia="en-ZA"/>
              </w:rPr>
            </w:rPrChange>
          </w:rPr>
          <w:t xml:space="preserve"> Representatives</w:t>
        </w:r>
      </w:ins>
    </w:p>
    <w:p w14:paraId="50158860" w14:textId="77777777" w:rsidR="00EA1E29" w:rsidRPr="00691453" w:rsidRDefault="00EA1E29">
      <w:pPr>
        <w:numPr>
          <w:ilvl w:val="0"/>
          <w:numId w:val="55"/>
        </w:numPr>
        <w:spacing w:before="100" w:beforeAutospacing="1" w:after="100" w:afterAutospacing="1"/>
        <w:rPr>
          <w:ins w:id="3420" w:author="Craig Parker" w:date="2024-08-15T14:41:00Z" w16du:dateUtc="2024-08-15T12:41:00Z"/>
          <w:rFonts w:ascii="Nunito" w:eastAsia="Times New Roman" w:hAnsi="Nunito" w:cs="Times New Roman"/>
          <w:sz w:val="20"/>
          <w:szCs w:val="20"/>
          <w:lang w:val="en-ZA" w:eastAsia="en-ZA"/>
          <w:rPrChange w:id="3421" w:author="Craig Parker" w:date="2024-08-15T16:14:00Z" w16du:dateUtc="2024-08-15T14:14:00Z">
            <w:rPr>
              <w:ins w:id="3422" w:author="Craig Parker" w:date="2024-08-15T14:41:00Z" w16du:dateUtc="2024-08-15T12:41:00Z"/>
              <w:rFonts w:ascii="Times New Roman" w:eastAsia="Times New Roman" w:hAnsi="Times New Roman" w:cs="Times New Roman"/>
              <w:sz w:val="24"/>
              <w:szCs w:val="24"/>
              <w:lang w:val="en-ZA" w:eastAsia="en-ZA"/>
            </w:rPr>
          </w:rPrChange>
        </w:rPr>
        <w:pPrChange w:id="3423" w:author="Craig Parker" w:date="2024-08-15T16:14:00Z" w16du:dateUtc="2024-08-15T14:14:00Z">
          <w:pPr>
            <w:numPr>
              <w:numId w:val="55"/>
            </w:numPr>
            <w:tabs>
              <w:tab w:val="num" w:pos="720"/>
            </w:tabs>
            <w:spacing w:before="100" w:beforeAutospacing="1" w:after="100" w:afterAutospacing="1" w:line="240" w:lineRule="auto"/>
            <w:ind w:left="720" w:hanging="360"/>
          </w:pPr>
        </w:pPrChange>
      </w:pPr>
      <w:ins w:id="3424" w:author="Craig Parker" w:date="2024-08-15T14:41:00Z" w16du:dateUtc="2024-08-15T12:41:00Z">
        <w:r w:rsidRPr="00691453">
          <w:rPr>
            <w:rFonts w:ascii="Nunito" w:eastAsia="Times New Roman" w:hAnsi="Nunito" w:cs="Times New Roman"/>
            <w:sz w:val="20"/>
            <w:szCs w:val="20"/>
            <w:lang w:val="en-ZA" w:eastAsia="en-ZA"/>
            <w:rPrChange w:id="3425" w:author="Craig Parker" w:date="2024-08-15T16:14:00Z" w16du:dateUtc="2024-08-15T14:14:00Z">
              <w:rPr>
                <w:rFonts w:ascii="Times New Roman" w:eastAsia="Times New Roman" w:hAnsi="Times New Roman" w:cs="Times New Roman"/>
                <w:sz w:val="24"/>
                <w:szCs w:val="24"/>
                <w:lang w:val="en-ZA" w:eastAsia="en-ZA"/>
              </w:rPr>
            </w:rPrChange>
          </w:rPr>
          <w:t>Study Principal Investigators</w:t>
        </w:r>
      </w:ins>
    </w:p>
    <w:p w14:paraId="651D9919" w14:textId="77777777" w:rsidR="00EA1E29" w:rsidRPr="00691453" w:rsidRDefault="00EA1E29">
      <w:pPr>
        <w:numPr>
          <w:ilvl w:val="0"/>
          <w:numId w:val="55"/>
        </w:numPr>
        <w:spacing w:before="100" w:beforeAutospacing="1" w:after="100" w:afterAutospacing="1"/>
        <w:rPr>
          <w:ins w:id="3426" w:author="Craig Parker" w:date="2024-08-15T14:41:00Z" w16du:dateUtc="2024-08-15T12:41:00Z"/>
          <w:rFonts w:ascii="Nunito" w:eastAsia="Times New Roman" w:hAnsi="Nunito" w:cs="Times New Roman"/>
          <w:sz w:val="20"/>
          <w:szCs w:val="20"/>
          <w:lang w:val="en-ZA" w:eastAsia="en-ZA"/>
          <w:rPrChange w:id="3427" w:author="Craig Parker" w:date="2024-08-15T16:14:00Z" w16du:dateUtc="2024-08-15T14:14:00Z">
            <w:rPr>
              <w:ins w:id="3428" w:author="Craig Parker" w:date="2024-08-15T14:41:00Z" w16du:dateUtc="2024-08-15T12:41:00Z"/>
              <w:rFonts w:ascii="Times New Roman" w:eastAsia="Times New Roman" w:hAnsi="Times New Roman" w:cs="Times New Roman"/>
              <w:sz w:val="24"/>
              <w:szCs w:val="24"/>
              <w:lang w:val="en-ZA" w:eastAsia="en-ZA"/>
            </w:rPr>
          </w:rPrChange>
        </w:rPr>
        <w:pPrChange w:id="3429" w:author="Craig Parker" w:date="2024-08-15T16:14:00Z" w16du:dateUtc="2024-08-15T14:14:00Z">
          <w:pPr>
            <w:numPr>
              <w:numId w:val="55"/>
            </w:numPr>
            <w:tabs>
              <w:tab w:val="num" w:pos="720"/>
            </w:tabs>
            <w:spacing w:before="100" w:beforeAutospacing="1" w:after="100" w:afterAutospacing="1" w:line="240" w:lineRule="auto"/>
            <w:ind w:left="720" w:hanging="360"/>
          </w:pPr>
        </w:pPrChange>
      </w:pPr>
      <w:ins w:id="3430" w:author="Craig Parker" w:date="2024-08-15T14:41:00Z" w16du:dateUtc="2024-08-15T12:41:00Z">
        <w:r w:rsidRPr="00691453">
          <w:rPr>
            <w:rFonts w:ascii="Nunito" w:eastAsia="Times New Roman" w:hAnsi="Nunito" w:cs="Times New Roman"/>
            <w:sz w:val="20"/>
            <w:szCs w:val="20"/>
            <w:lang w:val="en-ZA" w:eastAsia="en-ZA"/>
            <w:rPrChange w:id="3431" w:author="Craig Parker" w:date="2024-08-15T16:14:00Z" w16du:dateUtc="2024-08-15T14:14:00Z">
              <w:rPr>
                <w:rFonts w:ascii="Times New Roman" w:eastAsia="Times New Roman" w:hAnsi="Times New Roman" w:cs="Times New Roman"/>
                <w:sz w:val="24"/>
                <w:szCs w:val="24"/>
                <w:lang w:val="en-ZA" w:eastAsia="en-ZA"/>
              </w:rPr>
            </w:rPrChange>
          </w:rPr>
          <w:t xml:space="preserve">Independent Scientists from outside the HE²AT </w:t>
        </w:r>
        <w:proofErr w:type="spellStart"/>
        <w:r w:rsidRPr="00691453">
          <w:rPr>
            <w:rFonts w:ascii="Nunito" w:eastAsia="Times New Roman" w:hAnsi="Nunito" w:cs="Times New Roman"/>
            <w:sz w:val="20"/>
            <w:szCs w:val="20"/>
            <w:lang w:val="en-ZA" w:eastAsia="en-ZA"/>
            <w:rPrChange w:id="3432" w:author="Craig Parker" w:date="2024-08-15T16:14:00Z" w16du:dateUtc="2024-08-15T14:14:00Z">
              <w:rPr>
                <w:rFonts w:ascii="Times New Roman" w:eastAsia="Times New Roman" w:hAnsi="Times New Roman" w:cs="Times New Roman"/>
                <w:sz w:val="24"/>
                <w:szCs w:val="24"/>
                <w:lang w:val="en-ZA" w:eastAsia="en-ZA"/>
              </w:rPr>
            </w:rPrChange>
          </w:rPr>
          <w:t>Center</w:t>
        </w:r>
        <w:proofErr w:type="spellEnd"/>
      </w:ins>
    </w:p>
    <w:p w14:paraId="01363718" w14:textId="4FE152ED" w:rsidR="005B14E9" w:rsidRDefault="00EA1E29">
      <w:pPr>
        <w:spacing w:before="100" w:beforeAutospacing="1" w:after="100" w:afterAutospacing="1"/>
        <w:rPr>
          <w:ins w:id="3433" w:author="Craig Parker" w:date="2024-08-16T09:51:00Z" w16du:dateUtc="2024-08-16T07:51:00Z"/>
          <w:rFonts w:ascii="Nunito" w:eastAsia="Times New Roman" w:hAnsi="Nunito" w:cs="Times New Roman"/>
          <w:sz w:val="20"/>
          <w:szCs w:val="20"/>
          <w:lang w:val="en-ZA" w:eastAsia="en-ZA"/>
        </w:rPr>
      </w:pPr>
      <w:ins w:id="3434" w:author="Craig Parker" w:date="2024-08-15T14:41:00Z" w16du:dateUtc="2024-08-15T12:41:00Z">
        <w:r w:rsidRPr="00691453">
          <w:rPr>
            <w:rFonts w:ascii="Nunito" w:eastAsia="Times New Roman" w:hAnsi="Nunito" w:cs="Times New Roman"/>
            <w:sz w:val="20"/>
            <w:szCs w:val="20"/>
            <w:lang w:val="en-ZA" w:eastAsia="en-ZA"/>
            <w:rPrChange w:id="3435" w:author="Craig Parker" w:date="2024-08-15T16:14:00Z" w16du:dateUtc="2024-08-15T14:14:00Z">
              <w:rPr>
                <w:rFonts w:ascii="Times New Roman" w:eastAsia="Times New Roman" w:hAnsi="Times New Roman" w:cs="Times New Roman"/>
                <w:sz w:val="24"/>
                <w:szCs w:val="24"/>
                <w:lang w:val="en-ZA" w:eastAsia="en-ZA"/>
              </w:rPr>
            </w:rPrChange>
          </w:rPr>
          <w:t xml:space="preserve">Refer to </w:t>
        </w:r>
        <w:r w:rsidRPr="00691453">
          <w:rPr>
            <w:rFonts w:ascii="Nunito" w:eastAsia="Times New Roman" w:hAnsi="Nunito" w:cs="Times New Roman"/>
            <w:b/>
            <w:bCs/>
            <w:sz w:val="20"/>
            <w:szCs w:val="20"/>
            <w:lang w:val="en-ZA" w:eastAsia="en-ZA"/>
            <w:rPrChange w:id="3436" w:author="Craig Parker" w:date="2024-08-15T16:14:00Z" w16du:dateUtc="2024-08-15T14:14:00Z">
              <w:rPr>
                <w:rFonts w:ascii="Times New Roman" w:eastAsia="Times New Roman" w:hAnsi="Times New Roman" w:cs="Times New Roman"/>
                <w:b/>
                <w:bCs/>
                <w:sz w:val="24"/>
                <w:szCs w:val="24"/>
                <w:lang w:val="en-ZA" w:eastAsia="en-ZA"/>
              </w:rPr>
            </w:rPrChange>
          </w:rPr>
          <w:t>Annex</w:t>
        </w:r>
      </w:ins>
      <w:ins w:id="3437" w:author="Craig Parker" w:date="2024-08-16T09:47:00Z" w16du:dateUtc="2024-08-16T07:47:00Z">
        <w:r w:rsidR="005F0EDC">
          <w:rPr>
            <w:rFonts w:ascii="Nunito" w:eastAsia="Times New Roman" w:hAnsi="Nunito" w:cs="Times New Roman"/>
            <w:b/>
            <w:bCs/>
            <w:sz w:val="20"/>
            <w:szCs w:val="20"/>
            <w:lang w:val="en-ZA" w:eastAsia="en-ZA"/>
          </w:rPr>
          <w:t>e</w:t>
        </w:r>
      </w:ins>
      <w:ins w:id="3438" w:author="Craig Parker" w:date="2024-08-15T14:41:00Z" w16du:dateUtc="2024-08-15T12:41:00Z">
        <w:r w:rsidRPr="00691453">
          <w:rPr>
            <w:rFonts w:ascii="Nunito" w:eastAsia="Times New Roman" w:hAnsi="Nunito" w:cs="Times New Roman"/>
            <w:b/>
            <w:bCs/>
            <w:sz w:val="20"/>
            <w:szCs w:val="20"/>
            <w:lang w:val="en-ZA" w:eastAsia="en-ZA"/>
            <w:rPrChange w:id="3439" w:author="Craig Parker" w:date="2024-08-15T16:14:00Z" w16du:dateUtc="2024-08-15T14:14:00Z">
              <w:rPr>
                <w:rFonts w:ascii="Times New Roman" w:eastAsia="Times New Roman" w:hAnsi="Times New Roman" w:cs="Times New Roman"/>
                <w:b/>
                <w:bCs/>
                <w:sz w:val="24"/>
                <w:szCs w:val="24"/>
                <w:lang w:val="en-ZA" w:eastAsia="en-ZA"/>
              </w:rPr>
            </w:rPrChange>
          </w:rPr>
          <w:t xml:space="preserve"> 4</w:t>
        </w:r>
        <w:r w:rsidRPr="00691453">
          <w:rPr>
            <w:rFonts w:ascii="Nunito" w:eastAsia="Times New Roman" w:hAnsi="Nunito" w:cs="Times New Roman"/>
            <w:sz w:val="20"/>
            <w:szCs w:val="20"/>
            <w:lang w:val="en-ZA" w:eastAsia="en-ZA"/>
            <w:rPrChange w:id="3440" w:author="Craig Parker" w:date="2024-08-15T16:14:00Z" w16du:dateUtc="2024-08-15T14:14:00Z">
              <w:rPr>
                <w:rFonts w:ascii="Times New Roman" w:eastAsia="Times New Roman" w:hAnsi="Times New Roman" w:cs="Times New Roman"/>
                <w:sz w:val="24"/>
                <w:szCs w:val="24"/>
                <w:lang w:val="en-ZA" w:eastAsia="en-ZA"/>
              </w:rPr>
            </w:rPrChange>
          </w:rPr>
          <w:t xml:space="preserve"> for a complete description of DAC membership and terms of reference.</w:t>
        </w:r>
      </w:ins>
    </w:p>
    <w:p w14:paraId="1C47169D" w14:textId="1DF7C396" w:rsidR="005F0EDC" w:rsidRPr="00A941B9" w:rsidRDefault="005F0EDC">
      <w:pPr>
        <w:rPr>
          <w:ins w:id="3441" w:author="Craig Parker" w:date="2024-08-15T14:36:00Z" w16du:dateUtc="2024-08-15T12:36:00Z"/>
          <w:rFonts w:ascii="Nunito" w:eastAsia="Times New Roman" w:hAnsi="Nunito" w:cs="Times New Roman"/>
          <w:sz w:val="20"/>
          <w:szCs w:val="20"/>
          <w:lang w:val="en-ZA" w:eastAsia="en-ZA"/>
          <w:rPrChange w:id="3442" w:author="Craig Parker" w:date="2024-08-15T16:55:00Z" w16du:dateUtc="2024-08-15T14:55:00Z">
            <w:rPr>
              <w:ins w:id="3443" w:author="Craig Parker" w:date="2024-08-15T14:36:00Z" w16du:dateUtc="2024-08-15T12:36:00Z"/>
              <w:b/>
              <w:bCs/>
              <w:lang w:val="en-ZA" w:eastAsia="en-ZA"/>
            </w:rPr>
          </w:rPrChange>
        </w:rPr>
        <w:pPrChange w:id="3444" w:author="Craig Parker" w:date="2024-08-16T09:51:00Z" w16du:dateUtc="2024-08-16T07:51:00Z">
          <w:pPr>
            <w:spacing w:beforeAutospacing="1" w:after="0" w:afterAutospacing="1"/>
          </w:pPr>
        </w:pPrChange>
      </w:pPr>
      <w:ins w:id="3445" w:author="Craig Parker" w:date="2024-08-16T09:51:00Z" w16du:dateUtc="2024-08-16T07:51:00Z">
        <w:r>
          <w:rPr>
            <w:rFonts w:ascii="Nunito" w:eastAsia="Times New Roman" w:hAnsi="Nunito" w:cs="Times New Roman"/>
            <w:sz w:val="20"/>
            <w:szCs w:val="20"/>
            <w:lang w:val="en-ZA" w:eastAsia="en-ZA"/>
          </w:rPr>
          <w:br w:type="page"/>
        </w:r>
      </w:ins>
    </w:p>
    <w:p w14:paraId="0C606D15" w14:textId="65E6B85C" w:rsidR="005B14E9" w:rsidRPr="00786076" w:rsidDel="007A62CA" w:rsidRDefault="005B14E9">
      <w:pPr>
        <w:pStyle w:val="Heading3"/>
        <w:numPr>
          <w:ilvl w:val="1"/>
          <w:numId w:val="55"/>
        </w:numPr>
        <w:spacing w:line="240" w:lineRule="auto"/>
        <w:rPr>
          <w:del w:id="3446" w:author="Craig Parker" w:date="2024-08-15T14:41:00Z" w16du:dateUtc="2024-08-15T12:41:00Z"/>
          <w:rFonts w:ascii="Nunito" w:hAnsi="Nunito"/>
          <w:color w:val="000000" w:themeColor="text1"/>
          <w:sz w:val="24"/>
          <w:szCs w:val="24"/>
          <w:lang w:val="en-ZA" w:eastAsia="en-ZA"/>
          <w:rPrChange w:id="3447" w:author="Craig Parker" w:date="2024-08-16T09:45:00Z" w16du:dateUtc="2024-08-16T07:45:00Z">
            <w:rPr>
              <w:del w:id="3448" w:author="Craig Parker" w:date="2024-08-15T14:41:00Z" w16du:dateUtc="2024-08-15T12:41:00Z"/>
              <w:rFonts w:ascii="Nunito" w:hAnsi="Nunito"/>
              <w:sz w:val="24"/>
              <w:szCs w:val="24"/>
              <w:lang w:val="en-ZA" w:eastAsia="en-ZA"/>
            </w:rPr>
          </w:rPrChange>
        </w:rPr>
        <w:pPrChange w:id="3449" w:author="Craig Parker" w:date="2024-08-16T09:51:00Z" w16du:dateUtc="2024-08-16T07:51:00Z">
          <w:pPr>
            <w:numPr>
              <w:numId w:val="22"/>
            </w:numPr>
            <w:tabs>
              <w:tab w:val="num" w:pos="720"/>
            </w:tabs>
            <w:spacing w:beforeAutospacing="1" w:after="0" w:afterAutospacing="1"/>
            <w:ind w:left="720" w:hanging="360"/>
          </w:pPr>
        </w:pPrChange>
      </w:pPr>
      <w:bookmarkStart w:id="3450" w:name="_Toc174639729"/>
      <w:bookmarkStart w:id="3451" w:name="_Toc174639894"/>
      <w:bookmarkStart w:id="3452" w:name="_Toc174715245"/>
      <w:bookmarkStart w:id="3453" w:name="_Toc174715425"/>
      <w:bookmarkEnd w:id="3450"/>
      <w:bookmarkEnd w:id="3451"/>
      <w:bookmarkEnd w:id="3452"/>
      <w:bookmarkEnd w:id="3453"/>
    </w:p>
    <w:p w14:paraId="7AC587E2" w14:textId="43AF707E" w:rsidR="00875319" w:rsidRPr="00786076" w:rsidDel="007A62CA" w:rsidRDefault="00875319">
      <w:pPr>
        <w:pStyle w:val="Heading3"/>
        <w:numPr>
          <w:ilvl w:val="1"/>
          <w:numId w:val="55"/>
        </w:numPr>
        <w:spacing w:line="240" w:lineRule="auto"/>
        <w:rPr>
          <w:del w:id="3454" w:author="Craig Parker" w:date="2024-08-15T14:41:00Z" w16du:dateUtc="2024-08-15T12:41:00Z"/>
          <w:rFonts w:ascii="Nunito" w:hAnsi="Nunito"/>
          <w:color w:val="000000" w:themeColor="text1"/>
          <w:sz w:val="24"/>
          <w:szCs w:val="24"/>
          <w:rPrChange w:id="3455" w:author="Craig Parker" w:date="2024-08-16T09:45:00Z" w16du:dateUtc="2024-08-16T07:45:00Z">
            <w:rPr>
              <w:del w:id="3456" w:author="Craig Parker" w:date="2024-08-15T14:41:00Z" w16du:dateUtc="2024-08-15T12:41:00Z"/>
              <w:rFonts w:ascii="Nunito" w:hAnsi="Nunito"/>
            </w:rPr>
          </w:rPrChange>
        </w:rPr>
        <w:pPrChange w:id="3457" w:author="Craig Parker" w:date="2024-08-16T09:51:00Z" w16du:dateUtc="2024-08-16T07:51:00Z">
          <w:pPr>
            <w:pStyle w:val="Heading3"/>
          </w:pPr>
        </w:pPrChange>
      </w:pPr>
      <w:bookmarkStart w:id="3458" w:name="_Toc173777823"/>
      <w:bookmarkStart w:id="3459" w:name="_Toc174562958"/>
      <w:del w:id="3460" w:author="Craig Parker" w:date="2024-08-15T14:41:00Z" w16du:dateUtc="2024-08-15T12:41:00Z">
        <w:r w:rsidRPr="00786076" w:rsidDel="007A62CA">
          <w:rPr>
            <w:rFonts w:ascii="Nunito" w:hAnsi="Nunito"/>
            <w:color w:val="000000" w:themeColor="text1"/>
            <w:sz w:val="24"/>
            <w:szCs w:val="24"/>
            <w:rPrChange w:id="3461" w:author="Craig Parker" w:date="2024-08-16T09:45:00Z" w16du:dateUtc="2024-08-16T07:45:00Z">
              <w:rPr>
                <w:rFonts w:ascii="Nunito" w:hAnsi="Nunito"/>
              </w:rPr>
            </w:rPrChange>
          </w:rPr>
          <w:delText>Governance of data sharing</w:delText>
        </w:r>
        <w:bookmarkStart w:id="3462" w:name="_Toc174639730"/>
        <w:bookmarkStart w:id="3463" w:name="_Toc174639895"/>
        <w:bookmarkStart w:id="3464" w:name="_Toc174715246"/>
        <w:bookmarkStart w:id="3465" w:name="_Toc174715426"/>
        <w:bookmarkEnd w:id="3458"/>
        <w:bookmarkEnd w:id="3459"/>
        <w:bookmarkEnd w:id="3462"/>
        <w:bookmarkEnd w:id="3463"/>
        <w:bookmarkEnd w:id="3464"/>
        <w:bookmarkEnd w:id="3465"/>
      </w:del>
    </w:p>
    <w:p w14:paraId="2A7D9B9F" w14:textId="63BCF026" w:rsidR="00D751C7" w:rsidRPr="00786076" w:rsidDel="007A62CA" w:rsidRDefault="00D751C7">
      <w:pPr>
        <w:pStyle w:val="Heading3"/>
        <w:numPr>
          <w:ilvl w:val="1"/>
          <w:numId w:val="55"/>
        </w:numPr>
        <w:spacing w:line="240" w:lineRule="auto"/>
        <w:rPr>
          <w:del w:id="3466" w:author="Craig Parker" w:date="2024-08-15T14:41:00Z" w16du:dateUtc="2024-08-15T12:41:00Z"/>
          <w:rFonts w:ascii="Nunito" w:eastAsia="Nunito" w:hAnsi="Nunito" w:cs="Nunito"/>
          <w:color w:val="000000" w:themeColor="text1"/>
          <w:sz w:val="24"/>
          <w:szCs w:val="24"/>
          <w:lang w:val="en-ZA"/>
          <w:rPrChange w:id="3467" w:author="Craig Parker" w:date="2024-08-16T09:45:00Z" w16du:dateUtc="2024-08-16T07:45:00Z">
            <w:rPr>
              <w:del w:id="3468" w:author="Craig Parker" w:date="2024-08-15T14:41:00Z" w16du:dateUtc="2024-08-15T12:41:00Z"/>
              <w:rFonts w:eastAsia="Nunito" w:cs="Nunito"/>
              <w:sz w:val="20"/>
              <w:szCs w:val="20"/>
              <w:lang w:val="en-ZA"/>
            </w:rPr>
          </w:rPrChange>
        </w:rPr>
        <w:pPrChange w:id="3469" w:author="Craig Parker" w:date="2024-08-16T09:51:00Z" w16du:dateUtc="2024-08-16T07:51:00Z">
          <w:pPr>
            <w:spacing w:line="360" w:lineRule="auto"/>
          </w:pPr>
        </w:pPrChange>
      </w:pPr>
      <w:del w:id="3470" w:author="Craig Parker" w:date="2024-08-15T14:41:00Z" w16du:dateUtc="2024-08-15T12:41:00Z">
        <w:r w:rsidRPr="00786076" w:rsidDel="007A62CA">
          <w:rPr>
            <w:rFonts w:ascii="Nunito" w:eastAsia="Nunito" w:hAnsi="Nunito" w:cs="Nunito"/>
            <w:color w:val="000000" w:themeColor="text1"/>
            <w:sz w:val="24"/>
            <w:szCs w:val="24"/>
            <w:lang w:val="en-ZA"/>
            <w:rPrChange w:id="3471" w:author="Craig Parker" w:date="2024-08-16T09:45:00Z" w16du:dateUtc="2024-08-16T07:45:00Z">
              <w:rPr>
                <w:rFonts w:eastAsia="Nunito" w:cs="Nunito"/>
                <w:sz w:val="20"/>
                <w:szCs w:val="20"/>
                <w:lang w:val="en-ZA"/>
              </w:rPr>
            </w:rPrChange>
          </w:rPr>
          <w:delText>The governance of data sharing within the HE²AT Center follows a structured approach to ensure that data access is granted in a manner that aligns with ethical standards, privacy regulations, and the research objectives of the DSI Africa Consortium.</w:delText>
        </w:r>
        <w:bookmarkStart w:id="3472" w:name="_Toc174639731"/>
        <w:bookmarkStart w:id="3473" w:name="_Toc174639896"/>
        <w:bookmarkStart w:id="3474" w:name="_Toc174715247"/>
        <w:bookmarkStart w:id="3475" w:name="_Toc174715427"/>
        <w:bookmarkEnd w:id="3472"/>
        <w:bookmarkEnd w:id="3473"/>
        <w:bookmarkEnd w:id="3474"/>
        <w:bookmarkEnd w:id="3475"/>
      </w:del>
    </w:p>
    <w:p w14:paraId="2FC7FC3A" w14:textId="0FB8C759" w:rsidR="00D751C7" w:rsidRPr="00786076" w:rsidDel="007A62CA" w:rsidRDefault="00D751C7">
      <w:pPr>
        <w:pStyle w:val="Heading3"/>
        <w:numPr>
          <w:ilvl w:val="1"/>
          <w:numId w:val="55"/>
        </w:numPr>
        <w:spacing w:line="240" w:lineRule="auto"/>
        <w:rPr>
          <w:del w:id="3476" w:author="Craig Parker" w:date="2024-08-15T14:41:00Z" w16du:dateUtc="2024-08-15T12:41:00Z"/>
          <w:rFonts w:ascii="Nunito" w:eastAsia="Nunito" w:hAnsi="Nunito" w:cs="Nunito"/>
          <w:color w:val="000000" w:themeColor="text1"/>
          <w:sz w:val="24"/>
          <w:szCs w:val="24"/>
          <w:lang w:val="en-ZA"/>
          <w:rPrChange w:id="3477" w:author="Craig Parker" w:date="2024-08-16T09:45:00Z" w16du:dateUtc="2024-08-16T07:45:00Z">
            <w:rPr>
              <w:del w:id="3478" w:author="Craig Parker" w:date="2024-08-15T14:41:00Z" w16du:dateUtc="2024-08-15T12:41:00Z"/>
              <w:rFonts w:eastAsia="Nunito" w:cs="Nunito"/>
              <w:sz w:val="20"/>
              <w:szCs w:val="20"/>
              <w:lang w:val="en-ZA"/>
            </w:rPr>
          </w:rPrChange>
        </w:rPr>
        <w:pPrChange w:id="3479" w:author="Craig Parker" w:date="2024-08-16T09:51:00Z" w16du:dateUtc="2024-08-16T07:51:00Z">
          <w:pPr>
            <w:spacing w:line="360" w:lineRule="auto"/>
          </w:pPr>
        </w:pPrChange>
      </w:pPr>
      <w:del w:id="3480" w:author="Craig Parker" w:date="2024-08-15T14:41:00Z" w16du:dateUtc="2024-08-15T12:41:00Z">
        <w:r w:rsidRPr="00786076" w:rsidDel="007A62CA">
          <w:rPr>
            <w:rFonts w:ascii="Nunito" w:eastAsia="Nunito" w:hAnsi="Nunito" w:cs="Nunito"/>
            <w:color w:val="000000" w:themeColor="text1"/>
            <w:sz w:val="24"/>
            <w:szCs w:val="24"/>
            <w:lang w:val="en-ZA"/>
            <w:rPrChange w:id="3481" w:author="Craig Parker" w:date="2024-08-16T09:45:00Z" w16du:dateUtc="2024-08-16T07:45:00Z">
              <w:rPr>
                <w:rFonts w:eastAsia="Nunito" w:cs="Nunito"/>
                <w:sz w:val="20"/>
                <w:szCs w:val="20"/>
                <w:lang w:val="en-ZA"/>
              </w:rPr>
            </w:rPrChange>
          </w:rPr>
          <w:delText>Data Access Levels</w:delText>
        </w:r>
        <w:bookmarkStart w:id="3482" w:name="_Toc174639732"/>
        <w:bookmarkStart w:id="3483" w:name="_Toc174639897"/>
        <w:bookmarkStart w:id="3484" w:name="_Toc174715248"/>
        <w:bookmarkStart w:id="3485" w:name="_Toc174715428"/>
        <w:bookmarkEnd w:id="3482"/>
        <w:bookmarkEnd w:id="3483"/>
        <w:bookmarkEnd w:id="3484"/>
        <w:bookmarkEnd w:id="3485"/>
      </w:del>
    </w:p>
    <w:p w14:paraId="26241244" w14:textId="6F32C9D1" w:rsidR="00D751C7" w:rsidRPr="00786076" w:rsidDel="007A62CA" w:rsidRDefault="00D751C7">
      <w:pPr>
        <w:pStyle w:val="Heading3"/>
        <w:numPr>
          <w:ilvl w:val="1"/>
          <w:numId w:val="55"/>
        </w:numPr>
        <w:spacing w:line="240" w:lineRule="auto"/>
        <w:rPr>
          <w:del w:id="3486" w:author="Craig Parker" w:date="2024-08-15T14:41:00Z" w16du:dateUtc="2024-08-15T12:41:00Z"/>
          <w:rFonts w:ascii="Nunito" w:eastAsia="Nunito" w:hAnsi="Nunito" w:cs="Nunito"/>
          <w:color w:val="000000" w:themeColor="text1"/>
          <w:sz w:val="24"/>
          <w:szCs w:val="24"/>
          <w:lang w:val="en-ZA"/>
          <w:rPrChange w:id="3487" w:author="Craig Parker" w:date="2024-08-16T09:45:00Z" w16du:dateUtc="2024-08-16T07:45:00Z">
            <w:rPr>
              <w:del w:id="3488" w:author="Craig Parker" w:date="2024-08-15T14:41:00Z" w16du:dateUtc="2024-08-15T12:41:00Z"/>
              <w:rFonts w:eastAsia="Nunito" w:cs="Nunito"/>
              <w:sz w:val="20"/>
              <w:szCs w:val="20"/>
              <w:lang w:val="en-ZA"/>
            </w:rPr>
          </w:rPrChange>
        </w:rPr>
        <w:pPrChange w:id="3489" w:author="Craig Parker" w:date="2024-08-16T09:51:00Z" w16du:dateUtc="2024-08-16T07:51:00Z">
          <w:pPr>
            <w:spacing w:line="360" w:lineRule="auto"/>
          </w:pPr>
        </w:pPrChange>
      </w:pPr>
      <w:del w:id="3490" w:author="Craig Parker" w:date="2024-08-15T14:41:00Z" w16du:dateUtc="2024-08-15T12:41:00Z">
        <w:r w:rsidRPr="00786076" w:rsidDel="007A62CA">
          <w:rPr>
            <w:rFonts w:ascii="Nunito" w:eastAsia="Nunito" w:hAnsi="Nunito" w:cs="Nunito"/>
            <w:color w:val="000000" w:themeColor="text1"/>
            <w:sz w:val="24"/>
            <w:szCs w:val="24"/>
            <w:lang w:val="en-ZA"/>
            <w:rPrChange w:id="3491" w:author="Craig Parker" w:date="2024-08-16T09:45:00Z" w16du:dateUtc="2024-08-16T07:45:00Z">
              <w:rPr>
                <w:rFonts w:eastAsia="Nunito" w:cs="Nunito"/>
                <w:sz w:val="20"/>
                <w:szCs w:val="20"/>
                <w:lang w:val="en-ZA"/>
              </w:rPr>
            </w:rPrChange>
          </w:rPr>
          <w:delText xml:space="preserve">The HE²AT Center </w:delText>
        </w:r>
        <w:r w:rsidR="001A23BF" w:rsidRPr="00786076" w:rsidDel="007A62CA">
          <w:rPr>
            <w:rFonts w:ascii="Nunito" w:eastAsia="Nunito" w:hAnsi="Nunito" w:cs="Nunito"/>
            <w:color w:val="000000" w:themeColor="text1"/>
            <w:sz w:val="24"/>
            <w:szCs w:val="24"/>
            <w:lang w:val="en-ZA"/>
            <w:rPrChange w:id="3492" w:author="Craig Parker" w:date="2024-08-16T09:45:00Z" w16du:dateUtc="2024-08-16T07:45:00Z">
              <w:rPr>
                <w:rFonts w:eastAsia="Nunito" w:cs="Nunito"/>
                <w:sz w:val="20"/>
                <w:szCs w:val="20"/>
                <w:lang w:val="en-ZA"/>
              </w:rPr>
            </w:rPrChange>
          </w:rPr>
          <w:delText>categorises</w:delText>
        </w:r>
        <w:r w:rsidRPr="00786076" w:rsidDel="007A62CA">
          <w:rPr>
            <w:rFonts w:ascii="Nunito" w:eastAsia="Nunito" w:hAnsi="Nunito" w:cs="Nunito"/>
            <w:color w:val="000000" w:themeColor="text1"/>
            <w:sz w:val="24"/>
            <w:szCs w:val="24"/>
            <w:lang w:val="en-ZA"/>
            <w:rPrChange w:id="3493" w:author="Craig Parker" w:date="2024-08-16T09:45:00Z" w16du:dateUtc="2024-08-16T07:45:00Z">
              <w:rPr>
                <w:rFonts w:eastAsia="Nunito" w:cs="Nunito"/>
                <w:sz w:val="20"/>
                <w:szCs w:val="20"/>
                <w:lang w:val="en-ZA"/>
              </w:rPr>
            </w:rPrChange>
          </w:rPr>
          <w:delText xml:space="preserve"> data into distinct access levels, each governed by specific rules and protocols to ensure data protection and ethical use:</w:delText>
        </w:r>
        <w:bookmarkStart w:id="3494" w:name="_Toc174639733"/>
        <w:bookmarkStart w:id="3495" w:name="_Toc174639898"/>
        <w:bookmarkStart w:id="3496" w:name="_Toc174715249"/>
        <w:bookmarkStart w:id="3497" w:name="_Toc174715429"/>
        <w:bookmarkEnd w:id="3494"/>
        <w:bookmarkEnd w:id="3495"/>
        <w:bookmarkEnd w:id="3496"/>
        <w:bookmarkEnd w:id="3497"/>
      </w:del>
    </w:p>
    <w:p w14:paraId="50DD8255" w14:textId="4F802E06" w:rsidR="00D751C7" w:rsidRPr="00786076" w:rsidDel="007A62CA" w:rsidRDefault="00D751C7">
      <w:pPr>
        <w:pStyle w:val="Heading3"/>
        <w:numPr>
          <w:ilvl w:val="1"/>
          <w:numId w:val="55"/>
        </w:numPr>
        <w:spacing w:line="240" w:lineRule="auto"/>
        <w:rPr>
          <w:del w:id="3498" w:author="Craig Parker" w:date="2024-08-15T14:41:00Z" w16du:dateUtc="2024-08-15T12:41:00Z"/>
          <w:rFonts w:ascii="Nunito" w:eastAsia="Nunito" w:hAnsi="Nunito" w:cs="Nunito"/>
          <w:color w:val="000000" w:themeColor="text1"/>
          <w:sz w:val="24"/>
          <w:szCs w:val="24"/>
          <w:lang w:val="en-ZA"/>
          <w:rPrChange w:id="3499" w:author="Craig Parker" w:date="2024-08-16T09:45:00Z" w16du:dateUtc="2024-08-16T07:45:00Z">
            <w:rPr>
              <w:del w:id="3500" w:author="Craig Parker" w:date="2024-08-15T14:41:00Z" w16du:dateUtc="2024-08-15T12:41:00Z"/>
              <w:rFonts w:eastAsia="Nunito" w:cs="Nunito"/>
              <w:sz w:val="20"/>
              <w:szCs w:val="20"/>
              <w:lang w:val="en-ZA"/>
            </w:rPr>
          </w:rPrChange>
        </w:rPr>
        <w:pPrChange w:id="3501" w:author="Craig Parker" w:date="2024-08-16T09:51:00Z" w16du:dateUtc="2024-08-16T07:51:00Z">
          <w:pPr>
            <w:numPr>
              <w:numId w:val="45"/>
            </w:numPr>
            <w:tabs>
              <w:tab w:val="num" w:pos="720"/>
            </w:tabs>
            <w:spacing w:line="360" w:lineRule="auto"/>
            <w:ind w:left="720" w:hanging="360"/>
          </w:pPr>
        </w:pPrChange>
      </w:pPr>
      <w:del w:id="3502" w:author="Craig Parker" w:date="2024-08-15T14:41:00Z" w16du:dateUtc="2024-08-15T12:41:00Z">
        <w:r w:rsidRPr="00786076" w:rsidDel="007A62CA">
          <w:rPr>
            <w:rFonts w:ascii="Nunito" w:eastAsia="Nunito" w:hAnsi="Nunito" w:cs="Nunito"/>
            <w:color w:val="000000" w:themeColor="text1"/>
            <w:sz w:val="24"/>
            <w:szCs w:val="24"/>
            <w:lang w:val="en-ZA"/>
            <w:rPrChange w:id="3503" w:author="Craig Parker" w:date="2024-08-16T09:45:00Z" w16du:dateUtc="2024-08-16T07:45:00Z">
              <w:rPr>
                <w:rFonts w:eastAsia="Nunito" w:cs="Nunito"/>
                <w:sz w:val="20"/>
                <w:szCs w:val="20"/>
                <w:lang w:val="en-ZA"/>
              </w:rPr>
            </w:rPrChange>
          </w:rPr>
          <w:delText>Original Study Data</w:delText>
        </w:r>
        <w:bookmarkStart w:id="3504" w:name="_Toc174639734"/>
        <w:bookmarkStart w:id="3505" w:name="_Toc174639899"/>
        <w:bookmarkStart w:id="3506" w:name="_Toc174715250"/>
        <w:bookmarkStart w:id="3507" w:name="_Toc174715430"/>
        <w:bookmarkEnd w:id="3504"/>
        <w:bookmarkEnd w:id="3505"/>
        <w:bookmarkEnd w:id="3506"/>
        <w:bookmarkEnd w:id="3507"/>
      </w:del>
    </w:p>
    <w:p w14:paraId="5CDDE998" w14:textId="3CADEDA7" w:rsidR="00D751C7" w:rsidRPr="00786076" w:rsidDel="007A62CA" w:rsidRDefault="00D751C7">
      <w:pPr>
        <w:pStyle w:val="Heading3"/>
        <w:numPr>
          <w:ilvl w:val="1"/>
          <w:numId w:val="55"/>
        </w:numPr>
        <w:spacing w:line="240" w:lineRule="auto"/>
        <w:rPr>
          <w:del w:id="3508" w:author="Craig Parker" w:date="2024-08-15T14:41:00Z" w16du:dateUtc="2024-08-15T12:41:00Z"/>
          <w:rFonts w:ascii="Nunito" w:eastAsia="Nunito" w:hAnsi="Nunito" w:cs="Nunito"/>
          <w:color w:val="000000" w:themeColor="text1"/>
          <w:sz w:val="24"/>
          <w:szCs w:val="24"/>
          <w:lang w:val="en-ZA"/>
          <w:rPrChange w:id="3509" w:author="Craig Parker" w:date="2024-08-16T09:45:00Z" w16du:dateUtc="2024-08-16T07:45:00Z">
            <w:rPr>
              <w:del w:id="3510" w:author="Craig Parker" w:date="2024-08-15T14:41:00Z" w16du:dateUtc="2024-08-15T12:41:00Z"/>
              <w:rFonts w:eastAsia="Nunito" w:cs="Nunito"/>
              <w:sz w:val="20"/>
              <w:szCs w:val="20"/>
              <w:lang w:val="en-ZA"/>
            </w:rPr>
          </w:rPrChange>
        </w:rPr>
        <w:pPrChange w:id="3511" w:author="Craig Parker" w:date="2024-08-16T09:51:00Z" w16du:dateUtc="2024-08-16T07:51:00Z">
          <w:pPr>
            <w:numPr>
              <w:ilvl w:val="1"/>
              <w:numId w:val="45"/>
            </w:numPr>
            <w:tabs>
              <w:tab w:val="num" w:pos="1440"/>
            </w:tabs>
            <w:spacing w:line="360" w:lineRule="auto"/>
            <w:ind w:left="1440" w:hanging="360"/>
          </w:pPr>
        </w:pPrChange>
      </w:pPr>
      <w:del w:id="3512" w:author="Craig Parker" w:date="2024-08-15T14:41:00Z" w16du:dateUtc="2024-08-15T12:41:00Z">
        <w:r w:rsidRPr="00786076" w:rsidDel="007A62CA">
          <w:rPr>
            <w:rFonts w:ascii="Nunito" w:eastAsia="Nunito" w:hAnsi="Nunito" w:cs="Nunito"/>
            <w:color w:val="000000" w:themeColor="text1"/>
            <w:sz w:val="24"/>
            <w:szCs w:val="24"/>
            <w:lang w:val="en-ZA"/>
            <w:rPrChange w:id="3513" w:author="Craig Parker" w:date="2024-08-16T09:45:00Z" w16du:dateUtc="2024-08-16T07:45:00Z">
              <w:rPr>
                <w:rFonts w:eastAsia="Nunito" w:cs="Nunito"/>
                <w:sz w:val="20"/>
                <w:szCs w:val="20"/>
                <w:lang w:val="en-ZA"/>
              </w:rPr>
            </w:rPrChange>
          </w:rPr>
          <w:delText>Description: Raw, unprocessed health data collected directly from cohort studies and clinical trials, retained by the original data providers.</w:delText>
        </w:r>
        <w:bookmarkStart w:id="3514" w:name="_Toc174639735"/>
        <w:bookmarkStart w:id="3515" w:name="_Toc174639900"/>
        <w:bookmarkStart w:id="3516" w:name="_Toc174715251"/>
        <w:bookmarkStart w:id="3517" w:name="_Toc174715431"/>
        <w:bookmarkEnd w:id="3514"/>
        <w:bookmarkEnd w:id="3515"/>
        <w:bookmarkEnd w:id="3516"/>
        <w:bookmarkEnd w:id="3517"/>
      </w:del>
    </w:p>
    <w:p w14:paraId="48574994" w14:textId="1CEE289F" w:rsidR="00D751C7" w:rsidRPr="00786076" w:rsidDel="007A62CA" w:rsidRDefault="00D751C7">
      <w:pPr>
        <w:pStyle w:val="Heading3"/>
        <w:numPr>
          <w:ilvl w:val="1"/>
          <w:numId w:val="55"/>
        </w:numPr>
        <w:spacing w:line="240" w:lineRule="auto"/>
        <w:rPr>
          <w:del w:id="3518" w:author="Craig Parker" w:date="2024-08-15T14:41:00Z" w16du:dateUtc="2024-08-15T12:41:00Z"/>
          <w:rFonts w:ascii="Nunito" w:eastAsia="Nunito" w:hAnsi="Nunito" w:cs="Nunito"/>
          <w:color w:val="000000" w:themeColor="text1"/>
          <w:sz w:val="24"/>
          <w:szCs w:val="24"/>
          <w:lang w:val="en-ZA"/>
          <w:rPrChange w:id="3519" w:author="Craig Parker" w:date="2024-08-16T09:45:00Z" w16du:dateUtc="2024-08-16T07:45:00Z">
            <w:rPr>
              <w:del w:id="3520" w:author="Craig Parker" w:date="2024-08-15T14:41:00Z" w16du:dateUtc="2024-08-15T12:41:00Z"/>
              <w:rFonts w:eastAsia="Nunito" w:cs="Nunito"/>
              <w:sz w:val="20"/>
              <w:szCs w:val="20"/>
              <w:lang w:val="en-ZA"/>
            </w:rPr>
          </w:rPrChange>
        </w:rPr>
        <w:pPrChange w:id="3521" w:author="Craig Parker" w:date="2024-08-16T09:51:00Z" w16du:dateUtc="2024-08-16T07:51:00Z">
          <w:pPr>
            <w:numPr>
              <w:ilvl w:val="1"/>
              <w:numId w:val="45"/>
            </w:numPr>
            <w:tabs>
              <w:tab w:val="num" w:pos="1440"/>
            </w:tabs>
            <w:spacing w:line="360" w:lineRule="auto"/>
            <w:ind w:left="1440" w:hanging="360"/>
          </w:pPr>
        </w:pPrChange>
      </w:pPr>
      <w:del w:id="3522" w:author="Craig Parker" w:date="2024-08-15T14:41:00Z" w16du:dateUtc="2024-08-15T12:41:00Z">
        <w:r w:rsidRPr="00786076" w:rsidDel="007A62CA">
          <w:rPr>
            <w:rFonts w:ascii="Nunito" w:eastAsia="Nunito" w:hAnsi="Nunito" w:cs="Nunito"/>
            <w:color w:val="000000" w:themeColor="text1"/>
            <w:sz w:val="24"/>
            <w:szCs w:val="24"/>
            <w:lang w:val="en-ZA"/>
            <w:rPrChange w:id="3523" w:author="Craig Parker" w:date="2024-08-16T09:45:00Z" w16du:dateUtc="2024-08-16T07:45:00Z">
              <w:rPr>
                <w:rFonts w:eastAsia="Nunito" w:cs="Nunito"/>
                <w:sz w:val="20"/>
                <w:szCs w:val="20"/>
                <w:lang w:val="en-ZA"/>
              </w:rPr>
            </w:rPrChange>
          </w:rPr>
          <w:delText xml:space="preserve">Access: Restricted to a limited group within the Data Management and Analysis Core (DMAC) at the HE²AT Center. This data is </w:delText>
        </w:r>
        <w:r w:rsidR="00101F7D" w:rsidRPr="00786076" w:rsidDel="007A62CA">
          <w:rPr>
            <w:rFonts w:ascii="Nunito" w:eastAsia="Nunito" w:hAnsi="Nunito" w:cs="Nunito"/>
            <w:color w:val="000000" w:themeColor="text1"/>
            <w:sz w:val="24"/>
            <w:szCs w:val="24"/>
            <w:lang w:val="en-ZA"/>
            <w:rPrChange w:id="3524" w:author="Craig Parker" w:date="2024-08-16T09:45:00Z" w16du:dateUtc="2024-08-16T07:45:00Z">
              <w:rPr>
                <w:rFonts w:eastAsia="Nunito" w:cs="Nunito"/>
                <w:sz w:val="20"/>
                <w:szCs w:val="20"/>
                <w:lang w:val="en-ZA"/>
              </w:rPr>
            </w:rPrChange>
          </w:rPr>
          <w:delText>pseudonymised</w:delText>
        </w:r>
        <w:r w:rsidRPr="00786076" w:rsidDel="007A62CA">
          <w:rPr>
            <w:rFonts w:ascii="Nunito" w:eastAsia="Nunito" w:hAnsi="Nunito" w:cs="Nunito"/>
            <w:color w:val="000000" w:themeColor="text1"/>
            <w:sz w:val="24"/>
            <w:szCs w:val="24"/>
            <w:lang w:val="en-ZA"/>
            <w:rPrChange w:id="3525" w:author="Craig Parker" w:date="2024-08-16T09:45:00Z" w16du:dateUtc="2024-08-16T07:45:00Z">
              <w:rPr>
                <w:rFonts w:eastAsia="Nunito" w:cs="Nunito"/>
                <w:sz w:val="20"/>
                <w:szCs w:val="20"/>
                <w:lang w:val="en-ZA"/>
              </w:rPr>
            </w:rPrChange>
          </w:rPr>
          <w:delText xml:space="preserve"> but may still contain indirect identifiers.</w:delText>
        </w:r>
        <w:bookmarkStart w:id="3526" w:name="_Toc174639736"/>
        <w:bookmarkStart w:id="3527" w:name="_Toc174639901"/>
        <w:bookmarkStart w:id="3528" w:name="_Toc174715252"/>
        <w:bookmarkStart w:id="3529" w:name="_Toc174715432"/>
        <w:bookmarkEnd w:id="3526"/>
        <w:bookmarkEnd w:id="3527"/>
        <w:bookmarkEnd w:id="3528"/>
        <w:bookmarkEnd w:id="3529"/>
      </w:del>
    </w:p>
    <w:p w14:paraId="57AE990B" w14:textId="75EC652D" w:rsidR="00D751C7" w:rsidRPr="00786076" w:rsidDel="007A62CA" w:rsidRDefault="00D751C7">
      <w:pPr>
        <w:pStyle w:val="Heading3"/>
        <w:numPr>
          <w:ilvl w:val="1"/>
          <w:numId w:val="55"/>
        </w:numPr>
        <w:spacing w:line="240" w:lineRule="auto"/>
        <w:rPr>
          <w:del w:id="3530" w:author="Craig Parker" w:date="2024-08-15T14:41:00Z" w16du:dateUtc="2024-08-15T12:41:00Z"/>
          <w:rFonts w:ascii="Nunito" w:eastAsia="Nunito" w:hAnsi="Nunito" w:cs="Nunito"/>
          <w:color w:val="000000" w:themeColor="text1"/>
          <w:sz w:val="24"/>
          <w:szCs w:val="24"/>
          <w:lang w:val="en-ZA"/>
          <w:rPrChange w:id="3531" w:author="Craig Parker" w:date="2024-08-16T09:45:00Z" w16du:dateUtc="2024-08-16T07:45:00Z">
            <w:rPr>
              <w:del w:id="3532" w:author="Craig Parker" w:date="2024-08-15T14:41:00Z" w16du:dateUtc="2024-08-15T12:41:00Z"/>
              <w:rFonts w:eastAsia="Nunito" w:cs="Nunito"/>
              <w:sz w:val="20"/>
              <w:szCs w:val="20"/>
              <w:lang w:val="en-ZA"/>
            </w:rPr>
          </w:rPrChange>
        </w:rPr>
        <w:pPrChange w:id="3533" w:author="Craig Parker" w:date="2024-08-16T09:51:00Z" w16du:dateUtc="2024-08-16T07:51:00Z">
          <w:pPr>
            <w:numPr>
              <w:ilvl w:val="1"/>
              <w:numId w:val="45"/>
            </w:numPr>
            <w:tabs>
              <w:tab w:val="num" w:pos="1440"/>
            </w:tabs>
            <w:spacing w:line="360" w:lineRule="auto"/>
            <w:ind w:left="1440" w:hanging="360"/>
          </w:pPr>
        </w:pPrChange>
      </w:pPr>
      <w:del w:id="3534" w:author="Craig Parker" w:date="2024-08-15T14:41:00Z" w16du:dateUtc="2024-08-15T12:41:00Z">
        <w:r w:rsidRPr="00786076" w:rsidDel="007A62CA">
          <w:rPr>
            <w:rFonts w:ascii="Nunito" w:eastAsia="Nunito" w:hAnsi="Nunito" w:cs="Nunito"/>
            <w:color w:val="000000" w:themeColor="text1"/>
            <w:sz w:val="24"/>
            <w:szCs w:val="24"/>
            <w:lang w:val="en-ZA"/>
            <w:rPrChange w:id="3535" w:author="Craig Parker" w:date="2024-08-16T09:45:00Z" w16du:dateUtc="2024-08-16T07:45:00Z">
              <w:rPr>
                <w:rFonts w:eastAsia="Nunito" w:cs="Nunito"/>
                <w:sz w:val="20"/>
                <w:szCs w:val="20"/>
                <w:lang w:val="en-ZA"/>
              </w:rPr>
            </w:rPrChange>
          </w:rPr>
          <w:delText>Retention: Retained for five years post-project or DTA termination.</w:delText>
        </w:r>
        <w:bookmarkStart w:id="3536" w:name="_Toc174639737"/>
        <w:bookmarkStart w:id="3537" w:name="_Toc174639902"/>
        <w:bookmarkStart w:id="3538" w:name="_Toc174715253"/>
        <w:bookmarkStart w:id="3539" w:name="_Toc174715433"/>
        <w:bookmarkEnd w:id="3536"/>
        <w:bookmarkEnd w:id="3537"/>
        <w:bookmarkEnd w:id="3538"/>
        <w:bookmarkEnd w:id="3539"/>
      </w:del>
    </w:p>
    <w:p w14:paraId="60321283" w14:textId="562477C3" w:rsidR="00D751C7" w:rsidRPr="00786076" w:rsidDel="007A62CA" w:rsidRDefault="00D751C7">
      <w:pPr>
        <w:pStyle w:val="Heading3"/>
        <w:numPr>
          <w:ilvl w:val="1"/>
          <w:numId w:val="55"/>
        </w:numPr>
        <w:spacing w:line="240" w:lineRule="auto"/>
        <w:rPr>
          <w:del w:id="3540" w:author="Craig Parker" w:date="2024-08-15T14:41:00Z" w16du:dateUtc="2024-08-15T12:41:00Z"/>
          <w:rFonts w:ascii="Nunito" w:eastAsia="Nunito" w:hAnsi="Nunito" w:cs="Nunito"/>
          <w:color w:val="000000" w:themeColor="text1"/>
          <w:sz w:val="24"/>
          <w:szCs w:val="24"/>
          <w:lang w:val="en-ZA"/>
          <w:rPrChange w:id="3541" w:author="Craig Parker" w:date="2024-08-16T09:45:00Z" w16du:dateUtc="2024-08-16T07:45:00Z">
            <w:rPr>
              <w:del w:id="3542" w:author="Craig Parker" w:date="2024-08-15T14:41:00Z" w16du:dateUtc="2024-08-15T12:41:00Z"/>
              <w:rFonts w:eastAsia="Nunito" w:cs="Nunito"/>
              <w:sz w:val="20"/>
              <w:szCs w:val="20"/>
              <w:lang w:val="en-ZA"/>
            </w:rPr>
          </w:rPrChange>
        </w:rPr>
        <w:pPrChange w:id="3543" w:author="Craig Parker" w:date="2024-08-16T09:51:00Z" w16du:dateUtc="2024-08-16T07:51:00Z">
          <w:pPr>
            <w:numPr>
              <w:numId w:val="45"/>
            </w:numPr>
            <w:tabs>
              <w:tab w:val="num" w:pos="720"/>
            </w:tabs>
            <w:spacing w:line="360" w:lineRule="auto"/>
            <w:ind w:left="720" w:hanging="360"/>
          </w:pPr>
        </w:pPrChange>
      </w:pPr>
      <w:del w:id="3544" w:author="Craig Parker" w:date="2024-08-15T14:41:00Z" w16du:dateUtc="2024-08-15T12:41:00Z">
        <w:r w:rsidRPr="00786076" w:rsidDel="007A62CA">
          <w:rPr>
            <w:rFonts w:ascii="Nunito" w:eastAsia="Nunito" w:hAnsi="Nunito" w:cs="Nunito"/>
            <w:color w:val="000000" w:themeColor="text1"/>
            <w:sz w:val="24"/>
            <w:szCs w:val="24"/>
            <w:lang w:val="en-ZA"/>
            <w:rPrChange w:id="3545" w:author="Craig Parker" w:date="2024-08-16T09:45:00Z" w16du:dateUtc="2024-08-16T07:45:00Z">
              <w:rPr>
                <w:rFonts w:eastAsia="Nunito" w:cs="Nunito"/>
                <w:sz w:val="20"/>
                <w:szCs w:val="20"/>
                <w:lang w:val="en-ZA"/>
              </w:rPr>
            </w:rPrChange>
          </w:rPr>
          <w:delText>Consortium Shared Data</w:delText>
        </w:r>
        <w:bookmarkStart w:id="3546" w:name="_Toc174639738"/>
        <w:bookmarkStart w:id="3547" w:name="_Toc174639903"/>
        <w:bookmarkStart w:id="3548" w:name="_Toc174715254"/>
        <w:bookmarkStart w:id="3549" w:name="_Toc174715434"/>
        <w:bookmarkEnd w:id="3546"/>
        <w:bookmarkEnd w:id="3547"/>
        <w:bookmarkEnd w:id="3548"/>
        <w:bookmarkEnd w:id="3549"/>
      </w:del>
    </w:p>
    <w:p w14:paraId="7BFD0B6B" w14:textId="09152DAC" w:rsidR="00D751C7" w:rsidRPr="00786076" w:rsidDel="007A62CA" w:rsidRDefault="00D751C7">
      <w:pPr>
        <w:pStyle w:val="Heading3"/>
        <w:numPr>
          <w:ilvl w:val="1"/>
          <w:numId w:val="55"/>
        </w:numPr>
        <w:spacing w:line="240" w:lineRule="auto"/>
        <w:rPr>
          <w:del w:id="3550" w:author="Craig Parker" w:date="2024-08-15T14:41:00Z" w16du:dateUtc="2024-08-15T12:41:00Z"/>
          <w:rFonts w:ascii="Nunito" w:eastAsia="Nunito" w:hAnsi="Nunito" w:cs="Nunito"/>
          <w:color w:val="000000" w:themeColor="text1"/>
          <w:sz w:val="24"/>
          <w:szCs w:val="24"/>
          <w:lang w:val="en-ZA"/>
          <w:rPrChange w:id="3551" w:author="Craig Parker" w:date="2024-08-16T09:45:00Z" w16du:dateUtc="2024-08-16T07:45:00Z">
            <w:rPr>
              <w:del w:id="3552" w:author="Craig Parker" w:date="2024-08-15T14:41:00Z" w16du:dateUtc="2024-08-15T12:41:00Z"/>
              <w:rFonts w:eastAsia="Nunito" w:cs="Nunito"/>
              <w:sz w:val="20"/>
              <w:szCs w:val="20"/>
              <w:lang w:val="en-ZA"/>
            </w:rPr>
          </w:rPrChange>
        </w:rPr>
        <w:pPrChange w:id="3553" w:author="Craig Parker" w:date="2024-08-16T09:51:00Z" w16du:dateUtc="2024-08-16T07:51:00Z">
          <w:pPr>
            <w:numPr>
              <w:ilvl w:val="1"/>
              <w:numId w:val="45"/>
            </w:numPr>
            <w:tabs>
              <w:tab w:val="num" w:pos="1440"/>
            </w:tabs>
            <w:spacing w:line="360" w:lineRule="auto"/>
            <w:ind w:left="1440" w:hanging="360"/>
          </w:pPr>
        </w:pPrChange>
      </w:pPr>
      <w:del w:id="3554" w:author="Craig Parker" w:date="2024-08-15T14:41:00Z" w16du:dateUtc="2024-08-15T12:41:00Z">
        <w:r w:rsidRPr="00786076" w:rsidDel="007A62CA">
          <w:rPr>
            <w:rFonts w:ascii="Nunito" w:eastAsia="Nunito" w:hAnsi="Nunito" w:cs="Nunito"/>
            <w:color w:val="000000" w:themeColor="text1"/>
            <w:sz w:val="24"/>
            <w:szCs w:val="24"/>
            <w:lang w:val="en-ZA"/>
            <w:rPrChange w:id="3555" w:author="Craig Parker" w:date="2024-08-16T09:45:00Z" w16du:dateUtc="2024-08-16T07:45:00Z">
              <w:rPr>
                <w:rFonts w:eastAsia="Nunito" w:cs="Nunito"/>
                <w:sz w:val="20"/>
                <w:szCs w:val="20"/>
                <w:lang w:val="en-ZA"/>
              </w:rPr>
            </w:rPrChange>
          </w:rPr>
          <w:delText xml:space="preserve">Description: Data that has been </w:delText>
        </w:r>
        <w:r w:rsidR="00101F7D" w:rsidRPr="00786076" w:rsidDel="007A62CA">
          <w:rPr>
            <w:rFonts w:ascii="Nunito" w:eastAsia="Nunito" w:hAnsi="Nunito" w:cs="Nunito"/>
            <w:color w:val="000000" w:themeColor="text1"/>
            <w:sz w:val="24"/>
            <w:szCs w:val="24"/>
            <w:lang w:val="en-ZA"/>
            <w:rPrChange w:id="3556" w:author="Craig Parker" w:date="2024-08-16T09:45:00Z" w16du:dateUtc="2024-08-16T07:45:00Z">
              <w:rPr>
                <w:rFonts w:eastAsia="Nunito" w:cs="Nunito"/>
                <w:sz w:val="20"/>
                <w:szCs w:val="20"/>
                <w:lang w:val="en-ZA"/>
              </w:rPr>
            </w:rPrChange>
          </w:rPr>
          <w:delText>harmonised</w:delText>
        </w:r>
        <w:r w:rsidRPr="00786076" w:rsidDel="007A62CA">
          <w:rPr>
            <w:rFonts w:ascii="Nunito" w:eastAsia="Nunito" w:hAnsi="Nunito" w:cs="Nunito"/>
            <w:color w:val="000000" w:themeColor="text1"/>
            <w:sz w:val="24"/>
            <w:szCs w:val="24"/>
            <w:lang w:val="en-ZA"/>
            <w:rPrChange w:id="3557" w:author="Craig Parker" w:date="2024-08-16T09:45:00Z" w16du:dateUtc="2024-08-16T07:45:00Z">
              <w:rPr>
                <w:rFonts w:eastAsia="Nunito" w:cs="Nunito"/>
                <w:sz w:val="20"/>
                <w:szCs w:val="20"/>
                <w:lang w:val="en-ZA"/>
              </w:rPr>
            </w:rPrChange>
          </w:rPr>
          <w:delText xml:space="preserve"> and integrated, shared among HE²AT Center partners.</w:delText>
        </w:r>
        <w:bookmarkStart w:id="3558" w:name="_Toc174639739"/>
        <w:bookmarkStart w:id="3559" w:name="_Toc174639904"/>
        <w:bookmarkStart w:id="3560" w:name="_Toc174715255"/>
        <w:bookmarkStart w:id="3561" w:name="_Toc174715435"/>
        <w:bookmarkEnd w:id="3558"/>
        <w:bookmarkEnd w:id="3559"/>
        <w:bookmarkEnd w:id="3560"/>
        <w:bookmarkEnd w:id="3561"/>
      </w:del>
    </w:p>
    <w:p w14:paraId="35AC144A" w14:textId="58A2E2FD" w:rsidR="00D751C7" w:rsidRPr="00786076" w:rsidDel="007A62CA" w:rsidRDefault="00D751C7">
      <w:pPr>
        <w:pStyle w:val="Heading3"/>
        <w:numPr>
          <w:ilvl w:val="1"/>
          <w:numId w:val="55"/>
        </w:numPr>
        <w:spacing w:line="240" w:lineRule="auto"/>
        <w:rPr>
          <w:del w:id="3562" w:author="Craig Parker" w:date="2024-08-15T14:41:00Z" w16du:dateUtc="2024-08-15T12:41:00Z"/>
          <w:rFonts w:ascii="Nunito" w:eastAsia="Nunito" w:hAnsi="Nunito" w:cs="Nunito"/>
          <w:color w:val="000000" w:themeColor="text1"/>
          <w:sz w:val="24"/>
          <w:szCs w:val="24"/>
          <w:lang w:val="en-ZA"/>
          <w:rPrChange w:id="3563" w:author="Craig Parker" w:date="2024-08-16T09:45:00Z" w16du:dateUtc="2024-08-16T07:45:00Z">
            <w:rPr>
              <w:del w:id="3564" w:author="Craig Parker" w:date="2024-08-15T14:41:00Z" w16du:dateUtc="2024-08-15T12:41:00Z"/>
              <w:rFonts w:eastAsia="Nunito" w:cs="Nunito"/>
              <w:sz w:val="20"/>
              <w:szCs w:val="20"/>
              <w:lang w:val="en-ZA"/>
            </w:rPr>
          </w:rPrChange>
        </w:rPr>
        <w:pPrChange w:id="3565" w:author="Craig Parker" w:date="2024-08-16T09:51:00Z" w16du:dateUtc="2024-08-16T07:51:00Z">
          <w:pPr>
            <w:numPr>
              <w:ilvl w:val="1"/>
              <w:numId w:val="45"/>
            </w:numPr>
            <w:tabs>
              <w:tab w:val="num" w:pos="1440"/>
            </w:tabs>
            <w:spacing w:line="360" w:lineRule="auto"/>
            <w:ind w:left="1440" w:hanging="360"/>
          </w:pPr>
        </w:pPrChange>
      </w:pPr>
      <w:del w:id="3566" w:author="Craig Parker" w:date="2024-08-15T14:41:00Z" w16du:dateUtc="2024-08-15T12:41:00Z">
        <w:r w:rsidRPr="00786076" w:rsidDel="007A62CA">
          <w:rPr>
            <w:rFonts w:ascii="Nunito" w:eastAsia="Nunito" w:hAnsi="Nunito" w:cs="Nunito"/>
            <w:color w:val="000000" w:themeColor="text1"/>
            <w:sz w:val="24"/>
            <w:szCs w:val="24"/>
            <w:lang w:val="en-ZA"/>
            <w:rPrChange w:id="3567" w:author="Craig Parker" w:date="2024-08-16T09:45:00Z" w16du:dateUtc="2024-08-16T07:45:00Z">
              <w:rPr>
                <w:rFonts w:eastAsia="Nunito" w:cs="Nunito"/>
                <w:sz w:val="20"/>
                <w:szCs w:val="20"/>
                <w:lang w:val="en-ZA"/>
              </w:rPr>
            </w:rPrChange>
          </w:rPr>
          <w:delText>Access: Available to current and approved new Consortium partners. Access is governed by terms set by the Data Access Committee (DAC).</w:delText>
        </w:r>
        <w:bookmarkStart w:id="3568" w:name="_Toc174639740"/>
        <w:bookmarkStart w:id="3569" w:name="_Toc174639905"/>
        <w:bookmarkStart w:id="3570" w:name="_Toc174715256"/>
        <w:bookmarkStart w:id="3571" w:name="_Toc174715436"/>
        <w:bookmarkEnd w:id="3568"/>
        <w:bookmarkEnd w:id="3569"/>
        <w:bookmarkEnd w:id="3570"/>
        <w:bookmarkEnd w:id="3571"/>
      </w:del>
    </w:p>
    <w:p w14:paraId="25931DA5" w14:textId="649F7C7E" w:rsidR="00D751C7" w:rsidRPr="00786076" w:rsidDel="007A62CA" w:rsidRDefault="00D751C7">
      <w:pPr>
        <w:pStyle w:val="Heading3"/>
        <w:numPr>
          <w:ilvl w:val="1"/>
          <w:numId w:val="55"/>
        </w:numPr>
        <w:spacing w:line="240" w:lineRule="auto"/>
        <w:rPr>
          <w:del w:id="3572" w:author="Craig Parker" w:date="2024-08-15T14:41:00Z" w16du:dateUtc="2024-08-15T12:41:00Z"/>
          <w:rFonts w:ascii="Nunito" w:eastAsia="Nunito" w:hAnsi="Nunito" w:cs="Nunito"/>
          <w:color w:val="000000" w:themeColor="text1"/>
          <w:sz w:val="24"/>
          <w:szCs w:val="24"/>
          <w:lang w:val="en-ZA"/>
          <w:rPrChange w:id="3573" w:author="Craig Parker" w:date="2024-08-16T09:45:00Z" w16du:dateUtc="2024-08-16T07:45:00Z">
            <w:rPr>
              <w:del w:id="3574" w:author="Craig Parker" w:date="2024-08-15T14:41:00Z" w16du:dateUtc="2024-08-15T12:41:00Z"/>
              <w:rFonts w:eastAsia="Nunito" w:cs="Nunito"/>
              <w:sz w:val="20"/>
              <w:szCs w:val="20"/>
              <w:lang w:val="en-ZA"/>
            </w:rPr>
          </w:rPrChange>
        </w:rPr>
        <w:pPrChange w:id="3575" w:author="Craig Parker" w:date="2024-08-16T09:51:00Z" w16du:dateUtc="2024-08-16T07:51:00Z">
          <w:pPr>
            <w:numPr>
              <w:ilvl w:val="1"/>
              <w:numId w:val="45"/>
            </w:numPr>
            <w:tabs>
              <w:tab w:val="num" w:pos="1440"/>
            </w:tabs>
            <w:spacing w:line="360" w:lineRule="auto"/>
            <w:ind w:left="1440" w:hanging="360"/>
          </w:pPr>
        </w:pPrChange>
      </w:pPr>
      <w:del w:id="3576" w:author="Craig Parker" w:date="2024-08-15T14:41:00Z" w16du:dateUtc="2024-08-15T12:41:00Z">
        <w:r w:rsidRPr="00786076" w:rsidDel="007A62CA">
          <w:rPr>
            <w:rFonts w:ascii="Nunito" w:eastAsia="Nunito" w:hAnsi="Nunito" w:cs="Nunito"/>
            <w:color w:val="000000" w:themeColor="text1"/>
            <w:sz w:val="24"/>
            <w:szCs w:val="24"/>
            <w:lang w:val="en-ZA"/>
            <w:rPrChange w:id="3577" w:author="Craig Parker" w:date="2024-08-16T09:45:00Z" w16du:dateUtc="2024-08-16T07:45:00Z">
              <w:rPr>
                <w:rFonts w:eastAsia="Nunito" w:cs="Nunito"/>
                <w:sz w:val="20"/>
                <w:szCs w:val="20"/>
                <w:lang w:val="en-ZA"/>
              </w:rPr>
            </w:rPrChange>
          </w:rPr>
          <w:delText>Retention: Retained indefinitely or for five years post-project, depending on agreements.</w:delText>
        </w:r>
        <w:bookmarkStart w:id="3578" w:name="_Toc174639741"/>
        <w:bookmarkStart w:id="3579" w:name="_Toc174639906"/>
        <w:bookmarkStart w:id="3580" w:name="_Toc174715257"/>
        <w:bookmarkStart w:id="3581" w:name="_Toc174715437"/>
        <w:bookmarkEnd w:id="3578"/>
        <w:bookmarkEnd w:id="3579"/>
        <w:bookmarkEnd w:id="3580"/>
        <w:bookmarkEnd w:id="3581"/>
      </w:del>
    </w:p>
    <w:p w14:paraId="17E516B7" w14:textId="71484BA6" w:rsidR="00D751C7" w:rsidRPr="00786076" w:rsidDel="007A62CA" w:rsidRDefault="00D751C7">
      <w:pPr>
        <w:pStyle w:val="Heading3"/>
        <w:numPr>
          <w:ilvl w:val="1"/>
          <w:numId w:val="55"/>
        </w:numPr>
        <w:spacing w:line="240" w:lineRule="auto"/>
        <w:rPr>
          <w:del w:id="3582" w:author="Craig Parker" w:date="2024-08-15T14:41:00Z" w16du:dateUtc="2024-08-15T12:41:00Z"/>
          <w:rFonts w:ascii="Nunito" w:eastAsia="Nunito" w:hAnsi="Nunito" w:cs="Nunito"/>
          <w:color w:val="000000" w:themeColor="text1"/>
          <w:sz w:val="24"/>
          <w:szCs w:val="24"/>
          <w:lang w:val="en-ZA"/>
          <w:rPrChange w:id="3583" w:author="Craig Parker" w:date="2024-08-16T09:45:00Z" w16du:dateUtc="2024-08-16T07:45:00Z">
            <w:rPr>
              <w:del w:id="3584" w:author="Craig Parker" w:date="2024-08-15T14:41:00Z" w16du:dateUtc="2024-08-15T12:41:00Z"/>
              <w:rFonts w:eastAsia="Nunito" w:cs="Nunito"/>
              <w:sz w:val="20"/>
              <w:szCs w:val="20"/>
              <w:lang w:val="en-ZA"/>
            </w:rPr>
          </w:rPrChange>
        </w:rPr>
        <w:pPrChange w:id="3585" w:author="Craig Parker" w:date="2024-08-16T09:51:00Z" w16du:dateUtc="2024-08-16T07:51:00Z">
          <w:pPr>
            <w:numPr>
              <w:numId w:val="45"/>
            </w:numPr>
            <w:tabs>
              <w:tab w:val="num" w:pos="720"/>
            </w:tabs>
            <w:spacing w:line="360" w:lineRule="auto"/>
            <w:ind w:left="720" w:hanging="360"/>
          </w:pPr>
        </w:pPrChange>
      </w:pPr>
      <w:del w:id="3586" w:author="Craig Parker" w:date="2024-08-15T14:41:00Z" w16du:dateUtc="2024-08-15T12:41:00Z">
        <w:r w:rsidRPr="00786076" w:rsidDel="007A62CA">
          <w:rPr>
            <w:rFonts w:ascii="Nunito" w:eastAsia="Nunito" w:hAnsi="Nunito" w:cs="Nunito"/>
            <w:color w:val="000000" w:themeColor="text1"/>
            <w:sz w:val="24"/>
            <w:szCs w:val="24"/>
            <w:lang w:val="en-ZA"/>
            <w:rPrChange w:id="3587" w:author="Craig Parker" w:date="2024-08-16T09:45:00Z" w16du:dateUtc="2024-08-16T07:45:00Z">
              <w:rPr>
                <w:rFonts w:eastAsia="Nunito" w:cs="Nunito"/>
                <w:sz w:val="20"/>
                <w:szCs w:val="20"/>
                <w:lang w:val="en-ZA"/>
              </w:rPr>
            </w:rPrChange>
          </w:rPr>
          <w:delText>RP1/RP2 De-identified Data</w:delText>
        </w:r>
        <w:bookmarkStart w:id="3588" w:name="_Toc174639742"/>
        <w:bookmarkStart w:id="3589" w:name="_Toc174639907"/>
        <w:bookmarkStart w:id="3590" w:name="_Toc174715258"/>
        <w:bookmarkStart w:id="3591" w:name="_Toc174715438"/>
        <w:bookmarkEnd w:id="3588"/>
        <w:bookmarkEnd w:id="3589"/>
        <w:bookmarkEnd w:id="3590"/>
        <w:bookmarkEnd w:id="3591"/>
      </w:del>
    </w:p>
    <w:p w14:paraId="4AA520CE" w14:textId="636DCB73" w:rsidR="00D751C7" w:rsidRPr="00786076" w:rsidDel="007A62CA" w:rsidRDefault="00D751C7">
      <w:pPr>
        <w:pStyle w:val="Heading3"/>
        <w:numPr>
          <w:ilvl w:val="1"/>
          <w:numId w:val="55"/>
        </w:numPr>
        <w:spacing w:line="240" w:lineRule="auto"/>
        <w:rPr>
          <w:del w:id="3592" w:author="Craig Parker" w:date="2024-08-15T14:41:00Z" w16du:dateUtc="2024-08-15T12:41:00Z"/>
          <w:rFonts w:ascii="Nunito" w:eastAsia="Nunito" w:hAnsi="Nunito" w:cs="Nunito"/>
          <w:color w:val="000000" w:themeColor="text1"/>
          <w:sz w:val="24"/>
          <w:szCs w:val="24"/>
          <w:lang w:val="en-ZA"/>
          <w:rPrChange w:id="3593" w:author="Craig Parker" w:date="2024-08-16T09:45:00Z" w16du:dateUtc="2024-08-16T07:45:00Z">
            <w:rPr>
              <w:del w:id="3594" w:author="Craig Parker" w:date="2024-08-15T14:41:00Z" w16du:dateUtc="2024-08-15T12:41:00Z"/>
              <w:rFonts w:eastAsia="Nunito" w:cs="Nunito"/>
              <w:sz w:val="20"/>
              <w:szCs w:val="20"/>
              <w:lang w:val="en-ZA"/>
            </w:rPr>
          </w:rPrChange>
        </w:rPr>
        <w:pPrChange w:id="3595" w:author="Craig Parker" w:date="2024-08-16T09:51:00Z" w16du:dateUtc="2024-08-16T07:51:00Z">
          <w:pPr>
            <w:numPr>
              <w:ilvl w:val="1"/>
              <w:numId w:val="45"/>
            </w:numPr>
            <w:tabs>
              <w:tab w:val="num" w:pos="1440"/>
            </w:tabs>
            <w:spacing w:line="360" w:lineRule="auto"/>
            <w:ind w:left="1440" w:hanging="360"/>
          </w:pPr>
        </w:pPrChange>
      </w:pPr>
      <w:del w:id="3596" w:author="Craig Parker" w:date="2024-08-15T14:41:00Z" w16du:dateUtc="2024-08-15T12:41:00Z">
        <w:r w:rsidRPr="00786076" w:rsidDel="007A62CA">
          <w:rPr>
            <w:rFonts w:ascii="Nunito" w:eastAsia="Nunito" w:hAnsi="Nunito" w:cs="Nunito"/>
            <w:color w:val="000000" w:themeColor="text1"/>
            <w:sz w:val="24"/>
            <w:szCs w:val="24"/>
            <w:lang w:val="en-ZA"/>
            <w:rPrChange w:id="3597" w:author="Craig Parker" w:date="2024-08-16T09:45:00Z" w16du:dateUtc="2024-08-16T07:45:00Z">
              <w:rPr>
                <w:rFonts w:eastAsia="Nunito" w:cs="Nunito"/>
                <w:sz w:val="20"/>
                <w:szCs w:val="20"/>
                <w:lang w:val="en-ZA"/>
              </w:rPr>
            </w:rPrChange>
          </w:rPr>
          <w:delText>Description: Data that has undergone further processing to ensure de-identification, with minimal risk of re-identification.</w:delText>
        </w:r>
        <w:bookmarkStart w:id="3598" w:name="_Toc174639743"/>
        <w:bookmarkStart w:id="3599" w:name="_Toc174639908"/>
        <w:bookmarkStart w:id="3600" w:name="_Toc174715259"/>
        <w:bookmarkStart w:id="3601" w:name="_Toc174715439"/>
        <w:bookmarkEnd w:id="3598"/>
        <w:bookmarkEnd w:id="3599"/>
        <w:bookmarkEnd w:id="3600"/>
        <w:bookmarkEnd w:id="3601"/>
      </w:del>
    </w:p>
    <w:p w14:paraId="3BE84CC3" w14:textId="5A2DCB8D" w:rsidR="00D751C7" w:rsidRPr="00786076" w:rsidDel="007A62CA" w:rsidRDefault="00D751C7">
      <w:pPr>
        <w:pStyle w:val="Heading3"/>
        <w:numPr>
          <w:ilvl w:val="1"/>
          <w:numId w:val="55"/>
        </w:numPr>
        <w:spacing w:line="240" w:lineRule="auto"/>
        <w:rPr>
          <w:del w:id="3602" w:author="Craig Parker" w:date="2024-08-15T14:41:00Z" w16du:dateUtc="2024-08-15T12:41:00Z"/>
          <w:rFonts w:ascii="Nunito" w:eastAsia="Nunito" w:hAnsi="Nunito" w:cs="Nunito"/>
          <w:color w:val="000000" w:themeColor="text1"/>
          <w:sz w:val="24"/>
          <w:szCs w:val="24"/>
          <w:lang w:val="en-ZA"/>
          <w:rPrChange w:id="3603" w:author="Craig Parker" w:date="2024-08-16T09:45:00Z" w16du:dateUtc="2024-08-16T07:45:00Z">
            <w:rPr>
              <w:del w:id="3604" w:author="Craig Parker" w:date="2024-08-15T14:41:00Z" w16du:dateUtc="2024-08-15T12:41:00Z"/>
              <w:rFonts w:eastAsia="Nunito" w:cs="Nunito"/>
              <w:sz w:val="20"/>
              <w:szCs w:val="20"/>
              <w:lang w:val="en-ZA"/>
            </w:rPr>
          </w:rPrChange>
        </w:rPr>
        <w:pPrChange w:id="3605" w:author="Craig Parker" w:date="2024-08-16T09:51:00Z" w16du:dateUtc="2024-08-16T07:51:00Z">
          <w:pPr>
            <w:numPr>
              <w:ilvl w:val="1"/>
              <w:numId w:val="45"/>
            </w:numPr>
            <w:tabs>
              <w:tab w:val="num" w:pos="1440"/>
            </w:tabs>
            <w:spacing w:line="360" w:lineRule="auto"/>
            <w:ind w:left="1440" w:hanging="360"/>
          </w:pPr>
        </w:pPrChange>
      </w:pPr>
      <w:del w:id="3606" w:author="Craig Parker" w:date="2024-08-15T14:41:00Z" w16du:dateUtc="2024-08-15T12:41:00Z">
        <w:r w:rsidRPr="00786076" w:rsidDel="007A62CA">
          <w:rPr>
            <w:rFonts w:ascii="Nunito" w:eastAsia="Nunito" w:hAnsi="Nunito" w:cs="Nunito"/>
            <w:color w:val="000000" w:themeColor="text1"/>
            <w:sz w:val="24"/>
            <w:szCs w:val="24"/>
            <w:lang w:val="en-ZA"/>
            <w:rPrChange w:id="3607" w:author="Craig Parker" w:date="2024-08-16T09:45:00Z" w16du:dateUtc="2024-08-16T07:45:00Z">
              <w:rPr>
                <w:rFonts w:eastAsia="Nunito" w:cs="Nunito"/>
                <w:sz w:val="20"/>
                <w:szCs w:val="20"/>
                <w:lang w:val="en-ZA"/>
              </w:rPr>
            </w:rPrChange>
          </w:rPr>
          <w:delText>Access: Available to approved external researchers under conditions set by the DAC. Classified as de-identified under POPIA.</w:delText>
        </w:r>
        <w:bookmarkStart w:id="3608" w:name="_Toc174639744"/>
        <w:bookmarkStart w:id="3609" w:name="_Toc174639909"/>
        <w:bookmarkStart w:id="3610" w:name="_Toc174715260"/>
        <w:bookmarkStart w:id="3611" w:name="_Toc174715440"/>
        <w:bookmarkEnd w:id="3608"/>
        <w:bookmarkEnd w:id="3609"/>
        <w:bookmarkEnd w:id="3610"/>
        <w:bookmarkEnd w:id="3611"/>
      </w:del>
    </w:p>
    <w:p w14:paraId="59D5AB15" w14:textId="1EE94974" w:rsidR="00D751C7" w:rsidRPr="00786076" w:rsidDel="007A62CA" w:rsidRDefault="00D751C7">
      <w:pPr>
        <w:pStyle w:val="Heading3"/>
        <w:numPr>
          <w:ilvl w:val="1"/>
          <w:numId w:val="55"/>
        </w:numPr>
        <w:spacing w:line="240" w:lineRule="auto"/>
        <w:rPr>
          <w:del w:id="3612" w:author="Craig Parker" w:date="2024-08-15T14:41:00Z" w16du:dateUtc="2024-08-15T12:41:00Z"/>
          <w:rFonts w:ascii="Nunito" w:eastAsia="Nunito" w:hAnsi="Nunito" w:cs="Nunito"/>
          <w:color w:val="000000" w:themeColor="text1"/>
          <w:sz w:val="24"/>
          <w:szCs w:val="24"/>
          <w:lang w:val="en-ZA"/>
          <w:rPrChange w:id="3613" w:author="Craig Parker" w:date="2024-08-16T09:45:00Z" w16du:dateUtc="2024-08-16T07:45:00Z">
            <w:rPr>
              <w:del w:id="3614" w:author="Craig Parker" w:date="2024-08-15T14:41:00Z" w16du:dateUtc="2024-08-15T12:41:00Z"/>
              <w:rFonts w:eastAsia="Nunito" w:cs="Nunito"/>
              <w:sz w:val="20"/>
              <w:szCs w:val="20"/>
              <w:lang w:val="en-ZA"/>
            </w:rPr>
          </w:rPrChange>
        </w:rPr>
        <w:pPrChange w:id="3615" w:author="Craig Parker" w:date="2024-08-16T09:51:00Z" w16du:dateUtc="2024-08-16T07:51:00Z">
          <w:pPr>
            <w:numPr>
              <w:ilvl w:val="1"/>
              <w:numId w:val="45"/>
            </w:numPr>
            <w:tabs>
              <w:tab w:val="num" w:pos="1440"/>
            </w:tabs>
            <w:spacing w:line="360" w:lineRule="auto"/>
            <w:ind w:left="1440" w:hanging="360"/>
          </w:pPr>
        </w:pPrChange>
      </w:pPr>
      <w:del w:id="3616" w:author="Craig Parker" w:date="2024-08-15T14:41:00Z" w16du:dateUtc="2024-08-15T12:41:00Z">
        <w:r w:rsidRPr="00786076" w:rsidDel="007A62CA">
          <w:rPr>
            <w:rFonts w:ascii="Nunito" w:eastAsia="Nunito" w:hAnsi="Nunito" w:cs="Nunito"/>
            <w:color w:val="000000" w:themeColor="text1"/>
            <w:sz w:val="24"/>
            <w:szCs w:val="24"/>
            <w:lang w:val="en-ZA"/>
            <w:rPrChange w:id="3617" w:author="Craig Parker" w:date="2024-08-16T09:45:00Z" w16du:dateUtc="2024-08-16T07:45:00Z">
              <w:rPr>
                <w:rFonts w:eastAsia="Nunito" w:cs="Nunito"/>
                <w:sz w:val="20"/>
                <w:szCs w:val="20"/>
                <w:lang w:val="en-ZA"/>
              </w:rPr>
            </w:rPrChange>
          </w:rPr>
          <w:delText>Retention: Retained indefinitely unless otherwise stipulated.</w:delText>
        </w:r>
        <w:bookmarkStart w:id="3618" w:name="_Toc174639745"/>
        <w:bookmarkStart w:id="3619" w:name="_Toc174639910"/>
        <w:bookmarkStart w:id="3620" w:name="_Toc174715261"/>
        <w:bookmarkStart w:id="3621" w:name="_Toc174715441"/>
        <w:bookmarkEnd w:id="3618"/>
        <w:bookmarkEnd w:id="3619"/>
        <w:bookmarkEnd w:id="3620"/>
        <w:bookmarkEnd w:id="3621"/>
      </w:del>
    </w:p>
    <w:p w14:paraId="75112116" w14:textId="65D1B374" w:rsidR="00D751C7" w:rsidRPr="00786076" w:rsidDel="007A62CA" w:rsidRDefault="00D751C7">
      <w:pPr>
        <w:pStyle w:val="Heading3"/>
        <w:numPr>
          <w:ilvl w:val="1"/>
          <w:numId w:val="55"/>
        </w:numPr>
        <w:spacing w:line="240" w:lineRule="auto"/>
        <w:rPr>
          <w:del w:id="3622" w:author="Craig Parker" w:date="2024-08-15T14:41:00Z" w16du:dateUtc="2024-08-15T12:41:00Z"/>
          <w:rFonts w:ascii="Nunito" w:eastAsia="Nunito" w:hAnsi="Nunito" w:cs="Nunito"/>
          <w:color w:val="000000" w:themeColor="text1"/>
          <w:sz w:val="24"/>
          <w:szCs w:val="24"/>
          <w:lang w:val="en-ZA"/>
          <w:rPrChange w:id="3623" w:author="Craig Parker" w:date="2024-08-16T09:45:00Z" w16du:dateUtc="2024-08-16T07:45:00Z">
            <w:rPr>
              <w:del w:id="3624" w:author="Craig Parker" w:date="2024-08-15T14:41:00Z" w16du:dateUtc="2024-08-15T12:41:00Z"/>
              <w:rFonts w:eastAsia="Nunito" w:cs="Nunito"/>
              <w:sz w:val="20"/>
              <w:szCs w:val="20"/>
              <w:lang w:val="en-ZA"/>
            </w:rPr>
          </w:rPrChange>
        </w:rPr>
        <w:pPrChange w:id="3625" w:author="Craig Parker" w:date="2024-08-16T09:51:00Z" w16du:dateUtc="2024-08-16T07:51:00Z">
          <w:pPr>
            <w:numPr>
              <w:numId w:val="45"/>
            </w:numPr>
            <w:tabs>
              <w:tab w:val="num" w:pos="720"/>
            </w:tabs>
            <w:spacing w:line="360" w:lineRule="auto"/>
            <w:ind w:left="720" w:hanging="360"/>
          </w:pPr>
        </w:pPrChange>
      </w:pPr>
      <w:del w:id="3626" w:author="Craig Parker" w:date="2024-08-15T14:41:00Z" w16du:dateUtc="2024-08-15T12:41:00Z">
        <w:r w:rsidRPr="00786076" w:rsidDel="007A62CA">
          <w:rPr>
            <w:rFonts w:ascii="Nunito" w:eastAsia="Nunito" w:hAnsi="Nunito" w:cs="Nunito"/>
            <w:color w:val="000000" w:themeColor="text1"/>
            <w:sz w:val="24"/>
            <w:szCs w:val="24"/>
            <w:lang w:val="en-ZA"/>
            <w:rPrChange w:id="3627" w:author="Craig Parker" w:date="2024-08-16T09:45:00Z" w16du:dateUtc="2024-08-16T07:45:00Z">
              <w:rPr>
                <w:rFonts w:eastAsia="Nunito" w:cs="Nunito"/>
                <w:sz w:val="20"/>
                <w:szCs w:val="20"/>
                <w:lang w:val="en-ZA"/>
              </w:rPr>
            </w:rPrChange>
          </w:rPr>
          <w:delText>Inferential Data</w:delText>
        </w:r>
        <w:bookmarkStart w:id="3628" w:name="_Toc174639746"/>
        <w:bookmarkStart w:id="3629" w:name="_Toc174639911"/>
        <w:bookmarkStart w:id="3630" w:name="_Toc174715262"/>
        <w:bookmarkStart w:id="3631" w:name="_Toc174715442"/>
        <w:bookmarkEnd w:id="3628"/>
        <w:bookmarkEnd w:id="3629"/>
        <w:bookmarkEnd w:id="3630"/>
        <w:bookmarkEnd w:id="3631"/>
      </w:del>
    </w:p>
    <w:p w14:paraId="2D2F4EBE" w14:textId="1B122D15" w:rsidR="00D751C7" w:rsidRPr="00786076" w:rsidDel="007A62CA" w:rsidRDefault="00D751C7">
      <w:pPr>
        <w:pStyle w:val="Heading3"/>
        <w:numPr>
          <w:ilvl w:val="1"/>
          <w:numId w:val="55"/>
        </w:numPr>
        <w:spacing w:line="240" w:lineRule="auto"/>
        <w:rPr>
          <w:del w:id="3632" w:author="Craig Parker" w:date="2024-08-15T14:41:00Z" w16du:dateUtc="2024-08-15T12:41:00Z"/>
          <w:rFonts w:ascii="Nunito" w:eastAsia="Nunito" w:hAnsi="Nunito" w:cs="Nunito"/>
          <w:color w:val="000000" w:themeColor="text1"/>
          <w:sz w:val="24"/>
          <w:szCs w:val="24"/>
          <w:lang w:val="en-ZA"/>
          <w:rPrChange w:id="3633" w:author="Craig Parker" w:date="2024-08-16T09:45:00Z" w16du:dateUtc="2024-08-16T07:45:00Z">
            <w:rPr>
              <w:del w:id="3634" w:author="Craig Parker" w:date="2024-08-15T14:41:00Z" w16du:dateUtc="2024-08-15T12:41:00Z"/>
              <w:rFonts w:eastAsia="Nunito" w:cs="Nunito"/>
              <w:sz w:val="20"/>
              <w:szCs w:val="20"/>
              <w:lang w:val="en-ZA"/>
            </w:rPr>
          </w:rPrChange>
        </w:rPr>
        <w:pPrChange w:id="3635" w:author="Craig Parker" w:date="2024-08-16T09:51:00Z" w16du:dateUtc="2024-08-16T07:51:00Z">
          <w:pPr>
            <w:numPr>
              <w:ilvl w:val="1"/>
              <w:numId w:val="45"/>
            </w:numPr>
            <w:tabs>
              <w:tab w:val="num" w:pos="1440"/>
            </w:tabs>
            <w:spacing w:line="360" w:lineRule="auto"/>
            <w:ind w:left="1440" w:hanging="360"/>
          </w:pPr>
        </w:pPrChange>
      </w:pPr>
      <w:del w:id="3636" w:author="Craig Parker" w:date="2024-08-15T14:41:00Z" w16du:dateUtc="2024-08-15T12:41:00Z">
        <w:r w:rsidRPr="00786076" w:rsidDel="007A62CA">
          <w:rPr>
            <w:rFonts w:ascii="Nunito" w:eastAsia="Nunito" w:hAnsi="Nunito" w:cs="Nunito"/>
            <w:color w:val="000000" w:themeColor="text1"/>
            <w:sz w:val="24"/>
            <w:szCs w:val="24"/>
            <w:lang w:val="en-ZA"/>
            <w:rPrChange w:id="3637" w:author="Craig Parker" w:date="2024-08-16T09:45:00Z" w16du:dateUtc="2024-08-16T07:45:00Z">
              <w:rPr>
                <w:rFonts w:eastAsia="Nunito" w:cs="Nunito"/>
                <w:sz w:val="20"/>
                <w:szCs w:val="20"/>
                <w:lang w:val="en-ZA"/>
              </w:rPr>
            </w:rPrChange>
          </w:rPr>
          <w:delText>Description: Aggregated and anonymized data derived from analyses, with no direct or indirect identifiers.</w:delText>
        </w:r>
        <w:bookmarkStart w:id="3638" w:name="_Toc174639747"/>
        <w:bookmarkStart w:id="3639" w:name="_Toc174639912"/>
        <w:bookmarkStart w:id="3640" w:name="_Toc174715263"/>
        <w:bookmarkStart w:id="3641" w:name="_Toc174715443"/>
        <w:bookmarkEnd w:id="3638"/>
        <w:bookmarkEnd w:id="3639"/>
        <w:bookmarkEnd w:id="3640"/>
        <w:bookmarkEnd w:id="3641"/>
      </w:del>
    </w:p>
    <w:p w14:paraId="0AEC8B58" w14:textId="0DCE90AB" w:rsidR="00D751C7" w:rsidRPr="00786076" w:rsidDel="007A62CA" w:rsidRDefault="00D751C7">
      <w:pPr>
        <w:pStyle w:val="Heading3"/>
        <w:numPr>
          <w:ilvl w:val="1"/>
          <w:numId w:val="55"/>
        </w:numPr>
        <w:spacing w:line="240" w:lineRule="auto"/>
        <w:rPr>
          <w:del w:id="3642" w:author="Craig Parker" w:date="2024-08-15T14:41:00Z" w16du:dateUtc="2024-08-15T12:41:00Z"/>
          <w:rFonts w:ascii="Nunito" w:eastAsia="Nunito" w:hAnsi="Nunito" w:cs="Nunito"/>
          <w:color w:val="000000" w:themeColor="text1"/>
          <w:sz w:val="24"/>
          <w:szCs w:val="24"/>
          <w:lang w:val="en-ZA"/>
          <w:rPrChange w:id="3643" w:author="Craig Parker" w:date="2024-08-16T09:45:00Z" w16du:dateUtc="2024-08-16T07:45:00Z">
            <w:rPr>
              <w:del w:id="3644" w:author="Craig Parker" w:date="2024-08-15T14:41:00Z" w16du:dateUtc="2024-08-15T12:41:00Z"/>
              <w:rFonts w:eastAsia="Nunito" w:cs="Nunito"/>
              <w:sz w:val="20"/>
              <w:szCs w:val="20"/>
              <w:lang w:val="en-ZA"/>
            </w:rPr>
          </w:rPrChange>
        </w:rPr>
        <w:pPrChange w:id="3645" w:author="Craig Parker" w:date="2024-08-16T09:51:00Z" w16du:dateUtc="2024-08-16T07:51:00Z">
          <w:pPr>
            <w:numPr>
              <w:ilvl w:val="1"/>
              <w:numId w:val="45"/>
            </w:numPr>
            <w:tabs>
              <w:tab w:val="num" w:pos="1440"/>
            </w:tabs>
            <w:spacing w:line="360" w:lineRule="auto"/>
            <w:ind w:left="1440" w:hanging="360"/>
          </w:pPr>
        </w:pPrChange>
      </w:pPr>
      <w:del w:id="3646" w:author="Craig Parker" w:date="2024-08-15T14:41:00Z" w16du:dateUtc="2024-08-15T12:41:00Z">
        <w:r w:rsidRPr="00786076" w:rsidDel="007A62CA">
          <w:rPr>
            <w:rFonts w:ascii="Nunito" w:eastAsia="Nunito" w:hAnsi="Nunito" w:cs="Nunito"/>
            <w:color w:val="000000" w:themeColor="text1"/>
            <w:sz w:val="24"/>
            <w:szCs w:val="24"/>
            <w:lang w:val="en-ZA"/>
            <w:rPrChange w:id="3647" w:author="Craig Parker" w:date="2024-08-16T09:45:00Z" w16du:dateUtc="2024-08-16T07:45:00Z">
              <w:rPr>
                <w:rFonts w:eastAsia="Nunito" w:cs="Nunito"/>
                <w:sz w:val="20"/>
                <w:szCs w:val="20"/>
                <w:lang w:val="en-ZA"/>
              </w:rPr>
            </w:rPrChange>
          </w:rPr>
          <w:delText>Access: Open access for broader research purposes. Not subject to the same restrictions as other data levels.</w:delText>
        </w:r>
        <w:bookmarkStart w:id="3648" w:name="_Toc174639748"/>
        <w:bookmarkStart w:id="3649" w:name="_Toc174639913"/>
        <w:bookmarkStart w:id="3650" w:name="_Toc174715264"/>
        <w:bookmarkStart w:id="3651" w:name="_Toc174715444"/>
        <w:bookmarkEnd w:id="3648"/>
        <w:bookmarkEnd w:id="3649"/>
        <w:bookmarkEnd w:id="3650"/>
        <w:bookmarkEnd w:id="3651"/>
      </w:del>
    </w:p>
    <w:p w14:paraId="2FAA6AEA" w14:textId="712D33D8" w:rsidR="00D751C7" w:rsidRPr="00786076" w:rsidDel="007A62CA" w:rsidRDefault="00D751C7">
      <w:pPr>
        <w:pStyle w:val="Heading3"/>
        <w:numPr>
          <w:ilvl w:val="1"/>
          <w:numId w:val="55"/>
        </w:numPr>
        <w:spacing w:line="240" w:lineRule="auto"/>
        <w:rPr>
          <w:del w:id="3652" w:author="Craig Parker" w:date="2024-08-15T14:41:00Z" w16du:dateUtc="2024-08-15T12:41:00Z"/>
          <w:rFonts w:ascii="Nunito" w:eastAsia="Nunito" w:hAnsi="Nunito" w:cs="Nunito"/>
          <w:color w:val="000000" w:themeColor="text1"/>
          <w:sz w:val="24"/>
          <w:szCs w:val="24"/>
          <w:lang w:val="en-ZA"/>
          <w:rPrChange w:id="3653" w:author="Craig Parker" w:date="2024-08-16T09:45:00Z" w16du:dateUtc="2024-08-16T07:45:00Z">
            <w:rPr>
              <w:del w:id="3654" w:author="Craig Parker" w:date="2024-08-15T14:41:00Z" w16du:dateUtc="2024-08-15T12:41:00Z"/>
              <w:rFonts w:eastAsia="Nunito" w:cs="Nunito"/>
              <w:sz w:val="20"/>
              <w:szCs w:val="20"/>
              <w:lang w:val="en-ZA"/>
            </w:rPr>
          </w:rPrChange>
        </w:rPr>
        <w:pPrChange w:id="3655" w:author="Craig Parker" w:date="2024-08-16T09:51:00Z" w16du:dateUtc="2024-08-16T07:51:00Z">
          <w:pPr>
            <w:numPr>
              <w:ilvl w:val="1"/>
              <w:numId w:val="45"/>
            </w:numPr>
            <w:tabs>
              <w:tab w:val="num" w:pos="1440"/>
            </w:tabs>
            <w:spacing w:line="360" w:lineRule="auto"/>
            <w:ind w:left="1440" w:hanging="360"/>
          </w:pPr>
        </w:pPrChange>
      </w:pPr>
      <w:del w:id="3656" w:author="Craig Parker" w:date="2024-08-15T14:41:00Z" w16du:dateUtc="2024-08-15T12:41:00Z">
        <w:r w:rsidRPr="00786076" w:rsidDel="007A62CA">
          <w:rPr>
            <w:rFonts w:ascii="Nunito" w:eastAsia="Nunito" w:hAnsi="Nunito" w:cs="Nunito"/>
            <w:color w:val="000000" w:themeColor="text1"/>
            <w:sz w:val="24"/>
            <w:szCs w:val="24"/>
            <w:lang w:val="en-ZA"/>
            <w:rPrChange w:id="3657" w:author="Craig Parker" w:date="2024-08-16T09:45:00Z" w16du:dateUtc="2024-08-16T07:45:00Z">
              <w:rPr>
                <w:rFonts w:eastAsia="Nunito" w:cs="Nunito"/>
                <w:sz w:val="20"/>
                <w:szCs w:val="20"/>
                <w:lang w:val="en-ZA"/>
              </w:rPr>
            </w:rPrChange>
          </w:rPr>
          <w:delText>Retention: Retained indefinitely to support ongoing research.</w:delText>
        </w:r>
        <w:bookmarkStart w:id="3658" w:name="_Toc174639749"/>
        <w:bookmarkStart w:id="3659" w:name="_Toc174639914"/>
        <w:bookmarkStart w:id="3660" w:name="_Toc174715265"/>
        <w:bookmarkStart w:id="3661" w:name="_Toc174715445"/>
        <w:bookmarkEnd w:id="3658"/>
        <w:bookmarkEnd w:id="3659"/>
        <w:bookmarkEnd w:id="3660"/>
        <w:bookmarkEnd w:id="3661"/>
      </w:del>
    </w:p>
    <w:p w14:paraId="37D45279" w14:textId="7B896DF5" w:rsidR="00D751C7" w:rsidRPr="00786076" w:rsidDel="007A62CA" w:rsidRDefault="00D751C7">
      <w:pPr>
        <w:pStyle w:val="Heading3"/>
        <w:numPr>
          <w:ilvl w:val="1"/>
          <w:numId w:val="55"/>
        </w:numPr>
        <w:spacing w:line="240" w:lineRule="auto"/>
        <w:rPr>
          <w:del w:id="3662" w:author="Craig Parker" w:date="2024-08-15T14:41:00Z" w16du:dateUtc="2024-08-15T12:41:00Z"/>
          <w:rFonts w:ascii="Nunito" w:eastAsia="Nunito" w:hAnsi="Nunito" w:cs="Nunito"/>
          <w:color w:val="000000" w:themeColor="text1"/>
          <w:sz w:val="24"/>
          <w:szCs w:val="24"/>
          <w:lang w:val="en-ZA"/>
          <w:rPrChange w:id="3663" w:author="Craig Parker" w:date="2024-08-16T09:45:00Z" w16du:dateUtc="2024-08-16T07:45:00Z">
            <w:rPr>
              <w:del w:id="3664" w:author="Craig Parker" w:date="2024-08-15T14:41:00Z" w16du:dateUtc="2024-08-15T12:41:00Z"/>
              <w:rFonts w:eastAsia="Nunito" w:cs="Nunito"/>
              <w:sz w:val="20"/>
              <w:szCs w:val="20"/>
              <w:lang w:val="en-ZA"/>
            </w:rPr>
          </w:rPrChange>
        </w:rPr>
        <w:pPrChange w:id="3665" w:author="Craig Parker" w:date="2024-08-16T09:51:00Z" w16du:dateUtc="2024-08-16T07:51:00Z">
          <w:pPr>
            <w:spacing w:line="360" w:lineRule="auto"/>
          </w:pPr>
        </w:pPrChange>
      </w:pPr>
      <w:del w:id="3666" w:author="Craig Parker" w:date="2024-08-15T14:41:00Z" w16du:dateUtc="2024-08-15T12:41:00Z">
        <w:r w:rsidRPr="00786076" w:rsidDel="007A62CA">
          <w:rPr>
            <w:rFonts w:ascii="Nunito" w:eastAsia="Nunito" w:hAnsi="Nunito" w:cs="Nunito"/>
            <w:color w:val="000000" w:themeColor="text1"/>
            <w:sz w:val="24"/>
            <w:szCs w:val="24"/>
            <w:lang w:val="en-ZA"/>
            <w:rPrChange w:id="3667" w:author="Craig Parker" w:date="2024-08-16T09:45:00Z" w16du:dateUtc="2024-08-16T07:45:00Z">
              <w:rPr>
                <w:rFonts w:eastAsia="Nunito" w:cs="Nunito"/>
                <w:sz w:val="20"/>
                <w:szCs w:val="20"/>
                <w:lang w:val="en-ZA"/>
              </w:rPr>
            </w:rPrChange>
          </w:rPr>
          <w:delText>Data Access Committees (DACs)</w:delText>
        </w:r>
        <w:bookmarkStart w:id="3668" w:name="_Toc174639750"/>
        <w:bookmarkStart w:id="3669" w:name="_Toc174639915"/>
        <w:bookmarkStart w:id="3670" w:name="_Toc174715266"/>
        <w:bookmarkStart w:id="3671" w:name="_Toc174715446"/>
        <w:bookmarkEnd w:id="3668"/>
        <w:bookmarkEnd w:id="3669"/>
        <w:bookmarkEnd w:id="3670"/>
        <w:bookmarkEnd w:id="3671"/>
      </w:del>
    </w:p>
    <w:p w14:paraId="676CC006" w14:textId="22D66836" w:rsidR="00D751C7" w:rsidRPr="00786076" w:rsidDel="007A62CA" w:rsidRDefault="00D751C7">
      <w:pPr>
        <w:pStyle w:val="Heading3"/>
        <w:numPr>
          <w:ilvl w:val="1"/>
          <w:numId w:val="55"/>
        </w:numPr>
        <w:spacing w:line="240" w:lineRule="auto"/>
        <w:rPr>
          <w:del w:id="3672" w:author="Craig Parker" w:date="2024-08-15T14:41:00Z" w16du:dateUtc="2024-08-15T12:41:00Z"/>
          <w:rFonts w:ascii="Nunito" w:eastAsia="Nunito" w:hAnsi="Nunito" w:cs="Nunito"/>
          <w:color w:val="000000" w:themeColor="text1"/>
          <w:sz w:val="24"/>
          <w:szCs w:val="24"/>
          <w:lang w:val="en-ZA"/>
          <w:rPrChange w:id="3673" w:author="Craig Parker" w:date="2024-08-16T09:45:00Z" w16du:dateUtc="2024-08-16T07:45:00Z">
            <w:rPr>
              <w:del w:id="3674" w:author="Craig Parker" w:date="2024-08-15T14:41:00Z" w16du:dateUtc="2024-08-15T12:41:00Z"/>
              <w:rFonts w:eastAsia="Nunito" w:cs="Nunito"/>
              <w:sz w:val="20"/>
              <w:szCs w:val="20"/>
              <w:lang w:val="en-ZA"/>
            </w:rPr>
          </w:rPrChange>
        </w:rPr>
        <w:pPrChange w:id="3675" w:author="Craig Parker" w:date="2024-08-16T09:51:00Z" w16du:dateUtc="2024-08-16T07:51:00Z">
          <w:pPr>
            <w:spacing w:line="360" w:lineRule="auto"/>
          </w:pPr>
        </w:pPrChange>
      </w:pPr>
      <w:del w:id="3676" w:author="Craig Parker" w:date="2024-08-15T14:41:00Z" w16du:dateUtc="2024-08-15T12:41:00Z">
        <w:r w:rsidRPr="00786076" w:rsidDel="007A62CA">
          <w:rPr>
            <w:rFonts w:ascii="Nunito" w:eastAsia="Nunito" w:hAnsi="Nunito" w:cs="Nunito"/>
            <w:color w:val="000000" w:themeColor="text1"/>
            <w:sz w:val="24"/>
            <w:szCs w:val="24"/>
            <w:lang w:val="en-ZA"/>
            <w:rPrChange w:id="3677" w:author="Craig Parker" w:date="2024-08-16T09:45:00Z" w16du:dateUtc="2024-08-16T07:45:00Z">
              <w:rPr>
                <w:rFonts w:eastAsia="Nunito" w:cs="Nunito"/>
                <w:sz w:val="20"/>
                <w:szCs w:val="20"/>
                <w:lang w:val="en-ZA"/>
              </w:rPr>
            </w:rPrChange>
          </w:rPr>
          <w:delText>The DACs are central to the governance framework, evaluating and determining the conditions under which data is made available to researchers. Their responsibilities include:</w:delText>
        </w:r>
        <w:bookmarkStart w:id="3678" w:name="_Toc174639751"/>
        <w:bookmarkStart w:id="3679" w:name="_Toc174639916"/>
        <w:bookmarkStart w:id="3680" w:name="_Toc174715267"/>
        <w:bookmarkStart w:id="3681" w:name="_Toc174715447"/>
        <w:bookmarkEnd w:id="3678"/>
        <w:bookmarkEnd w:id="3679"/>
        <w:bookmarkEnd w:id="3680"/>
        <w:bookmarkEnd w:id="3681"/>
      </w:del>
    </w:p>
    <w:p w14:paraId="520F9EBD" w14:textId="724974A7" w:rsidR="00D751C7" w:rsidRPr="00786076" w:rsidDel="007A62CA" w:rsidRDefault="00D751C7">
      <w:pPr>
        <w:pStyle w:val="Heading3"/>
        <w:numPr>
          <w:ilvl w:val="1"/>
          <w:numId w:val="55"/>
        </w:numPr>
        <w:spacing w:line="240" w:lineRule="auto"/>
        <w:rPr>
          <w:del w:id="3682" w:author="Craig Parker" w:date="2024-08-15T14:41:00Z" w16du:dateUtc="2024-08-15T12:41:00Z"/>
          <w:rFonts w:ascii="Nunito" w:eastAsia="Nunito" w:hAnsi="Nunito" w:cs="Nunito"/>
          <w:color w:val="000000" w:themeColor="text1"/>
          <w:sz w:val="24"/>
          <w:szCs w:val="24"/>
          <w:lang w:val="en-ZA"/>
          <w:rPrChange w:id="3683" w:author="Craig Parker" w:date="2024-08-16T09:45:00Z" w16du:dateUtc="2024-08-16T07:45:00Z">
            <w:rPr>
              <w:del w:id="3684" w:author="Craig Parker" w:date="2024-08-15T14:41:00Z" w16du:dateUtc="2024-08-15T12:41:00Z"/>
              <w:rFonts w:eastAsia="Nunito" w:cs="Nunito"/>
              <w:sz w:val="20"/>
              <w:szCs w:val="20"/>
              <w:lang w:val="en-ZA"/>
            </w:rPr>
          </w:rPrChange>
        </w:rPr>
        <w:pPrChange w:id="3685" w:author="Craig Parker" w:date="2024-08-16T09:51:00Z" w16du:dateUtc="2024-08-16T07:51:00Z">
          <w:pPr>
            <w:numPr>
              <w:numId w:val="46"/>
            </w:numPr>
            <w:tabs>
              <w:tab w:val="num" w:pos="720"/>
            </w:tabs>
            <w:spacing w:line="360" w:lineRule="auto"/>
            <w:ind w:left="720" w:hanging="360"/>
          </w:pPr>
        </w:pPrChange>
      </w:pPr>
      <w:del w:id="3686" w:author="Craig Parker" w:date="2024-08-15T14:41:00Z" w16du:dateUtc="2024-08-15T12:41:00Z">
        <w:r w:rsidRPr="00786076" w:rsidDel="007A62CA">
          <w:rPr>
            <w:rFonts w:ascii="Nunito" w:eastAsia="Nunito" w:hAnsi="Nunito" w:cs="Nunito"/>
            <w:color w:val="000000" w:themeColor="text1"/>
            <w:sz w:val="24"/>
            <w:szCs w:val="24"/>
            <w:lang w:val="en-ZA"/>
            <w:rPrChange w:id="3687" w:author="Craig Parker" w:date="2024-08-16T09:45:00Z" w16du:dateUtc="2024-08-16T07:45:00Z">
              <w:rPr>
                <w:rFonts w:eastAsia="Nunito" w:cs="Nunito"/>
                <w:sz w:val="20"/>
                <w:szCs w:val="20"/>
                <w:lang w:val="en-ZA"/>
              </w:rPr>
            </w:rPrChange>
          </w:rPr>
          <w:delText>Evaluating Data Access Requests: Ensuring that requests align with ethical guidelines, privacy standards, and research objectives.</w:delText>
        </w:r>
        <w:bookmarkStart w:id="3688" w:name="_Toc174639752"/>
        <w:bookmarkStart w:id="3689" w:name="_Toc174639917"/>
        <w:bookmarkStart w:id="3690" w:name="_Toc174715268"/>
        <w:bookmarkStart w:id="3691" w:name="_Toc174715448"/>
        <w:bookmarkEnd w:id="3688"/>
        <w:bookmarkEnd w:id="3689"/>
        <w:bookmarkEnd w:id="3690"/>
        <w:bookmarkEnd w:id="3691"/>
      </w:del>
    </w:p>
    <w:p w14:paraId="3C499C77" w14:textId="06E22EAB" w:rsidR="00D751C7" w:rsidRPr="00786076" w:rsidDel="007A62CA" w:rsidRDefault="00D751C7">
      <w:pPr>
        <w:pStyle w:val="Heading3"/>
        <w:numPr>
          <w:ilvl w:val="1"/>
          <w:numId w:val="55"/>
        </w:numPr>
        <w:spacing w:line="240" w:lineRule="auto"/>
        <w:rPr>
          <w:del w:id="3692" w:author="Craig Parker" w:date="2024-08-15T14:41:00Z" w16du:dateUtc="2024-08-15T12:41:00Z"/>
          <w:rFonts w:ascii="Nunito" w:eastAsia="Nunito" w:hAnsi="Nunito" w:cs="Nunito"/>
          <w:color w:val="000000" w:themeColor="text1"/>
          <w:sz w:val="24"/>
          <w:szCs w:val="24"/>
          <w:lang w:val="en-ZA"/>
          <w:rPrChange w:id="3693" w:author="Craig Parker" w:date="2024-08-16T09:45:00Z" w16du:dateUtc="2024-08-16T07:45:00Z">
            <w:rPr>
              <w:del w:id="3694" w:author="Craig Parker" w:date="2024-08-15T14:41:00Z" w16du:dateUtc="2024-08-15T12:41:00Z"/>
              <w:rFonts w:eastAsia="Nunito" w:cs="Nunito"/>
              <w:sz w:val="20"/>
              <w:szCs w:val="20"/>
              <w:lang w:val="en-ZA"/>
            </w:rPr>
          </w:rPrChange>
        </w:rPr>
        <w:pPrChange w:id="3695" w:author="Craig Parker" w:date="2024-08-16T09:51:00Z" w16du:dateUtc="2024-08-16T07:51:00Z">
          <w:pPr>
            <w:numPr>
              <w:numId w:val="46"/>
            </w:numPr>
            <w:tabs>
              <w:tab w:val="num" w:pos="720"/>
            </w:tabs>
            <w:spacing w:line="360" w:lineRule="auto"/>
            <w:ind w:left="720" w:hanging="360"/>
          </w:pPr>
        </w:pPrChange>
      </w:pPr>
      <w:del w:id="3696" w:author="Craig Parker" w:date="2024-08-15T14:41:00Z" w16du:dateUtc="2024-08-15T12:41:00Z">
        <w:r w:rsidRPr="00786076" w:rsidDel="007A62CA">
          <w:rPr>
            <w:rFonts w:ascii="Nunito" w:eastAsia="Nunito" w:hAnsi="Nunito" w:cs="Nunito"/>
            <w:color w:val="000000" w:themeColor="text1"/>
            <w:sz w:val="24"/>
            <w:szCs w:val="24"/>
            <w:lang w:val="en-ZA"/>
            <w:rPrChange w:id="3697" w:author="Craig Parker" w:date="2024-08-16T09:45:00Z" w16du:dateUtc="2024-08-16T07:45:00Z">
              <w:rPr>
                <w:rFonts w:eastAsia="Nunito" w:cs="Nunito"/>
                <w:sz w:val="20"/>
                <w:szCs w:val="20"/>
                <w:lang w:val="en-ZA"/>
              </w:rPr>
            </w:rPrChange>
          </w:rPr>
          <w:delText xml:space="preserve">Implementing Protection Measures: </w:delText>
        </w:r>
        <w:r w:rsidR="001A23BF" w:rsidRPr="00786076" w:rsidDel="007A62CA">
          <w:rPr>
            <w:rFonts w:ascii="Nunito" w:eastAsia="Nunito" w:hAnsi="Nunito" w:cs="Nunito"/>
            <w:color w:val="000000" w:themeColor="text1"/>
            <w:sz w:val="24"/>
            <w:szCs w:val="24"/>
            <w:lang w:val="en-ZA"/>
            <w:rPrChange w:id="3698" w:author="Craig Parker" w:date="2024-08-16T09:45:00Z" w16du:dateUtc="2024-08-16T07:45:00Z">
              <w:rPr>
                <w:rFonts w:eastAsia="Nunito" w:cs="Nunito"/>
                <w:sz w:val="20"/>
                <w:szCs w:val="20"/>
                <w:lang w:val="en-ZA"/>
              </w:rPr>
            </w:rPrChange>
          </w:rPr>
          <w:delText>The DAC mandates a Data Protection Impact Assessment (DPIA) to assess privacy risks and enforce mitigation strategies for data containing personal information</w:delText>
        </w:r>
        <w:r w:rsidRPr="00786076" w:rsidDel="007A62CA">
          <w:rPr>
            <w:rFonts w:ascii="Nunito" w:eastAsia="Nunito" w:hAnsi="Nunito" w:cs="Nunito"/>
            <w:color w:val="000000" w:themeColor="text1"/>
            <w:sz w:val="24"/>
            <w:szCs w:val="24"/>
            <w:lang w:val="en-ZA"/>
            <w:rPrChange w:id="3699" w:author="Craig Parker" w:date="2024-08-16T09:45:00Z" w16du:dateUtc="2024-08-16T07:45:00Z">
              <w:rPr>
                <w:rFonts w:eastAsia="Nunito" w:cs="Nunito"/>
                <w:sz w:val="20"/>
                <w:szCs w:val="20"/>
                <w:lang w:val="en-ZA"/>
              </w:rPr>
            </w:rPrChange>
          </w:rPr>
          <w:delText>.</w:delText>
        </w:r>
        <w:bookmarkStart w:id="3700" w:name="_Toc174639753"/>
        <w:bookmarkStart w:id="3701" w:name="_Toc174639918"/>
        <w:bookmarkStart w:id="3702" w:name="_Toc174715269"/>
        <w:bookmarkStart w:id="3703" w:name="_Toc174715449"/>
        <w:bookmarkEnd w:id="3700"/>
        <w:bookmarkEnd w:id="3701"/>
        <w:bookmarkEnd w:id="3702"/>
        <w:bookmarkEnd w:id="3703"/>
      </w:del>
    </w:p>
    <w:p w14:paraId="6F0458F8" w14:textId="222EAAE4" w:rsidR="00D751C7" w:rsidRPr="00786076" w:rsidDel="007A62CA" w:rsidRDefault="00D751C7">
      <w:pPr>
        <w:pStyle w:val="Heading3"/>
        <w:numPr>
          <w:ilvl w:val="1"/>
          <w:numId w:val="55"/>
        </w:numPr>
        <w:spacing w:line="240" w:lineRule="auto"/>
        <w:rPr>
          <w:del w:id="3704" w:author="Craig Parker" w:date="2024-08-15T14:41:00Z" w16du:dateUtc="2024-08-15T12:41:00Z"/>
          <w:rFonts w:ascii="Nunito" w:eastAsia="Nunito" w:hAnsi="Nunito" w:cs="Nunito"/>
          <w:color w:val="000000" w:themeColor="text1"/>
          <w:sz w:val="24"/>
          <w:szCs w:val="24"/>
          <w:lang w:val="en-ZA"/>
          <w:rPrChange w:id="3705" w:author="Craig Parker" w:date="2024-08-16T09:45:00Z" w16du:dateUtc="2024-08-16T07:45:00Z">
            <w:rPr>
              <w:del w:id="3706" w:author="Craig Parker" w:date="2024-08-15T14:41:00Z" w16du:dateUtc="2024-08-15T12:41:00Z"/>
              <w:rFonts w:eastAsia="Nunito" w:cs="Nunito"/>
              <w:sz w:val="20"/>
              <w:szCs w:val="20"/>
              <w:lang w:val="en-ZA"/>
            </w:rPr>
          </w:rPrChange>
        </w:rPr>
        <w:pPrChange w:id="3707" w:author="Craig Parker" w:date="2024-08-16T09:51:00Z" w16du:dateUtc="2024-08-16T07:51:00Z">
          <w:pPr>
            <w:numPr>
              <w:numId w:val="46"/>
            </w:numPr>
            <w:tabs>
              <w:tab w:val="num" w:pos="720"/>
            </w:tabs>
            <w:spacing w:line="360" w:lineRule="auto"/>
            <w:ind w:left="720" w:hanging="360"/>
          </w:pPr>
        </w:pPrChange>
      </w:pPr>
      <w:del w:id="3708" w:author="Craig Parker" w:date="2024-08-15T14:41:00Z" w16du:dateUtc="2024-08-15T12:41:00Z">
        <w:r w:rsidRPr="00786076" w:rsidDel="007A62CA">
          <w:rPr>
            <w:rFonts w:ascii="Nunito" w:eastAsia="Nunito" w:hAnsi="Nunito" w:cs="Nunito"/>
            <w:color w:val="000000" w:themeColor="text1"/>
            <w:sz w:val="24"/>
            <w:szCs w:val="24"/>
            <w:lang w:val="en-ZA"/>
            <w:rPrChange w:id="3709" w:author="Craig Parker" w:date="2024-08-16T09:45:00Z" w16du:dateUtc="2024-08-16T07:45:00Z">
              <w:rPr>
                <w:rFonts w:eastAsia="Nunito" w:cs="Nunito"/>
                <w:sz w:val="20"/>
                <w:szCs w:val="20"/>
                <w:lang w:val="en-ZA"/>
              </w:rPr>
            </w:rPrChange>
          </w:rPr>
          <w:delText xml:space="preserve">Data Transfer Agreements (DTAs): Before any data is shared, a DTA must be executed between the provider and recipient, outlining the terms of use and prohibiting </w:delText>
        </w:r>
        <w:r w:rsidR="00101F7D" w:rsidRPr="00786076" w:rsidDel="007A62CA">
          <w:rPr>
            <w:rFonts w:ascii="Nunito" w:eastAsia="Nunito" w:hAnsi="Nunito" w:cs="Nunito"/>
            <w:color w:val="000000" w:themeColor="text1"/>
            <w:sz w:val="24"/>
            <w:szCs w:val="24"/>
            <w:lang w:val="en-ZA"/>
            <w:rPrChange w:id="3710" w:author="Craig Parker" w:date="2024-08-16T09:45:00Z" w16du:dateUtc="2024-08-16T07:45:00Z">
              <w:rPr>
                <w:rFonts w:eastAsia="Nunito" w:cs="Nunito"/>
                <w:sz w:val="20"/>
                <w:szCs w:val="20"/>
                <w:lang w:val="en-ZA"/>
              </w:rPr>
            </w:rPrChange>
          </w:rPr>
          <w:delText>unauthorised</w:delText>
        </w:r>
        <w:r w:rsidRPr="00786076" w:rsidDel="007A62CA">
          <w:rPr>
            <w:rFonts w:ascii="Nunito" w:eastAsia="Nunito" w:hAnsi="Nunito" w:cs="Nunito"/>
            <w:color w:val="000000" w:themeColor="text1"/>
            <w:sz w:val="24"/>
            <w:szCs w:val="24"/>
            <w:lang w:val="en-ZA"/>
            <w:rPrChange w:id="3711" w:author="Craig Parker" w:date="2024-08-16T09:45:00Z" w16du:dateUtc="2024-08-16T07:45:00Z">
              <w:rPr>
                <w:rFonts w:eastAsia="Nunito" w:cs="Nunito"/>
                <w:sz w:val="20"/>
                <w:szCs w:val="20"/>
                <w:lang w:val="en-ZA"/>
              </w:rPr>
            </w:rPrChange>
          </w:rPr>
          <w:delText xml:space="preserve"> data sharing.</w:delText>
        </w:r>
        <w:bookmarkStart w:id="3712" w:name="_Toc174639754"/>
        <w:bookmarkStart w:id="3713" w:name="_Toc174639919"/>
        <w:bookmarkStart w:id="3714" w:name="_Toc174715270"/>
        <w:bookmarkStart w:id="3715" w:name="_Toc174715450"/>
        <w:bookmarkEnd w:id="3712"/>
        <w:bookmarkEnd w:id="3713"/>
        <w:bookmarkEnd w:id="3714"/>
        <w:bookmarkEnd w:id="3715"/>
      </w:del>
    </w:p>
    <w:p w14:paraId="14D616D6" w14:textId="147CF0DE" w:rsidR="00D751C7" w:rsidRPr="00786076" w:rsidDel="007A62CA" w:rsidRDefault="00D751C7">
      <w:pPr>
        <w:pStyle w:val="Heading3"/>
        <w:numPr>
          <w:ilvl w:val="1"/>
          <w:numId w:val="55"/>
        </w:numPr>
        <w:spacing w:line="240" w:lineRule="auto"/>
        <w:rPr>
          <w:del w:id="3716" w:author="Craig Parker" w:date="2024-08-15T14:41:00Z" w16du:dateUtc="2024-08-15T12:41:00Z"/>
          <w:rFonts w:ascii="Nunito" w:eastAsia="Nunito" w:hAnsi="Nunito" w:cs="Nunito"/>
          <w:color w:val="000000" w:themeColor="text1"/>
          <w:sz w:val="24"/>
          <w:szCs w:val="24"/>
          <w:lang w:val="en-ZA"/>
          <w:rPrChange w:id="3717" w:author="Craig Parker" w:date="2024-08-16T09:45:00Z" w16du:dateUtc="2024-08-16T07:45:00Z">
            <w:rPr>
              <w:del w:id="3718" w:author="Craig Parker" w:date="2024-08-15T14:41:00Z" w16du:dateUtc="2024-08-15T12:41:00Z"/>
              <w:rFonts w:eastAsia="Nunito" w:cs="Nunito"/>
              <w:sz w:val="20"/>
              <w:szCs w:val="20"/>
              <w:lang w:val="en-ZA"/>
            </w:rPr>
          </w:rPrChange>
        </w:rPr>
        <w:pPrChange w:id="3719" w:author="Craig Parker" w:date="2024-08-16T09:51:00Z" w16du:dateUtc="2024-08-16T07:51:00Z">
          <w:pPr>
            <w:spacing w:line="360" w:lineRule="auto"/>
          </w:pPr>
        </w:pPrChange>
      </w:pPr>
      <w:del w:id="3720" w:author="Craig Parker" w:date="2024-08-15T14:41:00Z" w16du:dateUtc="2024-08-15T12:41:00Z">
        <w:r w:rsidRPr="00786076" w:rsidDel="007A62CA">
          <w:rPr>
            <w:rFonts w:ascii="Nunito" w:eastAsia="Nunito" w:hAnsi="Nunito" w:cs="Nunito"/>
            <w:color w:val="000000" w:themeColor="text1"/>
            <w:sz w:val="24"/>
            <w:szCs w:val="24"/>
            <w:lang w:val="en-ZA"/>
            <w:rPrChange w:id="3721" w:author="Craig Parker" w:date="2024-08-16T09:45:00Z" w16du:dateUtc="2024-08-16T07:45:00Z">
              <w:rPr>
                <w:rFonts w:eastAsia="Nunito" w:cs="Nunito"/>
                <w:sz w:val="20"/>
                <w:szCs w:val="20"/>
                <w:lang w:val="en-ZA"/>
              </w:rPr>
            </w:rPrChange>
          </w:rPr>
          <w:delText>For more detailed roles and responsibilities, including membership and specific procedures, please refer to Annex 4: Terms of Reference (ToR) for the DAC.</w:delText>
        </w:r>
        <w:bookmarkStart w:id="3722" w:name="_Toc174639755"/>
        <w:bookmarkStart w:id="3723" w:name="_Toc174639920"/>
        <w:bookmarkStart w:id="3724" w:name="_Toc174715271"/>
        <w:bookmarkStart w:id="3725" w:name="_Toc174715451"/>
        <w:bookmarkEnd w:id="3722"/>
        <w:bookmarkEnd w:id="3723"/>
        <w:bookmarkEnd w:id="3724"/>
        <w:bookmarkEnd w:id="3725"/>
      </w:del>
    </w:p>
    <w:p w14:paraId="7436C337" w14:textId="31DA19EB" w:rsidR="00D751C7" w:rsidRPr="00786076" w:rsidDel="007A62CA" w:rsidRDefault="00D751C7">
      <w:pPr>
        <w:pStyle w:val="Heading3"/>
        <w:numPr>
          <w:ilvl w:val="1"/>
          <w:numId w:val="55"/>
        </w:numPr>
        <w:spacing w:line="240" w:lineRule="auto"/>
        <w:rPr>
          <w:del w:id="3726" w:author="Craig Parker" w:date="2024-08-15T14:41:00Z" w16du:dateUtc="2024-08-15T12:41:00Z"/>
          <w:rFonts w:ascii="Nunito" w:eastAsia="Nunito" w:hAnsi="Nunito" w:cs="Nunito"/>
          <w:color w:val="000000" w:themeColor="text1"/>
          <w:sz w:val="24"/>
          <w:szCs w:val="24"/>
          <w:lang w:val="en-ZA"/>
          <w:rPrChange w:id="3727" w:author="Craig Parker" w:date="2024-08-16T09:45:00Z" w16du:dateUtc="2024-08-16T07:45:00Z">
            <w:rPr>
              <w:del w:id="3728" w:author="Craig Parker" w:date="2024-08-15T14:41:00Z" w16du:dateUtc="2024-08-15T12:41:00Z"/>
              <w:rFonts w:eastAsia="Nunito" w:cs="Nunito"/>
              <w:sz w:val="20"/>
              <w:szCs w:val="20"/>
              <w:lang w:val="en-ZA"/>
            </w:rPr>
          </w:rPrChange>
        </w:rPr>
        <w:pPrChange w:id="3729" w:author="Craig Parker" w:date="2024-08-16T09:51:00Z" w16du:dateUtc="2024-08-16T07:51:00Z">
          <w:pPr>
            <w:spacing w:line="360" w:lineRule="auto"/>
          </w:pPr>
        </w:pPrChange>
      </w:pPr>
      <w:del w:id="3730" w:author="Craig Parker" w:date="2024-08-15T14:41:00Z" w16du:dateUtc="2024-08-15T12:41:00Z">
        <w:r w:rsidRPr="00786076" w:rsidDel="007A62CA">
          <w:rPr>
            <w:rFonts w:ascii="Nunito" w:eastAsia="Nunito" w:hAnsi="Nunito" w:cs="Nunito"/>
            <w:color w:val="000000" w:themeColor="text1"/>
            <w:sz w:val="24"/>
            <w:szCs w:val="24"/>
            <w:lang w:val="en-ZA"/>
            <w:rPrChange w:id="3731" w:author="Craig Parker" w:date="2024-08-16T09:45:00Z" w16du:dateUtc="2024-08-16T07:45:00Z">
              <w:rPr>
                <w:rFonts w:eastAsia="Nunito" w:cs="Nunito"/>
                <w:sz w:val="20"/>
                <w:szCs w:val="20"/>
                <w:lang w:val="en-ZA"/>
              </w:rPr>
            </w:rPrChange>
          </w:rPr>
          <w:delText>Protection Measures</w:delText>
        </w:r>
        <w:bookmarkStart w:id="3732" w:name="_Toc174639756"/>
        <w:bookmarkStart w:id="3733" w:name="_Toc174639921"/>
        <w:bookmarkStart w:id="3734" w:name="_Toc174715272"/>
        <w:bookmarkStart w:id="3735" w:name="_Toc174715452"/>
        <w:bookmarkEnd w:id="3732"/>
        <w:bookmarkEnd w:id="3733"/>
        <w:bookmarkEnd w:id="3734"/>
        <w:bookmarkEnd w:id="3735"/>
      </w:del>
    </w:p>
    <w:p w14:paraId="73EC0D03" w14:textId="20FEE0D7" w:rsidR="00D751C7" w:rsidRPr="00786076" w:rsidDel="007A62CA" w:rsidRDefault="00D751C7">
      <w:pPr>
        <w:pStyle w:val="Heading3"/>
        <w:numPr>
          <w:ilvl w:val="1"/>
          <w:numId w:val="55"/>
        </w:numPr>
        <w:spacing w:line="240" w:lineRule="auto"/>
        <w:rPr>
          <w:del w:id="3736" w:author="Craig Parker" w:date="2024-08-15T14:41:00Z" w16du:dateUtc="2024-08-15T12:41:00Z"/>
          <w:rFonts w:ascii="Nunito" w:eastAsia="Nunito" w:hAnsi="Nunito" w:cs="Nunito"/>
          <w:color w:val="000000" w:themeColor="text1"/>
          <w:sz w:val="24"/>
          <w:szCs w:val="24"/>
          <w:lang w:val="en-ZA"/>
          <w:rPrChange w:id="3737" w:author="Craig Parker" w:date="2024-08-16T09:45:00Z" w16du:dateUtc="2024-08-16T07:45:00Z">
            <w:rPr>
              <w:del w:id="3738" w:author="Craig Parker" w:date="2024-08-15T14:41:00Z" w16du:dateUtc="2024-08-15T12:41:00Z"/>
              <w:rFonts w:eastAsia="Nunito" w:cs="Nunito"/>
              <w:sz w:val="20"/>
              <w:szCs w:val="20"/>
              <w:lang w:val="en-ZA"/>
            </w:rPr>
          </w:rPrChange>
        </w:rPr>
        <w:pPrChange w:id="3739" w:author="Craig Parker" w:date="2024-08-16T09:51:00Z" w16du:dateUtc="2024-08-16T07:51:00Z">
          <w:pPr>
            <w:numPr>
              <w:numId w:val="47"/>
            </w:numPr>
            <w:tabs>
              <w:tab w:val="num" w:pos="720"/>
            </w:tabs>
            <w:spacing w:line="360" w:lineRule="auto"/>
            <w:ind w:left="720" w:hanging="360"/>
          </w:pPr>
        </w:pPrChange>
      </w:pPr>
      <w:del w:id="3740" w:author="Craig Parker" w:date="2024-08-15T14:41:00Z" w16du:dateUtc="2024-08-15T12:41:00Z">
        <w:r w:rsidRPr="00786076" w:rsidDel="007A62CA">
          <w:rPr>
            <w:rFonts w:ascii="Nunito" w:eastAsia="Nunito" w:hAnsi="Nunito" w:cs="Nunito"/>
            <w:color w:val="000000" w:themeColor="text1"/>
            <w:sz w:val="24"/>
            <w:szCs w:val="24"/>
            <w:lang w:val="en-ZA"/>
            <w:rPrChange w:id="3741" w:author="Craig Parker" w:date="2024-08-16T09:45:00Z" w16du:dateUtc="2024-08-16T07:45:00Z">
              <w:rPr>
                <w:rFonts w:eastAsia="Nunito" w:cs="Nunito"/>
                <w:sz w:val="20"/>
                <w:szCs w:val="20"/>
                <w:lang w:val="en-ZA"/>
              </w:rPr>
            </w:rPrChange>
          </w:rPr>
          <w:delText xml:space="preserve">Data Protection Impact Assessment (DPIA): </w:delText>
        </w:r>
        <w:r w:rsidR="00EA35C2" w:rsidRPr="00786076" w:rsidDel="007A62CA">
          <w:rPr>
            <w:rFonts w:ascii="Nunito" w:eastAsia="Nunito" w:hAnsi="Nunito" w:cs="Nunito"/>
            <w:color w:val="000000" w:themeColor="text1"/>
            <w:sz w:val="24"/>
            <w:szCs w:val="24"/>
            <w:lang w:val="en-ZA"/>
            <w:rPrChange w:id="3742" w:author="Craig Parker" w:date="2024-08-16T09:45:00Z" w16du:dateUtc="2024-08-16T07:45:00Z">
              <w:rPr>
                <w:rFonts w:eastAsia="Nunito" w:cs="Nunito"/>
                <w:sz w:val="20"/>
                <w:szCs w:val="20"/>
                <w:lang w:val="en-ZA"/>
              </w:rPr>
            </w:rPrChange>
          </w:rPr>
          <w:delText>This is required</w:delText>
        </w:r>
        <w:r w:rsidRPr="00786076" w:rsidDel="007A62CA">
          <w:rPr>
            <w:rFonts w:ascii="Nunito" w:eastAsia="Nunito" w:hAnsi="Nunito" w:cs="Nunito"/>
            <w:color w:val="000000" w:themeColor="text1"/>
            <w:sz w:val="24"/>
            <w:szCs w:val="24"/>
            <w:lang w:val="en-ZA"/>
            <w:rPrChange w:id="3743" w:author="Craig Parker" w:date="2024-08-16T09:45:00Z" w16du:dateUtc="2024-08-16T07:45:00Z">
              <w:rPr>
                <w:rFonts w:eastAsia="Nunito" w:cs="Nunito"/>
                <w:sz w:val="20"/>
                <w:szCs w:val="20"/>
                <w:lang w:val="en-ZA"/>
              </w:rPr>
            </w:rPrChange>
          </w:rPr>
          <w:delText xml:space="preserve"> for data that includes personal information. DPIAs identify privacy risks and establish mitigation measures, such as encryption and limiting data exposure. If data is fully de-identified and cannot be re-identified, a DPIA may not be necessary.</w:delText>
        </w:r>
        <w:bookmarkStart w:id="3744" w:name="_Toc174639757"/>
        <w:bookmarkStart w:id="3745" w:name="_Toc174639922"/>
        <w:bookmarkStart w:id="3746" w:name="_Toc174715273"/>
        <w:bookmarkStart w:id="3747" w:name="_Toc174715453"/>
        <w:bookmarkEnd w:id="3744"/>
        <w:bookmarkEnd w:id="3745"/>
        <w:bookmarkEnd w:id="3746"/>
        <w:bookmarkEnd w:id="3747"/>
      </w:del>
    </w:p>
    <w:p w14:paraId="41BC2BFE" w14:textId="5B770987" w:rsidR="00D751C7" w:rsidRPr="00786076" w:rsidDel="007A62CA" w:rsidRDefault="00D751C7">
      <w:pPr>
        <w:pStyle w:val="Heading3"/>
        <w:numPr>
          <w:ilvl w:val="1"/>
          <w:numId w:val="55"/>
        </w:numPr>
        <w:spacing w:line="240" w:lineRule="auto"/>
        <w:rPr>
          <w:del w:id="3748" w:author="Craig Parker" w:date="2024-08-15T14:41:00Z" w16du:dateUtc="2024-08-15T12:41:00Z"/>
          <w:rFonts w:ascii="Nunito" w:eastAsia="Nunito" w:hAnsi="Nunito" w:cs="Nunito"/>
          <w:color w:val="000000" w:themeColor="text1"/>
          <w:sz w:val="24"/>
          <w:szCs w:val="24"/>
          <w:lang w:val="en-ZA"/>
          <w:rPrChange w:id="3749" w:author="Craig Parker" w:date="2024-08-16T09:45:00Z" w16du:dateUtc="2024-08-16T07:45:00Z">
            <w:rPr>
              <w:del w:id="3750" w:author="Craig Parker" w:date="2024-08-15T14:41:00Z" w16du:dateUtc="2024-08-15T12:41:00Z"/>
              <w:rFonts w:eastAsia="Nunito" w:cs="Nunito"/>
              <w:sz w:val="20"/>
              <w:szCs w:val="20"/>
              <w:lang w:val="en-ZA"/>
            </w:rPr>
          </w:rPrChange>
        </w:rPr>
        <w:pPrChange w:id="3751" w:author="Craig Parker" w:date="2024-08-16T09:51:00Z" w16du:dateUtc="2024-08-16T07:51:00Z">
          <w:pPr>
            <w:numPr>
              <w:numId w:val="47"/>
            </w:numPr>
            <w:tabs>
              <w:tab w:val="num" w:pos="720"/>
            </w:tabs>
            <w:spacing w:line="360" w:lineRule="auto"/>
            <w:ind w:left="720" w:hanging="360"/>
          </w:pPr>
        </w:pPrChange>
      </w:pPr>
      <w:del w:id="3752" w:author="Craig Parker" w:date="2024-08-15T14:41:00Z" w16du:dateUtc="2024-08-15T12:41:00Z">
        <w:r w:rsidRPr="00786076" w:rsidDel="007A62CA">
          <w:rPr>
            <w:rFonts w:ascii="Nunito" w:eastAsia="Nunito" w:hAnsi="Nunito" w:cs="Nunito"/>
            <w:color w:val="000000" w:themeColor="text1"/>
            <w:sz w:val="24"/>
            <w:szCs w:val="24"/>
            <w:lang w:val="en-ZA"/>
            <w:rPrChange w:id="3753" w:author="Craig Parker" w:date="2024-08-16T09:45:00Z" w16du:dateUtc="2024-08-16T07:45:00Z">
              <w:rPr>
                <w:rFonts w:eastAsia="Nunito" w:cs="Nunito"/>
                <w:sz w:val="20"/>
                <w:szCs w:val="20"/>
                <w:lang w:val="en-ZA"/>
              </w:rPr>
            </w:rPrChange>
          </w:rPr>
          <w:delText>Data Transfer Agreement (DTA): Ensures all data transfers comply with legal and ethical standards. The DTA includes clauses that prohibit on-sharing data with third parties.</w:delText>
        </w:r>
        <w:bookmarkStart w:id="3754" w:name="_Toc174639758"/>
        <w:bookmarkStart w:id="3755" w:name="_Toc174639923"/>
        <w:bookmarkStart w:id="3756" w:name="_Toc174715274"/>
        <w:bookmarkStart w:id="3757" w:name="_Toc174715454"/>
        <w:bookmarkEnd w:id="3754"/>
        <w:bookmarkEnd w:id="3755"/>
        <w:bookmarkEnd w:id="3756"/>
        <w:bookmarkEnd w:id="3757"/>
      </w:del>
    </w:p>
    <w:p w14:paraId="6AF08B82" w14:textId="49D2B2ED" w:rsidR="00D751C7" w:rsidRPr="00786076" w:rsidDel="007A62CA" w:rsidRDefault="00D751C7">
      <w:pPr>
        <w:pStyle w:val="Heading3"/>
        <w:numPr>
          <w:ilvl w:val="1"/>
          <w:numId w:val="55"/>
        </w:numPr>
        <w:spacing w:line="240" w:lineRule="auto"/>
        <w:rPr>
          <w:del w:id="3758" w:author="Craig Parker" w:date="2024-08-15T14:41:00Z" w16du:dateUtc="2024-08-15T12:41:00Z"/>
          <w:rFonts w:ascii="Nunito" w:eastAsia="Nunito" w:hAnsi="Nunito" w:cs="Nunito"/>
          <w:color w:val="000000" w:themeColor="text1"/>
          <w:sz w:val="24"/>
          <w:szCs w:val="24"/>
          <w:lang w:val="en-ZA"/>
          <w:rPrChange w:id="3759" w:author="Craig Parker" w:date="2024-08-16T09:45:00Z" w16du:dateUtc="2024-08-16T07:45:00Z">
            <w:rPr>
              <w:del w:id="3760" w:author="Craig Parker" w:date="2024-08-15T14:41:00Z" w16du:dateUtc="2024-08-15T12:41:00Z"/>
              <w:rFonts w:eastAsia="Nunito" w:cs="Nunito"/>
              <w:sz w:val="20"/>
              <w:szCs w:val="20"/>
              <w:lang w:val="en-ZA"/>
            </w:rPr>
          </w:rPrChange>
        </w:rPr>
        <w:pPrChange w:id="3761" w:author="Craig Parker" w:date="2024-08-16T09:51:00Z" w16du:dateUtc="2024-08-16T07:51:00Z">
          <w:pPr>
            <w:spacing w:line="360" w:lineRule="auto"/>
          </w:pPr>
        </w:pPrChange>
      </w:pPr>
      <w:del w:id="3762" w:author="Craig Parker" w:date="2024-08-15T14:41:00Z" w16du:dateUtc="2024-08-15T12:41:00Z">
        <w:r w:rsidRPr="00786076" w:rsidDel="007A62CA">
          <w:rPr>
            <w:rFonts w:ascii="Nunito" w:eastAsia="Nunito" w:hAnsi="Nunito" w:cs="Nunito"/>
            <w:color w:val="000000" w:themeColor="text1"/>
            <w:sz w:val="24"/>
            <w:szCs w:val="24"/>
            <w:lang w:val="en-ZA"/>
            <w:rPrChange w:id="3763" w:author="Craig Parker" w:date="2024-08-16T09:45:00Z" w16du:dateUtc="2024-08-16T07:45:00Z">
              <w:rPr>
                <w:rFonts w:eastAsia="Nunito" w:cs="Nunito"/>
                <w:sz w:val="20"/>
                <w:szCs w:val="20"/>
                <w:lang w:val="en-ZA"/>
              </w:rPr>
            </w:rPrChange>
          </w:rPr>
          <w:delText>Post-Funding Data Management</w:delText>
        </w:r>
        <w:bookmarkStart w:id="3764" w:name="_Toc174639759"/>
        <w:bookmarkStart w:id="3765" w:name="_Toc174639924"/>
        <w:bookmarkStart w:id="3766" w:name="_Toc174715275"/>
        <w:bookmarkStart w:id="3767" w:name="_Toc174715455"/>
        <w:bookmarkEnd w:id="3764"/>
        <w:bookmarkEnd w:id="3765"/>
        <w:bookmarkEnd w:id="3766"/>
        <w:bookmarkEnd w:id="3767"/>
      </w:del>
    </w:p>
    <w:p w14:paraId="2924EB12" w14:textId="7C59D475" w:rsidR="00D751C7" w:rsidRPr="00786076" w:rsidDel="007A62CA" w:rsidRDefault="00D751C7">
      <w:pPr>
        <w:pStyle w:val="Heading3"/>
        <w:numPr>
          <w:ilvl w:val="1"/>
          <w:numId w:val="55"/>
        </w:numPr>
        <w:spacing w:line="240" w:lineRule="auto"/>
        <w:rPr>
          <w:del w:id="3768" w:author="Craig Parker" w:date="2024-08-15T14:41:00Z" w16du:dateUtc="2024-08-15T12:41:00Z"/>
          <w:rFonts w:ascii="Nunito" w:eastAsia="Nunito" w:hAnsi="Nunito" w:cs="Nunito"/>
          <w:color w:val="000000" w:themeColor="text1"/>
          <w:sz w:val="24"/>
          <w:szCs w:val="24"/>
          <w:lang w:val="en-ZA"/>
          <w:rPrChange w:id="3769" w:author="Craig Parker" w:date="2024-08-16T09:45:00Z" w16du:dateUtc="2024-08-16T07:45:00Z">
            <w:rPr>
              <w:del w:id="3770" w:author="Craig Parker" w:date="2024-08-15T14:41:00Z" w16du:dateUtc="2024-08-15T12:41:00Z"/>
              <w:rFonts w:eastAsia="Nunito" w:cs="Nunito"/>
              <w:sz w:val="20"/>
              <w:szCs w:val="20"/>
              <w:lang w:val="en-ZA"/>
            </w:rPr>
          </w:rPrChange>
        </w:rPr>
        <w:pPrChange w:id="3771" w:author="Craig Parker" w:date="2024-08-16T09:51:00Z" w16du:dateUtc="2024-08-16T07:51:00Z">
          <w:pPr>
            <w:spacing w:line="360" w:lineRule="auto"/>
          </w:pPr>
        </w:pPrChange>
      </w:pPr>
      <w:del w:id="3772" w:author="Craig Parker" w:date="2024-08-15T14:41:00Z" w16du:dateUtc="2024-08-15T12:41:00Z">
        <w:r w:rsidRPr="00786076" w:rsidDel="007A62CA">
          <w:rPr>
            <w:rFonts w:ascii="Nunito" w:eastAsia="Nunito" w:hAnsi="Nunito" w:cs="Nunito"/>
            <w:color w:val="000000" w:themeColor="text1"/>
            <w:sz w:val="24"/>
            <w:szCs w:val="24"/>
            <w:lang w:val="en-ZA"/>
            <w:rPrChange w:id="3773" w:author="Craig Parker" w:date="2024-08-16T09:45:00Z" w16du:dateUtc="2024-08-16T07:45:00Z">
              <w:rPr>
                <w:rFonts w:eastAsia="Nunito" w:cs="Nunito"/>
                <w:sz w:val="20"/>
                <w:szCs w:val="20"/>
                <w:lang w:val="en-ZA"/>
              </w:rPr>
            </w:rPrChange>
          </w:rPr>
          <w:delText>The HE²AT Center provides two sustainable options for data management post-funding:</w:delText>
        </w:r>
        <w:bookmarkStart w:id="3774" w:name="_Toc174639760"/>
        <w:bookmarkStart w:id="3775" w:name="_Toc174639925"/>
        <w:bookmarkStart w:id="3776" w:name="_Toc174715276"/>
        <w:bookmarkStart w:id="3777" w:name="_Toc174715456"/>
        <w:bookmarkEnd w:id="3774"/>
        <w:bookmarkEnd w:id="3775"/>
        <w:bookmarkEnd w:id="3776"/>
        <w:bookmarkEnd w:id="3777"/>
      </w:del>
    </w:p>
    <w:p w14:paraId="085ADA4C" w14:textId="32CBB366" w:rsidR="00D751C7" w:rsidRPr="00786076" w:rsidDel="007A62CA" w:rsidRDefault="00D751C7">
      <w:pPr>
        <w:pStyle w:val="Heading3"/>
        <w:numPr>
          <w:ilvl w:val="1"/>
          <w:numId w:val="55"/>
        </w:numPr>
        <w:spacing w:line="240" w:lineRule="auto"/>
        <w:rPr>
          <w:del w:id="3778" w:author="Craig Parker" w:date="2024-08-15T14:41:00Z" w16du:dateUtc="2024-08-15T12:41:00Z"/>
          <w:rFonts w:ascii="Nunito" w:eastAsia="Nunito" w:hAnsi="Nunito" w:cs="Nunito"/>
          <w:color w:val="000000" w:themeColor="text1"/>
          <w:sz w:val="24"/>
          <w:szCs w:val="24"/>
          <w:lang w:val="en-ZA"/>
          <w:rPrChange w:id="3779" w:author="Craig Parker" w:date="2024-08-16T09:45:00Z" w16du:dateUtc="2024-08-16T07:45:00Z">
            <w:rPr>
              <w:del w:id="3780" w:author="Craig Parker" w:date="2024-08-15T14:41:00Z" w16du:dateUtc="2024-08-15T12:41:00Z"/>
              <w:rFonts w:eastAsia="Nunito" w:cs="Nunito"/>
              <w:sz w:val="20"/>
              <w:szCs w:val="20"/>
              <w:lang w:val="en-ZA"/>
            </w:rPr>
          </w:rPrChange>
        </w:rPr>
        <w:pPrChange w:id="3781" w:author="Craig Parker" w:date="2024-08-16T09:51:00Z" w16du:dateUtc="2024-08-16T07:51:00Z">
          <w:pPr>
            <w:numPr>
              <w:numId w:val="48"/>
            </w:numPr>
            <w:tabs>
              <w:tab w:val="num" w:pos="720"/>
            </w:tabs>
            <w:spacing w:line="360" w:lineRule="auto"/>
            <w:ind w:left="720" w:hanging="360"/>
          </w:pPr>
        </w:pPrChange>
      </w:pPr>
      <w:del w:id="3782" w:author="Craig Parker" w:date="2024-08-15T14:41:00Z" w16du:dateUtc="2024-08-15T12:41:00Z">
        <w:r w:rsidRPr="00786076" w:rsidDel="007A62CA">
          <w:rPr>
            <w:rFonts w:ascii="Nunito" w:eastAsia="Nunito" w:hAnsi="Nunito" w:cs="Nunito"/>
            <w:color w:val="000000" w:themeColor="text1"/>
            <w:sz w:val="24"/>
            <w:szCs w:val="24"/>
            <w:lang w:val="en-ZA"/>
            <w:rPrChange w:id="3783" w:author="Craig Parker" w:date="2024-08-16T09:45:00Z" w16du:dateUtc="2024-08-16T07:45:00Z">
              <w:rPr>
                <w:rFonts w:eastAsia="Nunito" w:cs="Nunito"/>
                <w:sz w:val="20"/>
                <w:szCs w:val="20"/>
                <w:lang w:val="en-ZA"/>
              </w:rPr>
            </w:rPrChange>
          </w:rPr>
          <w:delText>Maintain Inferential Data In-House: The host institution continues to manage Inferential Data, including access requests and data infrastructure.</w:delText>
        </w:r>
        <w:bookmarkStart w:id="3784" w:name="_Toc174639761"/>
        <w:bookmarkStart w:id="3785" w:name="_Toc174639926"/>
        <w:bookmarkStart w:id="3786" w:name="_Toc174715277"/>
        <w:bookmarkStart w:id="3787" w:name="_Toc174715457"/>
        <w:bookmarkEnd w:id="3784"/>
        <w:bookmarkEnd w:id="3785"/>
        <w:bookmarkEnd w:id="3786"/>
        <w:bookmarkEnd w:id="3787"/>
      </w:del>
    </w:p>
    <w:p w14:paraId="20755766" w14:textId="3D642801" w:rsidR="00D751C7" w:rsidRPr="00786076" w:rsidDel="007A62CA" w:rsidRDefault="00D751C7">
      <w:pPr>
        <w:pStyle w:val="Heading3"/>
        <w:numPr>
          <w:ilvl w:val="1"/>
          <w:numId w:val="55"/>
        </w:numPr>
        <w:spacing w:line="240" w:lineRule="auto"/>
        <w:rPr>
          <w:del w:id="3788" w:author="Craig Parker" w:date="2024-08-15T14:41:00Z" w16du:dateUtc="2024-08-15T12:41:00Z"/>
          <w:rFonts w:ascii="Nunito" w:eastAsia="Nunito" w:hAnsi="Nunito" w:cs="Nunito"/>
          <w:color w:val="000000" w:themeColor="text1"/>
          <w:sz w:val="24"/>
          <w:szCs w:val="24"/>
          <w:lang w:val="en-ZA"/>
          <w:rPrChange w:id="3789" w:author="Craig Parker" w:date="2024-08-16T09:45:00Z" w16du:dateUtc="2024-08-16T07:45:00Z">
            <w:rPr>
              <w:del w:id="3790" w:author="Craig Parker" w:date="2024-08-15T14:41:00Z" w16du:dateUtc="2024-08-15T12:41:00Z"/>
              <w:rFonts w:eastAsia="Nunito" w:cs="Nunito"/>
              <w:sz w:val="20"/>
              <w:szCs w:val="20"/>
              <w:lang w:val="en-ZA"/>
            </w:rPr>
          </w:rPrChange>
        </w:rPr>
        <w:pPrChange w:id="3791" w:author="Craig Parker" w:date="2024-08-16T09:51:00Z" w16du:dateUtc="2024-08-16T07:51:00Z">
          <w:pPr>
            <w:numPr>
              <w:numId w:val="48"/>
            </w:numPr>
            <w:tabs>
              <w:tab w:val="num" w:pos="720"/>
            </w:tabs>
            <w:spacing w:line="360" w:lineRule="auto"/>
            <w:ind w:left="720" w:hanging="360"/>
          </w:pPr>
        </w:pPrChange>
      </w:pPr>
      <w:del w:id="3792" w:author="Craig Parker" w:date="2024-08-15T14:41:00Z" w16du:dateUtc="2024-08-15T12:41:00Z">
        <w:r w:rsidRPr="00786076" w:rsidDel="007A62CA">
          <w:rPr>
            <w:rFonts w:ascii="Nunito" w:eastAsia="Nunito" w:hAnsi="Nunito" w:cs="Nunito"/>
            <w:color w:val="000000" w:themeColor="text1"/>
            <w:sz w:val="24"/>
            <w:szCs w:val="24"/>
            <w:lang w:val="en-ZA"/>
            <w:rPrChange w:id="3793" w:author="Craig Parker" w:date="2024-08-16T09:45:00Z" w16du:dateUtc="2024-08-16T07:45:00Z">
              <w:rPr>
                <w:rFonts w:eastAsia="Nunito" w:cs="Nunito"/>
                <w:sz w:val="20"/>
                <w:szCs w:val="20"/>
                <w:lang w:val="en-ZA"/>
              </w:rPr>
            </w:rPrChange>
          </w:rPr>
          <w:delText>Transfer to Repository X: Inferential Data is transferred to Repository X, managed by an NIH-appointed DAC, ensuring long-term preservation and access.</w:delText>
        </w:r>
        <w:bookmarkStart w:id="3794" w:name="_Toc174639762"/>
        <w:bookmarkStart w:id="3795" w:name="_Toc174639927"/>
        <w:bookmarkStart w:id="3796" w:name="_Toc174715278"/>
        <w:bookmarkStart w:id="3797" w:name="_Toc174715458"/>
        <w:bookmarkEnd w:id="3794"/>
        <w:bookmarkEnd w:id="3795"/>
        <w:bookmarkEnd w:id="3796"/>
        <w:bookmarkEnd w:id="3797"/>
      </w:del>
    </w:p>
    <w:p w14:paraId="50A6A9F6" w14:textId="7A4A8943" w:rsidR="00D751C7" w:rsidRPr="00786076" w:rsidDel="007A62CA" w:rsidRDefault="000F27A8">
      <w:pPr>
        <w:pStyle w:val="Heading3"/>
        <w:numPr>
          <w:ilvl w:val="1"/>
          <w:numId w:val="55"/>
        </w:numPr>
        <w:spacing w:line="240" w:lineRule="auto"/>
        <w:rPr>
          <w:del w:id="3798" w:author="Craig Parker" w:date="2024-08-15T14:41:00Z" w16du:dateUtc="2024-08-15T12:41:00Z"/>
          <w:rFonts w:ascii="Nunito" w:eastAsia="Nunito" w:hAnsi="Nunito" w:cs="Nunito"/>
          <w:color w:val="000000" w:themeColor="text1"/>
          <w:sz w:val="24"/>
          <w:szCs w:val="24"/>
          <w:lang w:val="en-ZA"/>
          <w:rPrChange w:id="3799" w:author="Craig Parker" w:date="2024-08-16T09:45:00Z" w16du:dateUtc="2024-08-16T07:45:00Z">
            <w:rPr>
              <w:del w:id="3800" w:author="Craig Parker" w:date="2024-08-15T14:41:00Z" w16du:dateUtc="2024-08-15T12:41:00Z"/>
              <w:rFonts w:eastAsia="Nunito" w:cs="Nunito"/>
              <w:sz w:val="20"/>
              <w:szCs w:val="20"/>
              <w:lang w:val="en-ZA"/>
            </w:rPr>
          </w:rPrChange>
        </w:rPr>
        <w:pPrChange w:id="3801" w:author="Craig Parker" w:date="2024-08-16T09:51:00Z" w16du:dateUtc="2024-08-16T07:51:00Z">
          <w:pPr>
            <w:spacing w:line="360" w:lineRule="auto"/>
          </w:pPr>
        </w:pPrChange>
      </w:pPr>
      <w:del w:id="3802" w:author="Craig Parker" w:date="2024-08-15T14:41:00Z" w16du:dateUtc="2024-08-15T12:41:00Z">
        <w:r w:rsidRPr="00786076" w:rsidDel="007A62CA">
          <w:rPr>
            <w:rFonts w:ascii="Nunito" w:eastAsia="Nunito" w:hAnsi="Nunito" w:cs="Nunito"/>
            <w:color w:val="000000" w:themeColor="text1"/>
            <w:sz w:val="24"/>
            <w:szCs w:val="24"/>
            <w:lang w:val="en-ZA"/>
            <w:rPrChange w:id="3803" w:author="Craig Parker" w:date="2024-08-16T09:45:00Z" w16du:dateUtc="2024-08-16T07:45:00Z">
              <w:rPr>
                <w:rFonts w:eastAsia="Nunito" w:cs="Nunito"/>
                <w:sz w:val="20"/>
                <w:szCs w:val="20"/>
                <w:lang w:val="en-ZA"/>
              </w:rPr>
            </w:rPrChange>
          </w:rPr>
          <w:delText>Data must not be deleted in both cases</w:delText>
        </w:r>
        <w:r w:rsidR="00D751C7" w:rsidRPr="00786076" w:rsidDel="007A62CA">
          <w:rPr>
            <w:rFonts w:ascii="Nunito" w:eastAsia="Nunito" w:hAnsi="Nunito" w:cs="Nunito"/>
            <w:color w:val="000000" w:themeColor="text1"/>
            <w:sz w:val="24"/>
            <w:szCs w:val="24"/>
            <w:lang w:val="en-ZA"/>
            <w:rPrChange w:id="3804" w:author="Craig Parker" w:date="2024-08-16T09:45:00Z" w16du:dateUtc="2024-08-16T07:45:00Z">
              <w:rPr>
                <w:rFonts w:eastAsia="Nunito" w:cs="Nunito"/>
                <w:sz w:val="20"/>
                <w:szCs w:val="20"/>
                <w:lang w:val="en-ZA"/>
              </w:rPr>
            </w:rPrChange>
          </w:rPr>
          <w:delText>, ensuring its availability for future scientific research.</w:delText>
        </w:r>
        <w:bookmarkStart w:id="3805" w:name="_Toc174639763"/>
        <w:bookmarkStart w:id="3806" w:name="_Toc174639928"/>
        <w:bookmarkStart w:id="3807" w:name="_Toc174715279"/>
        <w:bookmarkStart w:id="3808" w:name="_Toc174715459"/>
        <w:bookmarkEnd w:id="3805"/>
        <w:bookmarkEnd w:id="3806"/>
        <w:bookmarkEnd w:id="3807"/>
        <w:bookmarkEnd w:id="3808"/>
      </w:del>
    </w:p>
    <w:p w14:paraId="24D32E44" w14:textId="1F22CAA1" w:rsidR="00D751C7" w:rsidRPr="00786076" w:rsidDel="007A62CA" w:rsidRDefault="00D751C7">
      <w:pPr>
        <w:pStyle w:val="Heading3"/>
        <w:numPr>
          <w:ilvl w:val="1"/>
          <w:numId w:val="55"/>
        </w:numPr>
        <w:spacing w:line="240" w:lineRule="auto"/>
        <w:rPr>
          <w:del w:id="3809" w:author="Craig Parker" w:date="2024-08-15T14:41:00Z" w16du:dateUtc="2024-08-15T12:41:00Z"/>
          <w:rFonts w:ascii="Nunito" w:eastAsia="Nunito" w:hAnsi="Nunito" w:cs="Nunito"/>
          <w:color w:val="000000" w:themeColor="text1"/>
          <w:sz w:val="24"/>
          <w:szCs w:val="24"/>
          <w:lang w:val="en-ZA"/>
          <w:rPrChange w:id="3810" w:author="Craig Parker" w:date="2024-08-16T09:45:00Z" w16du:dateUtc="2024-08-16T07:45:00Z">
            <w:rPr>
              <w:del w:id="3811" w:author="Craig Parker" w:date="2024-08-15T14:41:00Z" w16du:dateUtc="2024-08-15T12:41:00Z"/>
              <w:rFonts w:eastAsia="Nunito" w:cs="Nunito"/>
              <w:sz w:val="20"/>
              <w:szCs w:val="20"/>
              <w:lang w:val="en-ZA"/>
            </w:rPr>
          </w:rPrChange>
        </w:rPr>
        <w:pPrChange w:id="3812" w:author="Craig Parker" w:date="2024-08-16T09:51:00Z" w16du:dateUtc="2024-08-16T07:51:00Z">
          <w:pPr>
            <w:spacing w:line="360" w:lineRule="auto"/>
          </w:pPr>
        </w:pPrChange>
      </w:pPr>
      <w:del w:id="3813" w:author="Craig Parker" w:date="2024-08-15T14:41:00Z" w16du:dateUtc="2024-08-15T12:41:00Z">
        <w:r w:rsidRPr="00786076" w:rsidDel="007A62CA">
          <w:rPr>
            <w:rFonts w:ascii="Nunito" w:eastAsia="Nunito" w:hAnsi="Nunito" w:cs="Nunito"/>
            <w:color w:val="000000" w:themeColor="text1"/>
            <w:sz w:val="24"/>
            <w:szCs w:val="24"/>
            <w:lang w:val="en-ZA"/>
            <w:rPrChange w:id="3814" w:author="Craig Parker" w:date="2024-08-16T09:45:00Z" w16du:dateUtc="2024-08-16T07:45:00Z">
              <w:rPr>
                <w:rFonts w:eastAsia="Nunito" w:cs="Nunito"/>
                <w:sz w:val="20"/>
                <w:szCs w:val="20"/>
                <w:lang w:val="en-ZA"/>
              </w:rPr>
            </w:rPrChange>
          </w:rPr>
          <w:delText>Membership of the DAC</w:delText>
        </w:r>
        <w:bookmarkStart w:id="3815" w:name="_Toc174639764"/>
        <w:bookmarkStart w:id="3816" w:name="_Toc174639929"/>
        <w:bookmarkStart w:id="3817" w:name="_Toc174715280"/>
        <w:bookmarkStart w:id="3818" w:name="_Toc174715460"/>
        <w:bookmarkEnd w:id="3815"/>
        <w:bookmarkEnd w:id="3816"/>
        <w:bookmarkEnd w:id="3817"/>
        <w:bookmarkEnd w:id="3818"/>
      </w:del>
    </w:p>
    <w:p w14:paraId="54A2AFC2" w14:textId="492895F1" w:rsidR="00D751C7" w:rsidRPr="00786076" w:rsidDel="007A62CA" w:rsidRDefault="00D751C7">
      <w:pPr>
        <w:pStyle w:val="Heading3"/>
        <w:numPr>
          <w:ilvl w:val="1"/>
          <w:numId w:val="55"/>
        </w:numPr>
        <w:spacing w:line="240" w:lineRule="auto"/>
        <w:rPr>
          <w:del w:id="3819" w:author="Craig Parker" w:date="2024-08-15T14:41:00Z" w16du:dateUtc="2024-08-15T12:41:00Z"/>
          <w:rFonts w:ascii="Nunito" w:eastAsia="Nunito" w:hAnsi="Nunito" w:cs="Nunito"/>
          <w:color w:val="000000" w:themeColor="text1"/>
          <w:sz w:val="24"/>
          <w:szCs w:val="24"/>
          <w:lang w:val="en-ZA"/>
          <w:rPrChange w:id="3820" w:author="Craig Parker" w:date="2024-08-16T09:45:00Z" w16du:dateUtc="2024-08-16T07:45:00Z">
            <w:rPr>
              <w:del w:id="3821" w:author="Craig Parker" w:date="2024-08-15T14:41:00Z" w16du:dateUtc="2024-08-15T12:41:00Z"/>
              <w:rFonts w:eastAsia="Nunito" w:cs="Nunito"/>
              <w:sz w:val="20"/>
              <w:szCs w:val="20"/>
              <w:lang w:val="en-ZA"/>
            </w:rPr>
          </w:rPrChange>
        </w:rPr>
        <w:pPrChange w:id="3822" w:author="Craig Parker" w:date="2024-08-16T09:51:00Z" w16du:dateUtc="2024-08-16T07:51:00Z">
          <w:pPr>
            <w:spacing w:line="360" w:lineRule="auto"/>
          </w:pPr>
        </w:pPrChange>
      </w:pPr>
      <w:del w:id="3823" w:author="Craig Parker" w:date="2024-08-15T14:41:00Z" w16du:dateUtc="2024-08-15T12:41:00Z">
        <w:r w:rsidRPr="00786076" w:rsidDel="007A62CA">
          <w:rPr>
            <w:rFonts w:ascii="Nunito" w:eastAsia="Nunito" w:hAnsi="Nunito" w:cs="Nunito"/>
            <w:color w:val="000000" w:themeColor="text1"/>
            <w:sz w:val="24"/>
            <w:szCs w:val="24"/>
            <w:lang w:val="en-ZA"/>
            <w:rPrChange w:id="3824" w:author="Craig Parker" w:date="2024-08-16T09:45:00Z" w16du:dateUtc="2024-08-16T07:45:00Z">
              <w:rPr>
                <w:rFonts w:eastAsia="Nunito" w:cs="Nunito"/>
                <w:sz w:val="20"/>
                <w:szCs w:val="20"/>
                <w:lang w:val="en-ZA"/>
              </w:rPr>
            </w:rPrChange>
          </w:rPr>
          <w:delText>The DAC includes representatives from various key stakeholders, including:</w:delText>
        </w:r>
        <w:bookmarkStart w:id="3825" w:name="_Toc174639765"/>
        <w:bookmarkStart w:id="3826" w:name="_Toc174639930"/>
        <w:bookmarkStart w:id="3827" w:name="_Toc174715281"/>
        <w:bookmarkStart w:id="3828" w:name="_Toc174715461"/>
        <w:bookmarkEnd w:id="3825"/>
        <w:bookmarkEnd w:id="3826"/>
        <w:bookmarkEnd w:id="3827"/>
        <w:bookmarkEnd w:id="3828"/>
      </w:del>
    </w:p>
    <w:p w14:paraId="003D8324" w14:textId="5292E451" w:rsidR="00D751C7" w:rsidRPr="00786076" w:rsidDel="007A62CA" w:rsidRDefault="00D751C7">
      <w:pPr>
        <w:pStyle w:val="Heading3"/>
        <w:numPr>
          <w:ilvl w:val="1"/>
          <w:numId w:val="55"/>
        </w:numPr>
        <w:spacing w:line="240" w:lineRule="auto"/>
        <w:rPr>
          <w:del w:id="3829" w:author="Craig Parker" w:date="2024-08-15T14:41:00Z" w16du:dateUtc="2024-08-15T12:41:00Z"/>
          <w:rFonts w:ascii="Nunito" w:eastAsia="Nunito" w:hAnsi="Nunito" w:cs="Nunito"/>
          <w:color w:val="000000" w:themeColor="text1"/>
          <w:sz w:val="24"/>
          <w:szCs w:val="24"/>
          <w:lang w:val="en-ZA"/>
          <w:rPrChange w:id="3830" w:author="Craig Parker" w:date="2024-08-16T09:45:00Z" w16du:dateUtc="2024-08-16T07:45:00Z">
            <w:rPr>
              <w:del w:id="3831" w:author="Craig Parker" w:date="2024-08-15T14:41:00Z" w16du:dateUtc="2024-08-15T12:41:00Z"/>
              <w:rFonts w:eastAsia="Nunito" w:cs="Nunito"/>
              <w:sz w:val="20"/>
              <w:szCs w:val="20"/>
              <w:lang w:val="en-ZA"/>
            </w:rPr>
          </w:rPrChange>
        </w:rPr>
        <w:pPrChange w:id="3832" w:author="Craig Parker" w:date="2024-08-16T09:51:00Z" w16du:dateUtc="2024-08-16T07:51:00Z">
          <w:pPr>
            <w:numPr>
              <w:numId w:val="49"/>
            </w:numPr>
            <w:tabs>
              <w:tab w:val="num" w:pos="720"/>
            </w:tabs>
            <w:spacing w:line="360" w:lineRule="auto"/>
            <w:ind w:left="720" w:hanging="360"/>
          </w:pPr>
        </w:pPrChange>
      </w:pPr>
      <w:del w:id="3833" w:author="Craig Parker" w:date="2024-08-15T14:41:00Z" w16du:dateUtc="2024-08-15T12:41:00Z">
        <w:r w:rsidRPr="00786076" w:rsidDel="007A62CA">
          <w:rPr>
            <w:rFonts w:ascii="Nunito" w:eastAsia="Nunito" w:hAnsi="Nunito" w:cs="Nunito"/>
            <w:color w:val="000000" w:themeColor="text1"/>
            <w:sz w:val="24"/>
            <w:szCs w:val="24"/>
            <w:lang w:val="en-ZA"/>
            <w:rPrChange w:id="3834" w:author="Craig Parker" w:date="2024-08-16T09:45:00Z" w16du:dateUtc="2024-08-16T07:45:00Z">
              <w:rPr>
                <w:rFonts w:eastAsia="Nunito" w:cs="Nunito"/>
                <w:sz w:val="20"/>
                <w:szCs w:val="20"/>
                <w:lang w:val="en-ZA"/>
              </w:rPr>
            </w:rPrChange>
          </w:rPr>
          <w:delText>UCT Ethics Representative</w:delText>
        </w:r>
        <w:bookmarkStart w:id="3835" w:name="_Toc174639766"/>
        <w:bookmarkStart w:id="3836" w:name="_Toc174639931"/>
        <w:bookmarkStart w:id="3837" w:name="_Toc174715282"/>
        <w:bookmarkStart w:id="3838" w:name="_Toc174715462"/>
        <w:bookmarkEnd w:id="3835"/>
        <w:bookmarkEnd w:id="3836"/>
        <w:bookmarkEnd w:id="3837"/>
        <w:bookmarkEnd w:id="3838"/>
      </w:del>
    </w:p>
    <w:p w14:paraId="52DCB180" w14:textId="0FC8E831" w:rsidR="00D751C7" w:rsidRPr="00786076" w:rsidDel="007A62CA" w:rsidRDefault="00D751C7">
      <w:pPr>
        <w:pStyle w:val="Heading3"/>
        <w:numPr>
          <w:ilvl w:val="1"/>
          <w:numId w:val="55"/>
        </w:numPr>
        <w:spacing w:line="240" w:lineRule="auto"/>
        <w:rPr>
          <w:del w:id="3839" w:author="Craig Parker" w:date="2024-08-15T14:41:00Z" w16du:dateUtc="2024-08-15T12:41:00Z"/>
          <w:rFonts w:ascii="Nunito" w:eastAsia="Nunito" w:hAnsi="Nunito" w:cs="Nunito"/>
          <w:color w:val="000000" w:themeColor="text1"/>
          <w:sz w:val="24"/>
          <w:szCs w:val="24"/>
          <w:lang w:val="en-ZA"/>
          <w:rPrChange w:id="3840" w:author="Craig Parker" w:date="2024-08-16T09:45:00Z" w16du:dateUtc="2024-08-16T07:45:00Z">
            <w:rPr>
              <w:del w:id="3841" w:author="Craig Parker" w:date="2024-08-15T14:41:00Z" w16du:dateUtc="2024-08-15T12:41:00Z"/>
              <w:rFonts w:eastAsia="Nunito" w:cs="Nunito"/>
              <w:sz w:val="20"/>
              <w:szCs w:val="20"/>
              <w:lang w:val="en-ZA"/>
            </w:rPr>
          </w:rPrChange>
        </w:rPr>
        <w:pPrChange w:id="3842" w:author="Craig Parker" w:date="2024-08-16T09:51:00Z" w16du:dateUtc="2024-08-16T07:51:00Z">
          <w:pPr>
            <w:numPr>
              <w:numId w:val="49"/>
            </w:numPr>
            <w:tabs>
              <w:tab w:val="num" w:pos="720"/>
            </w:tabs>
            <w:spacing w:line="360" w:lineRule="auto"/>
            <w:ind w:left="720" w:hanging="360"/>
          </w:pPr>
        </w:pPrChange>
      </w:pPr>
      <w:del w:id="3843" w:author="Craig Parker" w:date="2024-08-15T14:41:00Z" w16du:dateUtc="2024-08-15T12:41:00Z">
        <w:r w:rsidRPr="00786076" w:rsidDel="007A62CA">
          <w:rPr>
            <w:rFonts w:ascii="Nunito" w:eastAsia="Nunito" w:hAnsi="Nunito" w:cs="Nunito"/>
            <w:color w:val="000000" w:themeColor="text1"/>
            <w:sz w:val="24"/>
            <w:szCs w:val="24"/>
            <w:lang w:val="en-ZA"/>
            <w:rPrChange w:id="3844" w:author="Craig Parker" w:date="2024-08-16T09:45:00Z" w16du:dateUtc="2024-08-16T07:45:00Z">
              <w:rPr>
                <w:rFonts w:eastAsia="Nunito" w:cs="Nunito"/>
                <w:sz w:val="20"/>
                <w:szCs w:val="20"/>
                <w:lang w:val="en-ZA"/>
              </w:rPr>
            </w:rPrChange>
          </w:rPr>
          <w:delText>ELSI Team Representative</w:delText>
        </w:r>
        <w:bookmarkStart w:id="3845" w:name="_Toc174639767"/>
        <w:bookmarkStart w:id="3846" w:name="_Toc174639932"/>
        <w:bookmarkStart w:id="3847" w:name="_Toc174715283"/>
        <w:bookmarkStart w:id="3848" w:name="_Toc174715463"/>
        <w:bookmarkEnd w:id="3845"/>
        <w:bookmarkEnd w:id="3846"/>
        <w:bookmarkEnd w:id="3847"/>
        <w:bookmarkEnd w:id="3848"/>
      </w:del>
    </w:p>
    <w:p w14:paraId="779268E5" w14:textId="3D8E5F5E" w:rsidR="00D751C7" w:rsidRPr="00786076" w:rsidDel="007A62CA" w:rsidRDefault="00D751C7">
      <w:pPr>
        <w:pStyle w:val="Heading3"/>
        <w:numPr>
          <w:ilvl w:val="1"/>
          <w:numId w:val="55"/>
        </w:numPr>
        <w:spacing w:line="240" w:lineRule="auto"/>
        <w:rPr>
          <w:del w:id="3849" w:author="Craig Parker" w:date="2024-08-15T14:41:00Z" w16du:dateUtc="2024-08-15T12:41:00Z"/>
          <w:rFonts w:ascii="Nunito" w:eastAsia="Nunito" w:hAnsi="Nunito" w:cs="Nunito"/>
          <w:color w:val="000000" w:themeColor="text1"/>
          <w:sz w:val="24"/>
          <w:szCs w:val="24"/>
          <w:lang w:val="en-ZA"/>
          <w:rPrChange w:id="3850" w:author="Craig Parker" w:date="2024-08-16T09:45:00Z" w16du:dateUtc="2024-08-16T07:45:00Z">
            <w:rPr>
              <w:del w:id="3851" w:author="Craig Parker" w:date="2024-08-15T14:41:00Z" w16du:dateUtc="2024-08-15T12:41:00Z"/>
              <w:rFonts w:eastAsia="Nunito" w:cs="Nunito"/>
              <w:sz w:val="20"/>
              <w:szCs w:val="20"/>
              <w:lang w:val="en-ZA"/>
            </w:rPr>
          </w:rPrChange>
        </w:rPr>
        <w:pPrChange w:id="3852" w:author="Craig Parker" w:date="2024-08-16T09:51:00Z" w16du:dateUtc="2024-08-16T07:51:00Z">
          <w:pPr>
            <w:numPr>
              <w:numId w:val="49"/>
            </w:numPr>
            <w:tabs>
              <w:tab w:val="num" w:pos="720"/>
            </w:tabs>
            <w:spacing w:line="360" w:lineRule="auto"/>
            <w:ind w:left="720" w:hanging="360"/>
          </w:pPr>
        </w:pPrChange>
      </w:pPr>
      <w:del w:id="3853" w:author="Craig Parker" w:date="2024-08-15T14:41:00Z" w16du:dateUtc="2024-08-15T12:41:00Z">
        <w:r w:rsidRPr="00786076" w:rsidDel="007A62CA">
          <w:rPr>
            <w:rFonts w:ascii="Nunito" w:eastAsia="Nunito" w:hAnsi="Nunito" w:cs="Nunito"/>
            <w:color w:val="000000" w:themeColor="text1"/>
            <w:sz w:val="24"/>
            <w:szCs w:val="24"/>
            <w:lang w:val="en-ZA"/>
            <w:rPrChange w:id="3854" w:author="Craig Parker" w:date="2024-08-16T09:45:00Z" w16du:dateUtc="2024-08-16T07:45:00Z">
              <w:rPr>
                <w:rFonts w:eastAsia="Nunito" w:cs="Nunito"/>
                <w:sz w:val="20"/>
                <w:szCs w:val="20"/>
                <w:lang w:val="en-ZA"/>
              </w:rPr>
            </w:rPrChange>
          </w:rPr>
          <w:delText>eLwazi Representatives</w:delText>
        </w:r>
        <w:bookmarkStart w:id="3855" w:name="_Toc174639768"/>
        <w:bookmarkStart w:id="3856" w:name="_Toc174639933"/>
        <w:bookmarkStart w:id="3857" w:name="_Toc174715284"/>
        <w:bookmarkStart w:id="3858" w:name="_Toc174715464"/>
        <w:bookmarkEnd w:id="3855"/>
        <w:bookmarkEnd w:id="3856"/>
        <w:bookmarkEnd w:id="3857"/>
        <w:bookmarkEnd w:id="3858"/>
      </w:del>
    </w:p>
    <w:p w14:paraId="46CF08E9" w14:textId="4455D19C" w:rsidR="00D751C7" w:rsidRPr="00786076" w:rsidDel="007A62CA" w:rsidRDefault="00D751C7">
      <w:pPr>
        <w:pStyle w:val="Heading3"/>
        <w:numPr>
          <w:ilvl w:val="1"/>
          <w:numId w:val="55"/>
        </w:numPr>
        <w:spacing w:line="240" w:lineRule="auto"/>
        <w:rPr>
          <w:del w:id="3859" w:author="Craig Parker" w:date="2024-08-15T14:41:00Z" w16du:dateUtc="2024-08-15T12:41:00Z"/>
          <w:rFonts w:ascii="Nunito" w:eastAsia="Nunito" w:hAnsi="Nunito" w:cs="Nunito"/>
          <w:color w:val="000000" w:themeColor="text1"/>
          <w:sz w:val="24"/>
          <w:szCs w:val="24"/>
          <w:lang w:val="en-ZA"/>
          <w:rPrChange w:id="3860" w:author="Craig Parker" w:date="2024-08-16T09:45:00Z" w16du:dateUtc="2024-08-16T07:45:00Z">
            <w:rPr>
              <w:del w:id="3861" w:author="Craig Parker" w:date="2024-08-15T14:41:00Z" w16du:dateUtc="2024-08-15T12:41:00Z"/>
              <w:rFonts w:eastAsia="Nunito" w:cs="Nunito"/>
              <w:sz w:val="20"/>
              <w:szCs w:val="20"/>
              <w:lang w:val="en-ZA"/>
            </w:rPr>
          </w:rPrChange>
        </w:rPr>
        <w:pPrChange w:id="3862" w:author="Craig Parker" w:date="2024-08-16T09:51:00Z" w16du:dateUtc="2024-08-16T07:51:00Z">
          <w:pPr>
            <w:numPr>
              <w:numId w:val="49"/>
            </w:numPr>
            <w:tabs>
              <w:tab w:val="num" w:pos="720"/>
            </w:tabs>
            <w:spacing w:line="360" w:lineRule="auto"/>
            <w:ind w:left="720" w:hanging="360"/>
          </w:pPr>
        </w:pPrChange>
      </w:pPr>
      <w:del w:id="3863" w:author="Craig Parker" w:date="2024-08-15T14:41:00Z" w16du:dateUtc="2024-08-15T12:41:00Z">
        <w:r w:rsidRPr="00786076" w:rsidDel="007A62CA">
          <w:rPr>
            <w:rFonts w:ascii="Nunito" w:eastAsia="Nunito" w:hAnsi="Nunito" w:cs="Nunito"/>
            <w:color w:val="000000" w:themeColor="text1"/>
            <w:sz w:val="24"/>
            <w:szCs w:val="24"/>
            <w:lang w:val="en-ZA"/>
            <w:rPrChange w:id="3864" w:author="Craig Parker" w:date="2024-08-16T09:45:00Z" w16du:dateUtc="2024-08-16T07:45:00Z">
              <w:rPr>
                <w:rFonts w:eastAsia="Nunito" w:cs="Nunito"/>
                <w:sz w:val="20"/>
                <w:szCs w:val="20"/>
                <w:lang w:val="en-ZA"/>
              </w:rPr>
            </w:rPrChange>
          </w:rPr>
          <w:delText>Study Principal Investigators</w:delText>
        </w:r>
        <w:bookmarkStart w:id="3865" w:name="_Toc174639769"/>
        <w:bookmarkStart w:id="3866" w:name="_Toc174639934"/>
        <w:bookmarkStart w:id="3867" w:name="_Toc174715285"/>
        <w:bookmarkStart w:id="3868" w:name="_Toc174715465"/>
        <w:bookmarkEnd w:id="3865"/>
        <w:bookmarkEnd w:id="3866"/>
        <w:bookmarkEnd w:id="3867"/>
        <w:bookmarkEnd w:id="3868"/>
      </w:del>
    </w:p>
    <w:p w14:paraId="0F95A5E5" w14:textId="4973FFAF" w:rsidR="00D751C7" w:rsidRPr="00786076" w:rsidDel="007A62CA" w:rsidRDefault="00D751C7">
      <w:pPr>
        <w:pStyle w:val="Heading3"/>
        <w:numPr>
          <w:ilvl w:val="1"/>
          <w:numId w:val="55"/>
        </w:numPr>
        <w:spacing w:line="240" w:lineRule="auto"/>
        <w:rPr>
          <w:del w:id="3869" w:author="Craig Parker" w:date="2024-08-15T14:41:00Z" w16du:dateUtc="2024-08-15T12:41:00Z"/>
          <w:rFonts w:ascii="Nunito" w:eastAsia="Nunito" w:hAnsi="Nunito" w:cs="Nunito"/>
          <w:color w:val="000000" w:themeColor="text1"/>
          <w:sz w:val="24"/>
          <w:szCs w:val="24"/>
          <w:lang w:val="en-ZA"/>
          <w:rPrChange w:id="3870" w:author="Craig Parker" w:date="2024-08-16T09:45:00Z" w16du:dateUtc="2024-08-16T07:45:00Z">
            <w:rPr>
              <w:del w:id="3871" w:author="Craig Parker" w:date="2024-08-15T14:41:00Z" w16du:dateUtc="2024-08-15T12:41:00Z"/>
              <w:rFonts w:eastAsia="Nunito" w:cs="Nunito"/>
              <w:sz w:val="20"/>
              <w:szCs w:val="20"/>
              <w:lang w:val="en-ZA"/>
            </w:rPr>
          </w:rPrChange>
        </w:rPr>
        <w:pPrChange w:id="3872" w:author="Craig Parker" w:date="2024-08-16T09:51:00Z" w16du:dateUtc="2024-08-16T07:51:00Z">
          <w:pPr>
            <w:numPr>
              <w:numId w:val="49"/>
            </w:numPr>
            <w:tabs>
              <w:tab w:val="num" w:pos="720"/>
            </w:tabs>
            <w:spacing w:line="360" w:lineRule="auto"/>
            <w:ind w:left="720" w:hanging="360"/>
          </w:pPr>
        </w:pPrChange>
      </w:pPr>
      <w:del w:id="3873" w:author="Craig Parker" w:date="2024-08-15T14:41:00Z" w16du:dateUtc="2024-08-15T12:41:00Z">
        <w:r w:rsidRPr="00786076" w:rsidDel="007A62CA">
          <w:rPr>
            <w:rFonts w:ascii="Nunito" w:eastAsia="Nunito" w:hAnsi="Nunito" w:cs="Nunito"/>
            <w:color w:val="000000" w:themeColor="text1"/>
            <w:sz w:val="24"/>
            <w:szCs w:val="24"/>
            <w:lang w:val="en-ZA"/>
            <w:rPrChange w:id="3874" w:author="Craig Parker" w:date="2024-08-16T09:45:00Z" w16du:dateUtc="2024-08-16T07:45:00Z">
              <w:rPr>
                <w:rFonts w:eastAsia="Nunito" w:cs="Nunito"/>
                <w:sz w:val="20"/>
                <w:szCs w:val="20"/>
                <w:lang w:val="en-ZA"/>
              </w:rPr>
            </w:rPrChange>
          </w:rPr>
          <w:delText>Independent Scientists from outside the HE²AT Center</w:delText>
        </w:r>
        <w:bookmarkStart w:id="3875" w:name="_Toc174639770"/>
        <w:bookmarkStart w:id="3876" w:name="_Toc174639935"/>
        <w:bookmarkStart w:id="3877" w:name="_Toc174715286"/>
        <w:bookmarkStart w:id="3878" w:name="_Toc174715466"/>
        <w:bookmarkEnd w:id="3875"/>
        <w:bookmarkEnd w:id="3876"/>
        <w:bookmarkEnd w:id="3877"/>
        <w:bookmarkEnd w:id="3878"/>
      </w:del>
    </w:p>
    <w:p w14:paraId="7B09EE19" w14:textId="7FB4F450" w:rsidR="00D751C7" w:rsidRPr="00786076" w:rsidDel="007A62CA" w:rsidRDefault="00D751C7">
      <w:pPr>
        <w:pStyle w:val="Heading3"/>
        <w:numPr>
          <w:ilvl w:val="1"/>
          <w:numId w:val="55"/>
        </w:numPr>
        <w:spacing w:line="240" w:lineRule="auto"/>
        <w:rPr>
          <w:del w:id="3879" w:author="Craig Parker" w:date="2024-08-15T14:41:00Z" w16du:dateUtc="2024-08-15T12:41:00Z"/>
          <w:rFonts w:ascii="Nunito" w:eastAsia="Nunito" w:hAnsi="Nunito" w:cs="Nunito"/>
          <w:color w:val="000000" w:themeColor="text1"/>
          <w:sz w:val="24"/>
          <w:szCs w:val="24"/>
          <w:lang w:val="en-ZA"/>
          <w:rPrChange w:id="3880" w:author="Craig Parker" w:date="2024-08-16T09:45:00Z" w16du:dateUtc="2024-08-16T07:45:00Z">
            <w:rPr>
              <w:del w:id="3881" w:author="Craig Parker" w:date="2024-08-15T14:41:00Z" w16du:dateUtc="2024-08-15T12:41:00Z"/>
              <w:rFonts w:eastAsia="Nunito" w:cs="Nunito"/>
              <w:sz w:val="20"/>
              <w:szCs w:val="20"/>
              <w:lang w:val="en-ZA"/>
            </w:rPr>
          </w:rPrChange>
        </w:rPr>
        <w:pPrChange w:id="3882" w:author="Craig Parker" w:date="2024-08-16T09:51:00Z" w16du:dateUtc="2024-08-16T07:51:00Z">
          <w:pPr>
            <w:spacing w:line="360" w:lineRule="auto"/>
          </w:pPr>
        </w:pPrChange>
      </w:pPr>
      <w:del w:id="3883" w:author="Craig Parker" w:date="2024-08-15T14:41:00Z" w16du:dateUtc="2024-08-15T12:41:00Z">
        <w:r w:rsidRPr="00786076" w:rsidDel="007A62CA">
          <w:rPr>
            <w:rFonts w:ascii="Nunito" w:eastAsia="Nunito" w:hAnsi="Nunito" w:cs="Nunito"/>
            <w:color w:val="000000" w:themeColor="text1"/>
            <w:sz w:val="24"/>
            <w:szCs w:val="24"/>
            <w:lang w:val="en-ZA"/>
            <w:rPrChange w:id="3884" w:author="Craig Parker" w:date="2024-08-16T09:45:00Z" w16du:dateUtc="2024-08-16T07:45:00Z">
              <w:rPr>
                <w:rFonts w:eastAsia="Nunito" w:cs="Nunito"/>
                <w:sz w:val="20"/>
                <w:szCs w:val="20"/>
                <w:lang w:val="en-ZA"/>
              </w:rPr>
            </w:rPrChange>
          </w:rPr>
          <w:delText xml:space="preserve">For a </w:delText>
        </w:r>
        <w:r w:rsidR="00591675" w:rsidRPr="00786076" w:rsidDel="007A62CA">
          <w:rPr>
            <w:rFonts w:ascii="Nunito" w:eastAsia="Nunito" w:hAnsi="Nunito" w:cs="Nunito"/>
            <w:color w:val="000000" w:themeColor="text1"/>
            <w:sz w:val="24"/>
            <w:szCs w:val="24"/>
            <w:lang w:val="en-ZA"/>
            <w:rPrChange w:id="3885" w:author="Craig Parker" w:date="2024-08-16T09:45:00Z" w16du:dateUtc="2024-08-16T07:45:00Z">
              <w:rPr>
                <w:rFonts w:eastAsia="Nunito" w:cs="Nunito"/>
                <w:sz w:val="20"/>
                <w:szCs w:val="20"/>
                <w:lang w:val="en-ZA"/>
              </w:rPr>
            </w:rPrChange>
          </w:rPr>
          <w:delText>complete</w:delText>
        </w:r>
        <w:r w:rsidRPr="00786076" w:rsidDel="007A62CA">
          <w:rPr>
            <w:rFonts w:ascii="Nunito" w:eastAsia="Nunito" w:hAnsi="Nunito" w:cs="Nunito"/>
            <w:color w:val="000000" w:themeColor="text1"/>
            <w:sz w:val="24"/>
            <w:szCs w:val="24"/>
            <w:lang w:val="en-ZA"/>
            <w:rPrChange w:id="3886" w:author="Craig Parker" w:date="2024-08-16T09:45:00Z" w16du:dateUtc="2024-08-16T07:45:00Z">
              <w:rPr>
                <w:rFonts w:eastAsia="Nunito" w:cs="Nunito"/>
                <w:sz w:val="20"/>
                <w:szCs w:val="20"/>
                <w:lang w:val="en-ZA"/>
              </w:rPr>
            </w:rPrChange>
          </w:rPr>
          <w:delText xml:space="preserve"> description of DAC membership and the detailed terms of reference, please refer to Annex 4.</w:delText>
        </w:r>
        <w:bookmarkStart w:id="3887" w:name="_Toc174639771"/>
        <w:bookmarkStart w:id="3888" w:name="_Toc174639936"/>
        <w:bookmarkStart w:id="3889" w:name="_Toc174715287"/>
        <w:bookmarkStart w:id="3890" w:name="_Toc174715467"/>
        <w:bookmarkEnd w:id="3887"/>
        <w:bookmarkEnd w:id="3888"/>
        <w:bookmarkEnd w:id="3889"/>
        <w:bookmarkEnd w:id="3890"/>
      </w:del>
    </w:p>
    <w:p w14:paraId="5BF6AF8E" w14:textId="049024E5" w:rsidR="00FB4A54" w:rsidRPr="00007315" w:rsidRDefault="000B1BCF">
      <w:pPr>
        <w:pStyle w:val="Heading1"/>
        <w:numPr>
          <w:ilvl w:val="1"/>
          <w:numId w:val="55"/>
        </w:numPr>
        <w:spacing w:line="240" w:lineRule="auto"/>
        <w:rPr>
          <w:rFonts w:ascii="Nunito" w:hAnsi="Nunito"/>
          <w:color w:val="auto"/>
          <w:sz w:val="32"/>
          <w:szCs w:val="32"/>
          <w:rPrChange w:id="3891" w:author="Craig Parker" w:date="2024-08-16T13:26:00Z" w16du:dateUtc="2024-08-16T11:26:00Z">
            <w:rPr/>
          </w:rPrChange>
        </w:rPr>
        <w:pPrChange w:id="3892" w:author="Craig Parker" w:date="2024-08-16T09:51:00Z" w16du:dateUtc="2024-08-16T07:51:00Z">
          <w:pPr>
            <w:pStyle w:val="Heading2"/>
            <w:numPr>
              <w:numId w:val="11"/>
            </w:numPr>
            <w:ind w:left="360" w:hanging="360"/>
          </w:pPr>
        </w:pPrChange>
      </w:pPr>
      <w:bookmarkStart w:id="3893" w:name="_Toc174715468"/>
      <w:r w:rsidRPr="00007315">
        <w:rPr>
          <w:rFonts w:ascii="Nunito" w:hAnsi="Nunito"/>
          <w:color w:val="auto"/>
          <w:sz w:val="32"/>
          <w:szCs w:val="32"/>
          <w:rPrChange w:id="3894" w:author="Craig Parker" w:date="2024-08-16T13:26:00Z" w16du:dateUtc="2024-08-16T11:26:00Z">
            <w:rPr/>
          </w:rPrChange>
        </w:rPr>
        <w:t xml:space="preserve">Data </w:t>
      </w:r>
      <w:r w:rsidR="00FF5746" w:rsidRPr="00007315">
        <w:rPr>
          <w:rFonts w:ascii="Nunito" w:hAnsi="Nunito"/>
          <w:color w:val="auto"/>
          <w:sz w:val="32"/>
          <w:szCs w:val="32"/>
          <w:rPrChange w:id="3895" w:author="Craig Parker" w:date="2024-08-16T13:26:00Z" w16du:dateUtc="2024-08-16T11:26:00Z">
            <w:rPr/>
          </w:rPrChange>
        </w:rPr>
        <w:t>r</w:t>
      </w:r>
      <w:r w:rsidRPr="00007315">
        <w:rPr>
          <w:rFonts w:ascii="Nunito" w:hAnsi="Nunito"/>
          <w:color w:val="auto"/>
          <w:sz w:val="32"/>
          <w:szCs w:val="32"/>
          <w:rPrChange w:id="3896" w:author="Craig Parker" w:date="2024-08-16T13:26:00Z" w16du:dateUtc="2024-08-16T11:26:00Z">
            <w:rPr/>
          </w:rPrChange>
        </w:rPr>
        <w:t>etention</w:t>
      </w:r>
      <w:bookmarkEnd w:id="3893"/>
    </w:p>
    <w:p w14:paraId="3FB55042" w14:textId="20691034" w:rsidR="008F5C89" w:rsidRPr="00691453" w:rsidRDefault="008F5C89">
      <w:pPr>
        <w:spacing w:beforeAutospacing="1" w:afterAutospacing="1"/>
        <w:rPr>
          <w:rFonts w:ascii="Nunito" w:hAnsi="Nunito"/>
          <w:sz w:val="20"/>
          <w:szCs w:val="20"/>
          <w:lang w:val="en-ZA" w:eastAsia="en-ZA"/>
        </w:rPr>
        <w:pPrChange w:id="3897" w:author="Craig Parker" w:date="2024-08-15T16:14:00Z" w16du:dateUtc="2024-08-15T14:14:00Z">
          <w:pPr>
            <w:spacing w:beforeAutospacing="1" w:afterAutospacing="1" w:line="360" w:lineRule="auto"/>
          </w:pPr>
        </w:pPrChange>
      </w:pPr>
      <w:r w:rsidRPr="00691453">
        <w:rPr>
          <w:rFonts w:ascii="Nunito" w:hAnsi="Nunito"/>
          <w:sz w:val="20"/>
          <w:szCs w:val="20"/>
          <w:lang w:val="en-ZA" w:eastAsia="en-ZA"/>
        </w:rPr>
        <w:t xml:space="preserve">Participant data will be retained according to the following guidelines, ensuring compliance with the Protection of Personal Information Act (POPIA) and </w:t>
      </w:r>
      <w:r w:rsidR="00DE1DAD" w:rsidRPr="00691453">
        <w:rPr>
          <w:rFonts w:ascii="Nunito" w:hAnsi="Nunito"/>
          <w:sz w:val="20"/>
          <w:szCs w:val="20"/>
          <w:lang w:val="en-ZA" w:eastAsia="en-ZA"/>
        </w:rPr>
        <w:t>maximising</w:t>
      </w:r>
      <w:r w:rsidRPr="00691453">
        <w:rPr>
          <w:rFonts w:ascii="Nunito" w:hAnsi="Nunito"/>
          <w:sz w:val="20"/>
          <w:szCs w:val="20"/>
          <w:lang w:val="en-ZA" w:eastAsia="en-ZA"/>
        </w:rPr>
        <w:t xml:space="preserve"> its utility for future research:</w:t>
      </w:r>
    </w:p>
    <w:p w14:paraId="29D4DC6E" w14:textId="4B4044CB" w:rsidR="008F5C89" w:rsidRPr="00007315" w:rsidRDefault="00F55E47">
      <w:pPr>
        <w:pStyle w:val="Heading2"/>
        <w:rPr>
          <w:rFonts w:ascii="Nunito" w:hAnsi="Nunito"/>
          <w:sz w:val="28"/>
          <w:szCs w:val="28"/>
          <w:lang w:val="en-ZA" w:eastAsia="en-ZA"/>
          <w:rPrChange w:id="3898" w:author="Craig Parker" w:date="2024-08-16T13:24:00Z" w16du:dateUtc="2024-08-16T11:24:00Z">
            <w:rPr>
              <w:lang w:val="en-ZA" w:eastAsia="en-ZA"/>
            </w:rPr>
          </w:rPrChange>
        </w:rPr>
        <w:pPrChange w:id="3899" w:author="Craig Parker" w:date="2024-08-16T09:43:00Z" w16du:dateUtc="2024-08-16T07:43:00Z">
          <w:pPr>
            <w:spacing w:beforeAutospacing="1" w:afterAutospacing="1" w:line="360" w:lineRule="auto"/>
          </w:pPr>
        </w:pPrChange>
      </w:pPr>
      <w:bookmarkStart w:id="3900" w:name="_Toc174715469"/>
      <w:ins w:id="3901" w:author="Craig Parker" w:date="2024-08-16T09:43:00Z" w16du:dateUtc="2024-08-16T07:43:00Z">
        <w:r w:rsidRPr="00007315">
          <w:rPr>
            <w:rFonts w:ascii="Nunito" w:hAnsi="Nunito"/>
            <w:color w:val="auto"/>
            <w:sz w:val="28"/>
            <w:szCs w:val="28"/>
            <w:lang w:val="en-ZA" w:eastAsia="en-ZA"/>
            <w:rPrChange w:id="3902" w:author="Craig Parker" w:date="2024-08-16T13:24:00Z" w16du:dateUtc="2024-08-16T11:24:00Z">
              <w:rPr>
                <w:b/>
                <w:bCs/>
                <w:lang w:val="en-ZA" w:eastAsia="en-ZA"/>
              </w:rPr>
            </w:rPrChange>
          </w:rPr>
          <w:t xml:space="preserve">10.1. </w:t>
        </w:r>
      </w:ins>
      <w:r w:rsidR="008F5C89" w:rsidRPr="00007315">
        <w:rPr>
          <w:rFonts w:ascii="Nunito" w:hAnsi="Nunito"/>
          <w:color w:val="auto"/>
          <w:sz w:val="28"/>
          <w:szCs w:val="28"/>
          <w:lang w:val="en-ZA" w:eastAsia="en-ZA"/>
          <w:rPrChange w:id="3903" w:author="Craig Parker" w:date="2024-08-16T13:24:00Z" w16du:dateUtc="2024-08-16T11:24:00Z">
            <w:rPr>
              <w:lang w:val="en-ZA" w:eastAsia="en-ZA"/>
            </w:rPr>
          </w:rPrChange>
        </w:rPr>
        <w:t>Retention Periods:</w:t>
      </w:r>
      <w:bookmarkEnd w:id="3900"/>
    </w:p>
    <w:p w14:paraId="66192361" w14:textId="132E040F" w:rsidR="008F5C89" w:rsidRPr="00691453" w:rsidRDefault="008F5C89">
      <w:pPr>
        <w:numPr>
          <w:ilvl w:val="0"/>
          <w:numId w:val="24"/>
        </w:numPr>
        <w:spacing w:beforeAutospacing="1" w:after="0" w:afterAutospacing="1"/>
        <w:rPr>
          <w:rFonts w:ascii="Nunito" w:hAnsi="Nunito"/>
          <w:sz w:val="20"/>
          <w:szCs w:val="20"/>
          <w:lang w:val="en-ZA" w:eastAsia="en-ZA"/>
        </w:rPr>
        <w:pPrChange w:id="3904" w:author="Craig Parker" w:date="2024-08-15T16:14:00Z" w16du:dateUtc="2024-08-15T14:14:00Z">
          <w:pPr>
            <w:numPr>
              <w:numId w:val="24"/>
            </w:numPr>
            <w:tabs>
              <w:tab w:val="num" w:pos="720"/>
            </w:tabs>
            <w:spacing w:beforeAutospacing="1" w:after="0" w:afterAutospacing="1" w:line="360" w:lineRule="auto"/>
            <w:ind w:left="720" w:hanging="360"/>
          </w:pPr>
        </w:pPrChange>
      </w:pPr>
      <w:r w:rsidRPr="00691453">
        <w:rPr>
          <w:rFonts w:ascii="Nunito" w:hAnsi="Nunito"/>
          <w:b/>
          <w:bCs/>
          <w:sz w:val="20"/>
          <w:szCs w:val="20"/>
          <w:lang w:val="en-ZA" w:eastAsia="en-ZA"/>
        </w:rPr>
        <w:t>Original Study Data</w:t>
      </w:r>
      <w:r w:rsidRPr="00691453">
        <w:rPr>
          <w:rFonts w:ascii="Nunito" w:hAnsi="Nunito"/>
          <w:sz w:val="20"/>
          <w:szCs w:val="20"/>
          <w:lang w:val="en-ZA" w:eastAsia="en-ZA"/>
        </w:rPr>
        <w:t>: Retained for at least five years after the completion of the project. This includes raw, unprocessed data from cohort studies and clinical trials.</w:t>
      </w:r>
    </w:p>
    <w:p w14:paraId="6D6F1BA6" w14:textId="2D9B54FD" w:rsidR="008F5C89" w:rsidRPr="00691453" w:rsidRDefault="008F5C89">
      <w:pPr>
        <w:numPr>
          <w:ilvl w:val="0"/>
          <w:numId w:val="24"/>
        </w:numPr>
        <w:spacing w:beforeAutospacing="1" w:after="0" w:afterAutospacing="1"/>
        <w:rPr>
          <w:rFonts w:ascii="Nunito" w:hAnsi="Nunito"/>
          <w:sz w:val="20"/>
          <w:szCs w:val="20"/>
          <w:lang w:val="en-ZA" w:eastAsia="en-ZA"/>
        </w:rPr>
        <w:pPrChange w:id="3905" w:author="Craig Parker" w:date="2024-08-15T16:14:00Z" w16du:dateUtc="2024-08-15T14:14:00Z">
          <w:pPr>
            <w:numPr>
              <w:numId w:val="24"/>
            </w:numPr>
            <w:tabs>
              <w:tab w:val="num" w:pos="720"/>
            </w:tabs>
            <w:spacing w:beforeAutospacing="1" w:after="0" w:afterAutospacing="1" w:line="360" w:lineRule="auto"/>
            <w:ind w:left="720" w:hanging="360"/>
          </w:pPr>
        </w:pPrChange>
      </w:pPr>
      <w:r w:rsidRPr="00691453">
        <w:rPr>
          <w:rFonts w:ascii="Nunito" w:hAnsi="Nunito"/>
          <w:b/>
          <w:bCs/>
          <w:sz w:val="20"/>
          <w:szCs w:val="20"/>
          <w:lang w:val="en-ZA" w:eastAsia="en-ZA"/>
        </w:rPr>
        <w:t>Consortium Shared Data</w:t>
      </w:r>
      <w:r w:rsidRPr="00691453">
        <w:rPr>
          <w:rFonts w:ascii="Nunito" w:hAnsi="Nunito"/>
          <w:sz w:val="20"/>
          <w:szCs w:val="20"/>
          <w:lang w:val="en-ZA" w:eastAsia="en-ZA"/>
        </w:rPr>
        <w:t xml:space="preserve">: </w:t>
      </w:r>
      <w:r w:rsidR="00DA282F" w:rsidRPr="00691453">
        <w:rPr>
          <w:rFonts w:ascii="Nunito" w:hAnsi="Nunito"/>
          <w:sz w:val="20"/>
          <w:szCs w:val="20"/>
          <w:lang w:val="en-ZA" w:eastAsia="en-ZA"/>
        </w:rPr>
        <w:t>Depending on the agreements in place, this data is retained indefinitely or for five years post-project or DTA termination. It</w:t>
      </w:r>
      <w:r w:rsidRPr="00691453">
        <w:rPr>
          <w:rFonts w:ascii="Nunito" w:hAnsi="Nunito"/>
          <w:sz w:val="20"/>
          <w:szCs w:val="20"/>
          <w:lang w:val="en-ZA" w:eastAsia="en-ZA"/>
        </w:rPr>
        <w:t xml:space="preserve"> has undergone initial </w:t>
      </w:r>
      <w:r w:rsidR="00591675" w:rsidRPr="00691453">
        <w:rPr>
          <w:rFonts w:ascii="Nunito" w:hAnsi="Nunito"/>
          <w:sz w:val="20"/>
          <w:szCs w:val="20"/>
          <w:lang w:val="en-ZA" w:eastAsia="en-ZA"/>
        </w:rPr>
        <w:t>harmonisation</w:t>
      </w:r>
      <w:r w:rsidRPr="00691453">
        <w:rPr>
          <w:rFonts w:ascii="Nunito" w:hAnsi="Nunito"/>
          <w:sz w:val="20"/>
          <w:szCs w:val="20"/>
          <w:lang w:val="en-ZA" w:eastAsia="en-ZA"/>
        </w:rPr>
        <w:t xml:space="preserve"> and is shared among HE²AT </w:t>
      </w:r>
      <w:proofErr w:type="spellStart"/>
      <w:r w:rsidRPr="00691453">
        <w:rPr>
          <w:rFonts w:ascii="Nunito" w:hAnsi="Nunito"/>
          <w:sz w:val="20"/>
          <w:szCs w:val="20"/>
          <w:lang w:val="en-ZA" w:eastAsia="en-ZA"/>
        </w:rPr>
        <w:t>Center</w:t>
      </w:r>
      <w:proofErr w:type="spellEnd"/>
      <w:r w:rsidRPr="00691453">
        <w:rPr>
          <w:rFonts w:ascii="Nunito" w:hAnsi="Nunito"/>
          <w:sz w:val="20"/>
          <w:szCs w:val="20"/>
          <w:lang w:val="en-ZA" w:eastAsia="en-ZA"/>
        </w:rPr>
        <w:t xml:space="preserve"> partners.</w:t>
      </w:r>
    </w:p>
    <w:p w14:paraId="5A84A038" w14:textId="77777777" w:rsidR="008F5C89" w:rsidRPr="00691453" w:rsidRDefault="008F5C89">
      <w:pPr>
        <w:numPr>
          <w:ilvl w:val="0"/>
          <w:numId w:val="24"/>
        </w:numPr>
        <w:spacing w:beforeAutospacing="1" w:after="0" w:afterAutospacing="1"/>
        <w:rPr>
          <w:rFonts w:ascii="Nunito" w:hAnsi="Nunito"/>
          <w:sz w:val="20"/>
          <w:szCs w:val="20"/>
          <w:lang w:val="en-ZA" w:eastAsia="en-ZA"/>
        </w:rPr>
        <w:pPrChange w:id="3906" w:author="Craig Parker" w:date="2024-08-15T16:14:00Z" w16du:dateUtc="2024-08-15T14:14:00Z">
          <w:pPr>
            <w:numPr>
              <w:numId w:val="24"/>
            </w:numPr>
            <w:tabs>
              <w:tab w:val="num" w:pos="720"/>
            </w:tabs>
            <w:spacing w:beforeAutospacing="1" w:after="0" w:afterAutospacing="1" w:line="360" w:lineRule="auto"/>
            <w:ind w:left="720" w:hanging="360"/>
          </w:pPr>
        </w:pPrChange>
      </w:pPr>
      <w:r w:rsidRPr="00691453">
        <w:rPr>
          <w:rFonts w:ascii="Nunito" w:hAnsi="Nunito"/>
          <w:b/>
          <w:bCs/>
          <w:sz w:val="20"/>
          <w:szCs w:val="20"/>
          <w:lang w:val="en-ZA" w:eastAsia="en-ZA"/>
        </w:rPr>
        <w:t>RP1/RP2 De-Identified Data</w:t>
      </w:r>
      <w:r w:rsidRPr="00691453">
        <w:rPr>
          <w:rFonts w:ascii="Nunito" w:hAnsi="Nunito"/>
          <w:sz w:val="20"/>
          <w:szCs w:val="20"/>
          <w:lang w:val="en-ZA" w:eastAsia="en-ZA"/>
        </w:rPr>
        <w:t>: Retained indefinitely. This data has been further processed and de-identified for specific analyses related to RP1 and RP2.</w:t>
      </w:r>
    </w:p>
    <w:p w14:paraId="2D037A5B" w14:textId="23A07641" w:rsidR="008F5C89" w:rsidRPr="00691453" w:rsidRDefault="008F5C89">
      <w:pPr>
        <w:numPr>
          <w:ilvl w:val="0"/>
          <w:numId w:val="24"/>
        </w:numPr>
        <w:spacing w:beforeAutospacing="1" w:after="0" w:afterAutospacing="1"/>
        <w:rPr>
          <w:rFonts w:ascii="Nunito" w:eastAsia="Times New Roman" w:hAnsi="Nunito" w:cs="Times New Roman"/>
          <w:sz w:val="20"/>
          <w:szCs w:val="20"/>
          <w:lang w:val="en-ZA" w:eastAsia="en-ZA"/>
        </w:rPr>
        <w:pPrChange w:id="3907" w:author="Craig Parker" w:date="2024-08-15T16:14:00Z" w16du:dateUtc="2024-08-15T14:14:00Z">
          <w:pPr>
            <w:numPr>
              <w:numId w:val="24"/>
            </w:numPr>
            <w:tabs>
              <w:tab w:val="num" w:pos="720"/>
            </w:tabs>
            <w:spacing w:beforeAutospacing="1" w:after="0" w:afterAutospacing="1" w:line="360" w:lineRule="auto"/>
            <w:ind w:left="720" w:hanging="360"/>
          </w:pPr>
        </w:pPrChange>
      </w:pPr>
      <w:r w:rsidRPr="00691453">
        <w:rPr>
          <w:rFonts w:ascii="Nunito" w:hAnsi="Nunito"/>
          <w:b/>
          <w:bCs/>
          <w:sz w:val="20"/>
          <w:szCs w:val="20"/>
          <w:lang w:val="en-ZA" w:eastAsia="en-ZA"/>
        </w:rPr>
        <w:t>Inferential Data</w:t>
      </w:r>
      <w:r w:rsidRPr="00691453">
        <w:rPr>
          <w:rFonts w:ascii="Nunito" w:hAnsi="Nunito"/>
          <w:sz w:val="20"/>
          <w:szCs w:val="20"/>
          <w:lang w:val="en-ZA" w:eastAsia="en-ZA"/>
        </w:rPr>
        <w:t xml:space="preserve">: </w:t>
      </w:r>
      <w:r w:rsidR="00F01A62" w:rsidRPr="00691453">
        <w:rPr>
          <w:rFonts w:ascii="Nunito" w:hAnsi="Nunito"/>
          <w:sz w:val="20"/>
          <w:szCs w:val="20"/>
          <w:lang w:val="en-ZA" w:eastAsia="en-ZA"/>
        </w:rPr>
        <w:t>This is retained indefinitely. It</w:t>
      </w:r>
      <w:r w:rsidRPr="00691453">
        <w:rPr>
          <w:rFonts w:ascii="Nunito" w:hAnsi="Nunito"/>
          <w:sz w:val="20"/>
          <w:szCs w:val="20"/>
          <w:lang w:val="en-ZA" w:eastAsia="en-ZA"/>
        </w:rPr>
        <w:t xml:space="preserve"> includes aggregated and synthetic data derived from the analysis of the other data categories.</w:t>
      </w:r>
    </w:p>
    <w:p w14:paraId="60A8EFF7" w14:textId="39962CDE" w:rsidR="00F55E47" w:rsidRPr="00007315" w:rsidRDefault="00F55E47">
      <w:pPr>
        <w:pStyle w:val="Heading2"/>
        <w:rPr>
          <w:ins w:id="3908" w:author="Craig Parker" w:date="2024-08-16T09:43:00Z" w16du:dateUtc="2024-08-16T07:43:00Z"/>
          <w:rFonts w:ascii="Nunito" w:eastAsia="Nunito" w:hAnsi="Nunito" w:cs="Nunito"/>
          <w:color w:val="auto"/>
          <w:sz w:val="24"/>
          <w:szCs w:val="24"/>
          <w:rPrChange w:id="3909" w:author="Craig Parker" w:date="2024-08-16T13:24:00Z" w16du:dateUtc="2024-08-16T11:24:00Z">
            <w:rPr>
              <w:ins w:id="3910" w:author="Craig Parker" w:date="2024-08-16T09:43:00Z" w16du:dateUtc="2024-08-16T07:43:00Z"/>
              <w:rFonts w:ascii="Nunito" w:eastAsia="Nunito" w:hAnsi="Nunito" w:cs="Nunito"/>
              <w:color w:val="000000" w:themeColor="text1"/>
              <w:sz w:val="20"/>
              <w:szCs w:val="20"/>
            </w:rPr>
          </w:rPrChange>
        </w:rPr>
        <w:pPrChange w:id="3911" w:author="Craig Parker" w:date="2024-08-16T09:43:00Z" w16du:dateUtc="2024-08-16T07:43:00Z">
          <w:pPr/>
        </w:pPrChange>
      </w:pPr>
      <w:bookmarkStart w:id="3912" w:name="_Toc174715470"/>
      <w:ins w:id="3913" w:author="Craig Parker" w:date="2024-08-16T09:43:00Z" w16du:dateUtc="2024-08-16T07:43:00Z">
        <w:r w:rsidRPr="00007315">
          <w:rPr>
            <w:rStyle w:val="Heading3Char"/>
            <w:rFonts w:ascii="Nunito" w:hAnsi="Nunito"/>
            <w:b/>
            <w:bCs/>
            <w:color w:val="auto"/>
            <w:sz w:val="24"/>
            <w:szCs w:val="24"/>
            <w:rPrChange w:id="3914" w:author="Craig Parker" w:date="2024-08-16T13:24:00Z" w16du:dateUtc="2024-08-16T11:24:00Z">
              <w:rPr>
                <w:rStyle w:val="Heading3Char"/>
                <w:b w:val="0"/>
                <w:bCs w:val="0"/>
              </w:rPr>
            </w:rPrChange>
          </w:rPr>
          <w:t xml:space="preserve">10.2. </w:t>
        </w:r>
      </w:ins>
      <w:r w:rsidR="008F5C89" w:rsidRPr="00007315">
        <w:rPr>
          <w:rStyle w:val="Heading3Char"/>
          <w:rFonts w:ascii="Nunito" w:hAnsi="Nunito"/>
          <w:color w:val="auto"/>
          <w:sz w:val="24"/>
          <w:szCs w:val="24"/>
          <w:rPrChange w:id="3915" w:author="Craig Parker" w:date="2024-08-16T13:24:00Z" w16du:dateUtc="2024-08-16T11:24:00Z">
            <w:rPr>
              <w:rFonts w:ascii="Nunito" w:eastAsia="Nunito" w:hAnsi="Nunito" w:cs="Nunito"/>
              <w:color w:val="000000" w:themeColor="text1"/>
              <w:sz w:val="20"/>
              <w:szCs w:val="20"/>
            </w:rPr>
          </w:rPrChange>
        </w:rPr>
        <w:t>Ongoing Monitoring</w:t>
      </w:r>
      <w:bookmarkEnd w:id="3912"/>
      <w:r w:rsidR="008F5C89" w:rsidRPr="00007315">
        <w:rPr>
          <w:rFonts w:ascii="Nunito" w:eastAsia="Nunito" w:hAnsi="Nunito" w:cs="Nunito"/>
          <w:color w:val="auto"/>
          <w:sz w:val="24"/>
          <w:szCs w:val="24"/>
          <w:rPrChange w:id="3916" w:author="Craig Parker" w:date="2024-08-16T13:24:00Z" w16du:dateUtc="2024-08-16T11:24:00Z">
            <w:rPr>
              <w:rFonts w:ascii="Nunito" w:eastAsia="Nunito" w:hAnsi="Nunito" w:cs="Nunito"/>
              <w:b/>
              <w:bCs/>
              <w:color w:val="000000" w:themeColor="text1"/>
              <w:sz w:val="20"/>
              <w:szCs w:val="20"/>
            </w:rPr>
          </w:rPrChange>
        </w:rPr>
        <w:t xml:space="preserve"> </w:t>
      </w:r>
    </w:p>
    <w:p w14:paraId="7979D21E" w14:textId="651F5E48" w:rsidR="008F5C89" w:rsidRPr="005F0EDC" w:rsidRDefault="008F5C89">
      <w:pPr>
        <w:rPr>
          <w:rFonts w:ascii="Nunito" w:hAnsi="Nunito"/>
          <w:sz w:val="20"/>
          <w:szCs w:val="20"/>
          <w:rPrChange w:id="3917" w:author="Craig Parker" w:date="2024-08-16T09:48:00Z" w16du:dateUtc="2024-08-16T07:48:00Z">
            <w:rPr/>
          </w:rPrChange>
        </w:rPr>
        <w:pPrChange w:id="3918" w:author="Craig Parker" w:date="2024-08-16T09:48:00Z" w16du:dateUtc="2024-08-16T07:48:00Z">
          <w:pPr>
            <w:spacing w:line="360" w:lineRule="auto"/>
          </w:pPr>
        </w:pPrChange>
      </w:pPr>
      <w:r w:rsidRPr="005F0EDC">
        <w:rPr>
          <w:rFonts w:ascii="Nunito" w:hAnsi="Nunito"/>
          <w:sz w:val="20"/>
          <w:szCs w:val="20"/>
          <w:rPrChange w:id="3919" w:author="Craig Parker" w:date="2024-08-16T09:48:00Z" w16du:dateUtc="2024-08-16T07:48:00Z">
            <w:rPr/>
          </w:rPrChange>
        </w:rPr>
        <w:t>After executing a Data Transfer Agreement (DTA), ongoing monitoring</w:t>
      </w:r>
      <w:del w:id="3920" w:author="Craig Parker" w:date="2024-08-16T09:48:00Z" w16du:dateUtc="2024-08-16T07:48:00Z">
        <w:r w:rsidRPr="005F0EDC" w:rsidDel="005F0EDC">
          <w:rPr>
            <w:rFonts w:ascii="Nunito" w:hAnsi="Nunito"/>
            <w:sz w:val="20"/>
            <w:szCs w:val="20"/>
            <w:rPrChange w:id="3921" w:author="Craig Parker" w:date="2024-08-16T09:48:00Z" w16du:dateUtc="2024-08-16T07:48:00Z">
              <w:rPr/>
            </w:rPrChange>
          </w:rPr>
          <w:delText xml:space="preserve"> ensures compliance with the </w:delText>
        </w:r>
        <w:r w:rsidR="00F01A62" w:rsidRPr="005F0EDC" w:rsidDel="005F0EDC">
          <w:rPr>
            <w:rFonts w:ascii="Nunito" w:hAnsi="Nunito"/>
            <w:sz w:val="20"/>
            <w:szCs w:val="20"/>
            <w:rPrChange w:id="3922" w:author="Craig Parker" w:date="2024-08-16T09:48:00Z" w16du:dateUtc="2024-08-16T07:48:00Z">
              <w:rPr/>
            </w:rPrChange>
          </w:rPr>
          <w:delText>agreement's terms</w:delText>
        </w:r>
        <w:r w:rsidRPr="005F0EDC" w:rsidDel="005F0EDC">
          <w:rPr>
            <w:rFonts w:ascii="Nunito" w:hAnsi="Nunito"/>
            <w:sz w:val="20"/>
            <w:szCs w:val="20"/>
            <w:rPrChange w:id="3923" w:author="Craig Parker" w:date="2024-08-16T09:48:00Z" w16du:dateUtc="2024-08-16T07:48:00Z">
              <w:rPr/>
            </w:rPrChange>
          </w:rPr>
          <w:delText>, including periodic reviews and audits if necessary</w:delText>
        </w:r>
      </w:del>
      <w:ins w:id="3924" w:author="Craig Parker" w:date="2024-08-16T09:48:00Z" w16du:dateUtc="2024-08-16T07:48:00Z">
        <w:r w:rsidR="005F0EDC" w:rsidRPr="005F0EDC">
          <w:rPr>
            <w:rFonts w:ascii="Nunito" w:hAnsi="Nunito"/>
            <w:sz w:val="20"/>
            <w:szCs w:val="20"/>
            <w:rPrChange w:id="3925" w:author="Craig Parker" w:date="2024-08-16T09:48:00Z" w16du:dateUtc="2024-08-16T07:48:00Z">
              <w:rPr/>
            </w:rPrChange>
          </w:rPr>
          <w:t>, including periodic reviews and audits if necessary, ensures compliance with the agreement's terms</w:t>
        </w:r>
      </w:ins>
      <w:r w:rsidRPr="005F0EDC">
        <w:rPr>
          <w:rFonts w:ascii="Nunito" w:hAnsi="Nunito"/>
          <w:sz w:val="20"/>
          <w:szCs w:val="20"/>
          <w:rPrChange w:id="3926" w:author="Craig Parker" w:date="2024-08-16T09:48:00Z" w16du:dateUtc="2024-08-16T07:48:00Z">
            <w:rPr/>
          </w:rPrChange>
        </w:rPr>
        <w:t>.</w:t>
      </w:r>
    </w:p>
    <w:p w14:paraId="517EB9AA" w14:textId="76F1126B" w:rsidR="008F5C89" w:rsidRPr="00691453" w:rsidRDefault="008F5C89">
      <w:pPr>
        <w:rPr>
          <w:rFonts w:ascii="Nunito" w:eastAsia="Nunito" w:hAnsi="Nunito" w:cs="Nunito"/>
          <w:color w:val="000000" w:themeColor="text1"/>
          <w:sz w:val="20"/>
          <w:szCs w:val="20"/>
        </w:rPr>
        <w:pPrChange w:id="3927"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 xml:space="preserve">By adhering to these procedures, the HE²AT Center ensures that data sharing is conducted responsibly, ethically, and in a manner that </w:t>
      </w:r>
      <w:proofErr w:type="spellStart"/>
      <w:r w:rsidR="00F01A62" w:rsidRPr="00691453">
        <w:rPr>
          <w:rFonts w:ascii="Nunito" w:eastAsia="Nunito" w:hAnsi="Nunito" w:cs="Nunito"/>
          <w:color w:val="000000" w:themeColor="text1"/>
          <w:sz w:val="20"/>
          <w:szCs w:val="20"/>
        </w:rPr>
        <w:t>maximises</w:t>
      </w:r>
      <w:proofErr w:type="spellEnd"/>
      <w:r w:rsidRPr="00691453">
        <w:rPr>
          <w:rFonts w:ascii="Nunito" w:eastAsia="Nunito" w:hAnsi="Nunito" w:cs="Nunito"/>
          <w:color w:val="000000" w:themeColor="text1"/>
          <w:sz w:val="20"/>
          <w:szCs w:val="20"/>
        </w:rPr>
        <w:t xml:space="preserve"> the utility of the data for future research while protecting the rights and privacy of data subjects.</w:t>
      </w:r>
    </w:p>
    <w:p w14:paraId="27EF6971" w14:textId="60E50AA5" w:rsidR="00B25B34" w:rsidRPr="00691453" w:rsidRDefault="00944DE2" w:rsidP="00721DA5">
      <w:pPr>
        <w:rPr>
          <w:rFonts w:ascii="Nunito" w:hAnsi="Nunito"/>
          <w:sz w:val="20"/>
          <w:szCs w:val="20"/>
          <w:rPrChange w:id="3928" w:author="Craig Parker" w:date="2024-08-15T16:14:00Z" w16du:dateUtc="2024-08-15T14:14:00Z">
            <w:rPr>
              <w:rFonts w:ascii="Nunito" w:hAnsi="Nunito"/>
            </w:rPr>
          </w:rPrChange>
        </w:rPr>
      </w:pPr>
      <w:r w:rsidRPr="00691453">
        <w:rPr>
          <w:rFonts w:ascii="Nunito" w:hAnsi="Nunito"/>
          <w:sz w:val="20"/>
          <w:szCs w:val="20"/>
          <w:rPrChange w:id="3929" w:author="Craig Parker" w:date="2024-08-15T16:14:00Z" w16du:dateUtc="2024-08-15T14:14:00Z">
            <w:rPr>
              <w:rFonts w:ascii="Nunito" w:hAnsi="Nunito"/>
            </w:rPr>
          </w:rPrChange>
        </w:rPr>
        <w:br w:type="page"/>
      </w:r>
    </w:p>
    <w:p w14:paraId="21B9C609" w14:textId="25DA3335" w:rsidR="00FB4A54" w:rsidRPr="00007315" w:rsidDel="00D238F4" w:rsidRDefault="000B1BCF">
      <w:pPr>
        <w:pStyle w:val="Heading1"/>
        <w:numPr>
          <w:ilvl w:val="0"/>
          <w:numId w:val="67"/>
        </w:numPr>
        <w:rPr>
          <w:del w:id="3930" w:author="Craig Parker" w:date="2024-08-15T15:12:00Z" w16du:dateUtc="2024-08-15T13:12:00Z"/>
          <w:rFonts w:ascii="Nunito" w:hAnsi="Nunito"/>
          <w:color w:val="auto"/>
          <w:sz w:val="32"/>
          <w:szCs w:val="32"/>
          <w:rPrChange w:id="3931" w:author="Craig Parker" w:date="2024-08-16T13:26:00Z" w16du:dateUtc="2024-08-16T11:26:00Z">
            <w:rPr>
              <w:del w:id="3932" w:author="Craig Parker" w:date="2024-08-15T15:12:00Z" w16du:dateUtc="2024-08-15T13:12:00Z"/>
              <w:rFonts w:ascii="Nunito" w:hAnsi="Nunito"/>
            </w:rPr>
          </w:rPrChange>
        </w:rPr>
        <w:pPrChange w:id="3933" w:author="Craig Parker" w:date="2024-08-15T16:54:00Z" w16du:dateUtc="2024-08-15T14:54:00Z">
          <w:pPr>
            <w:pStyle w:val="Heading1"/>
            <w:numPr>
              <w:numId w:val="11"/>
            </w:numPr>
            <w:ind w:left="360" w:hanging="360"/>
          </w:pPr>
        </w:pPrChange>
      </w:pPr>
      <w:del w:id="3934" w:author="Craig Parker" w:date="2024-08-15T15:12:00Z" w16du:dateUtc="2024-08-15T13:12:00Z">
        <w:r w:rsidRPr="00007315" w:rsidDel="00D238F4">
          <w:rPr>
            <w:rFonts w:ascii="Nunito" w:hAnsi="Nunito"/>
            <w:color w:val="auto"/>
            <w:sz w:val="32"/>
            <w:szCs w:val="32"/>
            <w:rPrChange w:id="3935" w:author="Craig Parker" w:date="2024-08-16T13:26:00Z" w16du:dateUtc="2024-08-16T11:26:00Z">
              <w:rPr>
                <w:rFonts w:ascii="Nunito" w:hAnsi="Nunito"/>
              </w:rPr>
            </w:rPrChange>
          </w:rPr>
          <w:lastRenderedPageBreak/>
          <w:delText xml:space="preserve">Restricted </w:delText>
        </w:r>
        <w:r w:rsidR="00FF5746" w:rsidRPr="00007315" w:rsidDel="00D238F4">
          <w:rPr>
            <w:rFonts w:ascii="Nunito" w:hAnsi="Nunito"/>
            <w:color w:val="auto"/>
            <w:sz w:val="32"/>
            <w:szCs w:val="32"/>
            <w:rPrChange w:id="3936" w:author="Craig Parker" w:date="2024-08-16T13:26:00Z" w16du:dateUtc="2024-08-16T11:26:00Z">
              <w:rPr>
                <w:rFonts w:ascii="Nunito" w:hAnsi="Nunito"/>
              </w:rPr>
            </w:rPrChange>
          </w:rPr>
          <w:delText>d</w:delText>
        </w:r>
        <w:r w:rsidRPr="00007315" w:rsidDel="00D238F4">
          <w:rPr>
            <w:rFonts w:ascii="Nunito" w:hAnsi="Nunito"/>
            <w:color w:val="auto"/>
            <w:sz w:val="32"/>
            <w:szCs w:val="32"/>
            <w:rPrChange w:id="3937" w:author="Craig Parker" w:date="2024-08-16T13:26:00Z" w16du:dateUtc="2024-08-16T11:26:00Z">
              <w:rPr>
                <w:rFonts w:ascii="Nunito" w:hAnsi="Nunito"/>
              </w:rPr>
            </w:rPrChange>
          </w:rPr>
          <w:delText xml:space="preserve">ata </w:delText>
        </w:r>
        <w:r w:rsidR="00FF5746" w:rsidRPr="00007315" w:rsidDel="00D238F4">
          <w:rPr>
            <w:rFonts w:ascii="Nunito" w:hAnsi="Nunito"/>
            <w:color w:val="auto"/>
            <w:sz w:val="32"/>
            <w:szCs w:val="32"/>
            <w:rPrChange w:id="3938" w:author="Craig Parker" w:date="2024-08-16T13:26:00Z" w16du:dateUtc="2024-08-16T11:26:00Z">
              <w:rPr>
                <w:rFonts w:ascii="Nunito" w:hAnsi="Nunito"/>
              </w:rPr>
            </w:rPrChange>
          </w:rPr>
          <w:delText>a</w:delText>
        </w:r>
        <w:r w:rsidRPr="00007315" w:rsidDel="00D238F4">
          <w:rPr>
            <w:rFonts w:ascii="Nunito" w:hAnsi="Nunito"/>
            <w:color w:val="auto"/>
            <w:sz w:val="32"/>
            <w:szCs w:val="32"/>
            <w:rPrChange w:id="3939" w:author="Craig Parker" w:date="2024-08-16T13:26:00Z" w16du:dateUtc="2024-08-16T11:26:00Z">
              <w:rPr>
                <w:rFonts w:ascii="Nunito" w:hAnsi="Nunito"/>
              </w:rPr>
            </w:rPrChange>
          </w:rPr>
          <w:delText>ccess</w:delText>
        </w:r>
        <w:bookmarkStart w:id="3940" w:name="_Toc174639773"/>
        <w:bookmarkStart w:id="3941" w:name="_Toc174639938"/>
        <w:bookmarkStart w:id="3942" w:name="_Toc174715291"/>
        <w:bookmarkStart w:id="3943" w:name="_Toc174715471"/>
        <w:bookmarkEnd w:id="3940"/>
        <w:bookmarkEnd w:id="3941"/>
        <w:bookmarkEnd w:id="3942"/>
        <w:bookmarkEnd w:id="3943"/>
      </w:del>
    </w:p>
    <w:p w14:paraId="1484046A" w14:textId="3EEB3552" w:rsidR="00754F48" w:rsidRPr="00691453" w:rsidDel="00D238F4" w:rsidRDefault="00754F48">
      <w:pPr>
        <w:numPr>
          <w:ilvl w:val="0"/>
          <w:numId w:val="67"/>
        </w:numPr>
        <w:rPr>
          <w:del w:id="3944" w:author="Craig Parker" w:date="2024-08-15T15:12:00Z" w16du:dateUtc="2024-08-15T13:12:00Z"/>
          <w:rFonts w:ascii="Nunito" w:hAnsi="Nunito"/>
          <w:sz w:val="20"/>
          <w:szCs w:val="20"/>
          <w:rPrChange w:id="3945" w:author="Craig Parker" w:date="2024-08-15T16:14:00Z" w16du:dateUtc="2024-08-15T14:14:00Z">
            <w:rPr>
              <w:del w:id="3946" w:author="Craig Parker" w:date="2024-08-15T15:12:00Z" w16du:dateUtc="2024-08-15T13:12:00Z"/>
              <w:rFonts w:ascii="Nunito" w:hAnsi="Nunito"/>
            </w:rPr>
          </w:rPrChange>
        </w:rPr>
        <w:pPrChange w:id="3947" w:author="Craig Parker" w:date="2024-08-15T16:54:00Z" w16du:dateUtc="2024-08-15T14:54:00Z">
          <w:pPr/>
        </w:pPrChange>
      </w:pPr>
      <w:bookmarkStart w:id="3948" w:name="_Toc174639774"/>
      <w:bookmarkStart w:id="3949" w:name="_Toc174639939"/>
      <w:bookmarkStart w:id="3950" w:name="_Toc174715292"/>
      <w:bookmarkStart w:id="3951" w:name="_Toc174715472"/>
      <w:bookmarkEnd w:id="3948"/>
      <w:bookmarkEnd w:id="3949"/>
      <w:bookmarkEnd w:id="3950"/>
      <w:bookmarkEnd w:id="3951"/>
    </w:p>
    <w:p w14:paraId="1A99C32B" w14:textId="467CE3B4" w:rsidR="001A54EF" w:rsidRPr="00691453" w:rsidDel="00D238F4" w:rsidRDefault="001A54EF">
      <w:pPr>
        <w:numPr>
          <w:ilvl w:val="0"/>
          <w:numId w:val="67"/>
        </w:numPr>
        <w:rPr>
          <w:del w:id="3952" w:author="Craig Parker" w:date="2024-08-15T15:12:00Z" w16du:dateUtc="2024-08-15T13:12:00Z"/>
          <w:rFonts w:ascii="Nunito" w:eastAsia="Nunito" w:hAnsi="Nunito"/>
          <w:b/>
          <w:bCs/>
          <w:color w:val="000000" w:themeColor="text1"/>
          <w:sz w:val="20"/>
          <w:szCs w:val="20"/>
          <w:lang w:val="en-ZA"/>
          <w:rPrChange w:id="3953" w:author="Craig Parker" w:date="2024-08-15T16:14:00Z" w16du:dateUtc="2024-08-15T14:14:00Z">
            <w:rPr>
              <w:del w:id="3954" w:author="Craig Parker" w:date="2024-08-15T15:12:00Z" w16du:dateUtc="2024-08-15T13:12:00Z"/>
              <w:rFonts w:ascii="Nunito" w:eastAsia="Nunito" w:hAnsi="Nunito"/>
              <w:b/>
              <w:bCs/>
              <w:color w:val="000000" w:themeColor="text1"/>
              <w:sz w:val="20"/>
              <w:lang w:val="en-ZA"/>
            </w:rPr>
          </w:rPrChange>
        </w:rPr>
        <w:pPrChange w:id="3955" w:author="Craig Parker" w:date="2024-08-15T16:54:00Z" w16du:dateUtc="2024-08-15T14:54:00Z">
          <w:pPr>
            <w:spacing w:line="360" w:lineRule="auto"/>
          </w:pPr>
        </w:pPrChange>
      </w:pPr>
      <w:bookmarkStart w:id="3956" w:name="_Toc174562954"/>
      <w:del w:id="3957" w:author="Craig Parker" w:date="2024-08-15T15:12:00Z" w16du:dateUtc="2024-08-15T13:12:00Z">
        <w:r w:rsidRPr="00691453" w:rsidDel="00D238F4">
          <w:rPr>
            <w:rFonts w:ascii="Nunito" w:eastAsia="Nunito" w:hAnsi="Nunito"/>
            <w:b/>
            <w:bCs/>
            <w:color w:val="000000" w:themeColor="text1"/>
            <w:sz w:val="20"/>
            <w:szCs w:val="20"/>
            <w:lang w:val="en-ZA"/>
          </w:rPr>
          <w:delText>Encryption of Personally Identifiable Data</w:delText>
        </w:r>
        <w:bookmarkStart w:id="3958" w:name="_Toc174639775"/>
        <w:bookmarkStart w:id="3959" w:name="_Toc174639940"/>
        <w:bookmarkStart w:id="3960" w:name="_Toc174715293"/>
        <w:bookmarkStart w:id="3961" w:name="_Toc174715473"/>
        <w:bookmarkEnd w:id="3958"/>
        <w:bookmarkEnd w:id="3959"/>
        <w:bookmarkEnd w:id="3960"/>
        <w:bookmarkEnd w:id="3961"/>
      </w:del>
    </w:p>
    <w:p w14:paraId="17E0F5CE" w14:textId="386C3927" w:rsidR="001A54EF" w:rsidRPr="00691453" w:rsidDel="00D238F4" w:rsidRDefault="001A54EF">
      <w:pPr>
        <w:numPr>
          <w:ilvl w:val="0"/>
          <w:numId w:val="67"/>
        </w:numPr>
        <w:overflowPunct w:val="0"/>
        <w:autoSpaceDE w:val="0"/>
        <w:autoSpaceDN w:val="0"/>
        <w:adjustRightInd w:val="0"/>
        <w:spacing w:after="0"/>
        <w:rPr>
          <w:del w:id="3962" w:author="Craig Parker" w:date="2024-08-15T15:12:00Z" w16du:dateUtc="2024-08-15T13:12:00Z"/>
          <w:rFonts w:ascii="Nunito" w:eastAsia="Nunito" w:hAnsi="Nunito"/>
          <w:color w:val="000000" w:themeColor="text1"/>
          <w:sz w:val="20"/>
          <w:szCs w:val="20"/>
          <w:lang w:val="en-ZA"/>
        </w:rPr>
        <w:pPrChange w:id="3963" w:author="Craig Parker" w:date="2024-08-15T16:54:00Z" w16du:dateUtc="2024-08-15T14:54:00Z">
          <w:pPr>
            <w:numPr>
              <w:numId w:val="27"/>
            </w:numPr>
            <w:tabs>
              <w:tab w:val="num" w:pos="720"/>
            </w:tabs>
            <w:overflowPunct w:val="0"/>
            <w:autoSpaceDE w:val="0"/>
            <w:autoSpaceDN w:val="0"/>
            <w:adjustRightInd w:val="0"/>
            <w:spacing w:after="0" w:line="360" w:lineRule="auto"/>
            <w:ind w:left="720" w:hanging="360"/>
          </w:pPr>
        </w:pPrChange>
      </w:pPr>
      <w:del w:id="3964" w:author="Craig Parker" w:date="2024-08-15T15:12:00Z" w16du:dateUtc="2024-08-15T13:12:00Z">
        <w:r w:rsidRPr="00691453" w:rsidDel="00D238F4">
          <w:rPr>
            <w:rFonts w:ascii="Nunito" w:eastAsia="Nunito" w:hAnsi="Nunito"/>
            <w:b/>
            <w:bCs/>
            <w:color w:val="000000" w:themeColor="text1"/>
            <w:sz w:val="20"/>
            <w:szCs w:val="20"/>
            <w:lang w:val="en-ZA"/>
          </w:rPr>
          <w:delText>Encryption by Data Provider</w:delText>
        </w:r>
        <w:r w:rsidRPr="00691453" w:rsidDel="00D238F4">
          <w:rPr>
            <w:rFonts w:ascii="Nunito" w:eastAsia="Nunito" w:hAnsi="Nunito"/>
            <w:color w:val="000000" w:themeColor="text1"/>
            <w:sz w:val="20"/>
            <w:szCs w:val="20"/>
            <w:lang w:val="en-ZA"/>
          </w:rPr>
          <w:delText xml:space="preserve">: </w:delText>
        </w:r>
        <w:bookmarkStart w:id="3965" w:name="_Toc174639776"/>
        <w:bookmarkStart w:id="3966" w:name="_Toc174639941"/>
        <w:bookmarkStart w:id="3967" w:name="_Toc174715294"/>
        <w:bookmarkStart w:id="3968" w:name="_Toc174715474"/>
        <w:bookmarkEnd w:id="3965"/>
        <w:bookmarkEnd w:id="3966"/>
        <w:bookmarkEnd w:id="3967"/>
        <w:bookmarkEnd w:id="3968"/>
      </w:del>
    </w:p>
    <w:p w14:paraId="2C42A79E" w14:textId="201348C1" w:rsidR="001A54EF" w:rsidRPr="00691453" w:rsidDel="00D238F4" w:rsidRDefault="001A54EF">
      <w:pPr>
        <w:numPr>
          <w:ilvl w:val="1"/>
          <w:numId w:val="67"/>
        </w:numPr>
        <w:overflowPunct w:val="0"/>
        <w:autoSpaceDE w:val="0"/>
        <w:autoSpaceDN w:val="0"/>
        <w:adjustRightInd w:val="0"/>
        <w:spacing w:after="0"/>
        <w:rPr>
          <w:del w:id="3969" w:author="Craig Parker" w:date="2024-08-15T15:12:00Z" w16du:dateUtc="2024-08-15T13:12:00Z"/>
          <w:rFonts w:ascii="Nunito" w:eastAsia="Nunito" w:hAnsi="Nunito"/>
          <w:color w:val="000000" w:themeColor="text1"/>
          <w:sz w:val="20"/>
          <w:szCs w:val="20"/>
          <w:lang w:val="en-ZA"/>
        </w:rPr>
        <w:pPrChange w:id="3970" w:author="Craig Parker" w:date="2024-08-15T16:54:00Z" w16du:dateUtc="2024-08-15T14:54:00Z">
          <w:pPr>
            <w:numPr>
              <w:ilvl w:val="1"/>
              <w:numId w:val="27"/>
            </w:numPr>
            <w:tabs>
              <w:tab w:val="num" w:pos="1440"/>
            </w:tabs>
            <w:overflowPunct w:val="0"/>
            <w:autoSpaceDE w:val="0"/>
            <w:autoSpaceDN w:val="0"/>
            <w:adjustRightInd w:val="0"/>
            <w:spacing w:after="0" w:line="360" w:lineRule="auto"/>
            <w:ind w:left="1440" w:hanging="360"/>
          </w:pPr>
        </w:pPrChange>
      </w:pPr>
      <w:del w:id="3971" w:author="Craig Parker" w:date="2024-08-15T15:12:00Z" w16du:dateUtc="2024-08-15T13:12:00Z">
        <w:r w:rsidRPr="00691453" w:rsidDel="00D238F4">
          <w:rPr>
            <w:rFonts w:ascii="Nunito" w:eastAsia="Nunito" w:hAnsi="Nunito"/>
            <w:b/>
            <w:bCs/>
            <w:color w:val="000000" w:themeColor="text1"/>
            <w:sz w:val="20"/>
            <w:szCs w:val="20"/>
            <w:lang w:val="en-ZA"/>
          </w:rPr>
          <w:delText>Encryption Process</w:delText>
        </w:r>
        <w:r w:rsidRPr="00691453" w:rsidDel="00D238F4">
          <w:rPr>
            <w:rFonts w:ascii="Nunito" w:eastAsia="Nunito" w:hAnsi="Nunito"/>
            <w:color w:val="000000" w:themeColor="text1"/>
            <w:sz w:val="20"/>
            <w:szCs w:val="20"/>
            <w:lang w:val="en-ZA"/>
          </w:rPr>
          <w:delText xml:space="preserve">: If the data contains personally identifiable information (PII), the data provider will encrypt the data before transfer. This involves converting the data into </w:delText>
        </w:r>
        <w:r w:rsidR="00DF755F" w:rsidRPr="00691453" w:rsidDel="00D238F4">
          <w:rPr>
            <w:rFonts w:ascii="Nunito" w:eastAsia="Nunito" w:hAnsi="Nunito"/>
            <w:color w:val="000000" w:themeColor="text1"/>
            <w:sz w:val="20"/>
            <w:szCs w:val="20"/>
            <w:lang w:val="en-ZA"/>
          </w:rPr>
          <w:delText>an unreadable coded format</w:delText>
        </w:r>
        <w:r w:rsidRPr="00691453" w:rsidDel="00D238F4">
          <w:rPr>
            <w:rFonts w:ascii="Nunito" w:eastAsia="Nunito" w:hAnsi="Nunito"/>
            <w:color w:val="000000" w:themeColor="text1"/>
            <w:sz w:val="20"/>
            <w:szCs w:val="20"/>
            <w:lang w:val="en-ZA"/>
          </w:rPr>
          <w:delText xml:space="preserve"> without a decryption key, using strong encryption algorithms such as AES-256 (Advanced Encryption Standard with a 256-bit key).</w:delText>
        </w:r>
        <w:bookmarkStart w:id="3972" w:name="_Toc174639777"/>
        <w:bookmarkStart w:id="3973" w:name="_Toc174639942"/>
        <w:bookmarkStart w:id="3974" w:name="_Toc174715295"/>
        <w:bookmarkStart w:id="3975" w:name="_Toc174715475"/>
        <w:bookmarkEnd w:id="3972"/>
        <w:bookmarkEnd w:id="3973"/>
        <w:bookmarkEnd w:id="3974"/>
        <w:bookmarkEnd w:id="3975"/>
      </w:del>
    </w:p>
    <w:p w14:paraId="142532B1" w14:textId="41BF09F4" w:rsidR="001A54EF" w:rsidRPr="00691453" w:rsidDel="00D238F4" w:rsidRDefault="001A54EF">
      <w:pPr>
        <w:numPr>
          <w:ilvl w:val="1"/>
          <w:numId w:val="67"/>
        </w:numPr>
        <w:overflowPunct w:val="0"/>
        <w:autoSpaceDE w:val="0"/>
        <w:autoSpaceDN w:val="0"/>
        <w:adjustRightInd w:val="0"/>
        <w:spacing w:after="0"/>
        <w:rPr>
          <w:del w:id="3976" w:author="Craig Parker" w:date="2024-08-15T15:12:00Z" w16du:dateUtc="2024-08-15T13:12:00Z"/>
          <w:rFonts w:ascii="Nunito" w:eastAsia="Nunito" w:hAnsi="Nunito"/>
          <w:color w:val="000000" w:themeColor="text1"/>
          <w:sz w:val="20"/>
          <w:szCs w:val="20"/>
          <w:lang w:val="en-ZA"/>
        </w:rPr>
        <w:pPrChange w:id="3977" w:author="Craig Parker" w:date="2024-08-15T16:54:00Z" w16du:dateUtc="2024-08-15T14:54:00Z">
          <w:pPr>
            <w:numPr>
              <w:ilvl w:val="1"/>
              <w:numId w:val="27"/>
            </w:numPr>
            <w:tabs>
              <w:tab w:val="num" w:pos="1440"/>
            </w:tabs>
            <w:overflowPunct w:val="0"/>
            <w:autoSpaceDE w:val="0"/>
            <w:autoSpaceDN w:val="0"/>
            <w:adjustRightInd w:val="0"/>
            <w:spacing w:after="0" w:line="360" w:lineRule="auto"/>
            <w:ind w:left="1440" w:hanging="360"/>
          </w:pPr>
        </w:pPrChange>
      </w:pPr>
      <w:del w:id="3978" w:author="Craig Parker" w:date="2024-08-15T15:12:00Z" w16du:dateUtc="2024-08-15T13:12:00Z">
        <w:r w:rsidRPr="00691453" w:rsidDel="00D238F4">
          <w:rPr>
            <w:rFonts w:ascii="Nunito" w:eastAsia="Nunito" w:hAnsi="Nunito"/>
            <w:b/>
            <w:bCs/>
            <w:color w:val="000000" w:themeColor="text1"/>
            <w:sz w:val="20"/>
            <w:szCs w:val="20"/>
            <w:lang w:val="en-ZA"/>
          </w:rPr>
          <w:delText>Encryption Standards</w:delText>
        </w:r>
        <w:r w:rsidRPr="00691453" w:rsidDel="00D238F4">
          <w:rPr>
            <w:rFonts w:ascii="Nunito" w:eastAsia="Nunito" w:hAnsi="Nunito"/>
            <w:color w:val="000000" w:themeColor="text1"/>
            <w:sz w:val="20"/>
            <w:szCs w:val="20"/>
            <w:lang w:val="en-ZA"/>
          </w:rPr>
          <w:delText xml:space="preserve">: The AES-256 standard, established by the US National Institute of Standards and Technology (NIST), ensures a high level of security, making it extremely difficult for </w:delText>
        </w:r>
        <w:r w:rsidR="00DF755F" w:rsidRPr="00691453" w:rsidDel="00D238F4">
          <w:rPr>
            <w:rFonts w:ascii="Nunito" w:eastAsia="Nunito" w:hAnsi="Nunito"/>
            <w:color w:val="000000" w:themeColor="text1"/>
            <w:sz w:val="20"/>
            <w:szCs w:val="20"/>
            <w:lang w:val="en-ZA"/>
          </w:rPr>
          <w:delText>unauthorised</w:delText>
        </w:r>
        <w:r w:rsidRPr="00691453" w:rsidDel="00D238F4">
          <w:rPr>
            <w:rFonts w:ascii="Nunito" w:eastAsia="Nunito" w:hAnsi="Nunito"/>
            <w:color w:val="000000" w:themeColor="text1"/>
            <w:sz w:val="20"/>
            <w:szCs w:val="20"/>
            <w:lang w:val="en-ZA"/>
          </w:rPr>
          <w:delText xml:space="preserve"> parties to decrypt the data without the appropriate key.</w:delText>
        </w:r>
        <w:bookmarkStart w:id="3979" w:name="_Toc174639778"/>
        <w:bookmarkStart w:id="3980" w:name="_Toc174639943"/>
        <w:bookmarkStart w:id="3981" w:name="_Toc174715296"/>
        <w:bookmarkStart w:id="3982" w:name="_Toc174715476"/>
        <w:bookmarkEnd w:id="3979"/>
        <w:bookmarkEnd w:id="3980"/>
        <w:bookmarkEnd w:id="3981"/>
        <w:bookmarkEnd w:id="3982"/>
      </w:del>
    </w:p>
    <w:p w14:paraId="72165F0E" w14:textId="29ECE49B" w:rsidR="001A54EF" w:rsidRPr="00691453" w:rsidDel="00D238F4" w:rsidRDefault="001A54EF">
      <w:pPr>
        <w:numPr>
          <w:ilvl w:val="0"/>
          <w:numId w:val="67"/>
        </w:numPr>
        <w:overflowPunct w:val="0"/>
        <w:autoSpaceDE w:val="0"/>
        <w:autoSpaceDN w:val="0"/>
        <w:adjustRightInd w:val="0"/>
        <w:spacing w:after="0"/>
        <w:rPr>
          <w:del w:id="3983" w:author="Craig Parker" w:date="2024-08-15T15:12:00Z" w16du:dateUtc="2024-08-15T13:12:00Z"/>
          <w:rFonts w:ascii="Nunito" w:eastAsia="Nunito" w:hAnsi="Nunito"/>
          <w:color w:val="000000" w:themeColor="text1"/>
          <w:sz w:val="20"/>
          <w:szCs w:val="20"/>
          <w:lang w:val="en-ZA"/>
        </w:rPr>
        <w:pPrChange w:id="3984" w:author="Craig Parker" w:date="2024-08-15T16:54:00Z" w16du:dateUtc="2024-08-15T14:54:00Z">
          <w:pPr>
            <w:numPr>
              <w:numId w:val="27"/>
            </w:numPr>
            <w:tabs>
              <w:tab w:val="num" w:pos="720"/>
            </w:tabs>
            <w:overflowPunct w:val="0"/>
            <w:autoSpaceDE w:val="0"/>
            <w:autoSpaceDN w:val="0"/>
            <w:adjustRightInd w:val="0"/>
            <w:spacing w:after="0" w:line="360" w:lineRule="auto"/>
            <w:ind w:left="720" w:hanging="360"/>
          </w:pPr>
        </w:pPrChange>
      </w:pPr>
      <w:del w:id="3985" w:author="Craig Parker" w:date="2024-08-15T15:12:00Z" w16du:dateUtc="2024-08-15T13:12:00Z">
        <w:r w:rsidRPr="00691453" w:rsidDel="00D238F4">
          <w:rPr>
            <w:rFonts w:ascii="Nunito" w:eastAsia="Nunito" w:hAnsi="Nunito"/>
            <w:b/>
            <w:bCs/>
            <w:color w:val="000000" w:themeColor="text1"/>
            <w:sz w:val="20"/>
            <w:szCs w:val="20"/>
            <w:lang w:val="en-ZA"/>
          </w:rPr>
          <w:delText>Secure Transfer Protocols</w:delText>
        </w:r>
        <w:r w:rsidRPr="00691453" w:rsidDel="00D238F4">
          <w:rPr>
            <w:rFonts w:ascii="Nunito" w:eastAsia="Nunito" w:hAnsi="Nunito"/>
            <w:color w:val="000000" w:themeColor="text1"/>
            <w:sz w:val="20"/>
            <w:szCs w:val="20"/>
            <w:lang w:val="en-ZA"/>
          </w:rPr>
          <w:delText xml:space="preserve">: </w:delText>
        </w:r>
        <w:bookmarkStart w:id="3986" w:name="_Toc174639779"/>
        <w:bookmarkStart w:id="3987" w:name="_Toc174639944"/>
        <w:bookmarkStart w:id="3988" w:name="_Toc174715297"/>
        <w:bookmarkStart w:id="3989" w:name="_Toc174715477"/>
        <w:bookmarkEnd w:id="3986"/>
        <w:bookmarkEnd w:id="3987"/>
        <w:bookmarkEnd w:id="3988"/>
        <w:bookmarkEnd w:id="3989"/>
      </w:del>
    </w:p>
    <w:p w14:paraId="5F49831C" w14:textId="19428972" w:rsidR="001A54EF" w:rsidRPr="00691453" w:rsidDel="00D238F4" w:rsidRDefault="001A54EF">
      <w:pPr>
        <w:numPr>
          <w:ilvl w:val="1"/>
          <w:numId w:val="67"/>
        </w:numPr>
        <w:overflowPunct w:val="0"/>
        <w:autoSpaceDE w:val="0"/>
        <w:autoSpaceDN w:val="0"/>
        <w:adjustRightInd w:val="0"/>
        <w:spacing w:after="0"/>
        <w:rPr>
          <w:del w:id="3990" w:author="Craig Parker" w:date="2024-08-15T15:12:00Z" w16du:dateUtc="2024-08-15T13:12:00Z"/>
          <w:rFonts w:ascii="Nunito" w:eastAsia="Nunito" w:hAnsi="Nunito"/>
          <w:color w:val="000000" w:themeColor="text1"/>
          <w:sz w:val="20"/>
          <w:szCs w:val="20"/>
          <w:lang w:val="en-ZA"/>
        </w:rPr>
        <w:pPrChange w:id="3991" w:author="Craig Parker" w:date="2024-08-15T16:54:00Z" w16du:dateUtc="2024-08-15T14:54:00Z">
          <w:pPr>
            <w:numPr>
              <w:ilvl w:val="1"/>
              <w:numId w:val="27"/>
            </w:numPr>
            <w:tabs>
              <w:tab w:val="num" w:pos="1440"/>
            </w:tabs>
            <w:overflowPunct w:val="0"/>
            <w:autoSpaceDE w:val="0"/>
            <w:autoSpaceDN w:val="0"/>
            <w:adjustRightInd w:val="0"/>
            <w:spacing w:after="0" w:line="360" w:lineRule="auto"/>
            <w:ind w:left="1440" w:hanging="360"/>
          </w:pPr>
        </w:pPrChange>
      </w:pPr>
      <w:del w:id="3992" w:author="Craig Parker" w:date="2024-08-15T15:12:00Z" w16du:dateUtc="2024-08-15T13:12:00Z">
        <w:r w:rsidRPr="00691453" w:rsidDel="00D238F4">
          <w:rPr>
            <w:rFonts w:ascii="Nunito" w:eastAsia="Nunito" w:hAnsi="Nunito"/>
            <w:b/>
            <w:bCs/>
            <w:color w:val="000000" w:themeColor="text1"/>
            <w:sz w:val="20"/>
            <w:szCs w:val="20"/>
            <w:lang w:val="en-ZA"/>
          </w:rPr>
          <w:delText>Transport Layer Security (TLS)</w:delText>
        </w:r>
        <w:r w:rsidRPr="00691453" w:rsidDel="00D238F4">
          <w:rPr>
            <w:rFonts w:ascii="Nunito" w:eastAsia="Nunito" w:hAnsi="Nunito"/>
            <w:color w:val="000000" w:themeColor="text1"/>
            <w:sz w:val="20"/>
            <w:szCs w:val="20"/>
            <w:lang w:val="en-ZA"/>
          </w:rPr>
          <w:delText>: The encrypted data will be transferred using a secure service that employs encrypted data transport protocols like TLS. TLS ensures that the data remains encrypted during transmission, protecting it from interception or tampering.</w:delText>
        </w:r>
        <w:bookmarkStart w:id="3993" w:name="_Toc174639780"/>
        <w:bookmarkStart w:id="3994" w:name="_Toc174639945"/>
        <w:bookmarkStart w:id="3995" w:name="_Toc174715298"/>
        <w:bookmarkStart w:id="3996" w:name="_Toc174715478"/>
        <w:bookmarkEnd w:id="3993"/>
        <w:bookmarkEnd w:id="3994"/>
        <w:bookmarkEnd w:id="3995"/>
        <w:bookmarkEnd w:id="3996"/>
      </w:del>
    </w:p>
    <w:p w14:paraId="2237C016" w14:textId="434A2C9A" w:rsidR="001A54EF" w:rsidRPr="00691453" w:rsidDel="00D238F4" w:rsidRDefault="001A54EF">
      <w:pPr>
        <w:numPr>
          <w:ilvl w:val="1"/>
          <w:numId w:val="67"/>
        </w:numPr>
        <w:overflowPunct w:val="0"/>
        <w:autoSpaceDE w:val="0"/>
        <w:autoSpaceDN w:val="0"/>
        <w:adjustRightInd w:val="0"/>
        <w:spacing w:after="0"/>
        <w:rPr>
          <w:del w:id="3997" w:author="Craig Parker" w:date="2024-08-15T15:12:00Z" w16du:dateUtc="2024-08-15T13:12:00Z"/>
          <w:rFonts w:ascii="Nunito" w:eastAsia="Nunito" w:hAnsi="Nunito"/>
          <w:color w:val="000000" w:themeColor="text1"/>
          <w:sz w:val="20"/>
          <w:szCs w:val="20"/>
          <w:lang w:val="en-ZA"/>
        </w:rPr>
        <w:pPrChange w:id="3998" w:author="Craig Parker" w:date="2024-08-15T16:54:00Z" w16du:dateUtc="2024-08-15T14:54:00Z">
          <w:pPr>
            <w:numPr>
              <w:ilvl w:val="1"/>
              <w:numId w:val="27"/>
            </w:numPr>
            <w:tabs>
              <w:tab w:val="num" w:pos="1440"/>
            </w:tabs>
            <w:overflowPunct w:val="0"/>
            <w:autoSpaceDE w:val="0"/>
            <w:autoSpaceDN w:val="0"/>
            <w:adjustRightInd w:val="0"/>
            <w:spacing w:after="0" w:line="360" w:lineRule="auto"/>
            <w:ind w:left="1440" w:hanging="360"/>
          </w:pPr>
        </w:pPrChange>
      </w:pPr>
      <w:del w:id="3999" w:author="Craig Parker" w:date="2024-08-15T15:12:00Z" w16du:dateUtc="2024-08-15T13:12:00Z">
        <w:r w:rsidRPr="00767A92" w:rsidDel="00D238F4">
          <w:rPr>
            <w:rFonts w:ascii="Nunito" w:eastAsia="Nunito" w:hAnsi="Nunito"/>
            <w:b/>
            <w:bCs/>
            <w:color w:val="000000" w:themeColor="text1"/>
            <w:sz w:val="20"/>
            <w:szCs w:val="20"/>
            <w:highlight w:val="yellow"/>
            <w:lang w:val="en-ZA"/>
          </w:rPr>
          <w:delText>FileSender Example</w:delText>
        </w:r>
        <w:r w:rsidRPr="00691453" w:rsidDel="00D238F4">
          <w:rPr>
            <w:rFonts w:ascii="Nunito" w:eastAsia="Nunito" w:hAnsi="Nunito"/>
            <w:color w:val="000000" w:themeColor="text1"/>
            <w:sz w:val="20"/>
            <w:szCs w:val="20"/>
            <w:highlight w:val="yellow"/>
            <w:lang w:val="en-ZA"/>
          </w:rPr>
          <w:delText>: An example of a secure transfer service is FileSender. FileSender utilises TLS to encrypt the data during transfer, ensuring that the data remains secure from the point of departure to its destination. The service also includes features such as user authentication and detailed logging of transfer activities</w:delText>
        </w:r>
        <w:r w:rsidRPr="00691453" w:rsidDel="00D238F4">
          <w:rPr>
            <w:rFonts w:ascii="Nunito" w:eastAsia="Nunito" w:hAnsi="Nunito"/>
            <w:color w:val="000000" w:themeColor="text1"/>
            <w:sz w:val="20"/>
            <w:szCs w:val="20"/>
            <w:lang w:val="en-ZA"/>
          </w:rPr>
          <w:delText>.</w:delText>
        </w:r>
        <w:bookmarkStart w:id="4000" w:name="_Toc174639781"/>
        <w:bookmarkStart w:id="4001" w:name="_Toc174639946"/>
        <w:bookmarkStart w:id="4002" w:name="_Toc174715299"/>
        <w:bookmarkStart w:id="4003" w:name="_Toc174715479"/>
        <w:bookmarkEnd w:id="4000"/>
        <w:bookmarkEnd w:id="4001"/>
        <w:bookmarkEnd w:id="4002"/>
        <w:bookmarkEnd w:id="4003"/>
      </w:del>
    </w:p>
    <w:p w14:paraId="4FD0C995" w14:textId="4529D346" w:rsidR="001A54EF" w:rsidRPr="00691453" w:rsidDel="00D238F4" w:rsidRDefault="001A54EF">
      <w:pPr>
        <w:numPr>
          <w:ilvl w:val="0"/>
          <w:numId w:val="67"/>
        </w:numPr>
        <w:overflowPunct w:val="0"/>
        <w:autoSpaceDE w:val="0"/>
        <w:autoSpaceDN w:val="0"/>
        <w:adjustRightInd w:val="0"/>
        <w:spacing w:after="0"/>
        <w:rPr>
          <w:del w:id="4004" w:author="Craig Parker" w:date="2024-08-15T15:12:00Z" w16du:dateUtc="2024-08-15T13:12:00Z"/>
          <w:rFonts w:ascii="Nunito" w:eastAsia="Nunito" w:hAnsi="Nunito"/>
          <w:color w:val="000000" w:themeColor="text1"/>
          <w:sz w:val="20"/>
          <w:szCs w:val="20"/>
          <w:lang w:val="en-ZA"/>
        </w:rPr>
        <w:pPrChange w:id="4005" w:author="Craig Parker" w:date="2024-08-15T16:54:00Z" w16du:dateUtc="2024-08-15T14:54:00Z">
          <w:pPr>
            <w:numPr>
              <w:numId w:val="27"/>
            </w:numPr>
            <w:tabs>
              <w:tab w:val="num" w:pos="720"/>
            </w:tabs>
            <w:overflowPunct w:val="0"/>
            <w:autoSpaceDE w:val="0"/>
            <w:autoSpaceDN w:val="0"/>
            <w:adjustRightInd w:val="0"/>
            <w:spacing w:after="0" w:line="360" w:lineRule="auto"/>
            <w:ind w:left="720" w:hanging="360"/>
          </w:pPr>
        </w:pPrChange>
      </w:pPr>
      <w:del w:id="4006" w:author="Craig Parker" w:date="2024-08-15T15:12:00Z" w16du:dateUtc="2024-08-15T13:12:00Z">
        <w:r w:rsidRPr="00691453" w:rsidDel="00D238F4">
          <w:rPr>
            <w:rFonts w:ascii="Nunito" w:eastAsia="Nunito" w:hAnsi="Nunito"/>
            <w:b/>
            <w:bCs/>
            <w:color w:val="000000" w:themeColor="text1"/>
            <w:sz w:val="20"/>
            <w:szCs w:val="20"/>
            <w:lang w:val="en-ZA"/>
          </w:rPr>
          <w:delText>Transfer Execution</w:delText>
        </w:r>
        <w:r w:rsidRPr="00691453" w:rsidDel="00D238F4">
          <w:rPr>
            <w:rFonts w:ascii="Nunito" w:eastAsia="Nunito" w:hAnsi="Nunito"/>
            <w:color w:val="000000" w:themeColor="text1"/>
            <w:sz w:val="20"/>
            <w:szCs w:val="20"/>
            <w:lang w:val="en-ZA"/>
          </w:rPr>
          <w:delText xml:space="preserve">: </w:delText>
        </w:r>
        <w:bookmarkStart w:id="4007" w:name="_Toc174639782"/>
        <w:bookmarkStart w:id="4008" w:name="_Toc174639947"/>
        <w:bookmarkStart w:id="4009" w:name="_Toc174715300"/>
        <w:bookmarkStart w:id="4010" w:name="_Toc174715480"/>
        <w:bookmarkEnd w:id="4007"/>
        <w:bookmarkEnd w:id="4008"/>
        <w:bookmarkEnd w:id="4009"/>
        <w:bookmarkEnd w:id="4010"/>
      </w:del>
    </w:p>
    <w:p w14:paraId="17D23ECF" w14:textId="1A2DD9E6" w:rsidR="001A54EF" w:rsidRPr="00691453" w:rsidDel="00D238F4" w:rsidRDefault="001A54EF">
      <w:pPr>
        <w:numPr>
          <w:ilvl w:val="1"/>
          <w:numId w:val="67"/>
        </w:numPr>
        <w:overflowPunct w:val="0"/>
        <w:autoSpaceDE w:val="0"/>
        <w:autoSpaceDN w:val="0"/>
        <w:adjustRightInd w:val="0"/>
        <w:spacing w:after="0"/>
        <w:rPr>
          <w:del w:id="4011" w:author="Craig Parker" w:date="2024-08-15T15:12:00Z" w16du:dateUtc="2024-08-15T13:12:00Z"/>
          <w:rFonts w:ascii="Nunito" w:eastAsia="Nunito" w:hAnsi="Nunito"/>
          <w:color w:val="000000" w:themeColor="text1"/>
          <w:sz w:val="20"/>
          <w:szCs w:val="20"/>
          <w:lang w:val="en-ZA"/>
        </w:rPr>
        <w:pPrChange w:id="4012" w:author="Craig Parker" w:date="2024-08-15T16:54:00Z" w16du:dateUtc="2024-08-15T14:54:00Z">
          <w:pPr>
            <w:numPr>
              <w:ilvl w:val="1"/>
              <w:numId w:val="27"/>
            </w:numPr>
            <w:tabs>
              <w:tab w:val="num" w:pos="1440"/>
            </w:tabs>
            <w:overflowPunct w:val="0"/>
            <w:autoSpaceDE w:val="0"/>
            <w:autoSpaceDN w:val="0"/>
            <w:adjustRightInd w:val="0"/>
            <w:spacing w:after="0" w:line="360" w:lineRule="auto"/>
            <w:ind w:left="1440" w:hanging="360"/>
          </w:pPr>
        </w:pPrChange>
      </w:pPr>
      <w:del w:id="4013" w:author="Craig Parker" w:date="2024-08-15T15:12:00Z" w16du:dateUtc="2024-08-15T13:12:00Z">
        <w:r w:rsidRPr="00691453" w:rsidDel="00D238F4">
          <w:rPr>
            <w:rFonts w:ascii="Nunito" w:eastAsia="Nunito" w:hAnsi="Nunito"/>
            <w:b/>
            <w:bCs/>
            <w:color w:val="000000" w:themeColor="text1"/>
            <w:sz w:val="20"/>
            <w:szCs w:val="20"/>
            <w:lang w:val="en-ZA"/>
          </w:rPr>
          <w:delText>Initiating Transfer</w:delText>
        </w:r>
        <w:r w:rsidRPr="00691453" w:rsidDel="00D238F4">
          <w:rPr>
            <w:rFonts w:ascii="Nunito" w:eastAsia="Nunito" w:hAnsi="Nunito"/>
            <w:color w:val="000000" w:themeColor="text1"/>
            <w:sz w:val="20"/>
            <w:szCs w:val="20"/>
            <w:lang w:val="en-ZA"/>
          </w:rPr>
          <w:delText>: The data provider will initiate the transfer by uploading the encrypted data to the chosen secure transfer service (e.g., FileSender).</w:delText>
        </w:r>
        <w:bookmarkStart w:id="4014" w:name="_Toc174639783"/>
        <w:bookmarkStart w:id="4015" w:name="_Toc174639948"/>
        <w:bookmarkStart w:id="4016" w:name="_Toc174715301"/>
        <w:bookmarkStart w:id="4017" w:name="_Toc174715481"/>
        <w:bookmarkEnd w:id="4014"/>
        <w:bookmarkEnd w:id="4015"/>
        <w:bookmarkEnd w:id="4016"/>
        <w:bookmarkEnd w:id="4017"/>
      </w:del>
    </w:p>
    <w:p w14:paraId="77C05154" w14:textId="2F919184" w:rsidR="001A54EF" w:rsidRPr="00691453" w:rsidDel="00D238F4" w:rsidRDefault="001A54EF">
      <w:pPr>
        <w:numPr>
          <w:ilvl w:val="1"/>
          <w:numId w:val="67"/>
        </w:numPr>
        <w:overflowPunct w:val="0"/>
        <w:autoSpaceDE w:val="0"/>
        <w:autoSpaceDN w:val="0"/>
        <w:adjustRightInd w:val="0"/>
        <w:spacing w:after="0"/>
        <w:rPr>
          <w:del w:id="4018" w:author="Craig Parker" w:date="2024-08-15T15:12:00Z" w16du:dateUtc="2024-08-15T13:12:00Z"/>
          <w:rFonts w:ascii="Nunito" w:eastAsia="Nunito" w:hAnsi="Nunito"/>
          <w:color w:val="000000" w:themeColor="text1"/>
          <w:sz w:val="20"/>
          <w:szCs w:val="20"/>
          <w:lang w:val="en-ZA"/>
        </w:rPr>
        <w:pPrChange w:id="4019" w:author="Craig Parker" w:date="2024-08-15T16:54:00Z" w16du:dateUtc="2024-08-15T14:54:00Z">
          <w:pPr>
            <w:numPr>
              <w:ilvl w:val="1"/>
              <w:numId w:val="27"/>
            </w:numPr>
            <w:tabs>
              <w:tab w:val="num" w:pos="1440"/>
            </w:tabs>
            <w:overflowPunct w:val="0"/>
            <w:autoSpaceDE w:val="0"/>
            <w:autoSpaceDN w:val="0"/>
            <w:adjustRightInd w:val="0"/>
            <w:spacing w:after="0" w:line="360" w:lineRule="auto"/>
            <w:ind w:left="1440" w:hanging="360"/>
          </w:pPr>
        </w:pPrChange>
      </w:pPr>
      <w:del w:id="4020" w:author="Craig Parker" w:date="2024-08-15T15:12:00Z" w16du:dateUtc="2024-08-15T13:12:00Z">
        <w:r w:rsidRPr="00691453" w:rsidDel="00D238F4">
          <w:rPr>
            <w:rFonts w:ascii="Nunito" w:eastAsia="Nunito" w:hAnsi="Nunito"/>
            <w:b/>
            <w:bCs/>
            <w:color w:val="000000" w:themeColor="text1"/>
            <w:sz w:val="20"/>
            <w:szCs w:val="20"/>
            <w:lang w:val="en-ZA"/>
          </w:rPr>
          <w:delText>Transfer Monitoring</w:delText>
        </w:r>
        <w:r w:rsidRPr="00691453" w:rsidDel="00D238F4">
          <w:rPr>
            <w:rFonts w:ascii="Nunito" w:eastAsia="Nunito" w:hAnsi="Nunito"/>
            <w:color w:val="000000" w:themeColor="text1"/>
            <w:sz w:val="20"/>
            <w:szCs w:val="20"/>
            <w:lang w:val="en-ZA"/>
          </w:rPr>
          <w:delText xml:space="preserve">: The transfer process </w:delText>
        </w:r>
        <w:r w:rsidRPr="00691453" w:rsidDel="00D238F4">
          <w:rPr>
            <w:rFonts w:ascii="Nunito" w:eastAsia="Nunito" w:hAnsi="Nunito"/>
            <w:color w:val="000000" w:themeColor="text1"/>
            <w:sz w:val="20"/>
            <w:szCs w:val="20"/>
            <w:highlight w:val="yellow"/>
            <w:lang w:val="en-ZA"/>
          </w:rPr>
          <w:delText>will be monitored in real-time</w:delText>
        </w:r>
        <w:r w:rsidRPr="00691453" w:rsidDel="00D238F4">
          <w:rPr>
            <w:rFonts w:ascii="Nunito" w:eastAsia="Nunito" w:hAnsi="Nunito"/>
            <w:color w:val="000000" w:themeColor="text1"/>
            <w:sz w:val="20"/>
            <w:szCs w:val="20"/>
            <w:lang w:val="en-ZA"/>
          </w:rPr>
          <w:delText xml:space="preserve"> to ensure it is completed successfully without interruptions or errors. The data provider and the recipient (UCT data platform) will receive notifications upon successfully completing the transfer.</w:delText>
        </w:r>
        <w:bookmarkStart w:id="4021" w:name="_Toc174639784"/>
        <w:bookmarkStart w:id="4022" w:name="_Toc174639949"/>
        <w:bookmarkStart w:id="4023" w:name="_Toc174715302"/>
        <w:bookmarkStart w:id="4024" w:name="_Toc174715482"/>
        <w:bookmarkEnd w:id="4021"/>
        <w:bookmarkEnd w:id="4022"/>
        <w:bookmarkEnd w:id="4023"/>
        <w:bookmarkEnd w:id="4024"/>
      </w:del>
    </w:p>
    <w:p w14:paraId="27FD0452" w14:textId="30267545" w:rsidR="001A54EF" w:rsidRPr="00691453" w:rsidDel="00D238F4" w:rsidRDefault="001A54EF">
      <w:pPr>
        <w:numPr>
          <w:ilvl w:val="0"/>
          <w:numId w:val="67"/>
        </w:numPr>
        <w:overflowPunct w:val="0"/>
        <w:autoSpaceDE w:val="0"/>
        <w:autoSpaceDN w:val="0"/>
        <w:adjustRightInd w:val="0"/>
        <w:spacing w:after="0"/>
        <w:rPr>
          <w:del w:id="4025" w:author="Craig Parker" w:date="2024-08-15T15:12:00Z" w16du:dateUtc="2024-08-15T13:12:00Z"/>
          <w:rFonts w:ascii="Nunito" w:eastAsia="Nunito" w:hAnsi="Nunito"/>
          <w:color w:val="000000" w:themeColor="text1"/>
          <w:sz w:val="20"/>
          <w:szCs w:val="20"/>
          <w:lang w:val="en-ZA"/>
        </w:rPr>
        <w:pPrChange w:id="4026" w:author="Craig Parker" w:date="2024-08-15T16:54:00Z" w16du:dateUtc="2024-08-15T14:54:00Z">
          <w:pPr>
            <w:numPr>
              <w:numId w:val="27"/>
            </w:numPr>
            <w:tabs>
              <w:tab w:val="num" w:pos="720"/>
            </w:tabs>
            <w:overflowPunct w:val="0"/>
            <w:autoSpaceDE w:val="0"/>
            <w:autoSpaceDN w:val="0"/>
            <w:adjustRightInd w:val="0"/>
            <w:spacing w:after="0" w:line="360" w:lineRule="auto"/>
            <w:ind w:left="720" w:hanging="360"/>
          </w:pPr>
        </w:pPrChange>
      </w:pPr>
      <w:del w:id="4027" w:author="Craig Parker" w:date="2024-08-15T15:12:00Z" w16du:dateUtc="2024-08-15T13:12:00Z">
        <w:r w:rsidRPr="00691453" w:rsidDel="00D238F4">
          <w:rPr>
            <w:rFonts w:ascii="Nunito" w:eastAsia="Nunito" w:hAnsi="Nunito"/>
            <w:b/>
            <w:bCs/>
            <w:color w:val="000000" w:themeColor="text1"/>
            <w:sz w:val="20"/>
            <w:szCs w:val="20"/>
            <w:lang w:val="en-ZA"/>
          </w:rPr>
          <w:delText>Data Receipt and Verification</w:delText>
        </w:r>
        <w:r w:rsidRPr="00691453" w:rsidDel="00D238F4">
          <w:rPr>
            <w:rFonts w:ascii="Nunito" w:eastAsia="Nunito" w:hAnsi="Nunito"/>
            <w:color w:val="000000" w:themeColor="text1"/>
            <w:sz w:val="20"/>
            <w:szCs w:val="20"/>
            <w:lang w:val="en-ZA"/>
          </w:rPr>
          <w:delText xml:space="preserve">: </w:delText>
        </w:r>
        <w:bookmarkStart w:id="4028" w:name="_Toc174639785"/>
        <w:bookmarkStart w:id="4029" w:name="_Toc174639950"/>
        <w:bookmarkStart w:id="4030" w:name="_Toc174715303"/>
        <w:bookmarkStart w:id="4031" w:name="_Toc174715483"/>
        <w:bookmarkEnd w:id="4028"/>
        <w:bookmarkEnd w:id="4029"/>
        <w:bookmarkEnd w:id="4030"/>
        <w:bookmarkEnd w:id="4031"/>
      </w:del>
    </w:p>
    <w:p w14:paraId="309B7A8F" w14:textId="1C62B440" w:rsidR="001A54EF" w:rsidRPr="00691453" w:rsidDel="00D238F4" w:rsidRDefault="001A54EF">
      <w:pPr>
        <w:numPr>
          <w:ilvl w:val="1"/>
          <w:numId w:val="67"/>
        </w:numPr>
        <w:overflowPunct w:val="0"/>
        <w:autoSpaceDE w:val="0"/>
        <w:autoSpaceDN w:val="0"/>
        <w:adjustRightInd w:val="0"/>
        <w:spacing w:after="0"/>
        <w:rPr>
          <w:del w:id="4032" w:author="Craig Parker" w:date="2024-08-15T15:12:00Z" w16du:dateUtc="2024-08-15T13:12:00Z"/>
          <w:rFonts w:ascii="Nunito" w:eastAsia="Nunito" w:hAnsi="Nunito"/>
          <w:color w:val="000000" w:themeColor="text1"/>
          <w:sz w:val="20"/>
          <w:szCs w:val="20"/>
          <w:lang w:val="en-ZA"/>
        </w:rPr>
        <w:pPrChange w:id="4033" w:author="Craig Parker" w:date="2024-08-15T16:54:00Z" w16du:dateUtc="2024-08-15T14:54:00Z">
          <w:pPr>
            <w:numPr>
              <w:ilvl w:val="1"/>
              <w:numId w:val="27"/>
            </w:numPr>
            <w:tabs>
              <w:tab w:val="num" w:pos="1440"/>
            </w:tabs>
            <w:overflowPunct w:val="0"/>
            <w:autoSpaceDE w:val="0"/>
            <w:autoSpaceDN w:val="0"/>
            <w:adjustRightInd w:val="0"/>
            <w:spacing w:after="0" w:line="360" w:lineRule="auto"/>
            <w:ind w:left="1440" w:hanging="360"/>
          </w:pPr>
        </w:pPrChange>
      </w:pPr>
      <w:del w:id="4034" w:author="Craig Parker" w:date="2024-08-15T15:12:00Z" w16du:dateUtc="2024-08-15T13:12:00Z">
        <w:r w:rsidRPr="00691453" w:rsidDel="00D238F4">
          <w:rPr>
            <w:rFonts w:ascii="Nunito" w:eastAsia="Nunito" w:hAnsi="Nunito"/>
            <w:b/>
            <w:bCs/>
            <w:color w:val="000000" w:themeColor="text1"/>
            <w:sz w:val="20"/>
            <w:szCs w:val="20"/>
            <w:lang w:val="en-ZA"/>
          </w:rPr>
          <w:delText>Data Receipt</w:delText>
        </w:r>
        <w:r w:rsidRPr="00691453" w:rsidDel="00D238F4">
          <w:rPr>
            <w:rFonts w:ascii="Nunito" w:eastAsia="Nunito" w:hAnsi="Nunito"/>
            <w:color w:val="000000" w:themeColor="text1"/>
            <w:sz w:val="20"/>
            <w:szCs w:val="20"/>
            <w:lang w:val="en-ZA"/>
          </w:rPr>
          <w:delText>: The UCT data platform will receive the encrypted data file upon successful transfer.</w:delText>
        </w:r>
        <w:bookmarkStart w:id="4035" w:name="_Toc174639786"/>
        <w:bookmarkStart w:id="4036" w:name="_Toc174639951"/>
        <w:bookmarkStart w:id="4037" w:name="_Toc174715304"/>
        <w:bookmarkStart w:id="4038" w:name="_Toc174715484"/>
        <w:bookmarkEnd w:id="4035"/>
        <w:bookmarkEnd w:id="4036"/>
        <w:bookmarkEnd w:id="4037"/>
        <w:bookmarkEnd w:id="4038"/>
      </w:del>
    </w:p>
    <w:p w14:paraId="57B97F56" w14:textId="0CFB6216" w:rsidR="001A54EF" w:rsidRPr="00691453" w:rsidDel="00D238F4" w:rsidRDefault="001A54EF">
      <w:pPr>
        <w:numPr>
          <w:ilvl w:val="1"/>
          <w:numId w:val="67"/>
        </w:numPr>
        <w:overflowPunct w:val="0"/>
        <w:autoSpaceDE w:val="0"/>
        <w:autoSpaceDN w:val="0"/>
        <w:adjustRightInd w:val="0"/>
        <w:spacing w:after="0"/>
        <w:rPr>
          <w:del w:id="4039" w:author="Craig Parker" w:date="2024-08-15T15:12:00Z" w16du:dateUtc="2024-08-15T13:12:00Z"/>
          <w:rFonts w:ascii="Nunito" w:eastAsia="Nunito" w:hAnsi="Nunito"/>
          <w:color w:val="000000" w:themeColor="text1"/>
          <w:sz w:val="20"/>
          <w:szCs w:val="20"/>
          <w:lang w:val="en-ZA"/>
        </w:rPr>
        <w:pPrChange w:id="4040" w:author="Craig Parker" w:date="2024-08-15T16:54:00Z" w16du:dateUtc="2024-08-15T14:54:00Z">
          <w:pPr>
            <w:numPr>
              <w:ilvl w:val="1"/>
              <w:numId w:val="27"/>
            </w:numPr>
            <w:tabs>
              <w:tab w:val="num" w:pos="1440"/>
            </w:tabs>
            <w:overflowPunct w:val="0"/>
            <w:autoSpaceDE w:val="0"/>
            <w:autoSpaceDN w:val="0"/>
            <w:adjustRightInd w:val="0"/>
            <w:spacing w:after="0" w:line="360" w:lineRule="auto"/>
            <w:ind w:left="1440" w:hanging="360"/>
          </w:pPr>
        </w:pPrChange>
      </w:pPr>
      <w:del w:id="4041" w:author="Craig Parker" w:date="2024-08-15T15:12:00Z" w16du:dateUtc="2024-08-15T13:12:00Z">
        <w:r w:rsidRPr="00691453" w:rsidDel="00D238F4">
          <w:rPr>
            <w:rFonts w:ascii="Nunito" w:eastAsia="Nunito" w:hAnsi="Nunito"/>
            <w:b/>
            <w:bCs/>
            <w:color w:val="000000" w:themeColor="text1"/>
            <w:sz w:val="20"/>
            <w:szCs w:val="20"/>
            <w:lang w:val="en-ZA"/>
          </w:rPr>
          <w:delText>Verification Process</w:delText>
        </w:r>
        <w:r w:rsidRPr="00691453" w:rsidDel="00D238F4">
          <w:rPr>
            <w:rFonts w:ascii="Nunito" w:eastAsia="Nunito" w:hAnsi="Nunito"/>
            <w:color w:val="000000" w:themeColor="text1"/>
            <w:sz w:val="20"/>
            <w:szCs w:val="20"/>
            <w:lang w:val="en-ZA"/>
          </w:rPr>
          <w:delText>: The recipient team at UCT will verify the data's integrity and completeness. This includes checking the file size, verifying checksum, and confirming the encryption has not been compromised.</w:delText>
        </w:r>
        <w:bookmarkStart w:id="4042" w:name="_Toc174639787"/>
        <w:bookmarkStart w:id="4043" w:name="_Toc174639952"/>
        <w:bookmarkStart w:id="4044" w:name="_Toc174715305"/>
        <w:bookmarkStart w:id="4045" w:name="_Toc174715485"/>
        <w:bookmarkEnd w:id="4042"/>
        <w:bookmarkEnd w:id="4043"/>
        <w:bookmarkEnd w:id="4044"/>
        <w:bookmarkEnd w:id="4045"/>
      </w:del>
    </w:p>
    <w:p w14:paraId="0256F9B6" w14:textId="371EB1CC" w:rsidR="001A54EF" w:rsidRPr="00691453" w:rsidDel="00D238F4" w:rsidRDefault="001A54EF">
      <w:pPr>
        <w:numPr>
          <w:ilvl w:val="1"/>
          <w:numId w:val="67"/>
        </w:numPr>
        <w:overflowPunct w:val="0"/>
        <w:autoSpaceDE w:val="0"/>
        <w:autoSpaceDN w:val="0"/>
        <w:adjustRightInd w:val="0"/>
        <w:spacing w:after="0"/>
        <w:rPr>
          <w:del w:id="4046" w:author="Craig Parker" w:date="2024-08-15T15:12:00Z" w16du:dateUtc="2024-08-15T13:12:00Z"/>
          <w:rFonts w:ascii="Nunito" w:eastAsia="Nunito" w:hAnsi="Nunito"/>
          <w:color w:val="000000" w:themeColor="text1"/>
          <w:sz w:val="20"/>
          <w:szCs w:val="20"/>
          <w:lang w:val="en-ZA"/>
        </w:rPr>
        <w:pPrChange w:id="4047" w:author="Craig Parker" w:date="2024-08-15T16:54:00Z" w16du:dateUtc="2024-08-15T14:54:00Z">
          <w:pPr>
            <w:numPr>
              <w:ilvl w:val="1"/>
              <w:numId w:val="27"/>
            </w:numPr>
            <w:tabs>
              <w:tab w:val="num" w:pos="1440"/>
            </w:tabs>
            <w:overflowPunct w:val="0"/>
            <w:autoSpaceDE w:val="0"/>
            <w:autoSpaceDN w:val="0"/>
            <w:adjustRightInd w:val="0"/>
            <w:spacing w:after="0" w:line="360" w:lineRule="auto"/>
            <w:ind w:left="1440" w:hanging="360"/>
          </w:pPr>
        </w:pPrChange>
      </w:pPr>
      <w:del w:id="4048" w:author="Craig Parker" w:date="2024-08-15T15:12:00Z" w16du:dateUtc="2024-08-15T13:12:00Z">
        <w:r w:rsidRPr="00691453" w:rsidDel="00D238F4">
          <w:rPr>
            <w:rFonts w:ascii="Nunito" w:eastAsia="Nunito" w:hAnsi="Nunito"/>
            <w:b/>
            <w:bCs/>
            <w:color w:val="000000" w:themeColor="text1"/>
            <w:sz w:val="20"/>
            <w:szCs w:val="20"/>
            <w:lang w:val="en-ZA"/>
          </w:rPr>
          <w:delText>Decryption Process</w:delText>
        </w:r>
        <w:r w:rsidRPr="00691453" w:rsidDel="00D238F4">
          <w:rPr>
            <w:rFonts w:ascii="Nunito" w:eastAsia="Nunito" w:hAnsi="Nunito"/>
            <w:color w:val="000000" w:themeColor="text1"/>
            <w:sz w:val="20"/>
            <w:szCs w:val="20"/>
            <w:lang w:val="en-ZA"/>
          </w:rPr>
          <w:delText>: Once verification is complete, authorised personnel at UCT will decrypt the data using the provided decryption key. The decrypted data will then be stored securely on the UCT data platform, ready for further processing and analysis.</w:delText>
        </w:r>
        <w:bookmarkStart w:id="4049" w:name="_Toc174639788"/>
        <w:bookmarkStart w:id="4050" w:name="_Toc174639953"/>
        <w:bookmarkStart w:id="4051" w:name="_Toc174715306"/>
        <w:bookmarkStart w:id="4052" w:name="_Toc174715486"/>
        <w:bookmarkEnd w:id="4049"/>
        <w:bookmarkEnd w:id="4050"/>
        <w:bookmarkEnd w:id="4051"/>
        <w:bookmarkEnd w:id="4052"/>
      </w:del>
    </w:p>
    <w:p w14:paraId="5DB66B12" w14:textId="6BA7880D" w:rsidR="001A54EF" w:rsidRPr="00691453" w:rsidDel="00D238F4" w:rsidRDefault="001A54EF">
      <w:pPr>
        <w:numPr>
          <w:ilvl w:val="0"/>
          <w:numId w:val="67"/>
        </w:numPr>
        <w:rPr>
          <w:del w:id="4053" w:author="Craig Parker" w:date="2024-08-15T15:12:00Z" w16du:dateUtc="2024-08-15T13:12:00Z"/>
          <w:rFonts w:ascii="Nunito" w:eastAsia="Nunito" w:hAnsi="Nunito"/>
          <w:color w:val="000000" w:themeColor="text1"/>
          <w:sz w:val="20"/>
          <w:szCs w:val="20"/>
          <w:lang w:val="en-ZA"/>
        </w:rPr>
        <w:pPrChange w:id="4054" w:author="Craig Parker" w:date="2024-08-15T16:54:00Z" w16du:dateUtc="2024-08-15T14:54:00Z">
          <w:pPr>
            <w:spacing w:line="360" w:lineRule="auto"/>
          </w:pPr>
        </w:pPrChange>
      </w:pPr>
      <w:del w:id="4055" w:author="Craig Parker" w:date="2024-08-15T15:12:00Z" w16du:dateUtc="2024-08-15T13:12:00Z">
        <w:r w:rsidRPr="00691453" w:rsidDel="00D238F4">
          <w:rPr>
            <w:rFonts w:ascii="Nunito" w:eastAsia="Nunito" w:hAnsi="Nunito"/>
            <w:color w:val="000000" w:themeColor="text1"/>
            <w:sz w:val="20"/>
            <w:szCs w:val="20"/>
            <w:lang w:val="en-ZA"/>
          </w:rPr>
          <w:delText>This process ensures the protection of personally identifiable data during transfer, maintaining confidentiality and compliance with data security standards.</w:delText>
        </w:r>
        <w:bookmarkStart w:id="4056" w:name="_Toc174639789"/>
        <w:bookmarkStart w:id="4057" w:name="_Toc174639954"/>
        <w:bookmarkStart w:id="4058" w:name="_Toc174715307"/>
        <w:bookmarkStart w:id="4059" w:name="_Toc174715487"/>
        <w:bookmarkEnd w:id="4056"/>
        <w:bookmarkEnd w:id="4057"/>
        <w:bookmarkEnd w:id="4058"/>
        <w:bookmarkEnd w:id="4059"/>
      </w:del>
    </w:p>
    <w:p w14:paraId="3A3674F9" w14:textId="23C6F58F" w:rsidR="001A54EF" w:rsidRPr="00007315" w:rsidDel="00D238F4" w:rsidRDefault="001A54EF">
      <w:pPr>
        <w:pStyle w:val="Heading2"/>
        <w:numPr>
          <w:ilvl w:val="0"/>
          <w:numId w:val="68"/>
        </w:numPr>
        <w:rPr>
          <w:del w:id="4060" w:author="Craig Parker" w:date="2024-08-15T15:12:00Z" w16du:dateUtc="2024-08-15T13:12:00Z"/>
          <w:rFonts w:ascii="Nunito" w:hAnsi="Nunito"/>
          <w:color w:val="auto"/>
          <w:sz w:val="28"/>
          <w:szCs w:val="28"/>
          <w:lang w:val="en-ZA"/>
          <w:rPrChange w:id="4061" w:author="Craig Parker" w:date="2024-08-16T13:24:00Z" w16du:dateUtc="2024-08-16T11:24:00Z">
            <w:rPr>
              <w:del w:id="4062" w:author="Craig Parker" w:date="2024-08-15T15:12:00Z" w16du:dateUtc="2024-08-15T13:12:00Z"/>
              <w:sz w:val="28"/>
              <w:szCs w:val="28"/>
              <w:lang w:val="en-ZA"/>
            </w:rPr>
          </w:rPrChange>
        </w:rPr>
        <w:pPrChange w:id="4063" w:author="Craig Parker" w:date="2024-08-15T17:12:00Z" w16du:dateUtc="2024-08-15T15:12:00Z">
          <w:pPr>
            <w:pStyle w:val="Heading3"/>
          </w:pPr>
        </w:pPrChange>
      </w:pPr>
      <w:bookmarkStart w:id="4064" w:name="_Toc174562934"/>
      <w:del w:id="4065" w:author="Craig Parker" w:date="2024-08-15T15:12:00Z" w16du:dateUtc="2024-08-15T13:12:00Z">
        <w:r w:rsidRPr="00007315" w:rsidDel="00D238F4">
          <w:rPr>
            <w:rFonts w:ascii="Nunito" w:hAnsi="Nunito"/>
            <w:color w:val="auto"/>
            <w:sz w:val="28"/>
            <w:szCs w:val="28"/>
            <w:lang w:val="en-ZA"/>
            <w:rPrChange w:id="4066" w:author="Craig Parker" w:date="2024-08-16T13:24:00Z" w16du:dateUtc="2024-08-16T11:24:00Z">
              <w:rPr>
                <w:sz w:val="28"/>
                <w:szCs w:val="28"/>
                <w:lang w:val="en-ZA"/>
              </w:rPr>
            </w:rPrChange>
          </w:rPr>
          <w:delText xml:space="preserve">Data </w:delText>
        </w:r>
        <w:r w:rsidR="00BA3EAF" w:rsidRPr="00007315" w:rsidDel="00D238F4">
          <w:rPr>
            <w:rFonts w:ascii="Nunito" w:hAnsi="Nunito"/>
            <w:color w:val="auto"/>
            <w:sz w:val="28"/>
            <w:szCs w:val="28"/>
            <w:lang w:val="en-ZA"/>
            <w:rPrChange w:id="4067" w:author="Craig Parker" w:date="2024-08-16T13:24:00Z" w16du:dateUtc="2024-08-16T11:24:00Z">
              <w:rPr>
                <w:sz w:val="28"/>
                <w:szCs w:val="28"/>
                <w:lang w:val="en-ZA"/>
              </w:rPr>
            </w:rPrChange>
          </w:rPr>
          <w:delText>s</w:delText>
        </w:r>
        <w:r w:rsidRPr="00007315" w:rsidDel="00D238F4">
          <w:rPr>
            <w:rFonts w:ascii="Nunito" w:hAnsi="Nunito"/>
            <w:color w:val="auto"/>
            <w:sz w:val="28"/>
            <w:szCs w:val="28"/>
            <w:lang w:val="en-ZA"/>
            <w:rPrChange w:id="4068" w:author="Craig Parker" w:date="2024-08-16T13:24:00Z" w16du:dateUtc="2024-08-16T11:24:00Z">
              <w:rPr>
                <w:sz w:val="28"/>
                <w:szCs w:val="28"/>
                <w:lang w:val="en-ZA"/>
              </w:rPr>
            </w:rPrChange>
          </w:rPr>
          <w:delText xml:space="preserve">torage and </w:delText>
        </w:r>
        <w:r w:rsidR="00BA3EAF" w:rsidRPr="00007315" w:rsidDel="00D238F4">
          <w:rPr>
            <w:rFonts w:ascii="Nunito" w:hAnsi="Nunito"/>
            <w:color w:val="auto"/>
            <w:sz w:val="28"/>
            <w:szCs w:val="28"/>
            <w:lang w:val="en-ZA"/>
            <w:rPrChange w:id="4069" w:author="Craig Parker" w:date="2024-08-16T13:24:00Z" w16du:dateUtc="2024-08-16T11:24:00Z">
              <w:rPr>
                <w:sz w:val="28"/>
                <w:szCs w:val="28"/>
                <w:lang w:val="en-ZA"/>
              </w:rPr>
            </w:rPrChange>
          </w:rPr>
          <w:delText>e</w:delText>
        </w:r>
        <w:r w:rsidRPr="00007315" w:rsidDel="00D238F4">
          <w:rPr>
            <w:rFonts w:ascii="Nunito" w:hAnsi="Nunito"/>
            <w:color w:val="auto"/>
            <w:sz w:val="28"/>
            <w:szCs w:val="28"/>
            <w:lang w:val="en-ZA"/>
            <w:rPrChange w:id="4070" w:author="Craig Parker" w:date="2024-08-16T13:24:00Z" w16du:dateUtc="2024-08-16T11:24:00Z">
              <w:rPr>
                <w:sz w:val="28"/>
                <w:szCs w:val="28"/>
                <w:lang w:val="en-ZA"/>
              </w:rPr>
            </w:rPrChange>
          </w:rPr>
          <w:delText>ncryption</w:delText>
        </w:r>
        <w:bookmarkStart w:id="4071" w:name="_Toc174639790"/>
        <w:bookmarkStart w:id="4072" w:name="_Toc174639955"/>
        <w:bookmarkStart w:id="4073" w:name="_Toc174715308"/>
        <w:bookmarkStart w:id="4074" w:name="_Toc174715488"/>
        <w:bookmarkEnd w:id="4064"/>
        <w:bookmarkEnd w:id="4071"/>
        <w:bookmarkEnd w:id="4072"/>
        <w:bookmarkEnd w:id="4073"/>
        <w:bookmarkEnd w:id="4074"/>
      </w:del>
    </w:p>
    <w:p w14:paraId="5632405C" w14:textId="65E11CB4" w:rsidR="001A54EF" w:rsidRPr="00691453" w:rsidDel="00D238F4" w:rsidRDefault="001A54EF">
      <w:pPr>
        <w:numPr>
          <w:ilvl w:val="0"/>
          <w:numId w:val="67"/>
        </w:numPr>
        <w:rPr>
          <w:del w:id="4075" w:author="Craig Parker" w:date="2024-08-15T15:12:00Z" w16du:dateUtc="2024-08-15T13:12:00Z"/>
          <w:rFonts w:ascii="Nunito" w:eastAsia="Nunito" w:hAnsi="Nunito"/>
          <w:color w:val="000000" w:themeColor="text1"/>
          <w:sz w:val="20"/>
          <w:szCs w:val="20"/>
          <w:lang w:val="en-ZA"/>
        </w:rPr>
        <w:pPrChange w:id="4076" w:author="Craig Parker" w:date="2024-08-15T16:54:00Z" w16du:dateUtc="2024-08-15T14:54:00Z">
          <w:pPr>
            <w:spacing w:line="360" w:lineRule="auto"/>
          </w:pPr>
        </w:pPrChange>
      </w:pPr>
      <w:del w:id="4077" w:author="Craig Parker" w:date="2024-08-15T15:12:00Z" w16du:dateUtc="2024-08-15T13:12:00Z">
        <w:r w:rsidRPr="00691453" w:rsidDel="00D238F4">
          <w:rPr>
            <w:rFonts w:ascii="Nunito" w:eastAsia="Nunito" w:hAnsi="Nunito"/>
            <w:color w:val="000000" w:themeColor="text1"/>
            <w:sz w:val="20"/>
            <w:szCs w:val="20"/>
            <w:lang w:val="en-ZA"/>
          </w:rPr>
          <w:delText>Once the source dataset has been transferred to UCT, if it constitutes personally identifiable data or if stipulated by the DTA, the dataset will be encrypted for storage. The detailed process is as follows:</w:delText>
        </w:r>
        <w:bookmarkStart w:id="4078" w:name="_Toc174639791"/>
        <w:bookmarkStart w:id="4079" w:name="_Toc174639956"/>
        <w:bookmarkStart w:id="4080" w:name="_Toc174715309"/>
        <w:bookmarkStart w:id="4081" w:name="_Toc174715489"/>
        <w:bookmarkEnd w:id="4078"/>
        <w:bookmarkEnd w:id="4079"/>
        <w:bookmarkEnd w:id="4080"/>
        <w:bookmarkEnd w:id="4081"/>
      </w:del>
    </w:p>
    <w:p w14:paraId="60DBE356" w14:textId="1750DE81" w:rsidR="001A54EF" w:rsidRPr="00691453" w:rsidDel="00D238F4" w:rsidRDefault="001A54EF">
      <w:pPr>
        <w:numPr>
          <w:ilvl w:val="0"/>
          <w:numId w:val="67"/>
        </w:numPr>
        <w:overflowPunct w:val="0"/>
        <w:autoSpaceDE w:val="0"/>
        <w:autoSpaceDN w:val="0"/>
        <w:adjustRightInd w:val="0"/>
        <w:spacing w:after="0"/>
        <w:rPr>
          <w:del w:id="4082" w:author="Craig Parker" w:date="2024-08-15T15:12:00Z" w16du:dateUtc="2024-08-15T13:12:00Z"/>
          <w:rFonts w:ascii="Nunito" w:eastAsia="Nunito" w:hAnsi="Nunito"/>
          <w:color w:val="000000" w:themeColor="text1"/>
          <w:sz w:val="20"/>
          <w:szCs w:val="20"/>
          <w:lang w:val="en-ZA"/>
        </w:rPr>
        <w:pPrChange w:id="4083" w:author="Craig Parker" w:date="2024-08-15T16:54:00Z" w16du:dateUtc="2024-08-15T14:54:00Z">
          <w:pPr>
            <w:numPr>
              <w:numId w:val="28"/>
            </w:numPr>
            <w:tabs>
              <w:tab w:val="num" w:pos="720"/>
            </w:tabs>
            <w:overflowPunct w:val="0"/>
            <w:autoSpaceDE w:val="0"/>
            <w:autoSpaceDN w:val="0"/>
            <w:adjustRightInd w:val="0"/>
            <w:spacing w:after="0" w:line="360" w:lineRule="auto"/>
            <w:ind w:left="720" w:hanging="360"/>
          </w:pPr>
        </w:pPrChange>
      </w:pPr>
      <w:del w:id="4084" w:author="Craig Parker" w:date="2024-08-15T15:12:00Z" w16du:dateUtc="2024-08-15T13:12:00Z">
        <w:r w:rsidRPr="00691453" w:rsidDel="00D238F4">
          <w:rPr>
            <w:rFonts w:ascii="Nunito" w:eastAsia="Nunito" w:hAnsi="Nunito"/>
            <w:b/>
            <w:bCs/>
            <w:color w:val="000000" w:themeColor="text1"/>
            <w:sz w:val="20"/>
            <w:szCs w:val="20"/>
            <w:lang w:val="en-ZA"/>
          </w:rPr>
          <w:delText>Encryption for Storage</w:delText>
        </w:r>
        <w:r w:rsidRPr="00691453" w:rsidDel="00D238F4">
          <w:rPr>
            <w:rFonts w:ascii="Nunito" w:eastAsia="Nunito" w:hAnsi="Nunito"/>
            <w:color w:val="000000" w:themeColor="text1"/>
            <w:sz w:val="20"/>
            <w:szCs w:val="20"/>
            <w:lang w:val="en-ZA"/>
          </w:rPr>
          <w:delText xml:space="preserve">: </w:delText>
        </w:r>
        <w:bookmarkStart w:id="4085" w:name="_Toc174639792"/>
        <w:bookmarkStart w:id="4086" w:name="_Toc174639957"/>
        <w:bookmarkStart w:id="4087" w:name="_Toc174715310"/>
        <w:bookmarkStart w:id="4088" w:name="_Toc174715490"/>
        <w:bookmarkEnd w:id="4085"/>
        <w:bookmarkEnd w:id="4086"/>
        <w:bookmarkEnd w:id="4087"/>
        <w:bookmarkEnd w:id="4088"/>
      </w:del>
    </w:p>
    <w:p w14:paraId="6EAD32E1" w14:textId="6F418E57" w:rsidR="001A54EF" w:rsidRPr="00691453" w:rsidDel="00D238F4" w:rsidRDefault="001A54EF">
      <w:pPr>
        <w:numPr>
          <w:ilvl w:val="1"/>
          <w:numId w:val="67"/>
        </w:numPr>
        <w:overflowPunct w:val="0"/>
        <w:autoSpaceDE w:val="0"/>
        <w:autoSpaceDN w:val="0"/>
        <w:adjustRightInd w:val="0"/>
        <w:spacing w:after="0"/>
        <w:rPr>
          <w:del w:id="4089" w:author="Craig Parker" w:date="2024-08-15T15:12:00Z" w16du:dateUtc="2024-08-15T13:12:00Z"/>
          <w:rFonts w:ascii="Nunito" w:eastAsia="Nunito" w:hAnsi="Nunito"/>
          <w:color w:val="000000" w:themeColor="text1"/>
          <w:sz w:val="20"/>
          <w:szCs w:val="20"/>
          <w:lang w:val="en-ZA"/>
        </w:rPr>
        <w:pPrChange w:id="4090" w:author="Craig Parker" w:date="2024-08-15T16:54:00Z" w16du:dateUtc="2024-08-15T14:54:00Z">
          <w:pPr>
            <w:numPr>
              <w:ilvl w:val="1"/>
              <w:numId w:val="28"/>
            </w:numPr>
            <w:tabs>
              <w:tab w:val="num" w:pos="1440"/>
            </w:tabs>
            <w:overflowPunct w:val="0"/>
            <w:autoSpaceDE w:val="0"/>
            <w:autoSpaceDN w:val="0"/>
            <w:adjustRightInd w:val="0"/>
            <w:spacing w:after="0" w:line="360" w:lineRule="auto"/>
            <w:ind w:left="1440" w:hanging="360"/>
          </w:pPr>
        </w:pPrChange>
      </w:pPr>
      <w:del w:id="4091" w:author="Craig Parker" w:date="2024-08-15T15:12:00Z" w16du:dateUtc="2024-08-15T13:12:00Z">
        <w:r w:rsidRPr="00691453" w:rsidDel="00D238F4">
          <w:rPr>
            <w:rFonts w:ascii="Nunito" w:eastAsia="Nunito" w:hAnsi="Nunito"/>
            <w:b/>
            <w:bCs/>
            <w:color w:val="000000" w:themeColor="text1"/>
            <w:sz w:val="20"/>
            <w:szCs w:val="20"/>
            <w:lang w:val="en-ZA"/>
          </w:rPr>
          <w:delText>AES-256 Encryption</w:delText>
        </w:r>
        <w:r w:rsidRPr="00691453" w:rsidDel="00D238F4">
          <w:rPr>
            <w:rFonts w:ascii="Nunito" w:eastAsia="Nunito" w:hAnsi="Nunito"/>
            <w:color w:val="000000" w:themeColor="text1"/>
            <w:sz w:val="20"/>
            <w:szCs w:val="20"/>
            <w:lang w:val="en-ZA"/>
          </w:rPr>
          <w:delText xml:space="preserve">: The dataset will be encrypted using </w:delText>
        </w:r>
        <w:r w:rsidR="00627B84" w:rsidRPr="00691453" w:rsidDel="00D238F4">
          <w:rPr>
            <w:rFonts w:ascii="Nunito" w:eastAsia="Nunito" w:hAnsi="Nunito"/>
            <w:color w:val="000000" w:themeColor="text1"/>
            <w:sz w:val="20"/>
            <w:szCs w:val="20"/>
            <w:lang w:val="en-ZA"/>
          </w:rPr>
          <w:delText>the US NIST-established 256-bit AES (Advanced Encryption Standard)</w:delText>
        </w:r>
        <w:r w:rsidRPr="00691453" w:rsidDel="00D238F4">
          <w:rPr>
            <w:rFonts w:ascii="Nunito" w:eastAsia="Nunito" w:hAnsi="Nunito"/>
            <w:color w:val="000000" w:themeColor="text1"/>
            <w:sz w:val="20"/>
            <w:szCs w:val="20"/>
            <w:lang w:val="en-ZA"/>
          </w:rPr>
          <w:delText>. This ensures that the data is protected with a high level of security.</w:delText>
        </w:r>
        <w:bookmarkStart w:id="4092" w:name="_Toc174639793"/>
        <w:bookmarkStart w:id="4093" w:name="_Toc174639958"/>
        <w:bookmarkStart w:id="4094" w:name="_Toc174715311"/>
        <w:bookmarkStart w:id="4095" w:name="_Toc174715491"/>
        <w:bookmarkEnd w:id="4092"/>
        <w:bookmarkEnd w:id="4093"/>
        <w:bookmarkEnd w:id="4094"/>
        <w:bookmarkEnd w:id="4095"/>
      </w:del>
    </w:p>
    <w:p w14:paraId="0585DD60" w14:textId="3EB004C1" w:rsidR="001A54EF" w:rsidRPr="00691453" w:rsidDel="00D238F4" w:rsidRDefault="001A54EF">
      <w:pPr>
        <w:numPr>
          <w:ilvl w:val="1"/>
          <w:numId w:val="67"/>
        </w:numPr>
        <w:overflowPunct w:val="0"/>
        <w:autoSpaceDE w:val="0"/>
        <w:autoSpaceDN w:val="0"/>
        <w:adjustRightInd w:val="0"/>
        <w:spacing w:after="0"/>
        <w:rPr>
          <w:del w:id="4096" w:author="Craig Parker" w:date="2024-08-15T15:12:00Z" w16du:dateUtc="2024-08-15T13:12:00Z"/>
          <w:rFonts w:ascii="Nunito" w:eastAsia="Nunito" w:hAnsi="Nunito"/>
          <w:color w:val="000000" w:themeColor="text1"/>
          <w:sz w:val="20"/>
          <w:szCs w:val="20"/>
          <w:lang w:val="en-ZA"/>
        </w:rPr>
        <w:pPrChange w:id="4097" w:author="Craig Parker" w:date="2024-08-15T16:54:00Z" w16du:dateUtc="2024-08-15T14:54:00Z">
          <w:pPr>
            <w:numPr>
              <w:ilvl w:val="1"/>
              <w:numId w:val="28"/>
            </w:numPr>
            <w:tabs>
              <w:tab w:val="num" w:pos="1440"/>
            </w:tabs>
            <w:overflowPunct w:val="0"/>
            <w:autoSpaceDE w:val="0"/>
            <w:autoSpaceDN w:val="0"/>
            <w:adjustRightInd w:val="0"/>
            <w:spacing w:after="0" w:line="360" w:lineRule="auto"/>
            <w:ind w:left="1440" w:hanging="360"/>
          </w:pPr>
        </w:pPrChange>
      </w:pPr>
      <w:del w:id="4098" w:author="Craig Parker" w:date="2024-08-15T15:12:00Z" w16du:dateUtc="2024-08-15T13:12:00Z">
        <w:r w:rsidRPr="00691453" w:rsidDel="00D238F4">
          <w:rPr>
            <w:rFonts w:ascii="Nunito" w:eastAsia="Nunito" w:hAnsi="Nunito"/>
            <w:b/>
            <w:bCs/>
            <w:color w:val="000000" w:themeColor="text1"/>
            <w:sz w:val="20"/>
            <w:szCs w:val="20"/>
            <w:lang w:val="en-ZA"/>
          </w:rPr>
          <w:delText>Access Control</w:delText>
        </w:r>
        <w:r w:rsidRPr="00691453" w:rsidDel="00D238F4">
          <w:rPr>
            <w:rFonts w:ascii="Nunito" w:eastAsia="Nunito" w:hAnsi="Nunito"/>
            <w:color w:val="000000" w:themeColor="text1"/>
            <w:sz w:val="20"/>
            <w:szCs w:val="20"/>
            <w:lang w:val="en-ZA"/>
          </w:rPr>
          <w:delText xml:space="preserve">: Encryption keys will be available only to the minimum number of people (the Core HE²AT Center Group) required to implement any </w:delText>
        </w:r>
        <w:r w:rsidR="00F01A62" w:rsidRPr="00691453" w:rsidDel="00D238F4">
          <w:rPr>
            <w:rFonts w:ascii="Nunito" w:eastAsia="Nunito" w:hAnsi="Nunito"/>
            <w:color w:val="000000" w:themeColor="text1"/>
            <w:sz w:val="20"/>
            <w:szCs w:val="20"/>
            <w:lang w:val="en-ZA"/>
          </w:rPr>
          <w:delText>anonymisation</w:delText>
        </w:r>
        <w:r w:rsidRPr="00691453" w:rsidDel="00D238F4">
          <w:rPr>
            <w:rFonts w:ascii="Nunito" w:eastAsia="Nunito" w:hAnsi="Nunito"/>
            <w:color w:val="000000" w:themeColor="text1"/>
            <w:sz w:val="20"/>
            <w:szCs w:val="20"/>
            <w:lang w:val="en-ZA"/>
          </w:rPr>
          <w:delText xml:space="preserve"> or data </w:delText>
        </w:r>
        <w:r w:rsidR="00F01A62" w:rsidRPr="00691453" w:rsidDel="00D238F4">
          <w:rPr>
            <w:rFonts w:ascii="Nunito" w:eastAsia="Nunito" w:hAnsi="Nunito"/>
            <w:color w:val="000000" w:themeColor="text1"/>
            <w:sz w:val="20"/>
            <w:szCs w:val="20"/>
            <w:lang w:val="en-ZA"/>
          </w:rPr>
          <w:delText>minimisation</w:delText>
        </w:r>
        <w:r w:rsidRPr="00691453" w:rsidDel="00D238F4">
          <w:rPr>
            <w:rFonts w:ascii="Nunito" w:eastAsia="Nunito" w:hAnsi="Nunito"/>
            <w:color w:val="000000" w:themeColor="text1"/>
            <w:sz w:val="20"/>
            <w:szCs w:val="20"/>
            <w:lang w:val="en-ZA"/>
          </w:rPr>
          <w:delText xml:space="preserve"> processes. This group includes key </w:delText>
        </w:r>
        <w:r w:rsidR="00627B84" w:rsidRPr="00691453" w:rsidDel="00D238F4">
          <w:rPr>
            <w:rFonts w:ascii="Nunito" w:eastAsia="Nunito" w:hAnsi="Nunito"/>
            <w:color w:val="000000" w:themeColor="text1"/>
            <w:sz w:val="20"/>
            <w:szCs w:val="20"/>
            <w:lang w:val="en-ZA"/>
          </w:rPr>
          <w:delText xml:space="preserve">data management and security personnel </w:delText>
        </w:r>
        <w:r w:rsidRPr="00691453" w:rsidDel="00D238F4">
          <w:rPr>
            <w:rFonts w:ascii="Nunito" w:eastAsia="Nunito" w:hAnsi="Nunito"/>
            <w:color w:val="000000" w:themeColor="text1"/>
            <w:sz w:val="20"/>
            <w:szCs w:val="20"/>
            <w:lang w:val="en-ZA"/>
          </w:rPr>
          <w:delText>who have completed the Personal information processing agreement (Annex 2).</w:delText>
        </w:r>
        <w:bookmarkStart w:id="4099" w:name="_Toc174639794"/>
        <w:bookmarkStart w:id="4100" w:name="_Toc174639959"/>
        <w:bookmarkStart w:id="4101" w:name="_Toc174715312"/>
        <w:bookmarkStart w:id="4102" w:name="_Toc174715492"/>
        <w:bookmarkEnd w:id="4099"/>
        <w:bookmarkEnd w:id="4100"/>
        <w:bookmarkEnd w:id="4101"/>
        <w:bookmarkEnd w:id="4102"/>
      </w:del>
    </w:p>
    <w:p w14:paraId="7B8A5442" w14:textId="0A671B60" w:rsidR="001A54EF" w:rsidRPr="00691453" w:rsidDel="00D238F4" w:rsidRDefault="001A54EF">
      <w:pPr>
        <w:numPr>
          <w:ilvl w:val="0"/>
          <w:numId w:val="67"/>
        </w:numPr>
        <w:overflowPunct w:val="0"/>
        <w:autoSpaceDE w:val="0"/>
        <w:autoSpaceDN w:val="0"/>
        <w:adjustRightInd w:val="0"/>
        <w:spacing w:after="0"/>
        <w:rPr>
          <w:del w:id="4103" w:author="Craig Parker" w:date="2024-08-15T15:12:00Z" w16du:dateUtc="2024-08-15T13:12:00Z"/>
          <w:rFonts w:ascii="Nunito" w:eastAsia="Nunito" w:hAnsi="Nunito"/>
          <w:color w:val="000000" w:themeColor="text1"/>
          <w:sz w:val="20"/>
          <w:szCs w:val="20"/>
          <w:lang w:val="en-ZA"/>
        </w:rPr>
        <w:pPrChange w:id="4104" w:author="Craig Parker" w:date="2024-08-15T16:54:00Z" w16du:dateUtc="2024-08-15T14:54:00Z">
          <w:pPr>
            <w:numPr>
              <w:numId w:val="28"/>
            </w:numPr>
            <w:tabs>
              <w:tab w:val="num" w:pos="720"/>
            </w:tabs>
            <w:overflowPunct w:val="0"/>
            <w:autoSpaceDE w:val="0"/>
            <w:autoSpaceDN w:val="0"/>
            <w:adjustRightInd w:val="0"/>
            <w:spacing w:after="0" w:line="360" w:lineRule="auto"/>
            <w:ind w:left="720" w:hanging="360"/>
          </w:pPr>
        </w:pPrChange>
      </w:pPr>
      <w:del w:id="4105" w:author="Craig Parker" w:date="2024-08-15T15:12:00Z" w16du:dateUtc="2024-08-15T13:12:00Z">
        <w:r w:rsidRPr="00691453" w:rsidDel="00D238F4">
          <w:rPr>
            <w:rFonts w:ascii="Nunito" w:eastAsia="Nunito" w:hAnsi="Nunito"/>
            <w:b/>
            <w:bCs/>
            <w:color w:val="000000" w:themeColor="text1"/>
            <w:sz w:val="20"/>
            <w:szCs w:val="20"/>
            <w:lang w:val="en-ZA"/>
          </w:rPr>
          <w:delText>Metadata Management</w:delText>
        </w:r>
        <w:r w:rsidRPr="00691453" w:rsidDel="00D238F4">
          <w:rPr>
            <w:rFonts w:ascii="Nunito" w:eastAsia="Nunito" w:hAnsi="Nunito"/>
            <w:color w:val="000000" w:themeColor="text1"/>
            <w:sz w:val="20"/>
            <w:szCs w:val="20"/>
            <w:lang w:val="en-ZA"/>
          </w:rPr>
          <w:delText xml:space="preserve">: </w:delText>
        </w:r>
        <w:bookmarkStart w:id="4106" w:name="_Toc174639795"/>
        <w:bookmarkStart w:id="4107" w:name="_Toc174639960"/>
        <w:bookmarkStart w:id="4108" w:name="_Toc174715313"/>
        <w:bookmarkStart w:id="4109" w:name="_Toc174715493"/>
        <w:bookmarkEnd w:id="4106"/>
        <w:bookmarkEnd w:id="4107"/>
        <w:bookmarkEnd w:id="4108"/>
        <w:bookmarkEnd w:id="4109"/>
      </w:del>
    </w:p>
    <w:p w14:paraId="1F0B1971" w14:textId="57BBE015" w:rsidR="0090508B" w:rsidRPr="00691453" w:rsidDel="00D238F4" w:rsidRDefault="001A54EF">
      <w:pPr>
        <w:numPr>
          <w:ilvl w:val="1"/>
          <w:numId w:val="67"/>
        </w:numPr>
        <w:overflowPunct w:val="0"/>
        <w:autoSpaceDE w:val="0"/>
        <w:autoSpaceDN w:val="0"/>
        <w:adjustRightInd w:val="0"/>
        <w:spacing w:after="0"/>
        <w:rPr>
          <w:del w:id="4110" w:author="Craig Parker" w:date="2024-08-15T15:12:00Z" w16du:dateUtc="2024-08-15T13:12:00Z"/>
          <w:rFonts w:ascii="Nunito" w:eastAsia="Nunito" w:hAnsi="Nunito"/>
          <w:color w:val="000000" w:themeColor="text1"/>
          <w:sz w:val="20"/>
          <w:szCs w:val="20"/>
          <w:lang w:val="en-ZA"/>
        </w:rPr>
        <w:pPrChange w:id="4111" w:author="Craig Parker" w:date="2024-08-15T16:54:00Z" w16du:dateUtc="2024-08-15T14:54:00Z">
          <w:pPr>
            <w:numPr>
              <w:ilvl w:val="1"/>
              <w:numId w:val="28"/>
            </w:numPr>
            <w:tabs>
              <w:tab w:val="num" w:pos="1440"/>
            </w:tabs>
            <w:overflowPunct w:val="0"/>
            <w:autoSpaceDE w:val="0"/>
            <w:autoSpaceDN w:val="0"/>
            <w:adjustRightInd w:val="0"/>
            <w:spacing w:after="0" w:line="360" w:lineRule="auto"/>
            <w:ind w:left="1440" w:hanging="360"/>
          </w:pPr>
        </w:pPrChange>
      </w:pPr>
      <w:del w:id="4112" w:author="Craig Parker" w:date="2024-08-15T15:12:00Z" w16du:dateUtc="2024-08-15T13:12:00Z">
        <w:r w:rsidRPr="00691453" w:rsidDel="00D238F4">
          <w:rPr>
            <w:rFonts w:ascii="Nunito" w:eastAsia="Nunito" w:hAnsi="Nunito"/>
            <w:b/>
            <w:bCs/>
            <w:color w:val="000000" w:themeColor="text1"/>
            <w:sz w:val="20"/>
            <w:szCs w:val="20"/>
            <w:lang w:val="en-ZA"/>
          </w:rPr>
          <w:delText>Separate Storage for Metadata</w:delText>
        </w:r>
        <w:r w:rsidRPr="00691453" w:rsidDel="00D238F4">
          <w:rPr>
            <w:rFonts w:ascii="Nunito" w:eastAsia="Nunito" w:hAnsi="Nunito"/>
            <w:color w:val="000000" w:themeColor="text1"/>
            <w:sz w:val="20"/>
            <w:szCs w:val="20"/>
            <w:lang w:val="en-ZA"/>
          </w:rPr>
          <w:delText>: Metadata, including dataset descriptions, descriptions of the original protocols, and codebooks, will be decrypted and stored separately from the encrypted dataset. This allows for efficient metadata indexing and software code development by a larger group of HEAT Center staff, while maintaining the security of the main dataset.</w:delText>
        </w:r>
        <w:bookmarkStart w:id="4113" w:name="_Toc174639796"/>
        <w:bookmarkStart w:id="4114" w:name="_Toc174639961"/>
        <w:bookmarkStart w:id="4115" w:name="_Toc174715314"/>
        <w:bookmarkStart w:id="4116" w:name="_Toc174715494"/>
        <w:bookmarkEnd w:id="4113"/>
        <w:bookmarkEnd w:id="4114"/>
        <w:bookmarkEnd w:id="4115"/>
        <w:bookmarkEnd w:id="4116"/>
      </w:del>
    </w:p>
    <w:p w14:paraId="5895A5A7" w14:textId="57D98662" w:rsidR="00754F48" w:rsidRPr="00007315" w:rsidDel="00D238F4" w:rsidRDefault="00754F48">
      <w:pPr>
        <w:pStyle w:val="Heading2"/>
        <w:numPr>
          <w:ilvl w:val="0"/>
          <w:numId w:val="68"/>
        </w:numPr>
        <w:rPr>
          <w:del w:id="4117" w:author="Craig Parker" w:date="2024-08-15T15:12:00Z" w16du:dateUtc="2024-08-15T13:12:00Z"/>
          <w:rFonts w:ascii="Nunito" w:hAnsi="Nunito"/>
          <w:color w:val="auto"/>
          <w:sz w:val="28"/>
          <w:szCs w:val="28"/>
          <w:rPrChange w:id="4118" w:author="Craig Parker" w:date="2024-08-16T13:24:00Z" w16du:dateUtc="2024-08-16T11:24:00Z">
            <w:rPr>
              <w:del w:id="4119" w:author="Craig Parker" w:date="2024-08-15T15:12:00Z" w16du:dateUtc="2024-08-15T13:12:00Z"/>
              <w:sz w:val="28"/>
              <w:szCs w:val="28"/>
            </w:rPr>
          </w:rPrChange>
        </w:rPr>
        <w:pPrChange w:id="4120" w:author="Craig Parker" w:date="2024-08-15T17:12:00Z" w16du:dateUtc="2024-08-15T15:12:00Z">
          <w:pPr>
            <w:pStyle w:val="Heading3"/>
          </w:pPr>
        </w:pPrChange>
      </w:pPr>
      <w:del w:id="4121" w:author="Craig Parker" w:date="2024-08-15T15:12:00Z" w16du:dateUtc="2024-08-15T13:12:00Z">
        <w:r w:rsidRPr="00007315" w:rsidDel="00D238F4">
          <w:rPr>
            <w:rFonts w:ascii="Nunito" w:hAnsi="Nunito"/>
            <w:color w:val="auto"/>
            <w:sz w:val="28"/>
            <w:szCs w:val="28"/>
            <w:rPrChange w:id="4122" w:author="Craig Parker" w:date="2024-08-16T13:24:00Z" w16du:dateUtc="2024-08-16T11:24:00Z">
              <w:rPr>
                <w:sz w:val="28"/>
                <w:szCs w:val="28"/>
              </w:rPr>
            </w:rPrChange>
          </w:rPr>
          <w:delText>Network firewall and Virtual Private Network</w:delText>
        </w:r>
        <w:bookmarkStart w:id="4123" w:name="_Toc174639797"/>
        <w:bookmarkStart w:id="4124" w:name="_Toc174639962"/>
        <w:bookmarkStart w:id="4125" w:name="_Toc174715315"/>
        <w:bookmarkStart w:id="4126" w:name="_Toc174715495"/>
        <w:bookmarkEnd w:id="3956"/>
        <w:bookmarkEnd w:id="4123"/>
        <w:bookmarkEnd w:id="4124"/>
        <w:bookmarkEnd w:id="4125"/>
        <w:bookmarkEnd w:id="4126"/>
      </w:del>
    </w:p>
    <w:p w14:paraId="0000D602" w14:textId="72273A8E" w:rsidR="00754F48" w:rsidRPr="00691453" w:rsidDel="00D238F4" w:rsidRDefault="00754F48">
      <w:pPr>
        <w:numPr>
          <w:ilvl w:val="0"/>
          <w:numId w:val="67"/>
        </w:numPr>
        <w:rPr>
          <w:del w:id="4127" w:author="Craig Parker" w:date="2024-08-15T15:12:00Z" w16du:dateUtc="2024-08-15T13:12:00Z"/>
          <w:rFonts w:ascii="Nunito" w:eastAsia="Nunito" w:hAnsi="Nunito" w:cs="Nunito"/>
          <w:color w:val="000000" w:themeColor="text1"/>
          <w:sz w:val="20"/>
          <w:szCs w:val="20"/>
          <w:lang w:val="en-ZA"/>
        </w:rPr>
        <w:pPrChange w:id="4128" w:author="Craig Parker" w:date="2024-08-15T16:54:00Z" w16du:dateUtc="2024-08-15T14:54:00Z">
          <w:pPr>
            <w:spacing w:line="360" w:lineRule="auto"/>
          </w:pPr>
        </w:pPrChange>
      </w:pPr>
      <w:del w:id="4129" w:author="Craig Parker" w:date="2024-08-15T15:12:00Z" w16du:dateUtc="2024-08-15T13:12:00Z">
        <w:r w:rsidRPr="00691453" w:rsidDel="00D238F4">
          <w:rPr>
            <w:rFonts w:ascii="Nunito" w:eastAsia="Nunito" w:hAnsi="Nunito" w:cs="Nunito"/>
            <w:color w:val="000000" w:themeColor="text1"/>
            <w:sz w:val="20"/>
            <w:szCs w:val="20"/>
            <w:lang w:val="en-ZA"/>
          </w:rPr>
          <w:delText>The CSAG compute infrastructure is integrated into the UCT intranet, benefiting from UCT’s comprehensive security policies and services. Key network security measures include:</w:delText>
        </w:r>
        <w:bookmarkStart w:id="4130" w:name="_Toc174639798"/>
        <w:bookmarkStart w:id="4131" w:name="_Toc174639963"/>
        <w:bookmarkStart w:id="4132" w:name="_Toc174715316"/>
        <w:bookmarkStart w:id="4133" w:name="_Toc174715496"/>
        <w:bookmarkEnd w:id="4130"/>
        <w:bookmarkEnd w:id="4131"/>
        <w:bookmarkEnd w:id="4132"/>
        <w:bookmarkEnd w:id="4133"/>
      </w:del>
    </w:p>
    <w:p w14:paraId="3B1EB224" w14:textId="4E20416F" w:rsidR="00754F48" w:rsidRPr="00691453" w:rsidDel="00D238F4" w:rsidRDefault="00754F48">
      <w:pPr>
        <w:numPr>
          <w:ilvl w:val="0"/>
          <w:numId w:val="67"/>
        </w:numPr>
        <w:overflowPunct w:val="0"/>
        <w:autoSpaceDE w:val="0"/>
        <w:autoSpaceDN w:val="0"/>
        <w:adjustRightInd w:val="0"/>
        <w:spacing w:after="0"/>
        <w:rPr>
          <w:del w:id="4134" w:author="Craig Parker" w:date="2024-08-15T15:12:00Z" w16du:dateUtc="2024-08-15T13:12:00Z"/>
          <w:rFonts w:ascii="Nunito" w:eastAsia="Nunito" w:hAnsi="Nunito" w:cs="Nunito"/>
          <w:color w:val="000000" w:themeColor="text1"/>
          <w:sz w:val="20"/>
          <w:szCs w:val="20"/>
          <w:lang w:val="en-ZA"/>
        </w:rPr>
        <w:pPrChange w:id="4135" w:author="Craig Parker" w:date="2024-08-15T16:54:00Z" w16du:dateUtc="2024-08-15T14:54:00Z">
          <w:pPr>
            <w:numPr>
              <w:numId w:val="25"/>
            </w:numPr>
            <w:tabs>
              <w:tab w:val="num" w:pos="720"/>
            </w:tabs>
            <w:overflowPunct w:val="0"/>
            <w:autoSpaceDE w:val="0"/>
            <w:autoSpaceDN w:val="0"/>
            <w:adjustRightInd w:val="0"/>
            <w:spacing w:after="0" w:line="360" w:lineRule="auto"/>
            <w:ind w:left="720" w:hanging="360"/>
          </w:pPr>
        </w:pPrChange>
      </w:pPr>
      <w:del w:id="4136" w:author="Craig Parker" w:date="2024-08-15T15:12:00Z" w16du:dateUtc="2024-08-15T13:12:00Z">
        <w:r w:rsidRPr="00691453" w:rsidDel="00D238F4">
          <w:rPr>
            <w:rFonts w:ascii="Nunito" w:eastAsia="Nunito" w:hAnsi="Nunito" w:cs="Nunito"/>
            <w:b/>
            <w:bCs/>
            <w:color w:val="000000" w:themeColor="text1"/>
            <w:sz w:val="20"/>
            <w:szCs w:val="20"/>
            <w:lang w:val="en-ZA"/>
          </w:rPr>
          <w:delText>Firewall Protection</w:delText>
        </w:r>
        <w:r w:rsidRPr="00691453" w:rsidDel="00D238F4">
          <w:rPr>
            <w:rFonts w:ascii="Nunito" w:eastAsia="Nunito" w:hAnsi="Nunito" w:cs="Nunito"/>
            <w:color w:val="000000" w:themeColor="text1"/>
            <w:sz w:val="20"/>
            <w:szCs w:val="20"/>
            <w:lang w:val="en-ZA"/>
          </w:rPr>
          <w:delText xml:space="preserve">: UCT implements a Cisco firewall as a barrier between the internal network and external threats, ensuring that only authorised access is allowed. The UCT firewall policy outlines the specific configurations and rules to protect the network. </w:delText>
        </w:r>
        <w:bookmarkStart w:id="4137" w:name="_Toc174639799"/>
        <w:bookmarkStart w:id="4138" w:name="_Toc174639964"/>
        <w:bookmarkStart w:id="4139" w:name="_Toc174715317"/>
        <w:bookmarkStart w:id="4140" w:name="_Toc174715497"/>
        <w:bookmarkEnd w:id="4137"/>
        <w:bookmarkEnd w:id="4138"/>
        <w:bookmarkEnd w:id="4139"/>
        <w:bookmarkEnd w:id="4140"/>
      </w:del>
    </w:p>
    <w:p w14:paraId="23A4D763" w14:textId="6659938B" w:rsidR="00754F48" w:rsidRPr="00691453" w:rsidDel="00D238F4" w:rsidRDefault="00754F48">
      <w:pPr>
        <w:numPr>
          <w:ilvl w:val="1"/>
          <w:numId w:val="67"/>
        </w:numPr>
        <w:overflowPunct w:val="0"/>
        <w:autoSpaceDE w:val="0"/>
        <w:autoSpaceDN w:val="0"/>
        <w:adjustRightInd w:val="0"/>
        <w:spacing w:after="0"/>
        <w:rPr>
          <w:del w:id="4141" w:author="Craig Parker" w:date="2024-08-15T15:12:00Z" w16du:dateUtc="2024-08-15T13:12:00Z"/>
          <w:rFonts w:ascii="Nunito" w:eastAsia="Nunito" w:hAnsi="Nunito" w:cs="Nunito"/>
          <w:color w:val="000000" w:themeColor="text1"/>
          <w:sz w:val="20"/>
          <w:szCs w:val="20"/>
          <w:lang w:val="en-ZA"/>
        </w:rPr>
        <w:pPrChange w:id="4142" w:author="Craig Parker" w:date="2024-08-15T16:54:00Z" w16du:dateUtc="2024-08-15T14:54:00Z">
          <w:pPr>
            <w:numPr>
              <w:ilvl w:val="1"/>
              <w:numId w:val="25"/>
            </w:numPr>
            <w:tabs>
              <w:tab w:val="num" w:pos="1440"/>
            </w:tabs>
            <w:overflowPunct w:val="0"/>
            <w:autoSpaceDE w:val="0"/>
            <w:autoSpaceDN w:val="0"/>
            <w:adjustRightInd w:val="0"/>
            <w:spacing w:after="0" w:line="360" w:lineRule="auto"/>
            <w:ind w:left="1440" w:hanging="360"/>
          </w:pPr>
        </w:pPrChange>
      </w:pPr>
      <w:del w:id="4143" w:author="Craig Parker" w:date="2024-08-15T15:12:00Z" w16du:dateUtc="2024-08-15T13:12:00Z">
        <w:r w:rsidRPr="00691453" w:rsidDel="00D238F4">
          <w:rPr>
            <w:rFonts w:ascii="Nunito" w:eastAsia="Times New Roman" w:hAnsi="Nunito" w:cs="Times New Roman"/>
            <w:sz w:val="20"/>
            <w:szCs w:val="20"/>
            <w:rPrChange w:id="4144" w:author="Craig Parker" w:date="2024-08-15T16:14:00Z" w16du:dateUtc="2024-08-15T14:14:00Z">
              <w:rPr>
                <w:rFonts w:eastAsia="Times New Roman" w:cs="Times New Roman"/>
                <w:sz w:val="18"/>
              </w:rPr>
            </w:rPrChange>
          </w:rPr>
          <w:fldChar w:fldCharType="begin"/>
        </w:r>
        <w:r w:rsidRPr="00691453" w:rsidDel="00D238F4">
          <w:rPr>
            <w:rFonts w:ascii="Nunito" w:hAnsi="Nunito"/>
            <w:sz w:val="20"/>
            <w:szCs w:val="20"/>
            <w:rPrChange w:id="4145" w:author="Craig Parker" w:date="2024-08-15T16:14:00Z" w16du:dateUtc="2024-08-15T14:14:00Z">
              <w:rPr>
                <w:rFonts w:ascii="Nunito" w:hAnsi="Nunito"/>
              </w:rPr>
            </w:rPrChange>
          </w:rPr>
          <w:delInstrText>HYPERLINK "http://www.icts.uct.ac.za/uct-perimeter-firewall-policy"</w:delInstrText>
        </w:r>
        <w:r w:rsidRPr="0048589B" w:rsidDel="00D238F4">
          <w:rPr>
            <w:rFonts w:ascii="Nunito" w:eastAsia="Times New Roman" w:hAnsi="Nunito" w:cs="Times New Roman"/>
            <w:sz w:val="20"/>
            <w:szCs w:val="20"/>
          </w:rPr>
        </w:r>
        <w:r w:rsidRPr="00691453" w:rsidDel="00D238F4">
          <w:rPr>
            <w:rFonts w:eastAsia="Times New Roman" w:cs="Times New Roman"/>
            <w:rPrChange w:id="4146" w:author="Craig Parker" w:date="2024-08-15T16:14:00Z" w16du:dateUtc="2024-08-15T14:14:00Z">
              <w:rPr>
                <w:rStyle w:val="Hyperlink"/>
                <w:rFonts w:ascii="Nunito" w:eastAsia="Nunito" w:hAnsi="Nunito" w:cs="Nunito"/>
                <w:sz w:val="20"/>
                <w:szCs w:val="20"/>
                <w:lang w:val="en-ZA"/>
              </w:rPr>
            </w:rPrChange>
          </w:rPr>
          <w:fldChar w:fldCharType="separate"/>
        </w:r>
        <w:r w:rsidRPr="00691453" w:rsidDel="00D238F4">
          <w:rPr>
            <w:rStyle w:val="Hyperlink"/>
            <w:rFonts w:ascii="Nunito" w:eastAsia="Nunito" w:hAnsi="Nunito" w:cs="Nunito"/>
            <w:sz w:val="20"/>
            <w:szCs w:val="20"/>
            <w:lang w:val="en-ZA"/>
          </w:rPr>
          <w:delText>UCT Perimeter Firewall Policy</w:delText>
        </w:r>
        <w:r w:rsidRPr="00691453" w:rsidDel="00D238F4">
          <w:rPr>
            <w:rStyle w:val="Hyperlink"/>
            <w:rFonts w:ascii="Nunito" w:eastAsia="Nunito" w:hAnsi="Nunito" w:cs="Nunito"/>
            <w:sz w:val="20"/>
            <w:szCs w:val="20"/>
            <w:lang w:val="en-ZA"/>
          </w:rPr>
          <w:fldChar w:fldCharType="end"/>
        </w:r>
        <w:bookmarkStart w:id="4147" w:name="_Toc174639800"/>
        <w:bookmarkStart w:id="4148" w:name="_Toc174639965"/>
        <w:bookmarkStart w:id="4149" w:name="_Toc174715318"/>
        <w:bookmarkStart w:id="4150" w:name="_Toc174715498"/>
        <w:bookmarkEnd w:id="4147"/>
        <w:bookmarkEnd w:id="4148"/>
        <w:bookmarkEnd w:id="4149"/>
        <w:bookmarkEnd w:id="4150"/>
      </w:del>
    </w:p>
    <w:p w14:paraId="05E7BD19" w14:textId="3C5340ED" w:rsidR="00754F48" w:rsidRPr="00691453" w:rsidDel="00D238F4" w:rsidRDefault="00754F48">
      <w:pPr>
        <w:numPr>
          <w:ilvl w:val="0"/>
          <w:numId w:val="67"/>
        </w:numPr>
        <w:overflowPunct w:val="0"/>
        <w:autoSpaceDE w:val="0"/>
        <w:autoSpaceDN w:val="0"/>
        <w:adjustRightInd w:val="0"/>
        <w:spacing w:after="0"/>
        <w:rPr>
          <w:del w:id="4151" w:author="Craig Parker" w:date="2024-08-15T15:12:00Z" w16du:dateUtc="2024-08-15T13:12:00Z"/>
          <w:rFonts w:ascii="Nunito" w:eastAsia="Nunito" w:hAnsi="Nunito" w:cs="Nunito"/>
          <w:color w:val="000000" w:themeColor="text1"/>
          <w:sz w:val="20"/>
          <w:szCs w:val="20"/>
          <w:lang w:val="en-ZA"/>
        </w:rPr>
        <w:pPrChange w:id="4152" w:author="Craig Parker" w:date="2024-08-15T16:54:00Z" w16du:dateUtc="2024-08-15T14:54:00Z">
          <w:pPr>
            <w:numPr>
              <w:numId w:val="25"/>
            </w:numPr>
            <w:tabs>
              <w:tab w:val="num" w:pos="720"/>
            </w:tabs>
            <w:overflowPunct w:val="0"/>
            <w:autoSpaceDE w:val="0"/>
            <w:autoSpaceDN w:val="0"/>
            <w:adjustRightInd w:val="0"/>
            <w:spacing w:after="0" w:line="360" w:lineRule="auto"/>
            <w:ind w:left="720" w:hanging="360"/>
          </w:pPr>
        </w:pPrChange>
      </w:pPr>
      <w:del w:id="4153" w:author="Craig Parker" w:date="2024-08-15T15:12:00Z" w16du:dateUtc="2024-08-15T13:12:00Z">
        <w:r w:rsidRPr="00691453" w:rsidDel="00D238F4">
          <w:rPr>
            <w:rFonts w:ascii="Nunito" w:eastAsia="Nunito" w:hAnsi="Nunito" w:cs="Nunito"/>
            <w:b/>
            <w:bCs/>
            <w:color w:val="000000" w:themeColor="text1"/>
            <w:sz w:val="20"/>
            <w:szCs w:val="20"/>
            <w:lang w:val="en-ZA"/>
          </w:rPr>
          <w:delText>Virtual Private Network (VPN)</w:delText>
        </w:r>
        <w:r w:rsidRPr="00691453" w:rsidDel="00D238F4">
          <w:rPr>
            <w:rFonts w:ascii="Nunito" w:eastAsia="Nunito" w:hAnsi="Nunito" w:cs="Nunito"/>
            <w:color w:val="000000" w:themeColor="text1"/>
            <w:sz w:val="20"/>
            <w:szCs w:val="20"/>
            <w:lang w:val="en-ZA"/>
          </w:rPr>
          <w:delText xml:space="preserve">: UCT employs a Cisco VPN service, allowing authorised users to </w:delText>
        </w:r>
        <w:r w:rsidR="001A54EF" w:rsidRPr="00691453" w:rsidDel="00D238F4">
          <w:rPr>
            <w:rFonts w:ascii="Nunito" w:eastAsia="Nunito" w:hAnsi="Nunito" w:cs="Nunito"/>
            <w:color w:val="000000" w:themeColor="text1"/>
            <w:sz w:val="20"/>
            <w:szCs w:val="20"/>
            <w:lang w:val="en-ZA"/>
          </w:rPr>
          <w:delText>securely access the UCT intranet from remote locations</w:delText>
        </w:r>
        <w:r w:rsidRPr="00691453" w:rsidDel="00D238F4">
          <w:rPr>
            <w:rFonts w:ascii="Nunito" w:eastAsia="Nunito" w:hAnsi="Nunito" w:cs="Nunito"/>
            <w:color w:val="000000" w:themeColor="text1"/>
            <w:sz w:val="20"/>
            <w:szCs w:val="20"/>
            <w:lang w:val="en-ZA"/>
          </w:rPr>
          <w:delText>. The VPN encrypts all traffic, preventing unauthorised access and maintaining data confidentiality.</w:delText>
        </w:r>
        <w:bookmarkStart w:id="4154" w:name="_Toc174639801"/>
        <w:bookmarkStart w:id="4155" w:name="_Toc174639966"/>
        <w:bookmarkStart w:id="4156" w:name="_Toc174715319"/>
        <w:bookmarkStart w:id="4157" w:name="_Toc174715499"/>
        <w:bookmarkEnd w:id="4154"/>
        <w:bookmarkEnd w:id="4155"/>
        <w:bookmarkEnd w:id="4156"/>
        <w:bookmarkEnd w:id="4157"/>
      </w:del>
    </w:p>
    <w:p w14:paraId="264E0A2D" w14:textId="4A14F30B" w:rsidR="00754F48" w:rsidRPr="00691453" w:rsidDel="00D238F4" w:rsidRDefault="00754F48">
      <w:pPr>
        <w:numPr>
          <w:ilvl w:val="0"/>
          <w:numId w:val="67"/>
        </w:numPr>
        <w:overflowPunct w:val="0"/>
        <w:autoSpaceDE w:val="0"/>
        <w:autoSpaceDN w:val="0"/>
        <w:adjustRightInd w:val="0"/>
        <w:spacing w:after="0"/>
        <w:rPr>
          <w:del w:id="4158" w:author="Craig Parker" w:date="2024-08-15T15:12:00Z" w16du:dateUtc="2024-08-15T13:12:00Z"/>
          <w:rFonts w:ascii="Nunito" w:eastAsia="Nunito" w:hAnsi="Nunito" w:cs="Nunito"/>
          <w:color w:val="000000" w:themeColor="text1"/>
          <w:sz w:val="20"/>
          <w:szCs w:val="20"/>
          <w:lang w:val="en-ZA"/>
        </w:rPr>
        <w:pPrChange w:id="4159" w:author="Craig Parker" w:date="2024-08-15T16:54:00Z" w16du:dateUtc="2024-08-15T14:54:00Z">
          <w:pPr>
            <w:numPr>
              <w:numId w:val="25"/>
            </w:numPr>
            <w:tabs>
              <w:tab w:val="num" w:pos="720"/>
            </w:tabs>
            <w:overflowPunct w:val="0"/>
            <w:autoSpaceDE w:val="0"/>
            <w:autoSpaceDN w:val="0"/>
            <w:adjustRightInd w:val="0"/>
            <w:spacing w:after="0" w:line="360" w:lineRule="auto"/>
            <w:ind w:left="720" w:hanging="360"/>
          </w:pPr>
        </w:pPrChange>
      </w:pPr>
      <w:del w:id="4160" w:author="Craig Parker" w:date="2024-08-15T15:12:00Z" w16du:dateUtc="2024-08-15T13:12:00Z">
        <w:r w:rsidRPr="00691453" w:rsidDel="00D238F4">
          <w:rPr>
            <w:rFonts w:ascii="Nunito" w:eastAsia="Nunito" w:hAnsi="Nunito" w:cs="Nunito"/>
            <w:b/>
            <w:bCs/>
            <w:color w:val="000000" w:themeColor="text1"/>
            <w:sz w:val="20"/>
            <w:szCs w:val="20"/>
            <w:lang w:val="en-ZA"/>
          </w:rPr>
          <w:delText>Access Control</w:delText>
        </w:r>
        <w:r w:rsidRPr="00691453" w:rsidDel="00D238F4">
          <w:rPr>
            <w:rFonts w:ascii="Nunito" w:eastAsia="Nunito" w:hAnsi="Nunito" w:cs="Nunito"/>
            <w:color w:val="000000" w:themeColor="text1"/>
            <w:sz w:val="20"/>
            <w:szCs w:val="20"/>
            <w:lang w:val="en-ZA"/>
          </w:rPr>
          <w:delText>: Network access to CSAG servers and computer services is carefully controlled and limited to authorised users. This ensures that only individuals with proper credentials can access sensitive data and systems.</w:delText>
        </w:r>
        <w:bookmarkStart w:id="4161" w:name="_Toc174639802"/>
        <w:bookmarkStart w:id="4162" w:name="_Toc174639967"/>
        <w:bookmarkStart w:id="4163" w:name="_Toc174715320"/>
        <w:bookmarkStart w:id="4164" w:name="_Toc174715500"/>
        <w:bookmarkEnd w:id="4161"/>
        <w:bookmarkEnd w:id="4162"/>
        <w:bookmarkEnd w:id="4163"/>
        <w:bookmarkEnd w:id="4164"/>
      </w:del>
    </w:p>
    <w:p w14:paraId="1AE92CA1" w14:textId="20BCCCFB" w:rsidR="00754F48" w:rsidRPr="00691453" w:rsidDel="00D238F4" w:rsidRDefault="00754F48">
      <w:pPr>
        <w:numPr>
          <w:ilvl w:val="0"/>
          <w:numId w:val="67"/>
        </w:numPr>
        <w:rPr>
          <w:del w:id="4165" w:author="Craig Parker" w:date="2024-08-15T15:12:00Z" w16du:dateUtc="2024-08-15T13:12:00Z"/>
          <w:rFonts w:ascii="Nunito" w:eastAsia="Nunito" w:hAnsi="Nunito" w:cs="Nunito"/>
          <w:color w:val="000000" w:themeColor="text1"/>
          <w:sz w:val="20"/>
          <w:szCs w:val="20"/>
          <w:lang w:val="en-ZA"/>
        </w:rPr>
        <w:pPrChange w:id="4166" w:author="Craig Parker" w:date="2024-08-15T16:54:00Z" w16du:dateUtc="2024-08-15T14:54:00Z">
          <w:pPr>
            <w:spacing w:line="360" w:lineRule="auto"/>
            <w:ind w:left="720"/>
          </w:pPr>
        </w:pPrChange>
      </w:pPr>
      <w:bookmarkStart w:id="4167" w:name="_Toc174639803"/>
      <w:bookmarkStart w:id="4168" w:name="_Toc174639968"/>
      <w:bookmarkStart w:id="4169" w:name="_Toc174715321"/>
      <w:bookmarkStart w:id="4170" w:name="_Toc174715501"/>
      <w:bookmarkEnd w:id="4167"/>
      <w:bookmarkEnd w:id="4168"/>
      <w:bookmarkEnd w:id="4169"/>
      <w:bookmarkEnd w:id="4170"/>
    </w:p>
    <w:p w14:paraId="7E61CC84" w14:textId="5C716C1A" w:rsidR="00754F48" w:rsidRPr="00007315" w:rsidDel="00D238F4" w:rsidRDefault="00754F48">
      <w:pPr>
        <w:pStyle w:val="Heading2"/>
        <w:numPr>
          <w:ilvl w:val="0"/>
          <w:numId w:val="68"/>
        </w:numPr>
        <w:rPr>
          <w:del w:id="4171" w:author="Craig Parker" w:date="2024-08-15T15:12:00Z" w16du:dateUtc="2024-08-15T13:12:00Z"/>
          <w:rFonts w:ascii="Nunito" w:hAnsi="Nunito"/>
          <w:color w:val="auto"/>
          <w:sz w:val="28"/>
          <w:szCs w:val="28"/>
          <w:rPrChange w:id="4172" w:author="Craig Parker" w:date="2024-08-16T13:24:00Z" w16du:dateUtc="2024-08-16T11:24:00Z">
            <w:rPr>
              <w:del w:id="4173" w:author="Craig Parker" w:date="2024-08-15T15:12:00Z" w16du:dateUtc="2024-08-15T13:12:00Z"/>
              <w:sz w:val="28"/>
              <w:szCs w:val="28"/>
            </w:rPr>
          </w:rPrChange>
        </w:rPr>
        <w:pPrChange w:id="4174" w:author="Craig Parker" w:date="2024-08-15T17:12:00Z" w16du:dateUtc="2024-08-15T15:12:00Z">
          <w:pPr>
            <w:pStyle w:val="Heading3"/>
          </w:pPr>
        </w:pPrChange>
      </w:pPr>
      <w:bookmarkStart w:id="4175" w:name="_Toc174562955"/>
      <w:del w:id="4176" w:author="Craig Parker" w:date="2024-08-15T15:12:00Z" w16du:dateUtc="2024-08-15T13:12:00Z">
        <w:r w:rsidRPr="00007315" w:rsidDel="00D238F4">
          <w:rPr>
            <w:rFonts w:ascii="Nunito" w:hAnsi="Nunito"/>
            <w:color w:val="auto"/>
            <w:sz w:val="28"/>
            <w:szCs w:val="28"/>
            <w:rPrChange w:id="4177" w:author="Craig Parker" w:date="2024-08-16T13:24:00Z" w16du:dateUtc="2024-08-16T11:24:00Z">
              <w:rPr>
                <w:sz w:val="28"/>
                <w:szCs w:val="28"/>
              </w:rPr>
            </w:rPrChange>
          </w:rPr>
          <w:delText>Local authentication and authorisation</w:delText>
        </w:r>
        <w:bookmarkStart w:id="4178" w:name="_Toc174639804"/>
        <w:bookmarkStart w:id="4179" w:name="_Toc174639969"/>
        <w:bookmarkStart w:id="4180" w:name="_Toc174715322"/>
        <w:bookmarkStart w:id="4181" w:name="_Toc174715502"/>
        <w:bookmarkEnd w:id="4175"/>
        <w:bookmarkEnd w:id="4178"/>
        <w:bookmarkEnd w:id="4179"/>
        <w:bookmarkEnd w:id="4180"/>
        <w:bookmarkEnd w:id="4181"/>
      </w:del>
    </w:p>
    <w:p w14:paraId="08EFCE5B" w14:textId="56D215C8" w:rsidR="00754F48" w:rsidRPr="00691453" w:rsidDel="00D238F4" w:rsidRDefault="00754F48">
      <w:pPr>
        <w:numPr>
          <w:ilvl w:val="0"/>
          <w:numId w:val="67"/>
        </w:numPr>
        <w:rPr>
          <w:del w:id="4182" w:author="Craig Parker" w:date="2024-08-15T15:12:00Z" w16du:dateUtc="2024-08-15T13:12:00Z"/>
          <w:rFonts w:ascii="Nunito" w:eastAsia="Nunito" w:hAnsi="Nunito" w:cs="Nunito"/>
          <w:color w:val="000000" w:themeColor="text1"/>
          <w:sz w:val="20"/>
          <w:szCs w:val="20"/>
          <w:lang w:val="en-ZA"/>
        </w:rPr>
        <w:pPrChange w:id="4183" w:author="Craig Parker" w:date="2024-08-15T16:54:00Z" w16du:dateUtc="2024-08-15T14:54:00Z">
          <w:pPr>
            <w:spacing w:line="360" w:lineRule="auto"/>
          </w:pPr>
        </w:pPrChange>
      </w:pPr>
      <w:del w:id="4184" w:author="Craig Parker" w:date="2024-08-15T15:12:00Z" w16du:dateUtc="2024-08-15T13:12:00Z">
        <w:r w:rsidRPr="00691453" w:rsidDel="00D238F4">
          <w:rPr>
            <w:rFonts w:ascii="Nunito" w:eastAsia="Nunito" w:hAnsi="Nunito" w:cs="Nunito"/>
            <w:color w:val="000000" w:themeColor="text1"/>
            <w:sz w:val="20"/>
            <w:szCs w:val="20"/>
            <w:lang w:val="en-ZA"/>
          </w:rPr>
          <w:delText>In addition to the broader UCT security measures, the CSAG/UCT platform employs its own authentication and authorisation protocols to secure access to restricted datasets further:</w:delText>
        </w:r>
        <w:bookmarkStart w:id="4185" w:name="_Toc174639805"/>
        <w:bookmarkStart w:id="4186" w:name="_Toc174639970"/>
        <w:bookmarkStart w:id="4187" w:name="_Toc174715323"/>
        <w:bookmarkStart w:id="4188" w:name="_Toc174715503"/>
        <w:bookmarkEnd w:id="4185"/>
        <w:bookmarkEnd w:id="4186"/>
        <w:bookmarkEnd w:id="4187"/>
        <w:bookmarkEnd w:id="4188"/>
      </w:del>
    </w:p>
    <w:p w14:paraId="72CC29D6" w14:textId="3F483C5D" w:rsidR="00754F48" w:rsidRPr="00691453" w:rsidDel="00D238F4" w:rsidRDefault="00754F48">
      <w:pPr>
        <w:numPr>
          <w:ilvl w:val="0"/>
          <w:numId w:val="67"/>
        </w:numPr>
        <w:overflowPunct w:val="0"/>
        <w:autoSpaceDE w:val="0"/>
        <w:autoSpaceDN w:val="0"/>
        <w:adjustRightInd w:val="0"/>
        <w:spacing w:after="0"/>
        <w:rPr>
          <w:del w:id="4189" w:author="Craig Parker" w:date="2024-08-15T15:12:00Z" w16du:dateUtc="2024-08-15T13:12:00Z"/>
          <w:rFonts w:ascii="Nunito" w:eastAsia="Nunito" w:hAnsi="Nunito" w:cs="Nunito"/>
          <w:color w:val="000000" w:themeColor="text1"/>
          <w:sz w:val="20"/>
          <w:szCs w:val="20"/>
          <w:lang w:val="en-ZA"/>
        </w:rPr>
        <w:pPrChange w:id="4190" w:author="Craig Parker" w:date="2024-08-15T16:54:00Z" w16du:dateUtc="2024-08-15T14:54:00Z">
          <w:pPr>
            <w:numPr>
              <w:numId w:val="26"/>
            </w:numPr>
            <w:tabs>
              <w:tab w:val="num" w:pos="720"/>
            </w:tabs>
            <w:overflowPunct w:val="0"/>
            <w:autoSpaceDE w:val="0"/>
            <w:autoSpaceDN w:val="0"/>
            <w:adjustRightInd w:val="0"/>
            <w:spacing w:after="0" w:line="360" w:lineRule="auto"/>
            <w:ind w:left="720" w:hanging="360"/>
          </w:pPr>
        </w:pPrChange>
      </w:pPr>
      <w:del w:id="4191" w:author="Craig Parker" w:date="2024-08-15T15:12:00Z" w16du:dateUtc="2024-08-15T13:12:00Z">
        <w:r w:rsidRPr="00691453" w:rsidDel="00D238F4">
          <w:rPr>
            <w:rFonts w:ascii="Nunito" w:eastAsia="Nunito" w:hAnsi="Nunito" w:cs="Nunito"/>
            <w:b/>
            <w:bCs/>
            <w:color w:val="000000" w:themeColor="text1"/>
            <w:sz w:val="20"/>
            <w:szCs w:val="20"/>
            <w:lang w:val="en-ZA"/>
          </w:rPr>
          <w:delText>Independent Authentication Service</w:delText>
        </w:r>
        <w:r w:rsidRPr="00691453" w:rsidDel="00D238F4">
          <w:rPr>
            <w:rFonts w:ascii="Nunito" w:eastAsia="Nunito" w:hAnsi="Nunito" w:cs="Nunito"/>
            <w:color w:val="000000" w:themeColor="text1"/>
            <w:sz w:val="20"/>
            <w:szCs w:val="20"/>
            <w:lang w:val="en-ZA"/>
          </w:rPr>
          <w:delText>: The CSAG/UCT platform uses a Linux filesystem and Lightweight Directory Access Protocol (LDAP) for authentication. This service verifies the identity of users attempting to access the system.</w:delText>
        </w:r>
        <w:bookmarkStart w:id="4192" w:name="_Toc174639806"/>
        <w:bookmarkStart w:id="4193" w:name="_Toc174639971"/>
        <w:bookmarkStart w:id="4194" w:name="_Toc174715324"/>
        <w:bookmarkStart w:id="4195" w:name="_Toc174715504"/>
        <w:bookmarkEnd w:id="4192"/>
        <w:bookmarkEnd w:id="4193"/>
        <w:bookmarkEnd w:id="4194"/>
        <w:bookmarkEnd w:id="4195"/>
      </w:del>
    </w:p>
    <w:p w14:paraId="1D6DDA19" w14:textId="6D7DE3C3" w:rsidR="00754F48" w:rsidRPr="00691453" w:rsidDel="00D238F4" w:rsidRDefault="00754F48">
      <w:pPr>
        <w:numPr>
          <w:ilvl w:val="0"/>
          <w:numId w:val="67"/>
        </w:numPr>
        <w:overflowPunct w:val="0"/>
        <w:autoSpaceDE w:val="0"/>
        <w:autoSpaceDN w:val="0"/>
        <w:adjustRightInd w:val="0"/>
        <w:spacing w:after="0"/>
        <w:rPr>
          <w:del w:id="4196" w:author="Craig Parker" w:date="2024-08-15T15:12:00Z" w16du:dateUtc="2024-08-15T13:12:00Z"/>
          <w:rFonts w:ascii="Nunito" w:eastAsia="Nunito" w:hAnsi="Nunito" w:cs="Nunito"/>
          <w:color w:val="000000" w:themeColor="text1"/>
          <w:sz w:val="20"/>
          <w:szCs w:val="20"/>
          <w:lang w:val="en-ZA"/>
        </w:rPr>
        <w:pPrChange w:id="4197" w:author="Craig Parker" w:date="2024-08-15T16:54:00Z" w16du:dateUtc="2024-08-15T14:54:00Z">
          <w:pPr>
            <w:numPr>
              <w:numId w:val="26"/>
            </w:numPr>
            <w:tabs>
              <w:tab w:val="num" w:pos="720"/>
            </w:tabs>
            <w:overflowPunct w:val="0"/>
            <w:autoSpaceDE w:val="0"/>
            <w:autoSpaceDN w:val="0"/>
            <w:adjustRightInd w:val="0"/>
            <w:spacing w:after="0" w:line="360" w:lineRule="auto"/>
            <w:ind w:left="720" w:hanging="360"/>
          </w:pPr>
        </w:pPrChange>
      </w:pPr>
      <w:del w:id="4198" w:author="Craig Parker" w:date="2024-08-15T15:12:00Z" w16du:dateUtc="2024-08-15T13:12:00Z">
        <w:r w:rsidRPr="00691453" w:rsidDel="00D238F4">
          <w:rPr>
            <w:rFonts w:ascii="Nunito" w:eastAsia="Nunito" w:hAnsi="Nunito" w:cs="Nunito"/>
            <w:b/>
            <w:bCs/>
            <w:color w:val="000000" w:themeColor="text1"/>
            <w:sz w:val="20"/>
            <w:szCs w:val="20"/>
            <w:lang w:val="en-ZA"/>
          </w:rPr>
          <w:delText>Authorization Controls</w:delText>
        </w:r>
        <w:r w:rsidRPr="00691453" w:rsidDel="00D238F4">
          <w:rPr>
            <w:rFonts w:ascii="Nunito" w:eastAsia="Nunito" w:hAnsi="Nunito" w:cs="Nunito"/>
            <w:color w:val="000000" w:themeColor="text1"/>
            <w:sz w:val="20"/>
            <w:szCs w:val="20"/>
            <w:lang w:val="en-ZA"/>
          </w:rPr>
          <w:delText>: Access to restricted datasets is controlled through both UCT authentication protocols and internal CSAG Data Management Plan (DMP) authentication and authorisation mechanisms. This dual-layer security approach ensures that only authorised personnel can access sensitive data, providing an additional layer of protection.</w:delText>
        </w:r>
        <w:bookmarkStart w:id="4199" w:name="_Toc174639807"/>
        <w:bookmarkStart w:id="4200" w:name="_Toc174639972"/>
        <w:bookmarkStart w:id="4201" w:name="_Toc174715325"/>
        <w:bookmarkStart w:id="4202" w:name="_Toc174715505"/>
        <w:bookmarkEnd w:id="4199"/>
        <w:bookmarkEnd w:id="4200"/>
        <w:bookmarkEnd w:id="4201"/>
        <w:bookmarkEnd w:id="4202"/>
      </w:del>
    </w:p>
    <w:p w14:paraId="1A54C587" w14:textId="6B1A9C61" w:rsidR="00754F48" w:rsidRPr="00691453" w:rsidDel="00D238F4" w:rsidRDefault="00754F48">
      <w:pPr>
        <w:numPr>
          <w:ilvl w:val="0"/>
          <w:numId w:val="67"/>
        </w:numPr>
        <w:overflowPunct w:val="0"/>
        <w:autoSpaceDE w:val="0"/>
        <w:autoSpaceDN w:val="0"/>
        <w:adjustRightInd w:val="0"/>
        <w:spacing w:after="0"/>
        <w:rPr>
          <w:del w:id="4203" w:author="Craig Parker" w:date="2024-08-15T15:12:00Z" w16du:dateUtc="2024-08-15T13:12:00Z"/>
          <w:rFonts w:ascii="Nunito" w:eastAsia="Nunito" w:hAnsi="Nunito" w:cs="Nunito"/>
          <w:color w:val="000000" w:themeColor="text1"/>
          <w:sz w:val="20"/>
          <w:szCs w:val="20"/>
          <w:lang w:val="en-ZA"/>
        </w:rPr>
        <w:pPrChange w:id="4204" w:author="Craig Parker" w:date="2024-08-15T16:54:00Z" w16du:dateUtc="2024-08-15T14:54:00Z">
          <w:pPr>
            <w:numPr>
              <w:numId w:val="26"/>
            </w:numPr>
            <w:tabs>
              <w:tab w:val="num" w:pos="720"/>
            </w:tabs>
            <w:overflowPunct w:val="0"/>
            <w:autoSpaceDE w:val="0"/>
            <w:autoSpaceDN w:val="0"/>
            <w:adjustRightInd w:val="0"/>
            <w:spacing w:after="0" w:line="360" w:lineRule="auto"/>
            <w:ind w:left="720" w:hanging="360"/>
          </w:pPr>
        </w:pPrChange>
      </w:pPr>
      <w:del w:id="4205" w:author="Craig Parker" w:date="2024-08-15T15:12:00Z" w16du:dateUtc="2024-08-15T13:12:00Z">
        <w:r w:rsidRPr="00691453" w:rsidDel="00D238F4">
          <w:rPr>
            <w:rFonts w:ascii="Nunito" w:eastAsia="Nunito" w:hAnsi="Nunito" w:cs="Nunito"/>
            <w:b/>
            <w:bCs/>
            <w:color w:val="000000" w:themeColor="text1"/>
            <w:sz w:val="20"/>
            <w:szCs w:val="20"/>
            <w:lang w:val="en-ZA"/>
          </w:rPr>
          <w:delText>Compliance with UCT Security Policies</w:delText>
        </w:r>
        <w:r w:rsidRPr="00691453" w:rsidDel="00D238F4">
          <w:rPr>
            <w:rFonts w:ascii="Nunito" w:eastAsia="Nunito" w:hAnsi="Nunito" w:cs="Nunito"/>
            <w:color w:val="000000" w:themeColor="text1"/>
            <w:sz w:val="20"/>
            <w:szCs w:val="20"/>
            <w:lang w:val="en-ZA"/>
          </w:rPr>
          <w:delText xml:space="preserve">: All authentication and authorisation activities are conducted in compliance with UCT's comprehensive information security policies. </w:delText>
        </w:r>
        <w:bookmarkStart w:id="4206" w:name="_Toc174639808"/>
        <w:bookmarkStart w:id="4207" w:name="_Toc174639973"/>
        <w:bookmarkStart w:id="4208" w:name="_Toc174715326"/>
        <w:bookmarkStart w:id="4209" w:name="_Toc174715506"/>
        <w:bookmarkEnd w:id="4206"/>
        <w:bookmarkEnd w:id="4207"/>
        <w:bookmarkEnd w:id="4208"/>
        <w:bookmarkEnd w:id="4209"/>
      </w:del>
    </w:p>
    <w:p w14:paraId="412A9AB8" w14:textId="41D983F1" w:rsidR="00754F48" w:rsidRPr="00691453" w:rsidDel="00D238F4" w:rsidRDefault="00754F48">
      <w:pPr>
        <w:numPr>
          <w:ilvl w:val="1"/>
          <w:numId w:val="55"/>
        </w:numPr>
        <w:overflowPunct w:val="0"/>
        <w:autoSpaceDE w:val="0"/>
        <w:autoSpaceDN w:val="0"/>
        <w:adjustRightInd w:val="0"/>
        <w:spacing w:after="0"/>
        <w:rPr>
          <w:del w:id="4210" w:author="Craig Parker" w:date="2024-08-15T15:12:00Z" w16du:dateUtc="2024-08-15T13:12:00Z"/>
          <w:rFonts w:ascii="Nunito" w:eastAsia="Nunito" w:hAnsi="Nunito" w:cs="Nunito"/>
          <w:color w:val="000000" w:themeColor="text1"/>
          <w:sz w:val="20"/>
          <w:szCs w:val="20"/>
          <w:lang w:val="en-ZA"/>
        </w:rPr>
        <w:pPrChange w:id="4211" w:author="Craig Parker" w:date="2024-08-16T09:42:00Z" w16du:dateUtc="2024-08-16T07:42:00Z">
          <w:pPr>
            <w:numPr>
              <w:ilvl w:val="1"/>
              <w:numId w:val="26"/>
            </w:numPr>
            <w:tabs>
              <w:tab w:val="num" w:pos="1440"/>
            </w:tabs>
            <w:overflowPunct w:val="0"/>
            <w:autoSpaceDE w:val="0"/>
            <w:autoSpaceDN w:val="0"/>
            <w:adjustRightInd w:val="0"/>
            <w:spacing w:after="0" w:line="360" w:lineRule="auto"/>
            <w:ind w:left="1440" w:hanging="360"/>
          </w:pPr>
        </w:pPrChange>
      </w:pPr>
      <w:del w:id="4212" w:author="Craig Parker" w:date="2024-08-15T15:12:00Z" w16du:dateUtc="2024-08-15T13:12:00Z">
        <w:r w:rsidRPr="00691453" w:rsidDel="00D238F4">
          <w:rPr>
            <w:rFonts w:ascii="Nunito" w:eastAsia="Times New Roman" w:hAnsi="Nunito" w:cs="Times New Roman"/>
            <w:sz w:val="20"/>
            <w:szCs w:val="20"/>
            <w:rPrChange w:id="4213" w:author="Craig Parker" w:date="2024-08-15T16:14:00Z" w16du:dateUtc="2024-08-15T14:14:00Z">
              <w:rPr>
                <w:rFonts w:eastAsia="Times New Roman" w:cs="Times New Roman"/>
                <w:sz w:val="18"/>
              </w:rPr>
            </w:rPrChange>
          </w:rPr>
          <w:fldChar w:fldCharType="begin"/>
        </w:r>
        <w:r w:rsidRPr="00691453" w:rsidDel="00D238F4">
          <w:rPr>
            <w:rFonts w:ascii="Nunito" w:hAnsi="Nunito"/>
            <w:sz w:val="20"/>
            <w:szCs w:val="20"/>
            <w:rPrChange w:id="4214" w:author="Craig Parker" w:date="2024-08-15T16:14:00Z" w16du:dateUtc="2024-08-15T14:14:00Z">
              <w:rPr>
                <w:rFonts w:ascii="Nunito" w:hAnsi="Nunito"/>
              </w:rPr>
            </w:rPrChange>
          </w:rPr>
          <w:delInstrText>HYPERLINK "http://www.icts.uct.ac.za/sites/default/files/image_tool/images/286/UCT_Information_Security_Policy_PC03_2020.pdf"</w:delInstrText>
        </w:r>
        <w:r w:rsidRPr="0048589B" w:rsidDel="00D238F4">
          <w:rPr>
            <w:rFonts w:ascii="Nunito" w:eastAsia="Times New Roman" w:hAnsi="Nunito" w:cs="Times New Roman"/>
            <w:sz w:val="20"/>
            <w:szCs w:val="20"/>
          </w:rPr>
        </w:r>
        <w:r w:rsidRPr="00691453" w:rsidDel="00D238F4">
          <w:rPr>
            <w:rFonts w:eastAsia="Times New Roman" w:cs="Times New Roman"/>
            <w:rPrChange w:id="4215" w:author="Craig Parker" w:date="2024-08-15T16:14:00Z" w16du:dateUtc="2024-08-15T14:14:00Z">
              <w:rPr>
                <w:rStyle w:val="Hyperlink"/>
                <w:rFonts w:ascii="Nunito" w:eastAsia="Nunito" w:hAnsi="Nunito" w:cs="Nunito"/>
                <w:sz w:val="20"/>
                <w:szCs w:val="20"/>
                <w:lang w:val="en-ZA"/>
              </w:rPr>
            </w:rPrChange>
          </w:rPr>
          <w:fldChar w:fldCharType="separate"/>
        </w:r>
        <w:r w:rsidRPr="00691453" w:rsidDel="00D238F4">
          <w:rPr>
            <w:rStyle w:val="Hyperlink"/>
            <w:rFonts w:ascii="Nunito" w:eastAsia="Nunito" w:hAnsi="Nunito" w:cs="Nunito"/>
            <w:sz w:val="20"/>
            <w:szCs w:val="20"/>
            <w:lang w:val="en-ZA"/>
          </w:rPr>
          <w:delText>UCT Information Security Policy</w:delText>
        </w:r>
        <w:r w:rsidRPr="00691453" w:rsidDel="00D238F4">
          <w:rPr>
            <w:rStyle w:val="Hyperlink"/>
            <w:rFonts w:ascii="Nunito" w:eastAsia="Nunito" w:hAnsi="Nunito" w:cs="Nunito"/>
            <w:sz w:val="20"/>
            <w:szCs w:val="20"/>
            <w:lang w:val="en-ZA"/>
          </w:rPr>
          <w:fldChar w:fldCharType="end"/>
        </w:r>
        <w:bookmarkStart w:id="4216" w:name="_Toc174639809"/>
        <w:bookmarkStart w:id="4217" w:name="_Toc174639974"/>
        <w:bookmarkStart w:id="4218" w:name="_Toc174715327"/>
        <w:bookmarkStart w:id="4219" w:name="_Toc174715507"/>
        <w:bookmarkEnd w:id="4216"/>
        <w:bookmarkEnd w:id="4217"/>
        <w:bookmarkEnd w:id="4218"/>
        <w:bookmarkEnd w:id="4219"/>
      </w:del>
    </w:p>
    <w:p w14:paraId="66A2CD17" w14:textId="5541943E" w:rsidR="0014541D" w:rsidRPr="00007315" w:rsidRDefault="00754F48">
      <w:pPr>
        <w:pStyle w:val="Heading1"/>
        <w:numPr>
          <w:ilvl w:val="1"/>
          <w:numId w:val="55"/>
        </w:numPr>
        <w:rPr>
          <w:ins w:id="4220" w:author="Craig Parker" w:date="2024-08-15T19:26:00Z" w16du:dateUtc="2024-08-15T17:26:00Z"/>
          <w:rFonts w:ascii="Nunito" w:hAnsi="Nunito"/>
          <w:sz w:val="32"/>
          <w:szCs w:val="32"/>
          <w:lang w:val="en-ZA" w:eastAsia="en-ZA"/>
          <w:rPrChange w:id="4221" w:author="Craig Parker" w:date="2024-08-16T13:26:00Z" w16du:dateUtc="2024-08-16T11:26:00Z">
            <w:rPr>
              <w:ins w:id="4222" w:author="Craig Parker" w:date="2024-08-15T19:26:00Z" w16du:dateUtc="2024-08-15T17:26:00Z"/>
              <w:lang w:val="en-ZA" w:eastAsia="en-ZA"/>
            </w:rPr>
          </w:rPrChange>
        </w:rPr>
        <w:pPrChange w:id="4223" w:author="Craig Parker" w:date="2024-08-16T09:42:00Z" w16du:dateUtc="2024-08-16T07:42:00Z">
          <w:pPr>
            <w:spacing w:before="100" w:beforeAutospacing="1" w:after="100" w:afterAutospacing="1" w:line="240" w:lineRule="auto"/>
          </w:pPr>
        </w:pPrChange>
      </w:pPr>
      <w:del w:id="4224" w:author="Craig Parker" w:date="2024-08-15T15:12:00Z" w16du:dateUtc="2024-08-15T13:12:00Z">
        <w:r w:rsidRPr="00007315" w:rsidDel="00D238F4">
          <w:rPr>
            <w:rFonts w:ascii="Nunito" w:eastAsia="Nunito" w:hAnsi="Nunito" w:cs="Nunito"/>
            <w:color w:val="auto"/>
            <w:sz w:val="32"/>
            <w:szCs w:val="32"/>
            <w:lang w:val="en-ZA"/>
            <w:rPrChange w:id="4225" w:author="Craig Parker" w:date="2024-08-16T13:26:00Z" w16du:dateUtc="2024-08-16T11:26:00Z">
              <w:rPr>
                <w:rFonts w:ascii="Nunito" w:eastAsia="Nunito" w:hAnsi="Nunito" w:cs="Nunito"/>
                <w:color w:val="000000" w:themeColor="text1"/>
                <w:sz w:val="20"/>
                <w:szCs w:val="20"/>
                <w:lang w:val="en-ZA"/>
              </w:rPr>
            </w:rPrChange>
          </w:rPr>
          <w:delText>By implementing these detailed encryption, storage isolation, network security, and local authentication measures, the HE²AT Center ensures the protection and confidentiality of sensitive data throughout its lifecycle.</w:delText>
        </w:r>
      </w:del>
      <w:bookmarkStart w:id="4226" w:name="_Toc174715508"/>
      <w:ins w:id="4227" w:author="Craig Parker" w:date="2024-08-15T15:08:00Z" w16du:dateUtc="2024-08-15T13:08:00Z">
        <w:r w:rsidR="00465D2D" w:rsidRPr="00007315">
          <w:rPr>
            <w:rFonts w:ascii="Nunito" w:hAnsi="Nunito"/>
            <w:color w:val="auto"/>
            <w:sz w:val="32"/>
            <w:szCs w:val="32"/>
            <w:lang w:val="en-ZA" w:eastAsia="en-ZA"/>
            <w:rPrChange w:id="4228" w:author="Craig Parker" w:date="2024-08-16T13:26:00Z" w16du:dateUtc="2024-08-16T11:26:00Z">
              <w:rPr>
                <w:b/>
                <w:bCs/>
                <w:lang w:val="en-ZA" w:eastAsia="en-ZA"/>
              </w:rPr>
            </w:rPrChange>
          </w:rPr>
          <w:t>Restricted Data Access</w:t>
        </w:r>
      </w:ins>
      <w:bookmarkEnd w:id="4226"/>
    </w:p>
    <w:p w14:paraId="0C86D58A" w14:textId="77777777" w:rsidR="0014541D" w:rsidRPr="0014541D" w:rsidRDefault="0014541D" w:rsidP="0014541D">
      <w:pPr>
        <w:spacing w:before="100" w:beforeAutospacing="1" w:after="100" w:afterAutospacing="1" w:line="240" w:lineRule="auto"/>
        <w:rPr>
          <w:ins w:id="4229" w:author="Craig Parker" w:date="2024-08-15T19:26:00Z" w16du:dateUtc="2024-08-15T17:26:00Z"/>
          <w:rFonts w:ascii="Nunito" w:eastAsia="Times New Roman" w:hAnsi="Nunito" w:cs="Times New Roman"/>
          <w:sz w:val="20"/>
          <w:szCs w:val="20"/>
          <w:lang w:val="en-ZA" w:eastAsia="en-ZA"/>
          <w:rPrChange w:id="4230" w:author="Craig Parker" w:date="2024-08-15T19:28:00Z" w16du:dateUtc="2024-08-15T17:28:00Z">
            <w:rPr>
              <w:ins w:id="4231" w:author="Craig Parker" w:date="2024-08-15T19:26:00Z" w16du:dateUtc="2024-08-15T17:26:00Z"/>
              <w:rFonts w:ascii="Times New Roman" w:eastAsia="Times New Roman" w:hAnsi="Times New Roman" w:cs="Times New Roman"/>
              <w:sz w:val="24"/>
              <w:szCs w:val="24"/>
              <w:lang w:val="en-ZA" w:eastAsia="en-ZA"/>
            </w:rPr>
          </w:rPrChange>
        </w:rPr>
      </w:pPr>
      <w:ins w:id="4232" w:author="Craig Parker" w:date="2024-08-15T19:26:00Z" w16du:dateUtc="2024-08-15T17:26:00Z">
        <w:r w:rsidRPr="0014541D">
          <w:rPr>
            <w:rFonts w:ascii="Nunito" w:eastAsia="Times New Roman" w:hAnsi="Nunito" w:cs="Times New Roman"/>
            <w:sz w:val="20"/>
            <w:szCs w:val="20"/>
            <w:lang w:val="en-ZA" w:eastAsia="en-ZA"/>
            <w:rPrChange w:id="4233" w:author="Craig Parker" w:date="2024-08-15T19:28:00Z" w16du:dateUtc="2024-08-15T17:28:00Z">
              <w:rPr>
                <w:rFonts w:ascii="Times New Roman" w:eastAsia="Times New Roman" w:hAnsi="Times New Roman" w:cs="Times New Roman"/>
                <w:sz w:val="24"/>
                <w:szCs w:val="24"/>
                <w:lang w:val="en-ZA" w:eastAsia="en-ZA"/>
              </w:rPr>
            </w:rPrChange>
          </w:rPr>
          <w:t xml:space="preserve">To safeguard personal information, the HE²AT </w:t>
        </w:r>
        <w:proofErr w:type="spellStart"/>
        <w:r w:rsidRPr="0014541D">
          <w:rPr>
            <w:rFonts w:ascii="Nunito" w:eastAsia="Times New Roman" w:hAnsi="Nunito" w:cs="Times New Roman"/>
            <w:sz w:val="20"/>
            <w:szCs w:val="20"/>
            <w:lang w:val="en-ZA" w:eastAsia="en-ZA"/>
            <w:rPrChange w:id="4234" w:author="Craig Parker" w:date="2024-08-15T19:28:00Z" w16du:dateUtc="2024-08-15T17:28:00Z">
              <w:rPr>
                <w:rFonts w:ascii="Times New Roman" w:eastAsia="Times New Roman" w:hAnsi="Times New Roman" w:cs="Times New Roman"/>
                <w:sz w:val="24"/>
                <w:szCs w:val="24"/>
                <w:lang w:val="en-ZA" w:eastAsia="en-ZA"/>
              </w:rPr>
            </w:rPrChange>
          </w:rPr>
          <w:t>Center</w:t>
        </w:r>
        <w:proofErr w:type="spellEnd"/>
        <w:r w:rsidRPr="0014541D">
          <w:rPr>
            <w:rFonts w:ascii="Nunito" w:eastAsia="Times New Roman" w:hAnsi="Nunito" w:cs="Times New Roman"/>
            <w:sz w:val="20"/>
            <w:szCs w:val="20"/>
            <w:lang w:val="en-ZA" w:eastAsia="en-ZA"/>
            <w:rPrChange w:id="4235" w:author="Craig Parker" w:date="2024-08-15T19:28:00Z" w16du:dateUtc="2024-08-15T17:28:00Z">
              <w:rPr>
                <w:rFonts w:ascii="Times New Roman" w:eastAsia="Times New Roman" w:hAnsi="Times New Roman" w:cs="Times New Roman"/>
                <w:sz w:val="24"/>
                <w:szCs w:val="24"/>
                <w:lang w:val="en-ZA" w:eastAsia="en-ZA"/>
              </w:rPr>
            </w:rPrChange>
          </w:rPr>
          <w:t xml:space="preserve"> implements robust encryption and security measures:</w:t>
        </w:r>
      </w:ins>
    </w:p>
    <w:p w14:paraId="2BBABB1E" w14:textId="34F30D66" w:rsidR="0014541D" w:rsidRPr="00007315" w:rsidRDefault="005F0EDC">
      <w:pPr>
        <w:pStyle w:val="Heading2"/>
        <w:rPr>
          <w:ins w:id="4236" w:author="Craig Parker" w:date="2024-08-15T19:26:00Z" w16du:dateUtc="2024-08-15T17:26:00Z"/>
          <w:rFonts w:ascii="Nunito" w:hAnsi="Nunito"/>
          <w:lang w:val="en-ZA" w:eastAsia="en-ZA"/>
          <w:rPrChange w:id="4237" w:author="Craig Parker" w:date="2024-08-16T13:24:00Z" w16du:dateUtc="2024-08-16T11:24:00Z">
            <w:rPr>
              <w:ins w:id="4238" w:author="Craig Parker" w:date="2024-08-15T19:26:00Z" w16du:dateUtc="2024-08-15T17:26:00Z"/>
              <w:lang w:val="en-ZA" w:eastAsia="en-ZA"/>
            </w:rPr>
          </w:rPrChange>
        </w:rPr>
        <w:pPrChange w:id="4239" w:author="Craig Parker" w:date="2024-08-16T09:54:00Z" w16du:dateUtc="2024-08-16T07:54:00Z">
          <w:pPr>
            <w:spacing w:before="100" w:beforeAutospacing="1" w:after="100" w:afterAutospacing="1" w:line="240" w:lineRule="auto"/>
            <w:outlineLvl w:val="3"/>
          </w:pPr>
        </w:pPrChange>
      </w:pPr>
      <w:bookmarkStart w:id="4240" w:name="_Toc174715509"/>
      <w:ins w:id="4241" w:author="Craig Parker" w:date="2024-08-16T09:54:00Z" w16du:dateUtc="2024-08-16T07:54:00Z">
        <w:r w:rsidRPr="00007315">
          <w:rPr>
            <w:rFonts w:ascii="Nunito" w:hAnsi="Nunito"/>
            <w:color w:val="auto"/>
            <w:lang w:val="en-ZA" w:eastAsia="en-ZA"/>
            <w:rPrChange w:id="4242" w:author="Craig Parker" w:date="2024-08-16T13:24:00Z" w16du:dateUtc="2024-08-16T11:24:00Z">
              <w:rPr>
                <w:b/>
                <w:bCs/>
                <w:lang w:val="en-ZA" w:eastAsia="en-ZA"/>
              </w:rPr>
            </w:rPrChange>
          </w:rPr>
          <w:t xml:space="preserve">11.1. </w:t>
        </w:r>
      </w:ins>
      <w:ins w:id="4243" w:author="Craig Parker" w:date="2024-08-15T19:26:00Z" w16du:dateUtc="2024-08-15T17:26:00Z">
        <w:r w:rsidR="0014541D" w:rsidRPr="00007315">
          <w:rPr>
            <w:rFonts w:ascii="Nunito" w:hAnsi="Nunito"/>
            <w:color w:val="auto"/>
            <w:lang w:val="en-ZA" w:eastAsia="en-ZA"/>
            <w:rPrChange w:id="4244" w:author="Craig Parker" w:date="2024-08-16T13:24:00Z" w16du:dateUtc="2024-08-16T11:24:00Z">
              <w:rPr>
                <w:b/>
                <w:bCs/>
                <w:lang w:val="en-ZA" w:eastAsia="en-ZA"/>
              </w:rPr>
            </w:rPrChange>
          </w:rPr>
          <w:t>Encryption of Personally Identifiable Data</w:t>
        </w:r>
        <w:bookmarkEnd w:id="4240"/>
      </w:ins>
    </w:p>
    <w:p w14:paraId="35A93947" w14:textId="11E698D2" w:rsidR="0014541D" w:rsidRPr="0014541D" w:rsidRDefault="0014541D" w:rsidP="0014541D">
      <w:pPr>
        <w:spacing w:before="100" w:beforeAutospacing="1" w:after="100" w:afterAutospacing="1" w:line="240" w:lineRule="auto"/>
        <w:rPr>
          <w:ins w:id="4245" w:author="Craig Parker" w:date="2024-08-15T19:26:00Z" w16du:dateUtc="2024-08-15T17:26:00Z"/>
          <w:rFonts w:ascii="Nunito" w:eastAsia="Times New Roman" w:hAnsi="Nunito" w:cs="Times New Roman"/>
          <w:sz w:val="20"/>
          <w:szCs w:val="20"/>
          <w:lang w:val="en-ZA" w:eastAsia="en-ZA"/>
          <w:rPrChange w:id="4246" w:author="Craig Parker" w:date="2024-08-15T19:28:00Z" w16du:dateUtc="2024-08-15T17:28:00Z">
            <w:rPr>
              <w:ins w:id="4247" w:author="Craig Parker" w:date="2024-08-15T19:26:00Z" w16du:dateUtc="2024-08-15T17:26:00Z"/>
              <w:rFonts w:ascii="Times New Roman" w:eastAsia="Times New Roman" w:hAnsi="Times New Roman" w:cs="Times New Roman"/>
              <w:sz w:val="24"/>
              <w:szCs w:val="24"/>
              <w:lang w:val="en-ZA" w:eastAsia="en-ZA"/>
            </w:rPr>
          </w:rPrChange>
        </w:rPr>
      </w:pPr>
      <w:ins w:id="4248" w:author="Craig Parker" w:date="2024-08-15T19:26:00Z" w16du:dateUtc="2024-08-15T17:26:00Z">
        <w:r w:rsidRPr="0014541D">
          <w:rPr>
            <w:rFonts w:ascii="Nunito" w:eastAsia="Times New Roman" w:hAnsi="Nunito" w:cs="Times New Roman"/>
            <w:sz w:val="20"/>
            <w:szCs w:val="20"/>
            <w:lang w:val="en-ZA" w:eastAsia="en-ZA"/>
            <w:rPrChange w:id="4249" w:author="Craig Parker" w:date="2024-08-15T19:28:00Z" w16du:dateUtc="2024-08-15T17:28:00Z">
              <w:rPr>
                <w:rFonts w:ascii="Times New Roman" w:eastAsia="Times New Roman" w:hAnsi="Times New Roman" w:cs="Times New Roman"/>
                <w:sz w:val="24"/>
                <w:szCs w:val="24"/>
                <w:lang w:val="en-ZA" w:eastAsia="en-ZA"/>
              </w:rPr>
            </w:rPrChange>
          </w:rPr>
          <w:t xml:space="preserve">Before transfer, </w:t>
        </w:r>
      </w:ins>
      <w:ins w:id="4250" w:author="Craig Parker" w:date="2024-08-16T08:56:00Z" w16du:dateUtc="2024-08-16T06:56:00Z">
        <w:r w:rsidR="00A56999">
          <w:rPr>
            <w:rFonts w:ascii="Nunito" w:eastAsia="Times New Roman" w:hAnsi="Nunito" w:cs="Times New Roman"/>
            <w:sz w:val="20"/>
            <w:szCs w:val="20"/>
            <w:lang w:val="en-ZA" w:eastAsia="en-ZA"/>
          </w:rPr>
          <w:t xml:space="preserve">the data provider encrypts any data containing personally identifiable information (PII) </w:t>
        </w:r>
      </w:ins>
      <w:ins w:id="4251" w:author="Craig Parker" w:date="2024-08-15T19:26:00Z" w16du:dateUtc="2024-08-15T17:26:00Z">
        <w:r w:rsidRPr="0014541D">
          <w:rPr>
            <w:rFonts w:ascii="Nunito" w:eastAsia="Times New Roman" w:hAnsi="Nunito" w:cs="Times New Roman"/>
            <w:sz w:val="20"/>
            <w:szCs w:val="20"/>
            <w:lang w:val="en-ZA" w:eastAsia="en-ZA"/>
            <w:rPrChange w:id="4252" w:author="Craig Parker" w:date="2024-08-15T19:28:00Z" w16du:dateUtc="2024-08-15T17:28:00Z">
              <w:rPr>
                <w:rFonts w:ascii="Times New Roman" w:eastAsia="Times New Roman" w:hAnsi="Times New Roman" w:cs="Times New Roman"/>
                <w:sz w:val="24"/>
                <w:szCs w:val="24"/>
                <w:lang w:val="en-ZA" w:eastAsia="en-ZA"/>
              </w:rPr>
            </w:rPrChange>
          </w:rPr>
          <w:t xml:space="preserve">using strong encryption algorithms, such as AES-256. This ensures that the data is unreadable without a decryption key. </w:t>
        </w:r>
      </w:ins>
      <w:ins w:id="4253" w:author="Craig Parker" w:date="2024-08-16T08:56:00Z" w16du:dateUtc="2024-08-16T06:56:00Z">
        <w:r w:rsidR="00A56999">
          <w:rPr>
            <w:rFonts w:ascii="Nunito" w:eastAsia="Times New Roman" w:hAnsi="Nunito" w:cs="Times New Roman"/>
            <w:sz w:val="20"/>
            <w:szCs w:val="20"/>
            <w:lang w:val="en-ZA" w:eastAsia="en-ZA"/>
          </w:rPr>
          <w:t xml:space="preserve">Transport Layer Security (TLS) protocols are employed during transmission </w:t>
        </w:r>
      </w:ins>
      <w:ins w:id="4254" w:author="Craig Parker" w:date="2024-08-15T19:26:00Z" w16du:dateUtc="2024-08-15T17:26:00Z">
        <w:r w:rsidRPr="0014541D">
          <w:rPr>
            <w:rFonts w:ascii="Nunito" w:eastAsia="Times New Roman" w:hAnsi="Nunito" w:cs="Times New Roman"/>
            <w:sz w:val="20"/>
            <w:szCs w:val="20"/>
            <w:lang w:val="en-ZA" w:eastAsia="en-ZA"/>
            <w:rPrChange w:id="4255" w:author="Craig Parker" w:date="2024-08-15T19:28:00Z" w16du:dateUtc="2024-08-15T17:28:00Z">
              <w:rPr>
                <w:rFonts w:ascii="Times New Roman" w:eastAsia="Times New Roman" w:hAnsi="Times New Roman" w:cs="Times New Roman"/>
                <w:sz w:val="24"/>
                <w:szCs w:val="24"/>
                <w:lang w:val="en-ZA" w:eastAsia="en-ZA"/>
              </w:rPr>
            </w:rPrChange>
          </w:rPr>
          <w:t>to maintain encryption and prevent interception. Both the data provider and recipient are notified upon successful transfer, and the UCT data platform verifies the data's integrity before authorized personnel decrypt it.</w:t>
        </w:r>
      </w:ins>
    </w:p>
    <w:p w14:paraId="3807284B" w14:textId="1DF5937A" w:rsidR="0014541D" w:rsidRPr="00007315" w:rsidRDefault="005F0EDC">
      <w:pPr>
        <w:pStyle w:val="Heading2"/>
        <w:rPr>
          <w:ins w:id="4256" w:author="Craig Parker" w:date="2024-08-15T19:26:00Z" w16du:dateUtc="2024-08-15T17:26:00Z"/>
          <w:rFonts w:ascii="Nunito" w:hAnsi="Nunito"/>
          <w:b w:val="0"/>
          <w:bCs w:val="0"/>
          <w:rPrChange w:id="4257" w:author="Craig Parker" w:date="2024-08-16T13:24:00Z" w16du:dateUtc="2024-08-16T11:24:00Z">
            <w:rPr>
              <w:ins w:id="4258" w:author="Craig Parker" w:date="2024-08-15T19:26:00Z" w16du:dateUtc="2024-08-15T17:26:00Z"/>
              <w:b/>
              <w:bCs/>
              <w:lang w:val="en-ZA" w:eastAsia="en-ZA"/>
            </w:rPr>
          </w:rPrChange>
        </w:rPr>
        <w:pPrChange w:id="4259" w:author="Craig Parker" w:date="2024-08-16T09:53:00Z" w16du:dateUtc="2024-08-16T07:53:00Z">
          <w:pPr>
            <w:spacing w:before="100" w:beforeAutospacing="1" w:after="100" w:afterAutospacing="1" w:line="240" w:lineRule="auto"/>
            <w:outlineLvl w:val="3"/>
          </w:pPr>
        </w:pPrChange>
      </w:pPr>
      <w:ins w:id="4260" w:author="Craig Parker" w:date="2024-08-16T09:53:00Z" w16du:dateUtc="2024-08-16T07:53:00Z">
        <w:r w:rsidRPr="00007315">
          <w:rPr>
            <w:rFonts w:ascii="Nunito" w:hAnsi="Nunito"/>
            <w:color w:val="auto"/>
            <w:rPrChange w:id="4261" w:author="Craig Parker" w:date="2024-08-16T13:24:00Z" w16du:dateUtc="2024-08-16T11:24:00Z">
              <w:rPr>
                <w:b/>
                <w:bCs/>
              </w:rPr>
            </w:rPrChange>
          </w:rPr>
          <w:t xml:space="preserve"> </w:t>
        </w:r>
      </w:ins>
      <w:bookmarkStart w:id="4262" w:name="_Toc174715510"/>
      <w:ins w:id="4263" w:author="Craig Parker" w:date="2024-08-16T09:54:00Z" w16du:dateUtc="2024-08-16T07:54:00Z">
        <w:r w:rsidRPr="00007315">
          <w:rPr>
            <w:rFonts w:ascii="Nunito" w:hAnsi="Nunito"/>
            <w:color w:val="auto"/>
            <w:rPrChange w:id="4264" w:author="Craig Parker" w:date="2024-08-16T13:24:00Z" w16du:dateUtc="2024-08-16T11:24:00Z">
              <w:rPr>
                <w:b/>
                <w:bCs/>
              </w:rPr>
            </w:rPrChange>
          </w:rPr>
          <w:t xml:space="preserve">11.2. </w:t>
        </w:r>
      </w:ins>
      <w:ins w:id="4265" w:author="Craig Parker" w:date="2024-08-15T19:26:00Z" w16du:dateUtc="2024-08-15T17:26:00Z">
        <w:r w:rsidR="0014541D" w:rsidRPr="00007315">
          <w:rPr>
            <w:rFonts w:ascii="Nunito" w:hAnsi="Nunito"/>
            <w:color w:val="auto"/>
            <w:rPrChange w:id="4266" w:author="Craig Parker" w:date="2024-08-16T13:24:00Z" w16du:dateUtc="2024-08-16T11:24:00Z">
              <w:rPr>
                <w:b/>
                <w:bCs/>
                <w:lang w:val="en-ZA" w:eastAsia="en-ZA"/>
              </w:rPr>
            </w:rPrChange>
          </w:rPr>
          <w:t>Data Storage and Encryption</w:t>
        </w:r>
        <w:bookmarkEnd w:id="4262"/>
      </w:ins>
    </w:p>
    <w:p w14:paraId="05A19460" w14:textId="505A314F" w:rsidR="0014541D" w:rsidRPr="0014541D" w:rsidRDefault="0014541D" w:rsidP="0014541D">
      <w:pPr>
        <w:spacing w:before="100" w:beforeAutospacing="1" w:after="100" w:afterAutospacing="1" w:line="240" w:lineRule="auto"/>
        <w:rPr>
          <w:ins w:id="4267" w:author="Craig Parker" w:date="2024-08-15T19:26:00Z" w16du:dateUtc="2024-08-15T17:26:00Z"/>
          <w:rFonts w:ascii="Nunito" w:eastAsia="Times New Roman" w:hAnsi="Nunito" w:cs="Times New Roman"/>
          <w:sz w:val="20"/>
          <w:szCs w:val="20"/>
          <w:lang w:val="en-ZA" w:eastAsia="en-ZA"/>
          <w:rPrChange w:id="4268" w:author="Craig Parker" w:date="2024-08-15T19:28:00Z" w16du:dateUtc="2024-08-15T17:28:00Z">
            <w:rPr>
              <w:ins w:id="4269" w:author="Craig Parker" w:date="2024-08-15T19:26:00Z" w16du:dateUtc="2024-08-15T17:26:00Z"/>
              <w:rFonts w:ascii="Times New Roman" w:eastAsia="Times New Roman" w:hAnsi="Times New Roman" w:cs="Times New Roman"/>
              <w:sz w:val="24"/>
              <w:szCs w:val="24"/>
              <w:lang w:val="en-ZA" w:eastAsia="en-ZA"/>
            </w:rPr>
          </w:rPrChange>
        </w:rPr>
      </w:pPr>
      <w:ins w:id="4270" w:author="Craig Parker" w:date="2024-08-15T19:26:00Z" w16du:dateUtc="2024-08-15T17:26:00Z">
        <w:r w:rsidRPr="0014541D">
          <w:rPr>
            <w:rFonts w:ascii="Nunito" w:eastAsia="Times New Roman" w:hAnsi="Nunito" w:cs="Times New Roman"/>
            <w:sz w:val="20"/>
            <w:szCs w:val="20"/>
            <w:lang w:val="en-ZA" w:eastAsia="en-ZA"/>
            <w:rPrChange w:id="4271" w:author="Craig Parker" w:date="2024-08-15T19:28:00Z" w16du:dateUtc="2024-08-15T17:28:00Z">
              <w:rPr>
                <w:rFonts w:ascii="Times New Roman" w:eastAsia="Times New Roman" w:hAnsi="Times New Roman" w:cs="Times New Roman"/>
                <w:sz w:val="24"/>
                <w:szCs w:val="24"/>
                <w:lang w:val="en-ZA" w:eastAsia="en-ZA"/>
              </w:rPr>
            </w:rPrChange>
          </w:rPr>
          <w:t xml:space="preserve">Once transferred to UCT, any data identified as containing PII or specified by the DTA is encrypted for storage. The AES-256 encryption standard is applied, with encryption keys restricted to essential personnel responsible for </w:t>
        </w:r>
      </w:ins>
      <w:ins w:id="4272" w:author="Craig Parker" w:date="2024-08-16T08:56:00Z" w16du:dateUtc="2024-08-16T06:56:00Z">
        <w:r w:rsidR="00A56999">
          <w:rPr>
            <w:rFonts w:ascii="Nunito" w:eastAsia="Times New Roman" w:hAnsi="Nunito" w:cs="Times New Roman"/>
            <w:sz w:val="20"/>
            <w:szCs w:val="20"/>
            <w:lang w:val="en-ZA" w:eastAsia="en-ZA"/>
          </w:rPr>
          <w:t>anonymisation</w:t>
        </w:r>
      </w:ins>
      <w:ins w:id="4273" w:author="Craig Parker" w:date="2024-08-15T19:26:00Z" w16du:dateUtc="2024-08-15T17:26:00Z">
        <w:r w:rsidRPr="0014541D">
          <w:rPr>
            <w:rFonts w:ascii="Nunito" w:eastAsia="Times New Roman" w:hAnsi="Nunito" w:cs="Times New Roman"/>
            <w:sz w:val="20"/>
            <w:szCs w:val="20"/>
            <w:lang w:val="en-ZA" w:eastAsia="en-ZA"/>
            <w:rPrChange w:id="4274" w:author="Craig Parker" w:date="2024-08-15T19:28:00Z" w16du:dateUtc="2024-08-15T17:28:00Z">
              <w:rPr>
                <w:rFonts w:ascii="Times New Roman" w:eastAsia="Times New Roman" w:hAnsi="Times New Roman" w:cs="Times New Roman"/>
                <w:sz w:val="24"/>
                <w:szCs w:val="24"/>
                <w:lang w:val="en-ZA" w:eastAsia="en-ZA"/>
              </w:rPr>
            </w:rPrChange>
          </w:rPr>
          <w:t xml:space="preserve"> processes. Metadata, however, is stored separately to facilitate indexing and software development while maintaining security.</w:t>
        </w:r>
      </w:ins>
    </w:p>
    <w:p w14:paraId="22C5D329" w14:textId="26075FA8" w:rsidR="0014541D" w:rsidRPr="00007315" w:rsidRDefault="005F0EDC">
      <w:pPr>
        <w:pStyle w:val="Heading2"/>
        <w:rPr>
          <w:ins w:id="4275" w:author="Craig Parker" w:date="2024-08-15T19:26:00Z" w16du:dateUtc="2024-08-15T17:26:00Z"/>
          <w:rFonts w:ascii="Nunito" w:hAnsi="Nunito"/>
          <w:b w:val="0"/>
          <w:bCs w:val="0"/>
          <w:lang w:val="en-ZA" w:eastAsia="en-ZA"/>
          <w:rPrChange w:id="4276" w:author="Craig Parker" w:date="2024-08-16T13:24:00Z" w16du:dateUtc="2024-08-16T11:24:00Z">
            <w:rPr>
              <w:ins w:id="4277" w:author="Craig Parker" w:date="2024-08-15T19:26:00Z" w16du:dateUtc="2024-08-15T17:26:00Z"/>
              <w:b/>
              <w:bCs/>
              <w:lang w:val="en-ZA" w:eastAsia="en-ZA"/>
            </w:rPr>
          </w:rPrChange>
        </w:rPr>
        <w:pPrChange w:id="4278" w:author="Craig Parker" w:date="2024-08-16T09:53:00Z" w16du:dateUtc="2024-08-16T07:53:00Z">
          <w:pPr>
            <w:spacing w:before="100" w:beforeAutospacing="1" w:after="100" w:afterAutospacing="1" w:line="240" w:lineRule="auto"/>
            <w:outlineLvl w:val="3"/>
          </w:pPr>
        </w:pPrChange>
      </w:pPr>
      <w:bookmarkStart w:id="4279" w:name="_Toc174715511"/>
      <w:ins w:id="4280" w:author="Craig Parker" w:date="2024-08-16T09:54:00Z" w16du:dateUtc="2024-08-16T07:54:00Z">
        <w:r w:rsidRPr="00007315">
          <w:rPr>
            <w:rFonts w:ascii="Nunito" w:hAnsi="Nunito"/>
            <w:color w:val="auto"/>
            <w:lang w:val="en-ZA" w:eastAsia="en-ZA"/>
            <w:rPrChange w:id="4281" w:author="Craig Parker" w:date="2024-08-16T13:24:00Z" w16du:dateUtc="2024-08-16T11:24:00Z">
              <w:rPr>
                <w:b/>
                <w:bCs/>
                <w:lang w:val="en-ZA" w:eastAsia="en-ZA"/>
              </w:rPr>
            </w:rPrChange>
          </w:rPr>
          <w:t xml:space="preserve">11.3. </w:t>
        </w:r>
      </w:ins>
      <w:ins w:id="4282" w:author="Craig Parker" w:date="2024-08-15T19:26:00Z" w16du:dateUtc="2024-08-15T17:26:00Z">
        <w:r w:rsidR="0014541D" w:rsidRPr="00007315">
          <w:rPr>
            <w:rFonts w:ascii="Nunito" w:hAnsi="Nunito"/>
            <w:color w:val="auto"/>
            <w:lang w:val="en-ZA" w:eastAsia="en-ZA"/>
            <w:rPrChange w:id="4283" w:author="Craig Parker" w:date="2024-08-16T13:24:00Z" w16du:dateUtc="2024-08-16T11:24:00Z">
              <w:rPr>
                <w:b/>
                <w:bCs/>
                <w:lang w:val="en-ZA" w:eastAsia="en-ZA"/>
              </w:rPr>
            </w:rPrChange>
          </w:rPr>
          <w:t>Network Security</w:t>
        </w:r>
        <w:bookmarkEnd w:id="4279"/>
      </w:ins>
    </w:p>
    <w:p w14:paraId="1A428CC9" w14:textId="77777777" w:rsidR="0014541D" w:rsidRPr="0014541D" w:rsidRDefault="0014541D" w:rsidP="0014541D">
      <w:pPr>
        <w:spacing w:before="100" w:beforeAutospacing="1" w:after="100" w:afterAutospacing="1" w:line="240" w:lineRule="auto"/>
        <w:rPr>
          <w:ins w:id="4284" w:author="Craig Parker" w:date="2024-08-15T19:26:00Z" w16du:dateUtc="2024-08-15T17:26:00Z"/>
          <w:rFonts w:ascii="Nunito" w:eastAsia="Times New Roman" w:hAnsi="Nunito" w:cs="Times New Roman"/>
          <w:sz w:val="20"/>
          <w:szCs w:val="20"/>
          <w:lang w:val="en-ZA" w:eastAsia="en-ZA"/>
          <w:rPrChange w:id="4285" w:author="Craig Parker" w:date="2024-08-15T19:28:00Z" w16du:dateUtc="2024-08-15T17:28:00Z">
            <w:rPr>
              <w:ins w:id="4286" w:author="Craig Parker" w:date="2024-08-15T19:26:00Z" w16du:dateUtc="2024-08-15T17:26:00Z"/>
              <w:rFonts w:ascii="Times New Roman" w:eastAsia="Times New Roman" w:hAnsi="Times New Roman" w:cs="Times New Roman"/>
              <w:sz w:val="24"/>
              <w:szCs w:val="24"/>
              <w:lang w:val="en-ZA" w:eastAsia="en-ZA"/>
            </w:rPr>
          </w:rPrChange>
        </w:rPr>
      </w:pPr>
      <w:ins w:id="4287" w:author="Craig Parker" w:date="2024-08-15T19:26:00Z" w16du:dateUtc="2024-08-15T17:26:00Z">
        <w:r w:rsidRPr="0014541D">
          <w:rPr>
            <w:rFonts w:ascii="Nunito" w:eastAsia="Times New Roman" w:hAnsi="Nunito" w:cs="Times New Roman"/>
            <w:sz w:val="20"/>
            <w:szCs w:val="20"/>
            <w:lang w:val="en-ZA" w:eastAsia="en-ZA"/>
            <w:rPrChange w:id="4288" w:author="Craig Parker" w:date="2024-08-15T19:28:00Z" w16du:dateUtc="2024-08-15T17:28:00Z">
              <w:rPr>
                <w:rFonts w:ascii="Times New Roman" w:eastAsia="Times New Roman" w:hAnsi="Times New Roman" w:cs="Times New Roman"/>
                <w:sz w:val="24"/>
                <w:szCs w:val="24"/>
                <w:lang w:val="en-ZA" w:eastAsia="en-ZA"/>
              </w:rPr>
            </w:rPrChange>
          </w:rPr>
          <w:t>The CSAG compute infrastructure benefits from UCT's comprehensive security policies. Key measures include:</w:t>
        </w:r>
      </w:ins>
    </w:p>
    <w:p w14:paraId="061FBA0A" w14:textId="77777777" w:rsidR="0014541D" w:rsidRPr="0014541D" w:rsidRDefault="0014541D" w:rsidP="0014541D">
      <w:pPr>
        <w:numPr>
          <w:ilvl w:val="0"/>
          <w:numId w:val="72"/>
        </w:numPr>
        <w:spacing w:before="100" w:beforeAutospacing="1" w:after="100" w:afterAutospacing="1" w:line="240" w:lineRule="auto"/>
        <w:rPr>
          <w:ins w:id="4289" w:author="Craig Parker" w:date="2024-08-15T19:26:00Z" w16du:dateUtc="2024-08-15T17:26:00Z"/>
          <w:rFonts w:ascii="Nunito" w:eastAsia="Times New Roman" w:hAnsi="Nunito" w:cs="Times New Roman"/>
          <w:sz w:val="20"/>
          <w:szCs w:val="20"/>
          <w:lang w:val="en-ZA" w:eastAsia="en-ZA"/>
          <w:rPrChange w:id="4290" w:author="Craig Parker" w:date="2024-08-15T19:28:00Z" w16du:dateUtc="2024-08-15T17:28:00Z">
            <w:rPr>
              <w:ins w:id="4291" w:author="Craig Parker" w:date="2024-08-15T19:26:00Z" w16du:dateUtc="2024-08-15T17:26:00Z"/>
              <w:rFonts w:ascii="Times New Roman" w:eastAsia="Times New Roman" w:hAnsi="Times New Roman" w:cs="Times New Roman"/>
              <w:sz w:val="24"/>
              <w:szCs w:val="24"/>
              <w:lang w:val="en-ZA" w:eastAsia="en-ZA"/>
            </w:rPr>
          </w:rPrChange>
        </w:rPr>
      </w:pPr>
      <w:ins w:id="4292" w:author="Craig Parker" w:date="2024-08-15T19:26:00Z" w16du:dateUtc="2024-08-15T17:26:00Z">
        <w:r w:rsidRPr="0014541D">
          <w:rPr>
            <w:rFonts w:ascii="Nunito" w:eastAsia="Times New Roman" w:hAnsi="Nunito" w:cs="Times New Roman"/>
            <w:b/>
            <w:bCs/>
            <w:sz w:val="20"/>
            <w:szCs w:val="20"/>
            <w:lang w:val="en-ZA" w:eastAsia="en-ZA"/>
            <w:rPrChange w:id="4293" w:author="Craig Parker" w:date="2024-08-15T19:28:00Z" w16du:dateUtc="2024-08-15T17:28:00Z">
              <w:rPr>
                <w:rFonts w:ascii="Times New Roman" w:eastAsia="Times New Roman" w:hAnsi="Times New Roman" w:cs="Times New Roman"/>
                <w:b/>
                <w:bCs/>
                <w:sz w:val="24"/>
                <w:szCs w:val="24"/>
                <w:lang w:val="en-ZA" w:eastAsia="en-ZA"/>
              </w:rPr>
            </w:rPrChange>
          </w:rPr>
          <w:t>Firewall Protection:</w:t>
        </w:r>
        <w:r w:rsidRPr="0014541D">
          <w:rPr>
            <w:rFonts w:ascii="Nunito" w:eastAsia="Times New Roman" w:hAnsi="Nunito" w:cs="Times New Roman"/>
            <w:sz w:val="20"/>
            <w:szCs w:val="20"/>
            <w:lang w:val="en-ZA" w:eastAsia="en-ZA"/>
            <w:rPrChange w:id="4294" w:author="Craig Parker" w:date="2024-08-15T19:28:00Z" w16du:dateUtc="2024-08-15T17:28:00Z">
              <w:rPr>
                <w:rFonts w:ascii="Times New Roman" w:eastAsia="Times New Roman" w:hAnsi="Times New Roman" w:cs="Times New Roman"/>
                <w:sz w:val="24"/>
                <w:szCs w:val="24"/>
                <w:lang w:val="en-ZA" w:eastAsia="en-ZA"/>
              </w:rPr>
            </w:rPrChange>
          </w:rPr>
          <w:t xml:space="preserve"> UCT’s Cisco firewall safeguards against external threats, ensuring only authorized access is permitted.</w:t>
        </w:r>
      </w:ins>
    </w:p>
    <w:p w14:paraId="0A30BBE5" w14:textId="77777777" w:rsidR="0014541D" w:rsidRPr="0014541D" w:rsidRDefault="0014541D" w:rsidP="0014541D">
      <w:pPr>
        <w:numPr>
          <w:ilvl w:val="0"/>
          <w:numId w:val="72"/>
        </w:numPr>
        <w:spacing w:before="100" w:beforeAutospacing="1" w:after="100" w:afterAutospacing="1" w:line="240" w:lineRule="auto"/>
        <w:rPr>
          <w:ins w:id="4295" w:author="Craig Parker" w:date="2024-08-15T19:26:00Z" w16du:dateUtc="2024-08-15T17:26:00Z"/>
          <w:rFonts w:ascii="Nunito" w:eastAsia="Times New Roman" w:hAnsi="Nunito" w:cs="Times New Roman"/>
          <w:sz w:val="20"/>
          <w:szCs w:val="20"/>
          <w:lang w:val="en-ZA" w:eastAsia="en-ZA"/>
          <w:rPrChange w:id="4296" w:author="Craig Parker" w:date="2024-08-15T19:28:00Z" w16du:dateUtc="2024-08-15T17:28:00Z">
            <w:rPr>
              <w:ins w:id="4297" w:author="Craig Parker" w:date="2024-08-15T19:26:00Z" w16du:dateUtc="2024-08-15T17:26:00Z"/>
              <w:rFonts w:ascii="Times New Roman" w:eastAsia="Times New Roman" w:hAnsi="Times New Roman" w:cs="Times New Roman"/>
              <w:sz w:val="24"/>
              <w:szCs w:val="24"/>
              <w:lang w:val="en-ZA" w:eastAsia="en-ZA"/>
            </w:rPr>
          </w:rPrChange>
        </w:rPr>
      </w:pPr>
      <w:ins w:id="4298" w:author="Craig Parker" w:date="2024-08-15T19:26:00Z" w16du:dateUtc="2024-08-15T17:26:00Z">
        <w:r w:rsidRPr="0014541D">
          <w:rPr>
            <w:rFonts w:ascii="Nunito" w:eastAsia="Times New Roman" w:hAnsi="Nunito" w:cs="Times New Roman"/>
            <w:b/>
            <w:bCs/>
            <w:sz w:val="20"/>
            <w:szCs w:val="20"/>
            <w:lang w:val="en-ZA" w:eastAsia="en-ZA"/>
            <w:rPrChange w:id="4299" w:author="Craig Parker" w:date="2024-08-15T19:28:00Z" w16du:dateUtc="2024-08-15T17:28:00Z">
              <w:rPr>
                <w:rFonts w:ascii="Times New Roman" w:eastAsia="Times New Roman" w:hAnsi="Times New Roman" w:cs="Times New Roman"/>
                <w:b/>
                <w:bCs/>
                <w:sz w:val="24"/>
                <w:szCs w:val="24"/>
                <w:lang w:val="en-ZA" w:eastAsia="en-ZA"/>
              </w:rPr>
            </w:rPrChange>
          </w:rPr>
          <w:t>VPN Access:</w:t>
        </w:r>
        <w:r w:rsidRPr="0014541D">
          <w:rPr>
            <w:rFonts w:ascii="Nunito" w:eastAsia="Times New Roman" w:hAnsi="Nunito" w:cs="Times New Roman"/>
            <w:sz w:val="20"/>
            <w:szCs w:val="20"/>
            <w:lang w:val="en-ZA" w:eastAsia="en-ZA"/>
            <w:rPrChange w:id="4300" w:author="Craig Parker" w:date="2024-08-15T19:28:00Z" w16du:dateUtc="2024-08-15T17:28:00Z">
              <w:rPr>
                <w:rFonts w:ascii="Times New Roman" w:eastAsia="Times New Roman" w:hAnsi="Times New Roman" w:cs="Times New Roman"/>
                <w:sz w:val="24"/>
                <w:szCs w:val="24"/>
                <w:lang w:val="en-ZA" w:eastAsia="en-ZA"/>
              </w:rPr>
            </w:rPrChange>
          </w:rPr>
          <w:t xml:space="preserve"> A Cisco VPN service encrypts all traffic, enabling secure remote access to the UCT intranet and maintaining confidentiality.</w:t>
        </w:r>
      </w:ins>
    </w:p>
    <w:p w14:paraId="0AA504C1" w14:textId="77777777" w:rsidR="0014541D" w:rsidRPr="0014541D" w:rsidRDefault="0014541D" w:rsidP="0014541D">
      <w:pPr>
        <w:numPr>
          <w:ilvl w:val="0"/>
          <w:numId w:val="72"/>
        </w:numPr>
        <w:spacing w:before="100" w:beforeAutospacing="1" w:after="100" w:afterAutospacing="1" w:line="240" w:lineRule="auto"/>
        <w:rPr>
          <w:ins w:id="4301" w:author="Craig Parker" w:date="2024-08-15T19:26:00Z" w16du:dateUtc="2024-08-15T17:26:00Z"/>
          <w:rFonts w:ascii="Nunito" w:eastAsia="Times New Roman" w:hAnsi="Nunito" w:cs="Times New Roman"/>
          <w:sz w:val="20"/>
          <w:szCs w:val="20"/>
          <w:lang w:val="en-ZA" w:eastAsia="en-ZA"/>
          <w:rPrChange w:id="4302" w:author="Craig Parker" w:date="2024-08-15T19:28:00Z" w16du:dateUtc="2024-08-15T17:28:00Z">
            <w:rPr>
              <w:ins w:id="4303" w:author="Craig Parker" w:date="2024-08-15T19:26:00Z" w16du:dateUtc="2024-08-15T17:26:00Z"/>
              <w:rFonts w:ascii="Times New Roman" w:eastAsia="Times New Roman" w:hAnsi="Times New Roman" w:cs="Times New Roman"/>
              <w:sz w:val="24"/>
              <w:szCs w:val="24"/>
              <w:lang w:val="en-ZA" w:eastAsia="en-ZA"/>
            </w:rPr>
          </w:rPrChange>
        </w:rPr>
      </w:pPr>
      <w:ins w:id="4304" w:author="Craig Parker" w:date="2024-08-15T19:26:00Z" w16du:dateUtc="2024-08-15T17:26:00Z">
        <w:r w:rsidRPr="0014541D">
          <w:rPr>
            <w:rFonts w:ascii="Nunito" w:eastAsia="Times New Roman" w:hAnsi="Nunito" w:cs="Times New Roman"/>
            <w:b/>
            <w:bCs/>
            <w:sz w:val="20"/>
            <w:szCs w:val="20"/>
            <w:lang w:val="en-ZA" w:eastAsia="en-ZA"/>
            <w:rPrChange w:id="4305" w:author="Craig Parker" w:date="2024-08-15T19:28:00Z" w16du:dateUtc="2024-08-15T17:28:00Z">
              <w:rPr>
                <w:rFonts w:ascii="Times New Roman" w:eastAsia="Times New Roman" w:hAnsi="Times New Roman" w:cs="Times New Roman"/>
                <w:b/>
                <w:bCs/>
                <w:sz w:val="24"/>
                <w:szCs w:val="24"/>
                <w:lang w:val="en-ZA" w:eastAsia="en-ZA"/>
              </w:rPr>
            </w:rPrChange>
          </w:rPr>
          <w:t>Access Control:</w:t>
        </w:r>
        <w:r w:rsidRPr="0014541D">
          <w:rPr>
            <w:rFonts w:ascii="Nunito" w:eastAsia="Times New Roman" w:hAnsi="Nunito" w:cs="Times New Roman"/>
            <w:sz w:val="20"/>
            <w:szCs w:val="20"/>
            <w:lang w:val="en-ZA" w:eastAsia="en-ZA"/>
            <w:rPrChange w:id="4306" w:author="Craig Parker" w:date="2024-08-15T19:28:00Z" w16du:dateUtc="2024-08-15T17:28:00Z">
              <w:rPr>
                <w:rFonts w:ascii="Times New Roman" w:eastAsia="Times New Roman" w:hAnsi="Times New Roman" w:cs="Times New Roman"/>
                <w:sz w:val="24"/>
                <w:szCs w:val="24"/>
                <w:lang w:val="en-ZA" w:eastAsia="en-ZA"/>
              </w:rPr>
            </w:rPrChange>
          </w:rPr>
          <w:t xml:space="preserve"> Access to CSAG servers and services is carefully managed, with strict limits on authorized users.</w:t>
        </w:r>
      </w:ins>
    </w:p>
    <w:p w14:paraId="77B41B4E" w14:textId="1DD294B8" w:rsidR="0014541D" w:rsidRPr="00007315" w:rsidRDefault="005F0EDC">
      <w:pPr>
        <w:pStyle w:val="Heading2"/>
        <w:rPr>
          <w:ins w:id="4307" w:author="Craig Parker" w:date="2024-08-15T19:26:00Z" w16du:dateUtc="2024-08-15T17:26:00Z"/>
          <w:rFonts w:ascii="Nunito" w:hAnsi="Nunito"/>
          <w:b w:val="0"/>
          <w:bCs w:val="0"/>
          <w:lang w:val="en-ZA" w:eastAsia="en-ZA"/>
          <w:rPrChange w:id="4308" w:author="Craig Parker" w:date="2024-08-16T13:24:00Z" w16du:dateUtc="2024-08-16T11:24:00Z">
            <w:rPr>
              <w:ins w:id="4309" w:author="Craig Parker" w:date="2024-08-15T19:26:00Z" w16du:dateUtc="2024-08-15T17:26:00Z"/>
              <w:b/>
              <w:bCs/>
              <w:lang w:val="en-ZA" w:eastAsia="en-ZA"/>
            </w:rPr>
          </w:rPrChange>
        </w:rPr>
        <w:pPrChange w:id="4310" w:author="Craig Parker" w:date="2024-08-16T09:53:00Z" w16du:dateUtc="2024-08-16T07:53:00Z">
          <w:pPr>
            <w:spacing w:before="100" w:beforeAutospacing="1" w:after="100" w:afterAutospacing="1" w:line="240" w:lineRule="auto"/>
            <w:outlineLvl w:val="3"/>
          </w:pPr>
        </w:pPrChange>
      </w:pPr>
      <w:bookmarkStart w:id="4311" w:name="_Toc174715512"/>
      <w:ins w:id="4312" w:author="Craig Parker" w:date="2024-08-16T09:54:00Z" w16du:dateUtc="2024-08-16T07:54:00Z">
        <w:r w:rsidRPr="00007315">
          <w:rPr>
            <w:rFonts w:ascii="Nunito" w:hAnsi="Nunito"/>
            <w:color w:val="auto"/>
            <w:lang w:val="en-ZA" w:eastAsia="en-ZA"/>
            <w:rPrChange w:id="4313" w:author="Craig Parker" w:date="2024-08-16T13:24:00Z" w16du:dateUtc="2024-08-16T11:24:00Z">
              <w:rPr>
                <w:b/>
                <w:bCs/>
                <w:lang w:val="en-ZA" w:eastAsia="en-ZA"/>
              </w:rPr>
            </w:rPrChange>
          </w:rPr>
          <w:t xml:space="preserve">11.4. </w:t>
        </w:r>
      </w:ins>
      <w:ins w:id="4314" w:author="Craig Parker" w:date="2024-08-15T19:26:00Z" w16du:dateUtc="2024-08-15T17:26:00Z">
        <w:r w:rsidR="0014541D" w:rsidRPr="00007315">
          <w:rPr>
            <w:rFonts w:ascii="Nunito" w:hAnsi="Nunito"/>
            <w:color w:val="auto"/>
            <w:lang w:val="en-ZA" w:eastAsia="en-ZA"/>
            <w:rPrChange w:id="4315" w:author="Craig Parker" w:date="2024-08-16T13:24:00Z" w16du:dateUtc="2024-08-16T11:24:00Z">
              <w:rPr>
                <w:b/>
                <w:bCs/>
                <w:lang w:val="en-ZA" w:eastAsia="en-ZA"/>
              </w:rPr>
            </w:rPrChange>
          </w:rPr>
          <w:t>Local Authentication and Authorization</w:t>
        </w:r>
        <w:bookmarkEnd w:id="4311"/>
      </w:ins>
    </w:p>
    <w:p w14:paraId="53886C35" w14:textId="77777777" w:rsidR="0014541D" w:rsidRPr="0014541D" w:rsidRDefault="0014541D" w:rsidP="0014541D">
      <w:pPr>
        <w:spacing w:before="100" w:beforeAutospacing="1" w:after="100" w:afterAutospacing="1" w:line="240" w:lineRule="auto"/>
        <w:rPr>
          <w:ins w:id="4316" w:author="Craig Parker" w:date="2024-08-15T19:26:00Z" w16du:dateUtc="2024-08-15T17:26:00Z"/>
          <w:rFonts w:ascii="Nunito" w:eastAsia="Times New Roman" w:hAnsi="Nunito" w:cs="Times New Roman"/>
          <w:sz w:val="20"/>
          <w:szCs w:val="20"/>
          <w:lang w:val="en-ZA" w:eastAsia="en-ZA"/>
          <w:rPrChange w:id="4317" w:author="Craig Parker" w:date="2024-08-15T19:28:00Z" w16du:dateUtc="2024-08-15T17:28:00Z">
            <w:rPr>
              <w:ins w:id="4318" w:author="Craig Parker" w:date="2024-08-15T19:26:00Z" w16du:dateUtc="2024-08-15T17:26:00Z"/>
              <w:rFonts w:ascii="Times New Roman" w:eastAsia="Times New Roman" w:hAnsi="Times New Roman" w:cs="Times New Roman"/>
              <w:sz w:val="24"/>
              <w:szCs w:val="24"/>
              <w:lang w:val="en-ZA" w:eastAsia="en-ZA"/>
            </w:rPr>
          </w:rPrChange>
        </w:rPr>
      </w:pPr>
      <w:ins w:id="4319" w:author="Craig Parker" w:date="2024-08-15T19:26:00Z" w16du:dateUtc="2024-08-15T17:26:00Z">
        <w:r w:rsidRPr="0014541D">
          <w:rPr>
            <w:rFonts w:ascii="Nunito" w:eastAsia="Times New Roman" w:hAnsi="Nunito" w:cs="Times New Roman"/>
            <w:sz w:val="20"/>
            <w:szCs w:val="20"/>
            <w:lang w:val="en-ZA" w:eastAsia="en-ZA"/>
            <w:rPrChange w:id="4320" w:author="Craig Parker" w:date="2024-08-15T19:28:00Z" w16du:dateUtc="2024-08-15T17:28:00Z">
              <w:rPr>
                <w:rFonts w:ascii="Times New Roman" w:eastAsia="Times New Roman" w:hAnsi="Times New Roman" w:cs="Times New Roman"/>
                <w:sz w:val="24"/>
                <w:szCs w:val="24"/>
                <w:lang w:val="en-ZA" w:eastAsia="en-ZA"/>
              </w:rPr>
            </w:rPrChange>
          </w:rPr>
          <w:t xml:space="preserve">Beyond UCT’s broader security measures, the CSAG/UCT platform employs additional authentication and authorization protocols. User identities are verified through a Linux filesystem and Lightweight Directory Access Protocol (LDAP), with access to restricted datasets managed through UCT’s </w:t>
        </w:r>
        <w:r w:rsidRPr="0014541D">
          <w:rPr>
            <w:rFonts w:ascii="Nunito" w:eastAsia="Times New Roman" w:hAnsi="Nunito" w:cs="Times New Roman"/>
            <w:sz w:val="20"/>
            <w:szCs w:val="20"/>
            <w:lang w:val="en-ZA" w:eastAsia="en-ZA"/>
            <w:rPrChange w:id="4321" w:author="Craig Parker" w:date="2024-08-15T19:28:00Z" w16du:dateUtc="2024-08-15T17:28:00Z">
              <w:rPr>
                <w:rFonts w:ascii="Times New Roman" w:eastAsia="Times New Roman" w:hAnsi="Times New Roman" w:cs="Times New Roman"/>
                <w:sz w:val="24"/>
                <w:szCs w:val="24"/>
                <w:lang w:val="en-ZA" w:eastAsia="en-ZA"/>
              </w:rPr>
            </w:rPrChange>
          </w:rPr>
          <w:lastRenderedPageBreak/>
          <w:t>authentication protocols and internal CSAG Data Management Plan mechanisms. All activities comply with UCT's information security policies, ensuring adherence to institutional standards.</w:t>
        </w:r>
      </w:ins>
    </w:p>
    <w:p w14:paraId="33AC043F" w14:textId="77777777" w:rsidR="0014541D" w:rsidRPr="0014541D" w:rsidRDefault="0014541D" w:rsidP="0014541D">
      <w:pPr>
        <w:spacing w:before="100" w:beforeAutospacing="1" w:after="100" w:afterAutospacing="1" w:line="240" w:lineRule="auto"/>
        <w:rPr>
          <w:ins w:id="4322" w:author="Craig Parker" w:date="2024-08-15T19:26:00Z" w16du:dateUtc="2024-08-15T17:26:00Z"/>
          <w:rFonts w:ascii="Nunito" w:eastAsia="Times New Roman" w:hAnsi="Nunito" w:cs="Times New Roman"/>
          <w:sz w:val="20"/>
          <w:szCs w:val="20"/>
          <w:lang w:val="en-ZA" w:eastAsia="en-ZA"/>
          <w:rPrChange w:id="4323" w:author="Craig Parker" w:date="2024-08-15T19:28:00Z" w16du:dateUtc="2024-08-15T17:28:00Z">
            <w:rPr>
              <w:ins w:id="4324" w:author="Craig Parker" w:date="2024-08-15T19:26:00Z" w16du:dateUtc="2024-08-15T17:26:00Z"/>
              <w:rFonts w:ascii="Times New Roman" w:eastAsia="Times New Roman" w:hAnsi="Times New Roman" w:cs="Times New Roman"/>
              <w:sz w:val="24"/>
              <w:szCs w:val="24"/>
              <w:lang w:val="en-ZA" w:eastAsia="en-ZA"/>
            </w:rPr>
          </w:rPrChange>
        </w:rPr>
      </w:pPr>
      <w:ins w:id="4325" w:author="Craig Parker" w:date="2024-08-15T19:26:00Z" w16du:dateUtc="2024-08-15T17:26:00Z">
        <w:r w:rsidRPr="0014541D">
          <w:rPr>
            <w:rFonts w:ascii="Nunito" w:eastAsia="Times New Roman" w:hAnsi="Nunito" w:cs="Times New Roman"/>
            <w:sz w:val="20"/>
            <w:szCs w:val="20"/>
            <w:lang w:val="en-ZA" w:eastAsia="en-ZA"/>
            <w:rPrChange w:id="4326" w:author="Craig Parker" w:date="2024-08-15T19:28:00Z" w16du:dateUtc="2024-08-15T17:28:00Z">
              <w:rPr>
                <w:rFonts w:ascii="Times New Roman" w:eastAsia="Times New Roman" w:hAnsi="Times New Roman" w:cs="Times New Roman"/>
                <w:sz w:val="24"/>
                <w:szCs w:val="24"/>
                <w:lang w:val="en-ZA" w:eastAsia="en-ZA"/>
              </w:rPr>
            </w:rPrChange>
          </w:rPr>
          <w:t xml:space="preserve">By implementing </w:t>
        </w:r>
        <w:proofErr w:type="gramStart"/>
        <w:r w:rsidRPr="0014541D">
          <w:rPr>
            <w:rFonts w:ascii="Nunito" w:eastAsia="Times New Roman" w:hAnsi="Nunito" w:cs="Times New Roman"/>
            <w:sz w:val="20"/>
            <w:szCs w:val="20"/>
            <w:lang w:val="en-ZA" w:eastAsia="en-ZA"/>
            <w:rPrChange w:id="4327" w:author="Craig Parker" w:date="2024-08-15T19:28:00Z" w16du:dateUtc="2024-08-15T17:28:00Z">
              <w:rPr>
                <w:rFonts w:ascii="Times New Roman" w:eastAsia="Times New Roman" w:hAnsi="Times New Roman" w:cs="Times New Roman"/>
                <w:sz w:val="24"/>
                <w:szCs w:val="24"/>
                <w:lang w:val="en-ZA" w:eastAsia="en-ZA"/>
              </w:rPr>
            </w:rPrChange>
          </w:rPr>
          <w:t>these comprehensive encryption</w:t>
        </w:r>
        <w:proofErr w:type="gramEnd"/>
        <w:r w:rsidRPr="0014541D">
          <w:rPr>
            <w:rFonts w:ascii="Nunito" w:eastAsia="Times New Roman" w:hAnsi="Nunito" w:cs="Times New Roman"/>
            <w:sz w:val="20"/>
            <w:szCs w:val="20"/>
            <w:lang w:val="en-ZA" w:eastAsia="en-ZA"/>
            <w:rPrChange w:id="4328" w:author="Craig Parker" w:date="2024-08-15T19:28:00Z" w16du:dateUtc="2024-08-15T17:28:00Z">
              <w:rPr>
                <w:rFonts w:ascii="Times New Roman" w:eastAsia="Times New Roman" w:hAnsi="Times New Roman" w:cs="Times New Roman"/>
                <w:sz w:val="24"/>
                <w:szCs w:val="24"/>
                <w:lang w:val="en-ZA" w:eastAsia="en-ZA"/>
              </w:rPr>
            </w:rPrChange>
          </w:rPr>
          <w:t xml:space="preserve">, network security, and authentication measures, the HE²AT </w:t>
        </w:r>
        <w:proofErr w:type="spellStart"/>
        <w:r w:rsidRPr="0014541D">
          <w:rPr>
            <w:rFonts w:ascii="Nunito" w:eastAsia="Times New Roman" w:hAnsi="Nunito" w:cs="Times New Roman"/>
            <w:sz w:val="20"/>
            <w:szCs w:val="20"/>
            <w:lang w:val="en-ZA" w:eastAsia="en-ZA"/>
            <w:rPrChange w:id="4329" w:author="Craig Parker" w:date="2024-08-15T19:28:00Z" w16du:dateUtc="2024-08-15T17:28:00Z">
              <w:rPr>
                <w:rFonts w:ascii="Times New Roman" w:eastAsia="Times New Roman" w:hAnsi="Times New Roman" w:cs="Times New Roman"/>
                <w:sz w:val="24"/>
                <w:szCs w:val="24"/>
                <w:lang w:val="en-ZA" w:eastAsia="en-ZA"/>
              </w:rPr>
            </w:rPrChange>
          </w:rPr>
          <w:t>Center</w:t>
        </w:r>
        <w:proofErr w:type="spellEnd"/>
        <w:r w:rsidRPr="0014541D">
          <w:rPr>
            <w:rFonts w:ascii="Nunito" w:eastAsia="Times New Roman" w:hAnsi="Nunito" w:cs="Times New Roman"/>
            <w:sz w:val="20"/>
            <w:szCs w:val="20"/>
            <w:lang w:val="en-ZA" w:eastAsia="en-ZA"/>
            <w:rPrChange w:id="4330" w:author="Craig Parker" w:date="2024-08-15T19:28:00Z" w16du:dateUtc="2024-08-15T17:28:00Z">
              <w:rPr>
                <w:rFonts w:ascii="Times New Roman" w:eastAsia="Times New Roman" w:hAnsi="Times New Roman" w:cs="Times New Roman"/>
                <w:sz w:val="24"/>
                <w:szCs w:val="24"/>
                <w:lang w:val="en-ZA" w:eastAsia="en-ZA"/>
              </w:rPr>
            </w:rPrChange>
          </w:rPr>
          <w:t xml:space="preserve"> ensures the protection and confidentiality of sensitive data throughout its lifecycle, maintaining compliance with ethical and legal standards.</w:t>
        </w:r>
      </w:ins>
    </w:p>
    <w:p w14:paraId="752C3AFD" w14:textId="77777777" w:rsidR="00095944" w:rsidRPr="00691453" w:rsidRDefault="00095944">
      <w:pPr>
        <w:rPr>
          <w:rFonts w:ascii="Nunito" w:eastAsia="Nunito" w:hAnsi="Nunito" w:cs="Nunito"/>
          <w:color w:val="000000" w:themeColor="text1"/>
          <w:sz w:val="20"/>
          <w:szCs w:val="20"/>
          <w:lang w:val="en-ZA"/>
        </w:rPr>
        <w:pPrChange w:id="4331" w:author="Craig Parker" w:date="2024-08-15T16:14:00Z" w16du:dateUtc="2024-08-15T14:14:00Z">
          <w:pPr>
            <w:spacing w:line="360" w:lineRule="auto"/>
          </w:pPr>
        </w:pPrChange>
      </w:pPr>
    </w:p>
    <w:p w14:paraId="5051D6E9" w14:textId="77777777" w:rsidR="006D6E36" w:rsidRPr="00691453" w:rsidRDefault="006D6E36" w:rsidP="00721DA5">
      <w:pPr>
        <w:rPr>
          <w:rFonts w:ascii="Nunito" w:eastAsiaTheme="majorEastAsia" w:hAnsi="Nunito" w:cstheme="majorBidi"/>
          <w:b/>
          <w:bCs/>
          <w:color w:val="365F91" w:themeColor="accent1" w:themeShade="BF"/>
          <w:sz w:val="20"/>
          <w:szCs w:val="20"/>
          <w:rPrChange w:id="4332" w:author="Craig Parker" w:date="2024-08-15T16:14:00Z" w16du:dateUtc="2024-08-15T14:14:00Z">
            <w:rPr>
              <w:rFonts w:ascii="Nunito" w:eastAsiaTheme="majorEastAsia" w:hAnsi="Nunito" w:cstheme="majorBidi"/>
              <w:b/>
              <w:bCs/>
              <w:color w:val="365F91" w:themeColor="accent1" w:themeShade="BF"/>
              <w:sz w:val="28"/>
              <w:szCs w:val="28"/>
            </w:rPr>
          </w:rPrChange>
        </w:rPr>
      </w:pPr>
      <w:bookmarkStart w:id="4333" w:name="_Toc172635236"/>
      <w:bookmarkStart w:id="4334" w:name="_Toc173777826"/>
      <w:bookmarkStart w:id="4335" w:name="_Toc174562960"/>
      <w:r w:rsidRPr="00691453">
        <w:rPr>
          <w:rFonts w:ascii="Nunito" w:hAnsi="Nunito"/>
          <w:sz w:val="20"/>
          <w:szCs w:val="20"/>
          <w:rPrChange w:id="4336" w:author="Craig Parker" w:date="2024-08-15T16:14:00Z" w16du:dateUtc="2024-08-15T14:14:00Z">
            <w:rPr>
              <w:rFonts w:ascii="Nunito" w:hAnsi="Nunito"/>
            </w:rPr>
          </w:rPrChange>
        </w:rPr>
        <w:br w:type="page"/>
      </w:r>
    </w:p>
    <w:p w14:paraId="39D8A4F9" w14:textId="574740DF" w:rsidR="001308A5" w:rsidRPr="00007315" w:rsidRDefault="001308A5">
      <w:pPr>
        <w:pStyle w:val="Heading1"/>
        <w:numPr>
          <w:ilvl w:val="1"/>
          <w:numId w:val="55"/>
        </w:numPr>
        <w:rPr>
          <w:rFonts w:ascii="Nunito" w:hAnsi="Nunito"/>
          <w:color w:val="auto"/>
          <w:sz w:val="32"/>
          <w:szCs w:val="32"/>
          <w:rPrChange w:id="4337" w:author="Craig Parker" w:date="2024-08-16T13:26:00Z" w16du:dateUtc="2024-08-16T11:26:00Z">
            <w:rPr>
              <w:rFonts w:ascii="Nunito" w:hAnsi="Nunito"/>
            </w:rPr>
          </w:rPrChange>
        </w:rPr>
        <w:pPrChange w:id="4338" w:author="Craig Parker" w:date="2024-08-16T10:01:00Z" w16du:dateUtc="2024-08-16T08:01:00Z">
          <w:pPr>
            <w:pStyle w:val="Heading1"/>
            <w:numPr>
              <w:numId w:val="11"/>
            </w:numPr>
            <w:ind w:left="360" w:hanging="360"/>
          </w:pPr>
        </w:pPrChange>
      </w:pPr>
      <w:bookmarkStart w:id="4339" w:name="_Toc174715513"/>
      <w:r w:rsidRPr="00007315">
        <w:rPr>
          <w:rFonts w:ascii="Nunito" w:hAnsi="Nunito"/>
          <w:color w:val="auto"/>
          <w:sz w:val="32"/>
          <w:szCs w:val="32"/>
          <w:rPrChange w:id="4340" w:author="Craig Parker" w:date="2024-08-16T13:26:00Z" w16du:dateUtc="2024-08-16T11:26:00Z">
            <w:rPr>
              <w:rFonts w:ascii="Nunito" w:hAnsi="Nunito"/>
            </w:rPr>
          </w:rPrChange>
        </w:rPr>
        <w:lastRenderedPageBreak/>
        <w:t>Roles and responsibilities</w:t>
      </w:r>
      <w:bookmarkEnd w:id="4333"/>
      <w:bookmarkEnd w:id="4334"/>
      <w:bookmarkEnd w:id="4335"/>
      <w:bookmarkEnd w:id="4339"/>
    </w:p>
    <w:p w14:paraId="473DC45D" w14:textId="77777777" w:rsidR="001308A5" w:rsidRPr="00691453" w:rsidRDefault="001308A5">
      <w:pPr>
        <w:rPr>
          <w:rFonts w:ascii="Nunito" w:eastAsia="Nunito" w:hAnsi="Nunito" w:cs="Nunito"/>
          <w:color w:val="000000" w:themeColor="text1"/>
          <w:sz w:val="20"/>
          <w:szCs w:val="20"/>
        </w:rPr>
        <w:pPrChange w:id="4341" w:author="Craig Parker" w:date="2024-08-15T16:14:00Z" w16du:dateUtc="2024-08-15T14:14:00Z">
          <w:pPr>
            <w:spacing w:line="360" w:lineRule="auto"/>
          </w:pPr>
        </w:pPrChange>
      </w:pPr>
      <w:r w:rsidRPr="00691453">
        <w:rPr>
          <w:rFonts w:ascii="Nunito" w:eastAsia="Nunito" w:hAnsi="Nunito" w:cs="Nunito"/>
          <w:color w:val="000000" w:themeColor="text1"/>
          <w:sz w:val="20"/>
          <w:szCs w:val="20"/>
        </w:rPr>
        <w:t>The table below details the various roles and responsibilities associated with the data management plan, as well as who is currently associated with each, their institution, and contact details</w:t>
      </w:r>
    </w:p>
    <w:p w14:paraId="27A310CF" w14:textId="77777777" w:rsidR="001308A5" w:rsidRPr="00691453" w:rsidRDefault="001308A5">
      <w:pPr>
        <w:rPr>
          <w:rFonts w:ascii="Nunito" w:eastAsia="Nunito" w:hAnsi="Nunito" w:cs="Nunito"/>
          <w:color w:val="000000" w:themeColor="text1"/>
          <w:sz w:val="20"/>
          <w:szCs w:val="20"/>
        </w:rPr>
        <w:pPrChange w:id="4342" w:author="Craig Parker" w:date="2024-08-15T16:14:00Z" w16du:dateUtc="2024-08-15T14:14:00Z">
          <w:pPr>
            <w:spacing w:line="360" w:lineRule="auto"/>
          </w:pPr>
        </w:pPrChange>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1847"/>
        <w:gridCol w:w="1588"/>
        <w:gridCol w:w="2820"/>
      </w:tblGrid>
      <w:tr w:rsidR="001308A5" w:rsidRPr="00A91EE1" w14:paraId="2A852A2E" w14:textId="77777777" w:rsidTr="00256BD1">
        <w:tc>
          <w:tcPr>
            <w:tcW w:w="3105" w:type="dxa"/>
            <w:shd w:val="clear" w:color="auto" w:fill="auto"/>
            <w:tcMar>
              <w:top w:w="100" w:type="dxa"/>
              <w:left w:w="100" w:type="dxa"/>
              <w:bottom w:w="100" w:type="dxa"/>
              <w:right w:w="100" w:type="dxa"/>
            </w:tcMar>
          </w:tcPr>
          <w:p w14:paraId="35C893B1"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r w:rsidRPr="00A91EE1">
              <w:rPr>
                <w:rFonts w:ascii="Nunito" w:eastAsia="Nunito" w:hAnsi="Nunito" w:cs="Nunito"/>
                <w:b/>
                <w:color w:val="000000" w:themeColor="text1"/>
                <w:sz w:val="20"/>
              </w:rPr>
              <w:t>Role and responsibilities</w:t>
            </w:r>
          </w:p>
        </w:tc>
        <w:tc>
          <w:tcPr>
            <w:tcW w:w="1847" w:type="dxa"/>
            <w:shd w:val="clear" w:color="auto" w:fill="auto"/>
            <w:tcMar>
              <w:top w:w="100" w:type="dxa"/>
              <w:left w:w="100" w:type="dxa"/>
              <w:bottom w:w="100" w:type="dxa"/>
              <w:right w:w="100" w:type="dxa"/>
            </w:tcMar>
          </w:tcPr>
          <w:p w14:paraId="6AD6B382"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r w:rsidRPr="00A91EE1">
              <w:rPr>
                <w:rFonts w:ascii="Nunito" w:eastAsia="Nunito" w:hAnsi="Nunito" w:cs="Nunito"/>
                <w:b/>
                <w:color w:val="000000" w:themeColor="text1"/>
                <w:sz w:val="20"/>
              </w:rPr>
              <w:t>People</w:t>
            </w:r>
          </w:p>
        </w:tc>
        <w:tc>
          <w:tcPr>
            <w:tcW w:w="1588" w:type="dxa"/>
            <w:shd w:val="clear" w:color="auto" w:fill="auto"/>
            <w:tcMar>
              <w:top w:w="100" w:type="dxa"/>
              <w:left w:w="100" w:type="dxa"/>
              <w:bottom w:w="100" w:type="dxa"/>
              <w:right w:w="100" w:type="dxa"/>
            </w:tcMar>
          </w:tcPr>
          <w:p w14:paraId="49B163A2"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r w:rsidRPr="00A91EE1">
              <w:rPr>
                <w:rFonts w:ascii="Nunito" w:eastAsia="Nunito" w:hAnsi="Nunito" w:cs="Nunito"/>
                <w:b/>
                <w:color w:val="000000" w:themeColor="text1"/>
                <w:sz w:val="20"/>
              </w:rPr>
              <w:t>Institution</w:t>
            </w:r>
          </w:p>
        </w:tc>
        <w:tc>
          <w:tcPr>
            <w:tcW w:w="2820" w:type="dxa"/>
            <w:shd w:val="clear" w:color="auto" w:fill="auto"/>
            <w:tcMar>
              <w:top w:w="100" w:type="dxa"/>
              <w:left w:w="100" w:type="dxa"/>
              <w:bottom w:w="100" w:type="dxa"/>
              <w:right w:w="100" w:type="dxa"/>
            </w:tcMar>
          </w:tcPr>
          <w:p w14:paraId="35481CC9"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r w:rsidRPr="00A91EE1">
              <w:rPr>
                <w:rFonts w:ascii="Nunito" w:eastAsia="Nunito" w:hAnsi="Nunito" w:cs="Nunito"/>
                <w:b/>
                <w:color w:val="000000" w:themeColor="text1"/>
                <w:sz w:val="20"/>
              </w:rPr>
              <w:t>Contact</w:t>
            </w:r>
          </w:p>
        </w:tc>
      </w:tr>
      <w:tr w:rsidR="001308A5" w:rsidRPr="00A91EE1" w14:paraId="5CC72C77" w14:textId="77777777" w:rsidTr="00256BD1">
        <w:tc>
          <w:tcPr>
            <w:tcW w:w="3105" w:type="dxa"/>
            <w:shd w:val="clear" w:color="auto" w:fill="auto"/>
            <w:tcMar>
              <w:top w:w="100" w:type="dxa"/>
              <w:left w:w="100" w:type="dxa"/>
              <w:bottom w:w="100" w:type="dxa"/>
              <w:right w:w="100" w:type="dxa"/>
            </w:tcMar>
          </w:tcPr>
          <w:p w14:paraId="51AFF469"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r w:rsidRPr="00A91EE1">
              <w:rPr>
                <w:rFonts w:ascii="Nunito" w:eastAsia="Nunito" w:hAnsi="Nunito" w:cs="Nunito"/>
                <w:b/>
                <w:color w:val="000000" w:themeColor="text1"/>
                <w:sz w:val="20"/>
              </w:rPr>
              <w:t>DMAC PIs</w:t>
            </w:r>
          </w:p>
          <w:p w14:paraId="664047D8"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4B11124B"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Responsible for ongoing (quarterly) assessment of data management and changes to the data management plan (annual)</w:t>
            </w:r>
          </w:p>
        </w:tc>
        <w:tc>
          <w:tcPr>
            <w:tcW w:w="1847" w:type="dxa"/>
            <w:shd w:val="clear" w:color="auto" w:fill="auto"/>
            <w:tcMar>
              <w:top w:w="100" w:type="dxa"/>
              <w:left w:w="100" w:type="dxa"/>
              <w:bottom w:w="100" w:type="dxa"/>
              <w:right w:w="100" w:type="dxa"/>
            </w:tcMar>
          </w:tcPr>
          <w:p w14:paraId="68F7A581"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Christopher Jack</w:t>
            </w:r>
          </w:p>
          <w:p w14:paraId="7F953308"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19D3ACB3"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Sibusisiwe Makhanya </w:t>
            </w:r>
          </w:p>
        </w:tc>
        <w:tc>
          <w:tcPr>
            <w:tcW w:w="1588" w:type="dxa"/>
            <w:shd w:val="clear" w:color="auto" w:fill="auto"/>
            <w:tcMar>
              <w:top w:w="100" w:type="dxa"/>
              <w:left w:w="100" w:type="dxa"/>
              <w:bottom w:w="100" w:type="dxa"/>
              <w:right w:w="100" w:type="dxa"/>
            </w:tcMar>
          </w:tcPr>
          <w:p w14:paraId="68950CFE"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UCT</w:t>
            </w:r>
          </w:p>
          <w:p w14:paraId="39204E6E"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276DA9DB"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IBM</w:t>
            </w:r>
          </w:p>
        </w:tc>
        <w:tc>
          <w:tcPr>
            <w:tcW w:w="2820" w:type="dxa"/>
            <w:shd w:val="clear" w:color="auto" w:fill="auto"/>
            <w:tcMar>
              <w:top w:w="100" w:type="dxa"/>
              <w:left w:w="100" w:type="dxa"/>
              <w:bottom w:w="100" w:type="dxa"/>
              <w:right w:w="100" w:type="dxa"/>
            </w:tcMar>
          </w:tcPr>
          <w:p w14:paraId="3519EC82" w14:textId="77777777" w:rsidR="001308A5" w:rsidRPr="00A91EE1" w:rsidRDefault="0048589B"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hyperlink r:id="rId16">
              <w:r w:rsidR="001308A5" w:rsidRPr="00A91EE1">
                <w:rPr>
                  <w:rFonts w:ascii="Nunito" w:eastAsia="Nunito" w:hAnsi="Nunito" w:cs="Nunito"/>
                  <w:color w:val="000000" w:themeColor="text1"/>
                  <w:sz w:val="20"/>
                  <w:u w:val="single"/>
                </w:rPr>
                <w:t>cjack@csag.uct.ac.za</w:t>
              </w:r>
            </w:hyperlink>
          </w:p>
          <w:p w14:paraId="3E9308AD"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29C09955"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u w:val="single"/>
              </w:rPr>
            </w:pPr>
            <w:r w:rsidRPr="00A91EE1">
              <w:rPr>
                <w:rFonts w:ascii="Nunito" w:eastAsia="Nunito" w:hAnsi="Nunito" w:cs="Nunito"/>
                <w:color w:val="000000" w:themeColor="text1"/>
                <w:sz w:val="20"/>
                <w:u w:val="single"/>
              </w:rPr>
              <w:t>sibusisiwe.makhanya@ibm.com</w:t>
            </w:r>
          </w:p>
        </w:tc>
      </w:tr>
      <w:tr w:rsidR="001308A5" w:rsidRPr="00A91EE1" w14:paraId="6EC7CC3B" w14:textId="77777777" w:rsidTr="00256BD1">
        <w:tc>
          <w:tcPr>
            <w:tcW w:w="3105" w:type="dxa"/>
            <w:shd w:val="clear" w:color="auto" w:fill="auto"/>
            <w:tcMar>
              <w:top w:w="100" w:type="dxa"/>
              <w:left w:w="100" w:type="dxa"/>
              <w:bottom w:w="100" w:type="dxa"/>
              <w:right w:w="100" w:type="dxa"/>
            </w:tcMar>
          </w:tcPr>
          <w:p w14:paraId="6001C238"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r w:rsidRPr="00A91EE1">
              <w:rPr>
                <w:rFonts w:ascii="Nunito" w:eastAsia="Nunito" w:hAnsi="Nunito" w:cs="Nunito"/>
                <w:b/>
                <w:color w:val="000000" w:themeColor="text1"/>
                <w:sz w:val="20"/>
              </w:rPr>
              <w:t>Health data acquisition</w:t>
            </w:r>
          </w:p>
          <w:p w14:paraId="3E84DB40"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09DBF83A"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Identification of relevant health datasets, coordination and development of the DTA</w:t>
            </w:r>
          </w:p>
        </w:tc>
        <w:tc>
          <w:tcPr>
            <w:tcW w:w="1847" w:type="dxa"/>
            <w:shd w:val="clear" w:color="auto" w:fill="auto"/>
            <w:tcMar>
              <w:top w:w="100" w:type="dxa"/>
              <w:left w:w="100" w:type="dxa"/>
              <w:bottom w:w="100" w:type="dxa"/>
              <w:right w:w="100" w:type="dxa"/>
            </w:tcMar>
          </w:tcPr>
          <w:p w14:paraId="56CE719B"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Matthew Chersich for RP2</w:t>
            </w:r>
          </w:p>
          <w:p w14:paraId="48E92B6A"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34334EC3"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Craig Parker for RP2</w:t>
            </w:r>
          </w:p>
          <w:p w14:paraId="2F614CBB"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42C97D1F"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Stanley Luchters for RP1</w:t>
            </w:r>
          </w:p>
        </w:tc>
        <w:tc>
          <w:tcPr>
            <w:tcW w:w="1588" w:type="dxa"/>
            <w:shd w:val="clear" w:color="auto" w:fill="auto"/>
            <w:tcMar>
              <w:top w:w="100" w:type="dxa"/>
              <w:left w:w="100" w:type="dxa"/>
              <w:bottom w:w="100" w:type="dxa"/>
              <w:right w:w="100" w:type="dxa"/>
            </w:tcMar>
          </w:tcPr>
          <w:p w14:paraId="46D1EA46"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WITS Planetary Health Research</w:t>
            </w:r>
          </w:p>
          <w:p w14:paraId="7E155B5D"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145EFA1F"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lang w:val="en-ZA"/>
              </w:rPr>
            </w:pPr>
          </w:p>
          <w:p w14:paraId="1AAE2A24"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lang w:val="en-ZA"/>
              </w:rPr>
            </w:pPr>
          </w:p>
          <w:p w14:paraId="2693675E"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lang w:val="en-ZA"/>
              </w:rPr>
            </w:pPr>
          </w:p>
          <w:p w14:paraId="7FF15524"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lang w:val="en-ZA"/>
              </w:rPr>
            </w:pPr>
            <w:r w:rsidRPr="00A91EE1">
              <w:rPr>
                <w:rFonts w:ascii="Nunito" w:eastAsia="Nunito" w:hAnsi="Nunito" w:cs="Nunito"/>
                <w:color w:val="000000" w:themeColor="text1"/>
                <w:sz w:val="20"/>
                <w:lang w:val="en-ZA"/>
              </w:rPr>
              <w:t>The Centre for Sexual Health and HIV/AIDS Research Zimbabwe (</w:t>
            </w:r>
            <w:proofErr w:type="spellStart"/>
            <w:r w:rsidRPr="00A91EE1">
              <w:rPr>
                <w:rFonts w:ascii="Nunito" w:eastAsia="Nunito" w:hAnsi="Nunito" w:cs="Nunito"/>
                <w:color w:val="000000" w:themeColor="text1"/>
                <w:sz w:val="20"/>
                <w:lang w:val="en-ZA"/>
              </w:rPr>
              <w:t>CeSHHAR</w:t>
            </w:r>
            <w:proofErr w:type="spellEnd"/>
            <w:r w:rsidRPr="00A91EE1">
              <w:rPr>
                <w:rFonts w:ascii="Nunito" w:eastAsia="Nunito" w:hAnsi="Nunito" w:cs="Nunito"/>
                <w:color w:val="000000" w:themeColor="text1"/>
                <w:sz w:val="20"/>
                <w:lang w:val="en-ZA"/>
              </w:rPr>
              <w:t xml:space="preserve"> Zimbabwe)</w:t>
            </w:r>
          </w:p>
          <w:p w14:paraId="685C37AB"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34D0830C"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3E403ABA"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4119C378"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146C9A87"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tc>
        <w:tc>
          <w:tcPr>
            <w:tcW w:w="2820" w:type="dxa"/>
            <w:shd w:val="clear" w:color="auto" w:fill="auto"/>
            <w:tcMar>
              <w:top w:w="100" w:type="dxa"/>
              <w:left w:w="100" w:type="dxa"/>
              <w:bottom w:w="100" w:type="dxa"/>
              <w:right w:w="100" w:type="dxa"/>
            </w:tcMar>
          </w:tcPr>
          <w:p w14:paraId="2570EEE8" w14:textId="77777777" w:rsidR="001308A5" w:rsidRPr="00A91EE1" w:rsidRDefault="0048589B"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hyperlink r:id="rId17" w:history="1">
              <w:r w:rsidR="001308A5" w:rsidRPr="00A91EE1">
                <w:rPr>
                  <w:rStyle w:val="Hyperlink"/>
                  <w:rFonts w:ascii="Nunito" w:hAnsi="Nunito"/>
                  <w:color w:val="000000" w:themeColor="text1"/>
                  <w:sz w:val="20"/>
                </w:rPr>
                <w:t>matthew.chersich@tcd.ie</w:t>
              </w:r>
            </w:hyperlink>
          </w:p>
          <w:p w14:paraId="788A0728"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6241714E"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03A4AD35" w14:textId="77777777" w:rsidR="001308A5" w:rsidRPr="00A91EE1" w:rsidRDefault="0048589B" w:rsidP="00256BD1">
            <w:pPr>
              <w:widowControl w:val="0"/>
              <w:pBdr>
                <w:top w:val="nil"/>
                <w:left w:val="nil"/>
                <w:bottom w:val="nil"/>
                <w:right w:val="nil"/>
                <w:between w:val="nil"/>
              </w:pBdr>
              <w:spacing w:line="240" w:lineRule="auto"/>
              <w:rPr>
                <w:rFonts w:ascii="Nunito" w:hAnsi="Nunito"/>
                <w:color w:val="000000" w:themeColor="text1"/>
                <w:sz w:val="20"/>
              </w:rPr>
            </w:pPr>
            <w:hyperlink r:id="rId18" w:history="1">
              <w:r w:rsidR="001308A5" w:rsidRPr="00A91EE1">
                <w:rPr>
                  <w:rStyle w:val="Hyperlink"/>
                  <w:rFonts w:ascii="Nunito" w:hAnsi="Nunito"/>
                  <w:color w:val="000000" w:themeColor="text1"/>
                  <w:sz w:val="20"/>
                </w:rPr>
                <w:t>Craig.parker@witsphr.org</w:t>
              </w:r>
            </w:hyperlink>
          </w:p>
          <w:p w14:paraId="5F9584FF"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061C1411"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7E3A7317"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235E2BEC"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u w:val="single"/>
              </w:rPr>
            </w:pPr>
            <w:r w:rsidRPr="00A91EE1">
              <w:rPr>
                <w:rFonts w:ascii="Nunito" w:eastAsia="Nunito" w:hAnsi="Nunito" w:cs="Nunito"/>
                <w:color w:val="000000" w:themeColor="text1"/>
                <w:sz w:val="20"/>
                <w:u w:val="single"/>
              </w:rPr>
              <w:t>stanley.luchters@ceshhar.co.zw</w:t>
            </w:r>
          </w:p>
        </w:tc>
      </w:tr>
      <w:tr w:rsidR="001308A5" w:rsidRPr="00A91EE1" w14:paraId="6CD0130F" w14:textId="77777777" w:rsidTr="00256BD1">
        <w:tc>
          <w:tcPr>
            <w:tcW w:w="3105" w:type="dxa"/>
            <w:shd w:val="clear" w:color="auto" w:fill="auto"/>
            <w:tcMar>
              <w:top w:w="100" w:type="dxa"/>
              <w:left w:w="100" w:type="dxa"/>
              <w:bottom w:w="100" w:type="dxa"/>
              <w:right w:w="100" w:type="dxa"/>
            </w:tcMar>
          </w:tcPr>
          <w:p w14:paraId="01F2E8ED" w14:textId="113BFA53"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r w:rsidRPr="00A91EE1">
              <w:rPr>
                <w:rFonts w:ascii="Nunito" w:eastAsia="Nunito" w:hAnsi="Nunito" w:cs="Nunito"/>
                <w:b/>
                <w:color w:val="000000" w:themeColor="text1"/>
                <w:sz w:val="20"/>
              </w:rPr>
              <w:t xml:space="preserve">Data processing and </w:t>
            </w:r>
            <w:del w:id="4343" w:author="Craig Parker" w:date="2024-08-16T13:42:00Z" w16du:dateUtc="2024-08-16T11:42:00Z">
              <w:r w:rsidRPr="00A91EE1" w:rsidDel="007F59C6">
                <w:rPr>
                  <w:rFonts w:ascii="Nunito" w:eastAsia="Nunito" w:hAnsi="Nunito" w:cs="Nunito"/>
                  <w:b/>
                  <w:color w:val="000000" w:themeColor="text1"/>
                  <w:sz w:val="20"/>
                </w:rPr>
                <w:delText>harmonisation</w:delText>
              </w:r>
            </w:del>
            <w:ins w:id="4344" w:author="Craig Parker" w:date="2024-08-16T13:42:00Z" w16du:dateUtc="2024-08-16T11:42:00Z">
              <w:r w:rsidR="007F59C6">
                <w:rPr>
                  <w:rFonts w:ascii="Nunito" w:eastAsia="Nunito" w:hAnsi="Nunito" w:cs="Nunito"/>
                  <w:b/>
                  <w:color w:val="000000" w:themeColor="text1"/>
                  <w:sz w:val="20"/>
                </w:rPr>
                <w:t>harmonization “Core Team”</w:t>
              </w:r>
            </w:ins>
            <w:r w:rsidRPr="00A91EE1">
              <w:rPr>
                <w:rFonts w:ascii="Nunito" w:eastAsia="Nunito" w:hAnsi="Nunito" w:cs="Nunito"/>
                <w:b/>
                <w:color w:val="000000" w:themeColor="text1"/>
                <w:sz w:val="20"/>
              </w:rPr>
              <w:t xml:space="preserve"> (including de-identification)</w:t>
            </w:r>
          </w:p>
          <w:p w14:paraId="5EDE7861"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p>
          <w:p w14:paraId="17BD087F"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 xml:space="preserve">De-identification, quality control, remapping, </w:t>
            </w:r>
            <w:proofErr w:type="spellStart"/>
            <w:r w:rsidRPr="00A91EE1">
              <w:rPr>
                <w:rFonts w:ascii="Nunito" w:eastAsia="Nunito" w:hAnsi="Nunito" w:cs="Nunito"/>
                <w:color w:val="000000" w:themeColor="text1"/>
                <w:sz w:val="20"/>
              </w:rPr>
              <w:t>harmonisation</w:t>
            </w:r>
            <w:proofErr w:type="spellEnd"/>
            <w:r w:rsidRPr="00A91EE1">
              <w:rPr>
                <w:rFonts w:ascii="Nunito" w:eastAsia="Nunito" w:hAnsi="Nunito" w:cs="Nunito"/>
                <w:color w:val="000000" w:themeColor="text1"/>
                <w:sz w:val="20"/>
              </w:rPr>
              <w:t xml:space="preserve"> and integration of all datasets</w:t>
            </w:r>
          </w:p>
          <w:p w14:paraId="49FB9FCA"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552DF64D"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Note: These are the only individuals with access to encryption keys for original sensitive data</w:t>
            </w:r>
          </w:p>
          <w:p w14:paraId="5F4ED3B8"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p>
          <w:p w14:paraId="6E1D1B53"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p>
        </w:tc>
        <w:tc>
          <w:tcPr>
            <w:tcW w:w="1847" w:type="dxa"/>
            <w:shd w:val="clear" w:color="auto" w:fill="auto"/>
            <w:tcMar>
              <w:top w:w="100" w:type="dxa"/>
              <w:left w:w="100" w:type="dxa"/>
              <w:bottom w:w="100" w:type="dxa"/>
              <w:right w:w="100" w:type="dxa"/>
            </w:tcMar>
          </w:tcPr>
          <w:p w14:paraId="6DAE250D" w14:textId="77777777" w:rsidR="001308A5" w:rsidRPr="00A91EE1" w:rsidRDefault="0048589B"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hyperlink r:id="rId19">
              <w:r w:rsidR="001308A5" w:rsidRPr="00A91EE1">
                <w:rPr>
                  <w:rFonts w:ascii="Nunito" w:hAnsi="Nunito"/>
                  <w:color w:val="000000" w:themeColor="text1"/>
                  <w:sz w:val="20"/>
                  <w:u w:val="single"/>
                </w:rPr>
                <w:t>Lisa van Aardenne</w:t>
              </w:r>
            </w:hyperlink>
          </w:p>
          <w:p w14:paraId="4CD06520"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71C44AC6" w14:textId="77777777" w:rsidR="001308A5" w:rsidRPr="00A91EE1" w:rsidRDefault="0048589B"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hyperlink r:id="rId20">
              <w:r w:rsidR="001308A5" w:rsidRPr="00A91EE1">
                <w:rPr>
                  <w:rFonts w:ascii="Nunito" w:hAnsi="Nunito"/>
                  <w:color w:val="000000" w:themeColor="text1"/>
                  <w:sz w:val="20"/>
                  <w:u w:val="single"/>
                </w:rPr>
                <w:t>Pierre Kloppers</w:t>
              </w:r>
            </w:hyperlink>
          </w:p>
          <w:p w14:paraId="12757915"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3FB2C484"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Piotr Wolski</w:t>
            </w:r>
          </w:p>
          <w:p w14:paraId="4829C409"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05525D12"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Peter Marsh</w:t>
            </w:r>
          </w:p>
          <w:p w14:paraId="43C9402C"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1AAFC083"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637923F9"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3966051D"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19DEF477"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19554549"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Nicholas Brink</w:t>
            </w:r>
          </w:p>
          <w:p w14:paraId="774FC301"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Craig Parker</w:t>
            </w:r>
          </w:p>
        </w:tc>
        <w:tc>
          <w:tcPr>
            <w:tcW w:w="1588" w:type="dxa"/>
            <w:shd w:val="clear" w:color="auto" w:fill="auto"/>
            <w:tcMar>
              <w:top w:w="100" w:type="dxa"/>
              <w:left w:w="100" w:type="dxa"/>
              <w:bottom w:w="100" w:type="dxa"/>
              <w:right w:w="100" w:type="dxa"/>
            </w:tcMar>
          </w:tcPr>
          <w:p w14:paraId="49F8F420"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UCT</w:t>
            </w:r>
          </w:p>
          <w:p w14:paraId="6EBA45B7"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7B11725E"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UCT</w:t>
            </w:r>
          </w:p>
          <w:p w14:paraId="675D67C6"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0562F8DD"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UCT</w:t>
            </w:r>
          </w:p>
          <w:p w14:paraId="40F1F945"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1DF4B4BE"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UCT</w:t>
            </w:r>
          </w:p>
          <w:p w14:paraId="4FC6AD59"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13F4FE62"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38CFC148"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1536AC2B"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6D77AC42"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23185A7D"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WITS Planetary Health Research</w:t>
            </w:r>
          </w:p>
          <w:p w14:paraId="78542049"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WITS Planetary Health Research</w:t>
            </w:r>
          </w:p>
        </w:tc>
        <w:tc>
          <w:tcPr>
            <w:tcW w:w="2820" w:type="dxa"/>
            <w:shd w:val="clear" w:color="auto" w:fill="auto"/>
            <w:tcMar>
              <w:top w:w="100" w:type="dxa"/>
              <w:left w:w="100" w:type="dxa"/>
              <w:bottom w:w="100" w:type="dxa"/>
              <w:right w:w="100" w:type="dxa"/>
            </w:tcMar>
          </w:tcPr>
          <w:p w14:paraId="4E67772C" w14:textId="77777777" w:rsidR="001308A5" w:rsidRPr="00A91EE1" w:rsidRDefault="0048589B"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hyperlink r:id="rId21">
              <w:r w:rsidR="001308A5" w:rsidRPr="00A91EE1">
                <w:rPr>
                  <w:rFonts w:ascii="Nunito" w:eastAsia="Nunito" w:hAnsi="Nunito" w:cs="Nunito"/>
                  <w:color w:val="000000" w:themeColor="text1"/>
                  <w:sz w:val="20"/>
                  <w:u w:val="single"/>
                </w:rPr>
                <w:t>lisa@csag.uct.ac.za</w:t>
              </w:r>
            </w:hyperlink>
          </w:p>
          <w:p w14:paraId="7253A720"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0E3F7628" w14:textId="77777777" w:rsidR="001308A5" w:rsidRPr="00A91EE1" w:rsidRDefault="0048589B"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hyperlink r:id="rId22">
              <w:r w:rsidR="001308A5" w:rsidRPr="00A91EE1">
                <w:rPr>
                  <w:rFonts w:ascii="Nunito" w:eastAsia="Nunito" w:hAnsi="Nunito" w:cs="Nunito"/>
                  <w:color w:val="000000" w:themeColor="text1"/>
                  <w:sz w:val="20"/>
                  <w:u w:val="single"/>
                </w:rPr>
                <w:t>pierre@csag.uct.ac.za</w:t>
              </w:r>
            </w:hyperlink>
          </w:p>
          <w:p w14:paraId="33A49601"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p w14:paraId="4C1B640D" w14:textId="77777777" w:rsidR="001308A5" w:rsidRPr="00A91EE1" w:rsidRDefault="0048589B" w:rsidP="00256BD1">
            <w:pPr>
              <w:widowControl w:val="0"/>
              <w:pBdr>
                <w:top w:val="nil"/>
                <w:left w:val="nil"/>
                <w:bottom w:val="nil"/>
                <w:right w:val="nil"/>
                <w:between w:val="nil"/>
              </w:pBdr>
              <w:spacing w:line="240" w:lineRule="auto"/>
              <w:rPr>
                <w:rFonts w:ascii="Nunito" w:eastAsia="Nunito" w:hAnsi="Nunito" w:cstheme="minorHAnsi"/>
                <w:color w:val="000000" w:themeColor="text1"/>
                <w:sz w:val="20"/>
              </w:rPr>
            </w:pPr>
            <w:hyperlink r:id="rId23">
              <w:r w:rsidR="001308A5" w:rsidRPr="00A91EE1">
                <w:rPr>
                  <w:rFonts w:ascii="Nunito" w:eastAsia="Nunito" w:hAnsi="Nunito" w:cstheme="minorHAnsi"/>
                  <w:color w:val="000000" w:themeColor="text1"/>
                  <w:sz w:val="20"/>
                  <w:u w:val="single"/>
                </w:rPr>
                <w:t>wolski@csag.uct.ac.za</w:t>
              </w:r>
            </w:hyperlink>
          </w:p>
          <w:p w14:paraId="51DA2FB2"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theme="minorHAnsi"/>
                <w:color w:val="000000" w:themeColor="text1"/>
                <w:sz w:val="20"/>
              </w:rPr>
            </w:pPr>
          </w:p>
          <w:p w14:paraId="3A64ABDC"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theme="minorHAnsi"/>
                <w:color w:val="000000" w:themeColor="text1"/>
                <w:sz w:val="20"/>
                <w:u w:val="single"/>
              </w:rPr>
            </w:pPr>
            <w:r w:rsidRPr="00A91EE1">
              <w:rPr>
                <w:rFonts w:ascii="Nunito" w:eastAsia="Nunito" w:hAnsi="Nunito" w:cstheme="minorHAnsi"/>
                <w:color w:val="000000" w:themeColor="text1"/>
                <w:sz w:val="20"/>
                <w:u w:val="single"/>
              </w:rPr>
              <w:t>Peter.marsh.uct.ac.za</w:t>
            </w:r>
          </w:p>
          <w:p w14:paraId="4321FBDA"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theme="minorHAnsi"/>
                <w:color w:val="000000" w:themeColor="text1"/>
                <w:sz w:val="20"/>
              </w:rPr>
            </w:pPr>
          </w:p>
          <w:p w14:paraId="09C7A760"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theme="minorHAnsi"/>
                <w:color w:val="000000" w:themeColor="text1"/>
                <w:sz w:val="20"/>
              </w:rPr>
            </w:pPr>
          </w:p>
          <w:p w14:paraId="4B6CC4CC"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theme="minorHAnsi"/>
                <w:color w:val="000000" w:themeColor="text1"/>
                <w:sz w:val="20"/>
              </w:rPr>
            </w:pPr>
          </w:p>
          <w:p w14:paraId="26C6A56C" w14:textId="77777777" w:rsidR="001308A5" w:rsidRPr="00A91EE1" w:rsidRDefault="001308A5" w:rsidP="00256BD1">
            <w:pPr>
              <w:widowControl w:val="0"/>
              <w:pBdr>
                <w:top w:val="nil"/>
                <w:left w:val="nil"/>
                <w:bottom w:val="nil"/>
                <w:right w:val="nil"/>
                <w:between w:val="nil"/>
              </w:pBdr>
              <w:spacing w:line="240" w:lineRule="auto"/>
              <w:rPr>
                <w:rFonts w:ascii="Nunito" w:hAnsi="Nunito" w:cstheme="minorHAnsi"/>
                <w:color w:val="000000" w:themeColor="text1"/>
                <w:sz w:val="20"/>
                <w:u w:val="single"/>
              </w:rPr>
            </w:pPr>
          </w:p>
          <w:p w14:paraId="2DC4D583" w14:textId="77777777" w:rsidR="001308A5" w:rsidRPr="00A91EE1" w:rsidRDefault="001308A5" w:rsidP="00256BD1">
            <w:pPr>
              <w:widowControl w:val="0"/>
              <w:pBdr>
                <w:top w:val="nil"/>
                <w:left w:val="nil"/>
                <w:bottom w:val="nil"/>
                <w:right w:val="nil"/>
                <w:between w:val="nil"/>
              </w:pBdr>
              <w:spacing w:line="240" w:lineRule="auto"/>
              <w:rPr>
                <w:rFonts w:ascii="Nunito" w:hAnsi="Nunito" w:cstheme="minorHAnsi"/>
                <w:color w:val="000000" w:themeColor="text1"/>
                <w:sz w:val="20"/>
                <w:u w:val="single"/>
              </w:rPr>
            </w:pPr>
          </w:p>
          <w:p w14:paraId="733FBBAF" w14:textId="77777777" w:rsidR="001308A5" w:rsidRPr="00A91EE1" w:rsidRDefault="001308A5" w:rsidP="00256BD1">
            <w:pPr>
              <w:widowControl w:val="0"/>
              <w:pBdr>
                <w:top w:val="nil"/>
                <w:left w:val="nil"/>
                <w:bottom w:val="nil"/>
                <w:right w:val="nil"/>
                <w:between w:val="nil"/>
              </w:pBdr>
              <w:spacing w:line="240" w:lineRule="auto"/>
              <w:rPr>
                <w:rStyle w:val="Hyperlink"/>
                <w:rFonts w:ascii="Nunito" w:eastAsia="Nunito" w:hAnsi="Nunito" w:cstheme="minorHAnsi"/>
                <w:color w:val="000000" w:themeColor="text1"/>
                <w:sz w:val="20"/>
              </w:rPr>
            </w:pPr>
            <w:r w:rsidRPr="00A91EE1">
              <w:rPr>
                <w:rFonts w:ascii="Nunito" w:hAnsi="Nunito" w:cstheme="minorHAnsi"/>
                <w:color w:val="000000" w:themeColor="text1"/>
                <w:sz w:val="20"/>
                <w:u w:val="single"/>
              </w:rPr>
              <w:t>nicholas.brink@witsphr.org</w:t>
            </w:r>
          </w:p>
          <w:p w14:paraId="6F101225" w14:textId="77777777" w:rsidR="001308A5" w:rsidRPr="00A91EE1" w:rsidRDefault="001308A5" w:rsidP="00256BD1">
            <w:pPr>
              <w:widowControl w:val="0"/>
              <w:pBdr>
                <w:top w:val="nil"/>
                <w:left w:val="nil"/>
                <w:bottom w:val="nil"/>
                <w:right w:val="nil"/>
                <w:between w:val="nil"/>
              </w:pBdr>
              <w:spacing w:line="240" w:lineRule="auto"/>
              <w:rPr>
                <w:rFonts w:ascii="Nunito" w:hAnsi="Nunito" w:cstheme="minorHAnsi"/>
                <w:color w:val="000000" w:themeColor="text1"/>
                <w:sz w:val="20"/>
              </w:rPr>
            </w:pPr>
          </w:p>
          <w:p w14:paraId="56951318" w14:textId="77777777" w:rsidR="001308A5" w:rsidRPr="00A91EE1" w:rsidRDefault="0048589B" w:rsidP="00256BD1">
            <w:pPr>
              <w:widowControl w:val="0"/>
              <w:pBdr>
                <w:top w:val="nil"/>
                <w:left w:val="nil"/>
                <w:bottom w:val="nil"/>
                <w:right w:val="nil"/>
                <w:between w:val="nil"/>
              </w:pBdr>
              <w:spacing w:line="240" w:lineRule="auto"/>
              <w:rPr>
                <w:rFonts w:ascii="Nunito" w:hAnsi="Nunito" w:cstheme="minorHAnsi"/>
                <w:color w:val="000000" w:themeColor="text1"/>
                <w:sz w:val="20"/>
              </w:rPr>
            </w:pPr>
            <w:hyperlink r:id="rId24" w:history="1">
              <w:r w:rsidR="001308A5" w:rsidRPr="00A91EE1">
                <w:rPr>
                  <w:rStyle w:val="Hyperlink"/>
                  <w:rFonts w:ascii="Nunito" w:hAnsi="Nunito" w:cstheme="minorHAnsi"/>
                  <w:color w:val="000000" w:themeColor="text1"/>
                  <w:sz w:val="20"/>
                </w:rPr>
                <w:t>Craig.parker@witsphr.org</w:t>
              </w:r>
            </w:hyperlink>
          </w:p>
          <w:p w14:paraId="300A7116" w14:textId="77777777" w:rsidR="001308A5" w:rsidRPr="00A91EE1" w:rsidRDefault="001308A5" w:rsidP="00256BD1">
            <w:pPr>
              <w:widowControl w:val="0"/>
              <w:pBdr>
                <w:top w:val="nil"/>
                <w:left w:val="nil"/>
                <w:bottom w:val="nil"/>
                <w:right w:val="nil"/>
                <w:between w:val="nil"/>
              </w:pBdr>
              <w:spacing w:line="240" w:lineRule="auto"/>
              <w:rPr>
                <w:rStyle w:val="Hyperlink"/>
                <w:rFonts w:ascii="Nunito" w:eastAsia="Nunito" w:hAnsi="Nunito" w:cs="Nunito"/>
                <w:color w:val="000000" w:themeColor="text1"/>
                <w:sz w:val="20"/>
              </w:rPr>
            </w:pPr>
          </w:p>
          <w:p w14:paraId="1BA12C04" w14:textId="77777777" w:rsidR="001308A5" w:rsidRPr="00A91EE1" w:rsidRDefault="001308A5" w:rsidP="00256BD1">
            <w:pPr>
              <w:widowControl w:val="0"/>
              <w:pBdr>
                <w:top w:val="nil"/>
                <w:left w:val="nil"/>
                <w:bottom w:val="nil"/>
                <w:right w:val="nil"/>
                <w:between w:val="nil"/>
              </w:pBdr>
              <w:spacing w:line="240" w:lineRule="auto"/>
              <w:rPr>
                <w:rStyle w:val="Hyperlink"/>
                <w:rFonts w:ascii="Nunito" w:eastAsia="Nunito" w:hAnsi="Nunito" w:cs="Nunito"/>
                <w:color w:val="000000" w:themeColor="text1"/>
                <w:sz w:val="20"/>
              </w:rPr>
            </w:pPr>
          </w:p>
          <w:p w14:paraId="112252D3"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tc>
      </w:tr>
      <w:tr w:rsidR="001308A5" w:rsidRPr="00A91EE1" w14:paraId="3912EC14" w14:textId="77777777" w:rsidTr="00256BD1">
        <w:tc>
          <w:tcPr>
            <w:tcW w:w="3105" w:type="dxa"/>
            <w:shd w:val="clear" w:color="auto" w:fill="auto"/>
            <w:tcMar>
              <w:top w:w="100" w:type="dxa"/>
              <w:left w:w="100" w:type="dxa"/>
              <w:bottom w:w="100" w:type="dxa"/>
              <w:right w:w="100" w:type="dxa"/>
            </w:tcMar>
          </w:tcPr>
          <w:p w14:paraId="05781F50"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r w:rsidRPr="00A91EE1">
              <w:rPr>
                <w:rFonts w:ascii="Nunito" w:eastAsia="Nunito" w:hAnsi="Nunito" w:cs="Nunito"/>
                <w:b/>
                <w:color w:val="000000" w:themeColor="text1"/>
                <w:sz w:val="20"/>
              </w:rPr>
              <w:lastRenderedPageBreak/>
              <w:t>Managing access to the UCT data analysis platform</w:t>
            </w:r>
          </w:p>
        </w:tc>
        <w:tc>
          <w:tcPr>
            <w:tcW w:w="1847" w:type="dxa"/>
            <w:shd w:val="clear" w:color="auto" w:fill="auto"/>
            <w:tcMar>
              <w:top w:w="100" w:type="dxa"/>
              <w:left w:w="100" w:type="dxa"/>
              <w:bottom w:w="100" w:type="dxa"/>
              <w:right w:w="100" w:type="dxa"/>
            </w:tcMar>
          </w:tcPr>
          <w:p w14:paraId="6C55F316"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Rodger Duffett</w:t>
            </w:r>
          </w:p>
        </w:tc>
        <w:tc>
          <w:tcPr>
            <w:tcW w:w="1588" w:type="dxa"/>
            <w:shd w:val="clear" w:color="auto" w:fill="auto"/>
            <w:tcMar>
              <w:top w:w="100" w:type="dxa"/>
              <w:left w:w="100" w:type="dxa"/>
              <w:bottom w:w="100" w:type="dxa"/>
              <w:right w:w="100" w:type="dxa"/>
            </w:tcMar>
          </w:tcPr>
          <w:p w14:paraId="385B8795"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UCT</w:t>
            </w:r>
          </w:p>
        </w:tc>
        <w:tc>
          <w:tcPr>
            <w:tcW w:w="2820" w:type="dxa"/>
            <w:shd w:val="clear" w:color="auto" w:fill="auto"/>
            <w:tcMar>
              <w:top w:w="100" w:type="dxa"/>
              <w:left w:w="100" w:type="dxa"/>
              <w:bottom w:w="100" w:type="dxa"/>
              <w:right w:w="100" w:type="dxa"/>
            </w:tcMar>
          </w:tcPr>
          <w:p w14:paraId="2A6D2AE2"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u w:val="single"/>
              </w:rPr>
            </w:pPr>
            <w:r w:rsidRPr="00A91EE1">
              <w:rPr>
                <w:rFonts w:ascii="Nunito" w:eastAsia="Nunito" w:hAnsi="Nunito" w:cs="Nunito"/>
                <w:color w:val="000000" w:themeColor="text1"/>
                <w:sz w:val="20"/>
                <w:u w:val="single"/>
              </w:rPr>
              <w:t>rodger@csag.uct.ac.za</w:t>
            </w:r>
          </w:p>
        </w:tc>
      </w:tr>
      <w:tr w:rsidR="001308A5" w:rsidRPr="00A91EE1" w14:paraId="6461FB6D" w14:textId="77777777" w:rsidTr="00256BD1">
        <w:tc>
          <w:tcPr>
            <w:tcW w:w="3105" w:type="dxa"/>
            <w:shd w:val="clear" w:color="auto" w:fill="auto"/>
            <w:tcMar>
              <w:top w:w="100" w:type="dxa"/>
              <w:left w:w="100" w:type="dxa"/>
              <w:bottom w:w="100" w:type="dxa"/>
              <w:right w:w="100" w:type="dxa"/>
            </w:tcMar>
          </w:tcPr>
          <w:p w14:paraId="25F79C26"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b/>
                <w:color w:val="000000" w:themeColor="text1"/>
                <w:sz w:val="20"/>
              </w:rPr>
            </w:pPr>
            <w:r w:rsidRPr="00A91EE1">
              <w:rPr>
                <w:rFonts w:ascii="Nunito" w:eastAsia="Nunito" w:hAnsi="Nunito" w:cs="Nunito"/>
                <w:b/>
                <w:color w:val="000000" w:themeColor="text1"/>
                <w:sz w:val="20"/>
              </w:rPr>
              <w:t>Managing access to the IBM platform</w:t>
            </w:r>
          </w:p>
        </w:tc>
        <w:tc>
          <w:tcPr>
            <w:tcW w:w="1847" w:type="dxa"/>
            <w:shd w:val="clear" w:color="auto" w:fill="auto"/>
            <w:tcMar>
              <w:top w:w="100" w:type="dxa"/>
              <w:left w:w="100" w:type="dxa"/>
              <w:bottom w:w="100" w:type="dxa"/>
              <w:right w:w="100" w:type="dxa"/>
            </w:tcMar>
          </w:tcPr>
          <w:p w14:paraId="272E3253"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p>
        </w:tc>
        <w:tc>
          <w:tcPr>
            <w:tcW w:w="1588" w:type="dxa"/>
            <w:shd w:val="clear" w:color="auto" w:fill="auto"/>
            <w:tcMar>
              <w:top w:w="100" w:type="dxa"/>
              <w:left w:w="100" w:type="dxa"/>
              <w:bottom w:w="100" w:type="dxa"/>
              <w:right w:w="100" w:type="dxa"/>
            </w:tcMar>
          </w:tcPr>
          <w:p w14:paraId="324D6FCC"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rPr>
              <w:t>IBM</w:t>
            </w:r>
          </w:p>
        </w:tc>
        <w:tc>
          <w:tcPr>
            <w:tcW w:w="2820" w:type="dxa"/>
            <w:shd w:val="clear" w:color="auto" w:fill="auto"/>
            <w:tcMar>
              <w:top w:w="100" w:type="dxa"/>
              <w:left w:w="100" w:type="dxa"/>
              <w:bottom w:w="100" w:type="dxa"/>
              <w:right w:w="100" w:type="dxa"/>
            </w:tcMar>
          </w:tcPr>
          <w:p w14:paraId="5FC6B030" w14:textId="77777777" w:rsidR="001308A5" w:rsidRPr="00A91EE1" w:rsidRDefault="001308A5" w:rsidP="00256BD1">
            <w:pPr>
              <w:widowControl w:val="0"/>
              <w:pBdr>
                <w:top w:val="nil"/>
                <w:left w:val="nil"/>
                <w:bottom w:val="nil"/>
                <w:right w:val="nil"/>
                <w:between w:val="nil"/>
              </w:pBdr>
              <w:spacing w:line="240" w:lineRule="auto"/>
              <w:rPr>
                <w:rFonts w:ascii="Nunito" w:eastAsia="Nunito" w:hAnsi="Nunito" w:cs="Nunito"/>
                <w:color w:val="000000" w:themeColor="text1"/>
                <w:sz w:val="20"/>
              </w:rPr>
            </w:pPr>
            <w:r w:rsidRPr="00A91EE1">
              <w:rPr>
                <w:rFonts w:ascii="Nunito" w:eastAsia="Nunito" w:hAnsi="Nunito" w:cs="Nunito"/>
                <w:color w:val="000000" w:themeColor="text1"/>
                <w:sz w:val="20"/>
                <w:u w:val="single"/>
              </w:rPr>
              <w:t>sibusisiwe.makhanya@ibm.com</w:t>
            </w:r>
            <w:r w:rsidRPr="00A91EE1" w:rsidDel="0C32A488">
              <w:rPr>
                <w:rFonts w:ascii="Nunito" w:eastAsia="Nunito" w:hAnsi="Nunito" w:cs="Nunito"/>
                <w:color w:val="000000" w:themeColor="text1"/>
                <w:sz w:val="20"/>
              </w:rPr>
              <w:t xml:space="preserve"> </w:t>
            </w:r>
          </w:p>
        </w:tc>
      </w:tr>
    </w:tbl>
    <w:p w14:paraId="1DF76435" w14:textId="77777777" w:rsidR="001308A5" w:rsidRPr="00A91EE1" w:rsidRDefault="001308A5" w:rsidP="001308A5">
      <w:pPr>
        <w:spacing w:line="360" w:lineRule="auto"/>
        <w:rPr>
          <w:rFonts w:ascii="Nunito" w:eastAsia="Nunito" w:hAnsi="Nunito" w:cs="Nunito"/>
          <w:color w:val="000000" w:themeColor="text1"/>
          <w:sz w:val="20"/>
        </w:rPr>
      </w:pPr>
    </w:p>
    <w:p w14:paraId="36CC1667" w14:textId="77777777" w:rsidR="001308A5" w:rsidRPr="00A91EE1" w:rsidRDefault="001308A5" w:rsidP="001308A5">
      <w:pPr>
        <w:spacing w:line="360" w:lineRule="auto"/>
        <w:rPr>
          <w:rFonts w:ascii="Nunito" w:eastAsia="Nunito" w:hAnsi="Nunito" w:cs="Nunito"/>
          <w:color w:val="000000" w:themeColor="text1"/>
          <w:sz w:val="20"/>
        </w:rPr>
      </w:pPr>
    </w:p>
    <w:p w14:paraId="4E843C64" w14:textId="77777777" w:rsidR="001308A5" w:rsidRPr="00007315" w:rsidRDefault="001308A5" w:rsidP="001308A5">
      <w:pPr>
        <w:pStyle w:val="Heading1"/>
        <w:spacing w:line="360" w:lineRule="auto"/>
        <w:rPr>
          <w:rFonts w:ascii="Nunito" w:hAnsi="Nunito"/>
          <w:color w:val="auto"/>
          <w:sz w:val="32"/>
          <w:szCs w:val="32"/>
          <w:rPrChange w:id="4345" w:author="Craig Parker" w:date="2024-08-16T13:26:00Z" w16du:dateUtc="2024-08-16T11:26:00Z">
            <w:rPr>
              <w:rFonts w:ascii="Nunito" w:hAnsi="Nunito"/>
              <w:color w:val="000000" w:themeColor="text1"/>
              <w:sz w:val="20"/>
              <w:szCs w:val="20"/>
            </w:rPr>
          </w:rPrChange>
        </w:rPr>
      </w:pPr>
      <w:bookmarkStart w:id="4346" w:name="_heading=h.n7aofj4e89lv" w:colFirst="0" w:colLast="0"/>
      <w:bookmarkEnd w:id="4346"/>
      <w:r w:rsidRPr="00007315">
        <w:rPr>
          <w:rFonts w:ascii="Nunito" w:hAnsi="Nunito"/>
          <w:color w:val="auto"/>
          <w:sz w:val="32"/>
          <w:szCs w:val="32"/>
          <w:rPrChange w:id="4347" w:author="Craig Parker" w:date="2024-08-16T13:26:00Z" w16du:dateUtc="2024-08-16T11:26:00Z">
            <w:rPr>
              <w:rFonts w:ascii="Nunito" w:hAnsi="Nunito"/>
              <w:color w:val="000000" w:themeColor="text1"/>
              <w:sz w:val="20"/>
              <w:szCs w:val="20"/>
            </w:rPr>
          </w:rPrChange>
        </w:rPr>
        <w:br w:type="page"/>
      </w:r>
    </w:p>
    <w:p w14:paraId="3AECDCE5" w14:textId="77777777" w:rsidR="006D6E36" w:rsidRPr="00A91EE1" w:rsidRDefault="006D6E36">
      <w:pPr>
        <w:rPr>
          <w:rFonts w:ascii="Nunito" w:eastAsiaTheme="majorEastAsia" w:hAnsi="Nunito" w:cstheme="majorBidi"/>
          <w:b/>
          <w:bCs/>
          <w:color w:val="365F91" w:themeColor="accent1" w:themeShade="BF"/>
          <w:sz w:val="28"/>
          <w:szCs w:val="28"/>
        </w:rPr>
      </w:pPr>
      <w:bookmarkStart w:id="4348" w:name="_Toc172635237"/>
      <w:bookmarkStart w:id="4349" w:name="_Toc173777827"/>
      <w:bookmarkStart w:id="4350" w:name="_Toc174562961"/>
      <w:r w:rsidRPr="00A91EE1">
        <w:rPr>
          <w:rFonts w:ascii="Nunito" w:hAnsi="Nunito"/>
        </w:rPr>
        <w:lastRenderedPageBreak/>
        <w:br w:type="page"/>
      </w:r>
    </w:p>
    <w:p w14:paraId="420DB367" w14:textId="3511F9BD" w:rsidR="001308A5" w:rsidRPr="00007315" w:rsidRDefault="001308A5" w:rsidP="00A81AC5">
      <w:pPr>
        <w:pStyle w:val="Heading1"/>
        <w:numPr>
          <w:ilvl w:val="1"/>
          <w:numId w:val="55"/>
        </w:numPr>
        <w:rPr>
          <w:ins w:id="4351" w:author="Craig Parker" w:date="2024-08-15T15:15:00Z" w16du:dateUtc="2024-08-15T13:15:00Z"/>
          <w:rFonts w:ascii="Nunito" w:hAnsi="Nunito"/>
          <w:color w:val="auto"/>
          <w:sz w:val="32"/>
          <w:szCs w:val="32"/>
          <w:rPrChange w:id="4352" w:author="Craig Parker" w:date="2024-08-16T13:26:00Z" w16du:dateUtc="2024-08-16T11:26:00Z">
            <w:rPr>
              <w:ins w:id="4353" w:author="Craig Parker" w:date="2024-08-15T15:15:00Z" w16du:dateUtc="2024-08-15T13:15:00Z"/>
              <w:rFonts w:ascii="Nunito" w:hAnsi="Nunito"/>
            </w:rPr>
          </w:rPrChange>
        </w:rPr>
      </w:pPr>
      <w:bookmarkStart w:id="4354" w:name="_Toc174715514"/>
      <w:r w:rsidRPr="00007315">
        <w:rPr>
          <w:rFonts w:ascii="Nunito" w:hAnsi="Nunito"/>
          <w:color w:val="auto"/>
          <w:sz w:val="32"/>
          <w:szCs w:val="32"/>
          <w:rPrChange w:id="4355" w:author="Craig Parker" w:date="2024-08-16T13:26:00Z" w16du:dateUtc="2024-08-16T11:26:00Z">
            <w:rPr>
              <w:rFonts w:ascii="Nunito" w:hAnsi="Nunito"/>
            </w:rPr>
          </w:rPrChange>
        </w:rPr>
        <w:lastRenderedPageBreak/>
        <w:t>Assessment and revision</w:t>
      </w:r>
      <w:bookmarkEnd w:id="4348"/>
      <w:bookmarkEnd w:id="4349"/>
      <w:bookmarkEnd w:id="4350"/>
      <w:bookmarkEnd w:id="4354"/>
    </w:p>
    <w:p w14:paraId="7F3B7E17" w14:textId="77777777" w:rsidR="00CF4FEC" w:rsidRPr="00CF4FEC" w:rsidRDefault="00CF4FEC">
      <w:pPr>
        <w:rPr>
          <w:rPrChange w:id="4356" w:author="Craig Parker" w:date="2024-08-15T15:15:00Z" w16du:dateUtc="2024-08-15T13:15:00Z">
            <w:rPr>
              <w:rFonts w:ascii="Nunito" w:hAnsi="Nunito"/>
            </w:rPr>
          </w:rPrChange>
        </w:rPr>
        <w:pPrChange w:id="4357" w:author="Craig Parker" w:date="2024-08-15T15:15:00Z" w16du:dateUtc="2024-08-15T13:15:00Z">
          <w:pPr>
            <w:pStyle w:val="Heading1"/>
            <w:numPr>
              <w:numId w:val="11"/>
            </w:numPr>
            <w:ind w:left="360" w:hanging="360"/>
          </w:pPr>
        </w:pPrChange>
      </w:pPr>
    </w:p>
    <w:p w14:paraId="2B9AC27D" w14:textId="2F4638F3" w:rsidR="001308A5" w:rsidRPr="00A91EE1" w:rsidRDefault="001308A5" w:rsidP="001308A5">
      <w:pPr>
        <w:spacing w:line="360" w:lineRule="auto"/>
        <w:rPr>
          <w:rFonts w:ascii="Nunito" w:hAnsi="Nunito"/>
          <w:color w:val="000000" w:themeColor="text1"/>
          <w:sz w:val="20"/>
          <w:lang w:val="en-ZA"/>
        </w:rPr>
      </w:pPr>
      <w:r w:rsidRPr="00A91EE1">
        <w:rPr>
          <w:rFonts w:ascii="Nunito" w:hAnsi="Nunito"/>
          <w:color w:val="000000" w:themeColor="text1"/>
          <w:sz w:val="20"/>
          <w:lang w:val="en-ZA"/>
        </w:rPr>
        <w:t xml:space="preserve">The Data Management and Analysis Core (DMAC) co-Principal Investigators (co-PIs) will conduct periodic reassessments of the Data Management Plan (DMP) in consultation with the HE²AT </w:t>
      </w:r>
      <w:proofErr w:type="spellStart"/>
      <w:r w:rsidRPr="00A91EE1">
        <w:rPr>
          <w:rFonts w:ascii="Nunito" w:hAnsi="Nunito"/>
          <w:color w:val="000000" w:themeColor="text1"/>
          <w:sz w:val="20"/>
          <w:lang w:val="en-ZA"/>
        </w:rPr>
        <w:t>Center</w:t>
      </w:r>
      <w:proofErr w:type="spellEnd"/>
      <w:r w:rsidRPr="00A91EE1">
        <w:rPr>
          <w:rFonts w:ascii="Nunito" w:hAnsi="Nunito"/>
          <w:color w:val="000000" w:themeColor="text1"/>
          <w:sz w:val="20"/>
          <w:lang w:val="en-ZA"/>
        </w:rPr>
        <w:t xml:space="preserve"> Steering Committee (SC), including the leads of Research Project 1 (RP1) and Research Project 2 (RP2). These assessments will occur at least every six months to ensure the plan remains effective and </w:t>
      </w:r>
      <w:proofErr w:type="gramStart"/>
      <w:r w:rsidRPr="00A91EE1">
        <w:rPr>
          <w:rFonts w:ascii="Nunito" w:hAnsi="Nunito"/>
          <w:color w:val="000000" w:themeColor="text1"/>
          <w:sz w:val="20"/>
          <w:lang w:val="en-ZA"/>
        </w:rPr>
        <w:t>up-to-date</w:t>
      </w:r>
      <w:proofErr w:type="gramEnd"/>
      <w:r w:rsidRPr="00A91EE1">
        <w:rPr>
          <w:rFonts w:ascii="Nunito" w:hAnsi="Nunito"/>
          <w:color w:val="000000" w:themeColor="text1"/>
          <w:sz w:val="20"/>
          <w:lang w:val="en-ZA"/>
        </w:rPr>
        <w:t>.</w:t>
      </w:r>
    </w:p>
    <w:p w14:paraId="6B240D13" w14:textId="3FC47A5B" w:rsidR="001308A5" w:rsidRPr="00007315" w:rsidRDefault="001308A5">
      <w:pPr>
        <w:pStyle w:val="Heading2"/>
        <w:numPr>
          <w:ilvl w:val="1"/>
          <w:numId w:val="77"/>
        </w:numPr>
        <w:rPr>
          <w:rFonts w:ascii="Nunito" w:hAnsi="Nunito"/>
          <w:color w:val="auto"/>
          <w:sz w:val="28"/>
          <w:szCs w:val="28"/>
          <w:rPrChange w:id="4358" w:author="Craig Parker" w:date="2024-08-16T13:24:00Z" w16du:dateUtc="2024-08-16T11:24:00Z">
            <w:rPr/>
          </w:rPrChange>
        </w:rPr>
        <w:pPrChange w:id="4359" w:author="Craig Parker" w:date="2024-08-16T10:01:00Z" w16du:dateUtc="2024-08-16T08:01:00Z">
          <w:pPr>
            <w:pStyle w:val="Heading3"/>
          </w:pPr>
        </w:pPrChange>
      </w:pPr>
      <w:bookmarkStart w:id="4360" w:name="_Toc174562962"/>
      <w:bookmarkStart w:id="4361" w:name="_Toc174715515"/>
      <w:r w:rsidRPr="00007315">
        <w:rPr>
          <w:rFonts w:ascii="Nunito" w:hAnsi="Nunito"/>
          <w:color w:val="auto"/>
          <w:sz w:val="28"/>
          <w:szCs w:val="28"/>
          <w:rPrChange w:id="4362" w:author="Craig Parker" w:date="2024-08-16T13:24:00Z" w16du:dateUtc="2024-08-16T11:24:00Z">
            <w:rPr/>
          </w:rPrChange>
        </w:rPr>
        <w:t>Assessment scope</w:t>
      </w:r>
      <w:bookmarkEnd w:id="4360"/>
      <w:bookmarkEnd w:id="4361"/>
    </w:p>
    <w:p w14:paraId="61167FAC" w14:textId="77777777" w:rsidR="001308A5" w:rsidRPr="00A91EE1" w:rsidRDefault="001308A5" w:rsidP="001308A5">
      <w:pPr>
        <w:spacing w:line="360" w:lineRule="auto"/>
        <w:rPr>
          <w:rFonts w:ascii="Nunito" w:hAnsi="Nunito"/>
          <w:color w:val="000000" w:themeColor="text1"/>
          <w:sz w:val="20"/>
          <w:lang w:val="en-ZA"/>
        </w:rPr>
      </w:pPr>
      <w:r w:rsidRPr="00A91EE1">
        <w:rPr>
          <w:rFonts w:ascii="Nunito" w:hAnsi="Nunito"/>
          <w:color w:val="000000" w:themeColor="text1"/>
          <w:sz w:val="20"/>
          <w:lang w:val="en-ZA"/>
        </w:rPr>
        <w:t>The reassessment will focus on three key aspects of the data management plan:</w:t>
      </w:r>
    </w:p>
    <w:p w14:paraId="372CC75F" w14:textId="77777777" w:rsidR="001308A5" w:rsidRPr="00A91EE1" w:rsidRDefault="001308A5" w:rsidP="001F4BEC">
      <w:pPr>
        <w:numPr>
          <w:ilvl w:val="0"/>
          <w:numId w:val="32"/>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Data Process Efficiency</w:t>
      </w:r>
      <w:r w:rsidRPr="00A91EE1">
        <w:rPr>
          <w:rFonts w:ascii="Nunito" w:hAnsi="Nunito"/>
          <w:color w:val="000000" w:themeColor="text1"/>
          <w:sz w:val="20"/>
          <w:lang w:val="en-ZA"/>
        </w:rPr>
        <w:t xml:space="preserve">: </w:t>
      </w:r>
    </w:p>
    <w:p w14:paraId="4BE951D7" w14:textId="4800B813" w:rsidR="001308A5" w:rsidRPr="00A91EE1" w:rsidRDefault="001308A5" w:rsidP="001F4BEC">
      <w:pPr>
        <w:numPr>
          <w:ilvl w:val="1"/>
          <w:numId w:val="32"/>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Workflow Evaluation</w:t>
      </w:r>
      <w:r w:rsidRPr="00A91EE1">
        <w:rPr>
          <w:rFonts w:ascii="Nunito" w:hAnsi="Nunito"/>
          <w:color w:val="000000" w:themeColor="text1"/>
          <w:sz w:val="20"/>
          <w:lang w:val="en-ZA"/>
        </w:rPr>
        <w:t>: Assess whether the data processing workflow is functioning effectively and producing data ready for analysis. This includes evaluating each step</w:t>
      </w:r>
      <w:r w:rsidR="0093796E" w:rsidRPr="00A91EE1">
        <w:rPr>
          <w:rFonts w:ascii="Nunito" w:hAnsi="Nunito"/>
          <w:color w:val="000000" w:themeColor="text1"/>
          <w:sz w:val="20"/>
          <w:lang w:val="en-ZA"/>
        </w:rPr>
        <w:t>,</w:t>
      </w:r>
      <w:r w:rsidRPr="00A91EE1">
        <w:rPr>
          <w:rFonts w:ascii="Nunito" w:hAnsi="Nunito"/>
          <w:color w:val="000000" w:themeColor="text1"/>
          <w:sz w:val="20"/>
          <w:lang w:val="en-ZA"/>
        </w:rPr>
        <w:t xml:space="preserve"> from data acquisition and harmonisation to storage and indexing.</w:t>
      </w:r>
    </w:p>
    <w:p w14:paraId="50F58623" w14:textId="77777777" w:rsidR="001308A5" w:rsidRPr="00A91EE1" w:rsidRDefault="001308A5" w:rsidP="001F4BEC">
      <w:pPr>
        <w:numPr>
          <w:ilvl w:val="1"/>
          <w:numId w:val="32"/>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Error Identification and Resolution</w:t>
      </w:r>
      <w:r w:rsidRPr="00A91EE1">
        <w:rPr>
          <w:rFonts w:ascii="Nunito" w:hAnsi="Nunito"/>
          <w:color w:val="000000" w:themeColor="text1"/>
          <w:sz w:val="20"/>
          <w:lang w:val="en-ZA"/>
        </w:rPr>
        <w:t>: Identify any issues or bottlenecks in the current workflow and propose solutions to enhance efficiency and data quality.</w:t>
      </w:r>
    </w:p>
    <w:p w14:paraId="7627CF2B" w14:textId="77777777" w:rsidR="001308A5" w:rsidRPr="00A91EE1" w:rsidRDefault="001308A5" w:rsidP="001F4BEC">
      <w:pPr>
        <w:numPr>
          <w:ilvl w:val="0"/>
          <w:numId w:val="32"/>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Compliance and Security</w:t>
      </w:r>
      <w:r w:rsidRPr="00A91EE1">
        <w:rPr>
          <w:rFonts w:ascii="Nunito" w:hAnsi="Nunito"/>
          <w:color w:val="000000" w:themeColor="text1"/>
          <w:sz w:val="20"/>
          <w:lang w:val="en-ZA"/>
        </w:rPr>
        <w:t xml:space="preserve">: </w:t>
      </w:r>
    </w:p>
    <w:p w14:paraId="70439862" w14:textId="77777777" w:rsidR="001308A5" w:rsidRPr="00A91EE1" w:rsidRDefault="001308A5" w:rsidP="001F4BEC">
      <w:pPr>
        <w:numPr>
          <w:ilvl w:val="1"/>
          <w:numId w:val="32"/>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Compliance Check</w:t>
      </w:r>
      <w:r w:rsidRPr="00A91EE1">
        <w:rPr>
          <w:rFonts w:ascii="Nunito" w:hAnsi="Nunito"/>
          <w:color w:val="000000" w:themeColor="text1"/>
          <w:sz w:val="20"/>
          <w:lang w:val="en-ZA"/>
        </w:rPr>
        <w:t>: Ensure that all data management activities comply with relevant legal and ethical standards, including POPIA and the DSI-Africa Data Sharing Guideline guidelines.</w:t>
      </w:r>
    </w:p>
    <w:p w14:paraId="6C39D9DD" w14:textId="77777777" w:rsidR="001308A5" w:rsidRPr="00A91EE1" w:rsidRDefault="001308A5" w:rsidP="001F4BEC">
      <w:pPr>
        <w:numPr>
          <w:ilvl w:val="1"/>
          <w:numId w:val="32"/>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Security Measures</w:t>
      </w:r>
      <w:r w:rsidRPr="00A91EE1">
        <w:rPr>
          <w:rFonts w:ascii="Nunito" w:hAnsi="Nunito"/>
          <w:color w:val="000000" w:themeColor="text1"/>
          <w:sz w:val="20"/>
          <w:lang w:val="en-ZA"/>
        </w:rPr>
        <w:t>: Review and update data security measures to protect personally identifiable information and ensure the integrity and confidentiality of the data.</w:t>
      </w:r>
    </w:p>
    <w:p w14:paraId="0267F3A4" w14:textId="77777777" w:rsidR="001308A5" w:rsidRPr="00A91EE1" w:rsidRDefault="001308A5" w:rsidP="001F4BEC">
      <w:pPr>
        <w:numPr>
          <w:ilvl w:val="0"/>
          <w:numId w:val="32"/>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Usability and Accessibility</w:t>
      </w:r>
      <w:r w:rsidRPr="00A91EE1">
        <w:rPr>
          <w:rFonts w:ascii="Nunito" w:hAnsi="Nunito"/>
          <w:color w:val="000000" w:themeColor="text1"/>
          <w:sz w:val="20"/>
          <w:lang w:val="en-ZA"/>
        </w:rPr>
        <w:t xml:space="preserve">: </w:t>
      </w:r>
    </w:p>
    <w:p w14:paraId="68FA93E5" w14:textId="77777777" w:rsidR="001308A5" w:rsidRPr="00A91EE1" w:rsidRDefault="001308A5" w:rsidP="001F4BEC">
      <w:pPr>
        <w:numPr>
          <w:ilvl w:val="1"/>
          <w:numId w:val="32"/>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Data Accessibility</w:t>
      </w:r>
      <w:r w:rsidRPr="00A91EE1">
        <w:rPr>
          <w:rFonts w:ascii="Nunito" w:hAnsi="Nunito"/>
          <w:color w:val="000000" w:themeColor="text1"/>
          <w:sz w:val="20"/>
          <w:lang w:val="en-ZA"/>
        </w:rPr>
        <w:t xml:space="preserve">: Evaluate whether the data is easily accessible to authorised users, including partner researchers and members of the HE²AT </w:t>
      </w:r>
      <w:proofErr w:type="spellStart"/>
      <w:r w:rsidRPr="00A91EE1">
        <w:rPr>
          <w:rFonts w:ascii="Nunito" w:hAnsi="Nunito"/>
          <w:color w:val="000000" w:themeColor="text1"/>
          <w:sz w:val="20"/>
          <w:lang w:val="en-ZA"/>
        </w:rPr>
        <w:t>Center</w:t>
      </w:r>
      <w:proofErr w:type="spellEnd"/>
      <w:r w:rsidRPr="00A91EE1">
        <w:rPr>
          <w:rFonts w:ascii="Nunito" w:hAnsi="Nunito"/>
          <w:color w:val="000000" w:themeColor="text1"/>
          <w:sz w:val="20"/>
          <w:lang w:val="en-ZA"/>
        </w:rPr>
        <w:t>.</w:t>
      </w:r>
    </w:p>
    <w:p w14:paraId="7008B6AC" w14:textId="77777777" w:rsidR="001308A5" w:rsidRPr="00A91EE1" w:rsidRDefault="001308A5" w:rsidP="001F4BEC">
      <w:pPr>
        <w:numPr>
          <w:ilvl w:val="1"/>
          <w:numId w:val="32"/>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Usability for Analysis</w:t>
      </w:r>
      <w:r w:rsidRPr="00A91EE1">
        <w:rPr>
          <w:rFonts w:ascii="Nunito" w:hAnsi="Nunito"/>
          <w:color w:val="000000" w:themeColor="text1"/>
          <w:sz w:val="20"/>
          <w:lang w:val="en-ZA"/>
        </w:rPr>
        <w:t>: Ensure that the data is in a usable format for analysis, with appropriate metadata and documentation to support effective use by researchers.</w:t>
      </w:r>
    </w:p>
    <w:p w14:paraId="1954C658" w14:textId="77777777" w:rsidR="001308A5" w:rsidRPr="00A91EE1" w:rsidRDefault="001308A5" w:rsidP="001308A5">
      <w:pPr>
        <w:spacing w:line="360" w:lineRule="auto"/>
        <w:rPr>
          <w:rFonts w:ascii="Nunito" w:hAnsi="Nunito"/>
          <w:b/>
          <w:bCs/>
          <w:color w:val="000000" w:themeColor="text1"/>
          <w:sz w:val="20"/>
          <w:lang w:val="en-ZA"/>
        </w:rPr>
      </w:pPr>
    </w:p>
    <w:p w14:paraId="6449DA22" w14:textId="507EDCC4" w:rsidR="001308A5" w:rsidRPr="00007315" w:rsidRDefault="001308A5">
      <w:pPr>
        <w:pStyle w:val="Heading2"/>
        <w:numPr>
          <w:ilvl w:val="1"/>
          <w:numId w:val="77"/>
        </w:numPr>
        <w:rPr>
          <w:rFonts w:ascii="Nunito" w:hAnsi="Nunito"/>
          <w:color w:val="auto"/>
          <w:sz w:val="28"/>
          <w:szCs w:val="28"/>
          <w:lang w:val="en-ZA"/>
          <w:rPrChange w:id="4363" w:author="Craig Parker" w:date="2024-08-16T13:24:00Z" w16du:dateUtc="2024-08-16T11:24:00Z">
            <w:rPr>
              <w:lang w:val="en-ZA"/>
            </w:rPr>
          </w:rPrChange>
        </w:rPr>
        <w:pPrChange w:id="4364" w:author="Craig Parker" w:date="2024-08-16T10:07:00Z" w16du:dateUtc="2024-08-16T08:07:00Z">
          <w:pPr>
            <w:pStyle w:val="Heading3"/>
          </w:pPr>
        </w:pPrChange>
      </w:pPr>
      <w:bookmarkStart w:id="4365" w:name="_Toc174562963"/>
      <w:bookmarkStart w:id="4366" w:name="_Toc174715516"/>
      <w:r w:rsidRPr="00007315">
        <w:rPr>
          <w:rFonts w:ascii="Nunito" w:hAnsi="Nunito"/>
          <w:color w:val="auto"/>
          <w:sz w:val="28"/>
          <w:szCs w:val="28"/>
          <w:lang w:val="en-ZA"/>
          <w:rPrChange w:id="4367" w:author="Craig Parker" w:date="2024-08-16T13:24:00Z" w16du:dateUtc="2024-08-16T11:24:00Z">
            <w:rPr>
              <w:lang w:val="en-ZA"/>
            </w:rPr>
          </w:rPrChange>
        </w:rPr>
        <w:lastRenderedPageBreak/>
        <w:t>Revision process</w:t>
      </w:r>
      <w:bookmarkEnd w:id="4365"/>
      <w:bookmarkEnd w:id="4366"/>
    </w:p>
    <w:p w14:paraId="00424517" w14:textId="77777777" w:rsidR="001308A5" w:rsidRPr="00A91EE1" w:rsidRDefault="001308A5" w:rsidP="001308A5">
      <w:pPr>
        <w:spacing w:line="360" w:lineRule="auto"/>
        <w:rPr>
          <w:rFonts w:ascii="Nunito" w:hAnsi="Nunito"/>
          <w:color w:val="000000" w:themeColor="text1"/>
          <w:sz w:val="20"/>
          <w:lang w:val="en-ZA"/>
        </w:rPr>
      </w:pPr>
      <w:r w:rsidRPr="00A91EE1">
        <w:rPr>
          <w:rFonts w:ascii="Nunito" w:hAnsi="Nunito"/>
          <w:color w:val="000000" w:themeColor="text1"/>
          <w:sz w:val="20"/>
          <w:lang w:val="en-ZA"/>
        </w:rPr>
        <w:t>Based on the findings from the assessment, the DMAC co-PIs will propose revisions to the Data Management Plan. The proposed revisions will undergo the following process:</w:t>
      </w:r>
    </w:p>
    <w:p w14:paraId="096124B4" w14:textId="77777777" w:rsidR="001308A5" w:rsidRPr="00A91EE1" w:rsidRDefault="001308A5" w:rsidP="001F4BEC">
      <w:pPr>
        <w:numPr>
          <w:ilvl w:val="0"/>
          <w:numId w:val="33"/>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Proposal Development</w:t>
      </w:r>
      <w:r w:rsidRPr="00A91EE1">
        <w:rPr>
          <w:rFonts w:ascii="Nunito" w:hAnsi="Nunito"/>
          <w:color w:val="000000" w:themeColor="text1"/>
          <w:sz w:val="20"/>
          <w:lang w:val="en-ZA"/>
        </w:rPr>
        <w:t xml:space="preserve">: </w:t>
      </w:r>
    </w:p>
    <w:p w14:paraId="6EC9BA59" w14:textId="77777777" w:rsidR="001308A5" w:rsidRPr="00A91EE1" w:rsidRDefault="001308A5" w:rsidP="001F4BEC">
      <w:pPr>
        <w:numPr>
          <w:ilvl w:val="1"/>
          <w:numId w:val="33"/>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color w:val="000000" w:themeColor="text1"/>
          <w:sz w:val="20"/>
          <w:lang w:val="en-ZA"/>
        </w:rPr>
        <w:t>The DMAC co-PIs will draft detailed proposals for necessary updates and changes to the DMP, addressing any identified issues and incorporating feedback from the assessment.</w:t>
      </w:r>
    </w:p>
    <w:p w14:paraId="4BFECFF3" w14:textId="77777777" w:rsidR="001308A5" w:rsidRPr="00A91EE1" w:rsidRDefault="001308A5" w:rsidP="001F4BEC">
      <w:pPr>
        <w:numPr>
          <w:ilvl w:val="0"/>
          <w:numId w:val="33"/>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Review and Approval</w:t>
      </w:r>
      <w:r w:rsidRPr="00A91EE1">
        <w:rPr>
          <w:rFonts w:ascii="Nunito" w:hAnsi="Nunito"/>
          <w:color w:val="000000" w:themeColor="text1"/>
          <w:sz w:val="20"/>
          <w:lang w:val="en-ZA"/>
        </w:rPr>
        <w:t xml:space="preserve">: </w:t>
      </w:r>
    </w:p>
    <w:p w14:paraId="097C6FED" w14:textId="3B6153AC" w:rsidR="001308A5" w:rsidRPr="00A91EE1" w:rsidRDefault="001308A5" w:rsidP="001F4BEC">
      <w:pPr>
        <w:numPr>
          <w:ilvl w:val="1"/>
          <w:numId w:val="33"/>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color w:val="000000" w:themeColor="text1"/>
          <w:sz w:val="20"/>
          <w:lang w:val="en-ZA"/>
        </w:rPr>
        <w:t xml:space="preserve">The proposed revisions will be presented to the HE²AT </w:t>
      </w:r>
      <w:proofErr w:type="spellStart"/>
      <w:r w:rsidRPr="00A91EE1">
        <w:rPr>
          <w:rFonts w:ascii="Nunito" w:hAnsi="Nunito"/>
          <w:color w:val="000000" w:themeColor="text1"/>
          <w:sz w:val="20"/>
          <w:lang w:val="en-ZA"/>
        </w:rPr>
        <w:t>Center</w:t>
      </w:r>
      <w:proofErr w:type="spellEnd"/>
      <w:r w:rsidRPr="00A91EE1">
        <w:rPr>
          <w:rFonts w:ascii="Nunito" w:hAnsi="Nunito"/>
          <w:color w:val="000000" w:themeColor="text1"/>
          <w:sz w:val="20"/>
          <w:lang w:val="en-ZA"/>
        </w:rPr>
        <w:t xml:space="preserve"> Steering Committee (SC)</w:t>
      </w:r>
      <w:del w:id="4368" w:author="Craig Parker" w:date="2024-08-16T10:06:00Z" w16du:dateUtc="2024-08-16T08:06:00Z">
        <w:r w:rsidRPr="00A91EE1" w:rsidDel="00936AB7">
          <w:rPr>
            <w:rFonts w:ascii="Nunito" w:hAnsi="Nunito"/>
            <w:color w:val="000000" w:themeColor="text1"/>
            <w:sz w:val="20"/>
            <w:lang w:val="en-ZA"/>
          </w:rPr>
          <w:delText xml:space="preserve"> for review</w:delText>
        </w:r>
      </w:del>
      <w:r w:rsidRPr="00A91EE1">
        <w:rPr>
          <w:rFonts w:ascii="Nunito" w:hAnsi="Nunito"/>
          <w:color w:val="000000" w:themeColor="text1"/>
          <w:sz w:val="20"/>
          <w:lang w:val="en-ZA"/>
        </w:rPr>
        <w:t>.</w:t>
      </w:r>
    </w:p>
    <w:p w14:paraId="05DE97FD" w14:textId="77777777" w:rsidR="001308A5" w:rsidRPr="00A91EE1" w:rsidRDefault="001308A5" w:rsidP="001F4BEC">
      <w:pPr>
        <w:numPr>
          <w:ilvl w:val="1"/>
          <w:numId w:val="33"/>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color w:val="000000" w:themeColor="text1"/>
          <w:sz w:val="20"/>
          <w:lang w:val="en-ZA"/>
        </w:rPr>
        <w:t>The SC, including the RP1 and RP2 leads, will evaluate the proposed changes and provide their approval or request further modifications as needed.</w:t>
      </w:r>
    </w:p>
    <w:p w14:paraId="477983ED" w14:textId="77777777" w:rsidR="001308A5" w:rsidRPr="00A91EE1" w:rsidRDefault="001308A5" w:rsidP="001F4BEC">
      <w:pPr>
        <w:numPr>
          <w:ilvl w:val="0"/>
          <w:numId w:val="33"/>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b/>
          <w:bCs/>
          <w:color w:val="000000" w:themeColor="text1"/>
          <w:sz w:val="20"/>
          <w:lang w:val="en-ZA"/>
        </w:rPr>
        <w:t>Implementation</w:t>
      </w:r>
      <w:r w:rsidRPr="00A91EE1">
        <w:rPr>
          <w:rFonts w:ascii="Nunito" w:hAnsi="Nunito"/>
          <w:color w:val="000000" w:themeColor="text1"/>
          <w:sz w:val="20"/>
          <w:lang w:val="en-ZA"/>
        </w:rPr>
        <w:t xml:space="preserve">: </w:t>
      </w:r>
    </w:p>
    <w:p w14:paraId="1BC6EBB9" w14:textId="77777777" w:rsidR="001308A5" w:rsidRPr="00A91EE1" w:rsidRDefault="001308A5" w:rsidP="001F4BEC">
      <w:pPr>
        <w:numPr>
          <w:ilvl w:val="1"/>
          <w:numId w:val="33"/>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color w:val="000000" w:themeColor="text1"/>
          <w:sz w:val="20"/>
          <w:lang w:val="en-ZA"/>
        </w:rPr>
        <w:t>Upon approval, the DMAC team will implement the revised Data Management Plan.</w:t>
      </w:r>
    </w:p>
    <w:p w14:paraId="394DDCC4" w14:textId="77777777" w:rsidR="001308A5" w:rsidRPr="00A91EE1" w:rsidRDefault="001308A5" w:rsidP="001F4BEC">
      <w:pPr>
        <w:numPr>
          <w:ilvl w:val="1"/>
          <w:numId w:val="33"/>
        </w:numPr>
        <w:overflowPunct w:val="0"/>
        <w:autoSpaceDE w:val="0"/>
        <w:autoSpaceDN w:val="0"/>
        <w:adjustRightInd w:val="0"/>
        <w:spacing w:after="0" w:line="360" w:lineRule="auto"/>
        <w:rPr>
          <w:rFonts w:ascii="Nunito" w:hAnsi="Nunito"/>
          <w:color w:val="000000" w:themeColor="text1"/>
          <w:sz w:val="20"/>
          <w:lang w:val="en-ZA"/>
        </w:rPr>
      </w:pPr>
      <w:r w:rsidRPr="00A91EE1">
        <w:rPr>
          <w:rFonts w:ascii="Nunito" w:hAnsi="Nunito"/>
          <w:color w:val="000000" w:themeColor="text1"/>
          <w:sz w:val="20"/>
          <w:lang w:val="en-ZA"/>
        </w:rPr>
        <w:t>All relevant stakeholders will be informed of the changes, and any necessary training or guidance will be provided to ensure smooth implementation.</w:t>
      </w:r>
    </w:p>
    <w:p w14:paraId="7B1B2CC2" w14:textId="7DE60555" w:rsidR="001308A5" w:rsidRPr="00A91EE1" w:rsidRDefault="001308A5" w:rsidP="001308A5">
      <w:pPr>
        <w:spacing w:line="360" w:lineRule="auto"/>
        <w:rPr>
          <w:rFonts w:ascii="Nunito" w:hAnsi="Nunito"/>
          <w:color w:val="000000" w:themeColor="text1"/>
          <w:sz w:val="20"/>
          <w:lang w:val="en-ZA"/>
        </w:rPr>
      </w:pPr>
      <w:r w:rsidRPr="00A91EE1">
        <w:rPr>
          <w:rFonts w:ascii="Nunito" w:hAnsi="Nunito"/>
          <w:color w:val="000000" w:themeColor="text1"/>
          <w:sz w:val="20"/>
          <w:lang w:val="en-ZA"/>
        </w:rPr>
        <w:t xml:space="preserve">By conducting regular assessments and making necessary revisions, the HE²AT </w:t>
      </w:r>
      <w:proofErr w:type="spellStart"/>
      <w:r w:rsidRPr="00A91EE1">
        <w:rPr>
          <w:rFonts w:ascii="Nunito" w:hAnsi="Nunito"/>
          <w:color w:val="000000" w:themeColor="text1"/>
          <w:sz w:val="20"/>
          <w:lang w:val="en-ZA"/>
        </w:rPr>
        <w:t>Center</w:t>
      </w:r>
      <w:proofErr w:type="spellEnd"/>
      <w:r w:rsidRPr="00A91EE1">
        <w:rPr>
          <w:rFonts w:ascii="Nunito" w:hAnsi="Nunito"/>
          <w:color w:val="000000" w:themeColor="text1"/>
          <w:sz w:val="20"/>
          <w:lang w:val="en-ZA"/>
        </w:rPr>
        <w:t xml:space="preserve"> ensures that the Data Management Plan remains robust, effective, and aligned with best </w:t>
      </w:r>
      <w:del w:id="4369" w:author="Craig Parker" w:date="2024-08-15T16:37:00Z" w16du:dateUtc="2024-08-15T14:37:00Z">
        <w:r w:rsidRPr="00A91EE1" w:rsidDel="00A4216A">
          <w:rPr>
            <w:rFonts w:ascii="Nunito" w:hAnsi="Nunito"/>
            <w:color w:val="000000" w:themeColor="text1"/>
            <w:sz w:val="20"/>
            <w:lang w:val="en-ZA"/>
          </w:rPr>
          <w:delText>practices in data management and analysis</w:delText>
        </w:r>
      </w:del>
      <w:ins w:id="4370" w:author="Craig Parker" w:date="2024-08-15T16:37:00Z" w16du:dateUtc="2024-08-15T14:37:00Z">
        <w:r w:rsidR="00A4216A">
          <w:rPr>
            <w:rFonts w:ascii="Nunito" w:hAnsi="Nunito"/>
            <w:color w:val="000000" w:themeColor="text1"/>
            <w:sz w:val="20"/>
            <w:lang w:val="en-ZA"/>
          </w:rPr>
          <w:t>data management and analysis practices</w:t>
        </w:r>
      </w:ins>
      <w:r w:rsidRPr="00A91EE1">
        <w:rPr>
          <w:rFonts w:ascii="Nunito" w:hAnsi="Nunito"/>
          <w:color w:val="000000" w:themeColor="text1"/>
          <w:sz w:val="20"/>
          <w:lang w:val="en-ZA"/>
        </w:rPr>
        <w:t>.</w:t>
      </w:r>
    </w:p>
    <w:p w14:paraId="5C90FB59" w14:textId="77777777" w:rsidR="001308A5" w:rsidRPr="00A91EE1" w:rsidRDefault="001308A5" w:rsidP="001308A5">
      <w:pPr>
        <w:spacing w:line="360" w:lineRule="auto"/>
        <w:rPr>
          <w:rFonts w:ascii="Nunito" w:hAnsi="Nunito"/>
          <w:color w:val="000000" w:themeColor="text1"/>
          <w:sz w:val="20"/>
        </w:rPr>
      </w:pPr>
      <w:r w:rsidRPr="00A91EE1">
        <w:rPr>
          <w:rFonts w:ascii="Nunito" w:hAnsi="Nunito"/>
          <w:color w:val="000000" w:themeColor="text1"/>
          <w:sz w:val="20"/>
        </w:rPr>
        <w:t>The DMAC co-PIs will periodically re-assess the Data Management Plan in consultation with the HE²AT Center Steering Committee, including the RP1 and RP2 leads. This will take place at least every six</w:t>
      </w:r>
      <w:r w:rsidRPr="00A91EE1">
        <w:rPr>
          <w:rFonts w:ascii="Nunito" w:hAnsi="Nunito"/>
          <w:i/>
          <w:color w:val="000000" w:themeColor="text1"/>
          <w:sz w:val="20"/>
        </w:rPr>
        <w:t xml:space="preserve"> months</w:t>
      </w:r>
      <w:r w:rsidRPr="00A91EE1">
        <w:rPr>
          <w:rFonts w:ascii="Nunito" w:hAnsi="Nunito"/>
          <w:color w:val="000000" w:themeColor="text1"/>
          <w:sz w:val="20"/>
        </w:rPr>
        <w:t>.</w:t>
      </w:r>
    </w:p>
    <w:p w14:paraId="41075C53" w14:textId="77777777" w:rsidR="001308A5" w:rsidRPr="00A91EE1" w:rsidRDefault="001308A5" w:rsidP="001308A5">
      <w:pPr>
        <w:spacing w:line="360" w:lineRule="auto"/>
        <w:rPr>
          <w:rFonts w:ascii="Nunito" w:hAnsi="Nunito"/>
          <w:color w:val="000000" w:themeColor="text1"/>
          <w:sz w:val="20"/>
        </w:rPr>
      </w:pPr>
    </w:p>
    <w:p w14:paraId="526DB192" w14:textId="77777777" w:rsidR="001308A5" w:rsidRPr="00A91EE1" w:rsidRDefault="001308A5" w:rsidP="001308A5">
      <w:pPr>
        <w:spacing w:line="360" w:lineRule="auto"/>
        <w:rPr>
          <w:rFonts w:ascii="Nunito" w:hAnsi="Nunito"/>
          <w:color w:val="000000" w:themeColor="text1"/>
          <w:sz w:val="20"/>
        </w:rPr>
      </w:pPr>
      <w:r w:rsidRPr="00A91EE1">
        <w:rPr>
          <w:rFonts w:ascii="Nunito" w:hAnsi="Nunito"/>
          <w:color w:val="000000" w:themeColor="text1"/>
          <w:sz w:val="20"/>
        </w:rPr>
        <w:t>The assessment will look at three aspects of the data management plan:</w:t>
      </w:r>
    </w:p>
    <w:p w14:paraId="55420A93" w14:textId="77777777" w:rsidR="001308A5" w:rsidRPr="00A91EE1" w:rsidRDefault="001308A5" w:rsidP="001308A5">
      <w:pPr>
        <w:spacing w:line="360" w:lineRule="auto"/>
        <w:rPr>
          <w:rFonts w:ascii="Nunito" w:hAnsi="Nunito"/>
          <w:color w:val="000000" w:themeColor="text1"/>
          <w:sz w:val="20"/>
        </w:rPr>
      </w:pPr>
    </w:p>
    <w:p w14:paraId="619C8FC1" w14:textId="77777777" w:rsidR="001308A5" w:rsidRPr="00A91EE1" w:rsidRDefault="001308A5" w:rsidP="001F4BEC">
      <w:pPr>
        <w:numPr>
          <w:ilvl w:val="0"/>
          <w:numId w:val="30"/>
        </w:numPr>
        <w:overflowPunct w:val="0"/>
        <w:autoSpaceDE w:val="0"/>
        <w:autoSpaceDN w:val="0"/>
        <w:adjustRightInd w:val="0"/>
        <w:spacing w:after="0" w:line="360" w:lineRule="auto"/>
        <w:rPr>
          <w:rFonts w:ascii="Nunito" w:hAnsi="Nunito"/>
          <w:color w:val="000000" w:themeColor="text1"/>
          <w:sz w:val="20"/>
        </w:rPr>
      </w:pPr>
      <w:r w:rsidRPr="00A91EE1">
        <w:rPr>
          <w:rFonts w:ascii="Nunito" w:hAnsi="Nunito"/>
          <w:color w:val="000000" w:themeColor="text1"/>
          <w:sz w:val="20"/>
        </w:rPr>
        <w:lastRenderedPageBreak/>
        <w:t>Data process: Is the data processing workflow working effectively and resulting in data that is ready for analysis?</w:t>
      </w:r>
    </w:p>
    <w:p w14:paraId="4E43BD99" w14:textId="77777777" w:rsidR="001308A5" w:rsidRPr="00A91EE1" w:rsidRDefault="001308A5" w:rsidP="001308A5">
      <w:pPr>
        <w:spacing w:line="360" w:lineRule="auto"/>
        <w:rPr>
          <w:rFonts w:ascii="Nunito" w:hAnsi="Nunito"/>
          <w:color w:val="000000" w:themeColor="text1"/>
          <w:sz w:val="20"/>
        </w:rPr>
      </w:pPr>
    </w:p>
    <w:p w14:paraId="17CD724C" w14:textId="77777777" w:rsidR="001308A5" w:rsidRPr="00A91EE1" w:rsidRDefault="001308A5" w:rsidP="001308A5">
      <w:pPr>
        <w:spacing w:line="360" w:lineRule="auto"/>
        <w:rPr>
          <w:rFonts w:ascii="Nunito" w:hAnsi="Nunito"/>
          <w:color w:val="000000" w:themeColor="text1"/>
          <w:sz w:val="20"/>
        </w:rPr>
      </w:pPr>
      <w:r w:rsidRPr="00A91EE1">
        <w:rPr>
          <w:rFonts w:ascii="Nunito" w:hAnsi="Nunito"/>
          <w:color w:val="000000" w:themeColor="text1"/>
          <w:sz w:val="20"/>
        </w:rPr>
        <w:t>The Data Management Plan will be updated and changed based on the assessment. The DMAC co-PIs (see above) will propose revisions to the plan, which will be approved by the SC.</w:t>
      </w:r>
    </w:p>
    <w:p w14:paraId="3FA68DAC" w14:textId="77777777" w:rsidR="001308A5" w:rsidRPr="00A91EE1" w:rsidRDefault="001308A5" w:rsidP="001308A5">
      <w:pPr>
        <w:spacing w:line="360" w:lineRule="auto"/>
        <w:rPr>
          <w:rFonts w:ascii="Nunito" w:hAnsi="Nunito"/>
          <w:color w:val="000000" w:themeColor="text1"/>
          <w:sz w:val="20"/>
        </w:rPr>
      </w:pPr>
    </w:p>
    <w:p w14:paraId="7395E4EF" w14:textId="77777777" w:rsidR="001308A5" w:rsidRPr="00A91EE1" w:rsidRDefault="001308A5" w:rsidP="001308A5">
      <w:pPr>
        <w:spacing w:line="360" w:lineRule="auto"/>
        <w:rPr>
          <w:rFonts w:ascii="Nunito" w:hAnsi="Nunito"/>
          <w:color w:val="000000" w:themeColor="text1"/>
          <w:sz w:val="20"/>
        </w:rPr>
      </w:pPr>
    </w:p>
    <w:p w14:paraId="587CA2C7" w14:textId="77777777" w:rsidR="001308A5" w:rsidRPr="00A91EE1" w:rsidRDefault="001308A5" w:rsidP="001308A5">
      <w:pPr>
        <w:spacing w:line="360" w:lineRule="auto"/>
        <w:rPr>
          <w:rFonts w:ascii="Nunito" w:hAnsi="Nunito"/>
          <w:color w:val="000000" w:themeColor="text1"/>
          <w:sz w:val="20"/>
        </w:rPr>
      </w:pPr>
    </w:p>
    <w:p w14:paraId="407D932B" w14:textId="77777777" w:rsidR="001308A5" w:rsidRPr="00A91EE1" w:rsidRDefault="001308A5" w:rsidP="001308A5">
      <w:pPr>
        <w:spacing w:line="360" w:lineRule="auto"/>
        <w:rPr>
          <w:rFonts w:ascii="Nunito" w:hAnsi="Nunito"/>
          <w:color w:val="000000" w:themeColor="text1"/>
          <w:sz w:val="20"/>
          <w:szCs w:val="20"/>
        </w:rPr>
      </w:pPr>
      <w:r w:rsidRPr="00A91EE1">
        <w:rPr>
          <w:rFonts w:ascii="Nunito" w:hAnsi="Nunito"/>
          <w:color w:val="000000" w:themeColor="text1"/>
          <w:sz w:val="20"/>
        </w:rPr>
        <w:br w:type="page"/>
      </w:r>
    </w:p>
    <w:p w14:paraId="2C83C186" w14:textId="77777777" w:rsidR="001308A5" w:rsidRPr="00007315" w:rsidRDefault="001308A5" w:rsidP="001308A5">
      <w:pPr>
        <w:pStyle w:val="Heading1"/>
        <w:spacing w:line="360" w:lineRule="auto"/>
        <w:rPr>
          <w:rFonts w:ascii="Nunito" w:hAnsi="Nunito"/>
          <w:color w:val="auto"/>
          <w:sz w:val="32"/>
          <w:szCs w:val="32"/>
          <w:rPrChange w:id="4371" w:author="Craig Parker" w:date="2024-08-16T13:26:00Z" w16du:dateUtc="2024-08-16T11:26:00Z">
            <w:rPr>
              <w:rFonts w:ascii="Nunito" w:hAnsi="Nunito"/>
              <w:color w:val="000000" w:themeColor="text1"/>
              <w:sz w:val="20"/>
              <w:szCs w:val="20"/>
            </w:rPr>
          </w:rPrChange>
        </w:rPr>
        <w:sectPr w:rsidR="001308A5" w:rsidRPr="00007315" w:rsidSect="001308A5">
          <w:headerReference w:type="default" r:id="rId25"/>
          <w:footerReference w:type="default" r:id="rId26"/>
          <w:pgSz w:w="12240" w:h="15840"/>
          <w:pgMar w:top="1440" w:right="1440" w:bottom="1440" w:left="1440" w:header="708" w:footer="708" w:gutter="0"/>
          <w:pgNumType w:start="0"/>
          <w:cols w:space="720"/>
          <w:titlePg/>
          <w:docGrid w:linePitch="245"/>
        </w:sectPr>
      </w:pPr>
    </w:p>
    <w:p w14:paraId="55A3F08B" w14:textId="6F74AF20" w:rsidR="001308A5" w:rsidRPr="00007315" w:rsidRDefault="001308A5" w:rsidP="009F6B87">
      <w:pPr>
        <w:pStyle w:val="Heading1"/>
        <w:rPr>
          <w:rFonts w:ascii="Nunito" w:hAnsi="Nunito"/>
          <w:color w:val="auto"/>
          <w:sz w:val="32"/>
          <w:szCs w:val="32"/>
          <w:rPrChange w:id="4372" w:author="Craig Parker" w:date="2024-08-16T13:26:00Z" w16du:dateUtc="2024-08-16T11:26:00Z">
            <w:rPr>
              <w:rFonts w:ascii="Nunito" w:hAnsi="Nunito"/>
            </w:rPr>
          </w:rPrChange>
        </w:rPr>
      </w:pPr>
      <w:bookmarkStart w:id="4373" w:name="_Toc172635239"/>
      <w:bookmarkStart w:id="4374" w:name="_Toc173777829"/>
      <w:bookmarkStart w:id="4375" w:name="_Toc174562964"/>
      <w:bookmarkStart w:id="4376" w:name="_Toc174715517"/>
      <w:proofErr w:type="spellStart"/>
      <w:r w:rsidRPr="00007315">
        <w:rPr>
          <w:rFonts w:ascii="Nunito" w:hAnsi="Nunito"/>
          <w:color w:val="auto"/>
          <w:sz w:val="32"/>
          <w:szCs w:val="32"/>
          <w:rPrChange w:id="4377" w:author="Craig Parker" w:date="2024-08-16T13:26:00Z" w16du:dateUtc="2024-08-16T11:26:00Z">
            <w:rPr>
              <w:rFonts w:ascii="Nunito" w:hAnsi="Nunito"/>
            </w:rPr>
          </w:rPrChange>
        </w:rPr>
        <w:lastRenderedPageBreak/>
        <w:t>Annex</w:t>
      </w:r>
      <w:r w:rsidR="00C15E89" w:rsidRPr="00007315">
        <w:rPr>
          <w:rFonts w:ascii="Nunito" w:hAnsi="Nunito"/>
          <w:color w:val="auto"/>
          <w:sz w:val="32"/>
          <w:szCs w:val="32"/>
          <w:rPrChange w:id="4378" w:author="Craig Parker" w:date="2024-08-16T13:26:00Z" w16du:dateUtc="2024-08-16T11:26:00Z">
            <w:rPr>
              <w:rFonts w:ascii="Nunito" w:hAnsi="Nunito"/>
            </w:rPr>
          </w:rPrChange>
        </w:rPr>
        <w:t>e</w:t>
      </w:r>
      <w:proofErr w:type="spellEnd"/>
      <w:r w:rsidRPr="00007315">
        <w:rPr>
          <w:rFonts w:ascii="Nunito" w:hAnsi="Nunito"/>
          <w:color w:val="auto"/>
          <w:sz w:val="32"/>
          <w:szCs w:val="32"/>
          <w:rPrChange w:id="4379" w:author="Craig Parker" w:date="2024-08-16T13:26:00Z" w16du:dateUtc="2024-08-16T11:26:00Z">
            <w:rPr>
              <w:rFonts w:ascii="Nunito" w:hAnsi="Nunito"/>
            </w:rPr>
          </w:rPrChange>
        </w:rPr>
        <w:t xml:space="preserve"> 1: Key data sources</w:t>
      </w:r>
      <w:bookmarkEnd w:id="4373"/>
      <w:bookmarkEnd w:id="4374"/>
      <w:bookmarkEnd w:id="4375"/>
      <w:bookmarkEnd w:id="4376"/>
    </w:p>
    <w:p w14:paraId="0D4FED8D" w14:textId="77777777" w:rsidR="001308A5" w:rsidRPr="00A91EE1" w:rsidRDefault="001308A5" w:rsidP="001308A5">
      <w:pPr>
        <w:widowControl w:val="0"/>
        <w:spacing w:line="360" w:lineRule="auto"/>
        <w:ind w:left="119"/>
        <w:rPr>
          <w:rFonts w:ascii="Nunito" w:hAnsi="Nunito"/>
          <w:b/>
          <w:color w:val="000000" w:themeColor="text1"/>
          <w:sz w:val="20"/>
          <w:szCs w:val="20"/>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756"/>
        <w:gridCol w:w="1752"/>
        <w:gridCol w:w="1015"/>
        <w:gridCol w:w="1633"/>
        <w:gridCol w:w="1243"/>
        <w:gridCol w:w="1541"/>
      </w:tblGrid>
      <w:tr w:rsidR="001308A5" w:rsidRPr="00A91EE1" w14:paraId="386E6179" w14:textId="77777777" w:rsidTr="00256BD1">
        <w:trPr>
          <w:trHeight w:val="398"/>
          <w:del w:id="4380" w:author="Craig Parker" w:date="2024-08-06T12:24:00Z"/>
        </w:trPr>
        <w:tc>
          <w:tcPr>
            <w:tcW w:w="1530" w:type="pct"/>
            <w:shd w:val="clear" w:color="auto" w:fill="auto"/>
            <w:tcMar>
              <w:top w:w="100" w:type="dxa"/>
              <w:left w:w="100" w:type="dxa"/>
              <w:bottom w:w="100" w:type="dxa"/>
              <w:right w:w="100" w:type="dxa"/>
            </w:tcMar>
            <w:vAlign w:val="center"/>
          </w:tcPr>
          <w:p w14:paraId="4E58E0A9" w14:textId="77777777" w:rsidR="001308A5" w:rsidRPr="00A91EE1" w:rsidRDefault="001308A5" w:rsidP="00256BD1">
            <w:pPr>
              <w:widowControl w:val="0"/>
              <w:spacing w:line="234" w:lineRule="auto"/>
              <w:ind w:left="121" w:right="91" w:firstLine="5"/>
              <w:rPr>
                <w:rFonts w:ascii="Nunito" w:hAnsi="Nunito"/>
                <w:b/>
                <w:color w:val="000000" w:themeColor="text1"/>
                <w:sz w:val="20"/>
                <w:szCs w:val="20"/>
              </w:rPr>
            </w:pPr>
            <w:r w:rsidRPr="00A91EE1">
              <w:rPr>
                <w:rFonts w:ascii="Nunito" w:hAnsi="Nunito"/>
                <w:b/>
                <w:color w:val="000000" w:themeColor="text1"/>
                <w:sz w:val="20"/>
                <w:szCs w:val="20"/>
              </w:rPr>
              <w:t xml:space="preserve">Name and source of dataset </w:t>
            </w:r>
          </w:p>
        </w:tc>
        <w:tc>
          <w:tcPr>
            <w:tcW w:w="1391" w:type="pct"/>
            <w:shd w:val="clear" w:color="auto" w:fill="auto"/>
            <w:tcMar>
              <w:top w:w="100" w:type="dxa"/>
              <w:left w:w="100" w:type="dxa"/>
              <w:bottom w:w="100" w:type="dxa"/>
              <w:right w:w="100" w:type="dxa"/>
            </w:tcMar>
            <w:vAlign w:val="center"/>
          </w:tcPr>
          <w:p w14:paraId="42AF9434" w14:textId="77777777" w:rsidR="001308A5" w:rsidRPr="00A91EE1" w:rsidRDefault="001308A5" w:rsidP="00256BD1">
            <w:pPr>
              <w:widowControl w:val="0"/>
              <w:spacing w:line="240" w:lineRule="auto"/>
              <w:ind w:left="122"/>
              <w:rPr>
                <w:rFonts w:ascii="Nunito" w:hAnsi="Nunito"/>
                <w:b/>
                <w:color w:val="000000" w:themeColor="text1"/>
                <w:sz w:val="20"/>
                <w:szCs w:val="20"/>
              </w:rPr>
            </w:pPr>
            <w:r w:rsidRPr="00A91EE1">
              <w:rPr>
                <w:rFonts w:ascii="Nunito" w:hAnsi="Nunito"/>
                <w:b/>
                <w:color w:val="000000" w:themeColor="text1"/>
                <w:sz w:val="20"/>
                <w:szCs w:val="20"/>
              </w:rPr>
              <w:t xml:space="preserve">Description </w:t>
            </w:r>
          </w:p>
        </w:tc>
        <w:tc>
          <w:tcPr>
            <w:tcW w:w="378" w:type="pct"/>
            <w:shd w:val="clear" w:color="auto" w:fill="auto"/>
            <w:tcMar>
              <w:top w:w="100" w:type="dxa"/>
              <w:left w:w="100" w:type="dxa"/>
              <w:bottom w:w="100" w:type="dxa"/>
              <w:right w:w="100" w:type="dxa"/>
            </w:tcMar>
            <w:vAlign w:val="center"/>
          </w:tcPr>
          <w:p w14:paraId="64D55C71" w14:textId="77777777" w:rsidR="001308A5" w:rsidRPr="00A91EE1" w:rsidRDefault="001308A5" w:rsidP="00256BD1">
            <w:pPr>
              <w:widowControl w:val="0"/>
              <w:spacing w:line="240" w:lineRule="auto"/>
              <w:ind w:left="127"/>
              <w:rPr>
                <w:rFonts w:ascii="Nunito" w:hAnsi="Nunito"/>
                <w:b/>
                <w:color w:val="000000" w:themeColor="text1"/>
                <w:sz w:val="20"/>
                <w:szCs w:val="20"/>
              </w:rPr>
            </w:pPr>
            <w:r w:rsidRPr="00A91EE1">
              <w:rPr>
                <w:rFonts w:ascii="Nunito" w:hAnsi="Nunito"/>
                <w:b/>
                <w:color w:val="000000" w:themeColor="text1"/>
                <w:sz w:val="20"/>
                <w:szCs w:val="20"/>
              </w:rPr>
              <w:t xml:space="preserve">UCT / </w:t>
            </w:r>
          </w:p>
          <w:p w14:paraId="684834D0" w14:textId="77777777" w:rsidR="001308A5" w:rsidRPr="00A91EE1" w:rsidRDefault="001308A5" w:rsidP="00256BD1">
            <w:pPr>
              <w:widowControl w:val="0"/>
              <w:spacing w:line="240" w:lineRule="auto"/>
              <w:ind w:left="127"/>
              <w:rPr>
                <w:rFonts w:ascii="Nunito" w:hAnsi="Nunito"/>
                <w:b/>
                <w:color w:val="000000" w:themeColor="text1"/>
                <w:sz w:val="20"/>
                <w:szCs w:val="20"/>
              </w:rPr>
            </w:pPr>
            <w:r w:rsidRPr="00A91EE1">
              <w:rPr>
                <w:rFonts w:ascii="Nunito" w:hAnsi="Nunito"/>
                <w:b/>
                <w:color w:val="000000" w:themeColor="text1"/>
                <w:sz w:val="20"/>
                <w:szCs w:val="20"/>
              </w:rPr>
              <w:t xml:space="preserve">PAIRS </w:t>
            </w:r>
          </w:p>
        </w:tc>
        <w:tc>
          <w:tcPr>
            <w:tcW w:w="633" w:type="pct"/>
            <w:shd w:val="clear" w:color="auto" w:fill="auto"/>
            <w:tcMar>
              <w:top w:w="100" w:type="dxa"/>
              <w:left w:w="100" w:type="dxa"/>
              <w:bottom w:w="100" w:type="dxa"/>
              <w:right w:w="100" w:type="dxa"/>
            </w:tcMar>
            <w:vAlign w:val="center"/>
          </w:tcPr>
          <w:p w14:paraId="351F00A1" w14:textId="77777777" w:rsidR="001308A5" w:rsidRPr="00A91EE1" w:rsidRDefault="001308A5" w:rsidP="00256BD1">
            <w:pPr>
              <w:widowControl w:val="0"/>
              <w:spacing w:line="240" w:lineRule="auto"/>
              <w:ind w:left="122"/>
              <w:rPr>
                <w:rFonts w:ascii="Nunito" w:hAnsi="Nunito"/>
                <w:b/>
                <w:color w:val="000000" w:themeColor="text1"/>
                <w:sz w:val="20"/>
                <w:szCs w:val="20"/>
              </w:rPr>
            </w:pPr>
            <w:r w:rsidRPr="00A91EE1">
              <w:rPr>
                <w:rFonts w:ascii="Nunito" w:hAnsi="Nunito"/>
                <w:b/>
                <w:color w:val="000000" w:themeColor="text1"/>
                <w:sz w:val="20"/>
                <w:szCs w:val="20"/>
              </w:rPr>
              <w:t xml:space="preserve">Key variables </w:t>
            </w:r>
          </w:p>
        </w:tc>
        <w:tc>
          <w:tcPr>
            <w:tcW w:w="486" w:type="pct"/>
            <w:shd w:val="clear" w:color="auto" w:fill="auto"/>
            <w:tcMar>
              <w:top w:w="100" w:type="dxa"/>
              <w:left w:w="100" w:type="dxa"/>
              <w:bottom w:w="100" w:type="dxa"/>
              <w:right w:w="100" w:type="dxa"/>
            </w:tcMar>
            <w:vAlign w:val="center"/>
          </w:tcPr>
          <w:p w14:paraId="0167FE01" w14:textId="77777777" w:rsidR="001308A5" w:rsidRPr="00A91EE1" w:rsidRDefault="001308A5" w:rsidP="00256BD1">
            <w:pPr>
              <w:widowControl w:val="0"/>
              <w:spacing w:line="234" w:lineRule="auto"/>
              <w:ind w:left="122" w:right="103" w:hanging="1"/>
              <w:rPr>
                <w:rFonts w:ascii="Nunito" w:hAnsi="Nunito"/>
                <w:b/>
                <w:color w:val="000000" w:themeColor="text1"/>
                <w:sz w:val="20"/>
                <w:szCs w:val="20"/>
              </w:rPr>
            </w:pPr>
            <w:proofErr w:type="spellStart"/>
            <w:r w:rsidRPr="00A91EE1">
              <w:rPr>
                <w:rFonts w:ascii="Nunito" w:hAnsi="Nunito"/>
                <w:b/>
                <w:color w:val="000000" w:themeColor="text1"/>
                <w:sz w:val="20"/>
                <w:szCs w:val="20"/>
              </w:rPr>
              <w:t>Spatio</w:t>
            </w:r>
            <w:proofErr w:type="spellEnd"/>
            <w:r w:rsidRPr="00A91EE1">
              <w:rPr>
                <w:rFonts w:ascii="Nunito" w:hAnsi="Nunito"/>
                <w:b/>
                <w:color w:val="000000" w:themeColor="text1"/>
                <w:sz w:val="20"/>
                <w:szCs w:val="20"/>
              </w:rPr>
              <w:t>-</w:t>
            </w:r>
            <w:proofErr w:type="gramStart"/>
            <w:r w:rsidRPr="00A91EE1">
              <w:rPr>
                <w:rFonts w:ascii="Nunito" w:hAnsi="Nunito"/>
                <w:b/>
                <w:color w:val="000000" w:themeColor="text1"/>
                <w:sz w:val="20"/>
                <w:szCs w:val="20"/>
              </w:rPr>
              <w:t>temporal  coverage</w:t>
            </w:r>
            <w:proofErr w:type="gramEnd"/>
          </w:p>
        </w:tc>
        <w:tc>
          <w:tcPr>
            <w:tcW w:w="583" w:type="pct"/>
            <w:shd w:val="clear" w:color="auto" w:fill="auto"/>
            <w:tcMar>
              <w:top w:w="100" w:type="dxa"/>
              <w:left w:w="100" w:type="dxa"/>
              <w:bottom w:w="100" w:type="dxa"/>
              <w:right w:w="100" w:type="dxa"/>
            </w:tcMar>
            <w:vAlign w:val="center"/>
          </w:tcPr>
          <w:p w14:paraId="0D8813DB" w14:textId="77777777" w:rsidR="001308A5" w:rsidRPr="00A91EE1" w:rsidRDefault="001308A5" w:rsidP="00256BD1">
            <w:pPr>
              <w:widowControl w:val="0"/>
              <w:spacing w:line="240" w:lineRule="auto"/>
              <w:ind w:left="127"/>
              <w:rPr>
                <w:rFonts w:ascii="Nunito" w:hAnsi="Nunito"/>
                <w:b/>
                <w:color w:val="000000" w:themeColor="text1"/>
                <w:sz w:val="20"/>
                <w:szCs w:val="20"/>
              </w:rPr>
            </w:pPr>
            <w:r w:rsidRPr="00A91EE1">
              <w:rPr>
                <w:rFonts w:ascii="Nunito" w:hAnsi="Nunito"/>
                <w:b/>
                <w:color w:val="000000" w:themeColor="text1"/>
                <w:sz w:val="20"/>
                <w:szCs w:val="20"/>
              </w:rPr>
              <w:t>Relevance</w:t>
            </w:r>
          </w:p>
        </w:tc>
      </w:tr>
      <w:tr w:rsidR="001308A5" w:rsidRPr="00A91EE1" w14:paraId="36F1EE8B" w14:textId="77777777" w:rsidTr="00256BD1">
        <w:trPr>
          <w:trHeight w:val="196"/>
          <w:del w:id="4381" w:author="Craig Parker" w:date="2024-08-06T12:24:00Z"/>
        </w:trPr>
        <w:tc>
          <w:tcPr>
            <w:tcW w:w="5000" w:type="pct"/>
            <w:gridSpan w:val="6"/>
            <w:shd w:val="clear" w:color="auto" w:fill="EEECE1" w:themeFill="background2"/>
            <w:tcMar>
              <w:top w:w="100" w:type="dxa"/>
              <w:left w:w="100" w:type="dxa"/>
              <w:bottom w:w="100" w:type="dxa"/>
              <w:right w:w="100" w:type="dxa"/>
            </w:tcMar>
            <w:vAlign w:val="center"/>
          </w:tcPr>
          <w:p w14:paraId="7D9E24AD" w14:textId="77777777" w:rsidR="001308A5" w:rsidRPr="00A91EE1" w:rsidRDefault="001308A5" w:rsidP="00256BD1">
            <w:pPr>
              <w:widowControl w:val="0"/>
              <w:spacing w:line="240" w:lineRule="auto"/>
              <w:jc w:val="center"/>
              <w:rPr>
                <w:rFonts w:ascii="Nunito" w:hAnsi="Nunito"/>
                <w:b/>
                <w:bCs/>
                <w:color w:val="000000" w:themeColor="text1"/>
                <w:sz w:val="20"/>
                <w:szCs w:val="20"/>
                <w:shd w:val="clear" w:color="auto" w:fill="D9D9D9"/>
              </w:rPr>
            </w:pPr>
            <w:r w:rsidRPr="00A91EE1">
              <w:rPr>
                <w:rFonts w:ascii="Nunito" w:hAnsi="Nunito"/>
                <w:b/>
                <w:bCs/>
                <w:color w:val="000000" w:themeColor="text1"/>
                <w:sz w:val="20"/>
                <w:szCs w:val="20"/>
                <w:shd w:val="clear" w:color="auto" w:fill="D9D9D9"/>
              </w:rPr>
              <w:t>Biomedical data</w:t>
            </w:r>
          </w:p>
        </w:tc>
      </w:tr>
      <w:tr w:rsidR="001308A5" w:rsidRPr="00A91EE1" w14:paraId="13384BFC" w14:textId="77777777" w:rsidTr="00256BD1">
        <w:trPr>
          <w:trHeight w:val="1113"/>
          <w:del w:id="4382" w:author="Craig Parker" w:date="2024-08-06T12:24:00Z"/>
        </w:trPr>
        <w:tc>
          <w:tcPr>
            <w:tcW w:w="1530" w:type="pct"/>
            <w:shd w:val="clear" w:color="auto" w:fill="auto"/>
            <w:tcMar>
              <w:top w:w="100" w:type="dxa"/>
              <w:left w:w="100" w:type="dxa"/>
              <w:bottom w:w="100" w:type="dxa"/>
              <w:right w:w="100" w:type="dxa"/>
            </w:tcMar>
            <w:vAlign w:val="center"/>
          </w:tcPr>
          <w:p w14:paraId="7A592156" w14:textId="77777777" w:rsidR="001308A5" w:rsidRPr="00A91EE1" w:rsidRDefault="001308A5" w:rsidP="00256BD1">
            <w:pPr>
              <w:widowControl w:val="0"/>
              <w:spacing w:line="240" w:lineRule="auto"/>
              <w:rPr>
                <w:rFonts w:ascii="Nunito" w:hAnsi="Nunito"/>
                <w:color w:val="000000" w:themeColor="text1"/>
                <w:sz w:val="20"/>
                <w:szCs w:val="20"/>
              </w:rPr>
            </w:pPr>
            <w:proofErr w:type="gramStart"/>
            <w:r w:rsidRPr="00A91EE1">
              <w:rPr>
                <w:rFonts w:ascii="Nunito" w:hAnsi="Nunito"/>
                <w:color w:val="000000" w:themeColor="text1"/>
                <w:sz w:val="20"/>
                <w:szCs w:val="20"/>
              </w:rPr>
              <w:t>Individual  Participant</w:t>
            </w:r>
            <w:proofErr w:type="gramEnd"/>
            <w:r w:rsidRPr="00A91EE1">
              <w:rPr>
                <w:rFonts w:ascii="Nunito" w:hAnsi="Nunito"/>
                <w:color w:val="000000" w:themeColor="text1"/>
                <w:sz w:val="20"/>
                <w:szCs w:val="20"/>
              </w:rPr>
              <w:t xml:space="preserve"> Data platform</w:t>
            </w:r>
          </w:p>
        </w:tc>
        <w:tc>
          <w:tcPr>
            <w:tcW w:w="1391" w:type="pct"/>
            <w:shd w:val="clear" w:color="auto" w:fill="auto"/>
            <w:tcMar>
              <w:top w:w="100" w:type="dxa"/>
              <w:left w:w="100" w:type="dxa"/>
              <w:bottom w:w="100" w:type="dxa"/>
              <w:right w:w="100" w:type="dxa"/>
            </w:tcMar>
            <w:vAlign w:val="center"/>
          </w:tcPr>
          <w:p w14:paraId="4860CE16" w14:textId="77777777" w:rsidR="001308A5" w:rsidRPr="00A91EE1" w:rsidRDefault="001308A5" w:rsidP="00256BD1">
            <w:pPr>
              <w:widowControl w:val="0"/>
              <w:spacing w:line="232" w:lineRule="auto"/>
              <w:ind w:left="111" w:right="321" w:firstLine="6"/>
              <w:rPr>
                <w:rFonts w:ascii="Nunito" w:hAnsi="Nunito"/>
                <w:color w:val="000000" w:themeColor="text1"/>
                <w:sz w:val="20"/>
                <w:szCs w:val="20"/>
              </w:rPr>
            </w:pPr>
            <w:r w:rsidRPr="00A91EE1">
              <w:rPr>
                <w:rFonts w:ascii="Nunito" w:hAnsi="Nunito"/>
                <w:color w:val="000000" w:themeColor="text1"/>
                <w:sz w:val="20"/>
                <w:szCs w:val="20"/>
              </w:rPr>
              <w:t xml:space="preserve">Collation of </w:t>
            </w:r>
            <w:proofErr w:type="gramStart"/>
            <w:r w:rsidRPr="00A91EE1">
              <w:rPr>
                <w:rFonts w:ascii="Nunito" w:hAnsi="Nunito"/>
                <w:color w:val="000000" w:themeColor="text1"/>
                <w:sz w:val="20"/>
                <w:szCs w:val="20"/>
              </w:rPr>
              <w:t>prospectively  collected</w:t>
            </w:r>
            <w:proofErr w:type="gramEnd"/>
            <w:r w:rsidRPr="00A91EE1">
              <w:rPr>
                <w:rFonts w:ascii="Nunito" w:hAnsi="Nunito"/>
                <w:color w:val="000000" w:themeColor="text1"/>
                <w:sz w:val="20"/>
                <w:szCs w:val="20"/>
              </w:rPr>
              <w:t xml:space="preserve"> high-quality data  from of pregnant women &amp;  and/or neonates  </w:t>
            </w:r>
          </w:p>
          <w:p w14:paraId="44CF06EC" w14:textId="77777777" w:rsidR="001308A5" w:rsidRPr="00A91EE1" w:rsidRDefault="001308A5" w:rsidP="00256BD1">
            <w:pPr>
              <w:widowControl w:val="0"/>
              <w:spacing w:before="2" w:line="240" w:lineRule="auto"/>
              <w:ind w:left="120"/>
              <w:rPr>
                <w:rFonts w:ascii="Nunito" w:hAnsi="Nunito"/>
                <w:color w:val="000000" w:themeColor="text1"/>
                <w:sz w:val="20"/>
                <w:szCs w:val="20"/>
              </w:rPr>
            </w:pPr>
            <w:r w:rsidRPr="00A91EE1">
              <w:rPr>
                <w:rFonts w:ascii="Nunito" w:hAnsi="Nunito"/>
                <w:color w:val="000000" w:themeColor="text1"/>
                <w:sz w:val="20"/>
                <w:szCs w:val="20"/>
              </w:rPr>
              <w:t xml:space="preserve">(PROSPERO:  </w:t>
            </w:r>
          </w:p>
          <w:p w14:paraId="554958E9" w14:textId="77777777" w:rsidR="001308A5" w:rsidRPr="00A91EE1" w:rsidRDefault="001308A5" w:rsidP="00256BD1">
            <w:pPr>
              <w:widowControl w:val="0"/>
              <w:spacing w:before="2" w:line="240" w:lineRule="auto"/>
              <w:ind w:left="118"/>
              <w:rPr>
                <w:rFonts w:ascii="Nunito" w:hAnsi="Nunito"/>
                <w:color w:val="000000" w:themeColor="text1"/>
                <w:sz w:val="20"/>
                <w:szCs w:val="20"/>
              </w:rPr>
            </w:pPr>
            <w:r w:rsidRPr="00A91EE1">
              <w:rPr>
                <w:rFonts w:ascii="Nunito" w:hAnsi="Nunito"/>
                <w:color w:val="000000" w:themeColor="text1"/>
                <w:sz w:val="20"/>
                <w:szCs w:val="20"/>
              </w:rPr>
              <w:t>CRD42020214637)</w:t>
            </w:r>
          </w:p>
        </w:tc>
        <w:tc>
          <w:tcPr>
            <w:tcW w:w="378" w:type="pct"/>
            <w:shd w:val="clear" w:color="auto" w:fill="auto"/>
            <w:tcMar>
              <w:top w:w="100" w:type="dxa"/>
              <w:left w:w="100" w:type="dxa"/>
              <w:bottom w:w="100" w:type="dxa"/>
              <w:right w:w="100" w:type="dxa"/>
            </w:tcMar>
            <w:vAlign w:val="center"/>
          </w:tcPr>
          <w:p w14:paraId="79E4BFED"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 xml:space="preserve">Data  </w:t>
            </w:r>
          </w:p>
          <w:p w14:paraId="57A3ECC5" w14:textId="77777777" w:rsidR="001308A5" w:rsidRPr="00A91EE1" w:rsidRDefault="001308A5" w:rsidP="00256BD1">
            <w:pPr>
              <w:widowControl w:val="0"/>
              <w:spacing w:line="236" w:lineRule="auto"/>
              <w:ind w:left="125" w:right="110" w:hanging="5"/>
              <w:rPr>
                <w:rFonts w:ascii="Nunito" w:hAnsi="Nunito"/>
                <w:color w:val="000000" w:themeColor="text1"/>
                <w:sz w:val="20"/>
                <w:szCs w:val="20"/>
              </w:rPr>
            </w:pPr>
            <w:r w:rsidRPr="00A91EE1">
              <w:rPr>
                <w:rFonts w:ascii="Nunito" w:hAnsi="Nunito"/>
                <w:color w:val="000000" w:themeColor="text1"/>
                <w:sz w:val="20"/>
                <w:szCs w:val="20"/>
              </w:rPr>
              <w:t xml:space="preserve">owners; ki platform  </w:t>
            </w:r>
          </w:p>
          <w:p w14:paraId="46BF1D34" w14:textId="77777777" w:rsidR="001308A5" w:rsidRPr="00A91EE1" w:rsidRDefault="001308A5" w:rsidP="00256BD1">
            <w:pPr>
              <w:widowControl w:val="0"/>
              <w:spacing w:line="240" w:lineRule="auto"/>
              <w:jc w:val="center"/>
              <w:rPr>
                <w:rFonts w:ascii="Nunito" w:hAnsi="Nunito"/>
                <w:color w:val="000000" w:themeColor="text1"/>
                <w:sz w:val="20"/>
                <w:szCs w:val="20"/>
              </w:rPr>
            </w:pPr>
            <w:r w:rsidRPr="00A91EE1">
              <w:rPr>
                <w:rFonts w:ascii="Nunito" w:hAnsi="Nunito"/>
                <w:color w:val="000000" w:themeColor="text1"/>
                <w:sz w:val="20"/>
                <w:szCs w:val="20"/>
              </w:rPr>
              <w:t xml:space="preserve">and NICD  </w:t>
            </w:r>
          </w:p>
          <w:p w14:paraId="2CD0335A" w14:textId="77777777" w:rsidR="001308A5" w:rsidRPr="00A91EE1" w:rsidRDefault="001308A5" w:rsidP="00256BD1">
            <w:pPr>
              <w:widowControl w:val="0"/>
              <w:spacing w:line="240" w:lineRule="auto"/>
              <w:jc w:val="center"/>
              <w:rPr>
                <w:rFonts w:ascii="Nunito" w:hAnsi="Nunito"/>
                <w:color w:val="000000" w:themeColor="text1"/>
                <w:sz w:val="20"/>
                <w:szCs w:val="20"/>
              </w:rPr>
            </w:pPr>
            <w:r w:rsidRPr="00A91EE1">
              <w:rPr>
                <w:rFonts w:ascii="Nunito" w:hAnsi="Nunito"/>
                <w:color w:val="000000" w:themeColor="text1"/>
                <w:sz w:val="20"/>
                <w:szCs w:val="20"/>
              </w:rPr>
              <w:t>repository</w:t>
            </w:r>
          </w:p>
        </w:tc>
        <w:tc>
          <w:tcPr>
            <w:tcW w:w="633" w:type="pct"/>
            <w:shd w:val="clear" w:color="auto" w:fill="auto"/>
            <w:tcMar>
              <w:top w:w="100" w:type="dxa"/>
              <w:left w:w="100" w:type="dxa"/>
              <w:bottom w:w="100" w:type="dxa"/>
              <w:right w:w="100" w:type="dxa"/>
            </w:tcMar>
            <w:vAlign w:val="center"/>
          </w:tcPr>
          <w:p w14:paraId="4A4EC6E8" w14:textId="77777777" w:rsidR="001308A5" w:rsidRPr="00A91EE1" w:rsidRDefault="001308A5" w:rsidP="00256BD1">
            <w:pPr>
              <w:widowControl w:val="0"/>
              <w:spacing w:line="230" w:lineRule="auto"/>
              <w:ind w:left="120" w:right="379" w:firstLine="1"/>
              <w:rPr>
                <w:rFonts w:ascii="Nunito" w:hAnsi="Nunito"/>
                <w:color w:val="000000" w:themeColor="text1"/>
                <w:sz w:val="20"/>
                <w:szCs w:val="20"/>
              </w:rPr>
            </w:pPr>
            <w:r w:rsidRPr="00A91EE1">
              <w:rPr>
                <w:rFonts w:ascii="Nunito" w:hAnsi="Nunito"/>
                <w:color w:val="000000" w:themeColor="text1"/>
                <w:sz w:val="20"/>
                <w:szCs w:val="20"/>
              </w:rPr>
              <w:t>Preterm birth, pre-</w:t>
            </w:r>
            <w:proofErr w:type="gramStart"/>
            <w:r w:rsidRPr="00A91EE1">
              <w:rPr>
                <w:rFonts w:ascii="Nunito" w:hAnsi="Nunito"/>
                <w:color w:val="000000" w:themeColor="text1"/>
                <w:sz w:val="20"/>
                <w:szCs w:val="20"/>
              </w:rPr>
              <w:t>eclampsia,  neonatal</w:t>
            </w:r>
            <w:proofErr w:type="gramEnd"/>
            <w:r w:rsidRPr="00A91EE1">
              <w:rPr>
                <w:rFonts w:ascii="Nunito" w:hAnsi="Nunito"/>
                <w:color w:val="000000" w:themeColor="text1"/>
                <w:sz w:val="20"/>
                <w:szCs w:val="20"/>
              </w:rPr>
              <w:t xml:space="preserve"> admission</w:t>
            </w:r>
          </w:p>
        </w:tc>
        <w:tc>
          <w:tcPr>
            <w:tcW w:w="486" w:type="pct"/>
            <w:shd w:val="clear" w:color="auto" w:fill="auto"/>
            <w:tcMar>
              <w:top w:w="100" w:type="dxa"/>
              <w:left w:w="100" w:type="dxa"/>
              <w:bottom w:w="100" w:type="dxa"/>
              <w:right w:w="100" w:type="dxa"/>
            </w:tcMar>
            <w:vAlign w:val="center"/>
          </w:tcPr>
          <w:p w14:paraId="4B31897F" w14:textId="77777777" w:rsidR="001308A5" w:rsidRPr="00A91EE1" w:rsidRDefault="001308A5" w:rsidP="00256BD1">
            <w:pPr>
              <w:widowControl w:val="0"/>
              <w:spacing w:line="240" w:lineRule="auto"/>
              <w:ind w:left="115"/>
              <w:rPr>
                <w:rFonts w:ascii="Nunito" w:hAnsi="Nunito"/>
                <w:color w:val="000000" w:themeColor="text1"/>
                <w:sz w:val="20"/>
                <w:szCs w:val="20"/>
              </w:rPr>
            </w:pPr>
            <w:r w:rsidRPr="00A91EE1">
              <w:rPr>
                <w:rFonts w:ascii="Nunito" w:hAnsi="Nunito"/>
                <w:color w:val="000000" w:themeColor="text1"/>
                <w:sz w:val="20"/>
                <w:szCs w:val="20"/>
              </w:rPr>
              <w:t xml:space="preserve">African cohorts </w:t>
            </w:r>
          </w:p>
          <w:p w14:paraId="4674B776" w14:textId="77777777" w:rsidR="001308A5" w:rsidRPr="00A91EE1" w:rsidRDefault="001308A5" w:rsidP="00256BD1">
            <w:pPr>
              <w:widowControl w:val="0"/>
              <w:spacing w:line="240" w:lineRule="auto"/>
              <w:ind w:left="120"/>
              <w:rPr>
                <w:rFonts w:ascii="Nunito" w:hAnsi="Nunito"/>
                <w:color w:val="000000" w:themeColor="text1"/>
                <w:sz w:val="20"/>
                <w:szCs w:val="20"/>
              </w:rPr>
            </w:pPr>
            <w:r w:rsidRPr="00A91EE1">
              <w:rPr>
                <w:rFonts w:ascii="Nunito" w:hAnsi="Nunito"/>
                <w:color w:val="000000" w:themeColor="text1"/>
                <w:sz w:val="20"/>
                <w:szCs w:val="20"/>
              </w:rPr>
              <w:t xml:space="preserve">and trials  </w:t>
            </w:r>
          </w:p>
          <w:p w14:paraId="06AEFA0B" w14:textId="77777777" w:rsidR="001308A5" w:rsidRPr="00A91EE1" w:rsidRDefault="001308A5" w:rsidP="00256BD1">
            <w:pPr>
              <w:widowControl w:val="0"/>
              <w:spacing w:before="2"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conduced  </w:t>
            </w:r>
          </w:p>
          <w:p w14:paraId="01BB391D" w14:textId="77777777" w:rsidR="001308A5" w:rsidRPr="00A91EE1" w:rsidRDefault="001308A5" w:rsidP="00256BD1">
            <w:pPr>
              <w:widowControl w:val="0"/>
              <w:spacing w:line="230" w:lineRule="auto"/>
              <w:ind w:left="122" w:right="83" w:firstLine="2"/>
              <w:rPr>
                <w:rFonts w:ascii="Nunito" w:hAnsi="Nunito"/>
                <w:color w:val="000000" w:themeColor="text1"/>
                <w:sz w:val="20"/>
                <w:szCs w:val="20"/>
              </w:rPr>
            </w:pPr>
            <w:r w:rsidRPr="00A91EE1">
              <w:rPr>
                <w:rFonts w:ascii="Nunito" w:hAnsi="Nunito"/>
                <w:color w:val="000000" w:themeColor="text1"/>
                <w:sz w:val="20"/>
                <w:szCs w:val="20"/>
              </w:rPr>
              <w:t xml:space="preserve">between 2000 </w:t>
            </w:r>
            <w:proofErr w:type="gramStart"/>
            <w:r w:rsidRPr="00A91EE1">
              <w:rPr>
                <w:rFonts w:ascii="Nunito" w:hAnsi="Nunito"/>
                <w:color w:val="000000" w:themeColor="text1"/>
                <w:sz w:val="20"/>
                <w:szCs w:val="20"/>
              </w:rPr>
              <w:t>and  Oct</w:t>
            </w:r>
            <w:proofErr w:type="gramEnd"/>
            <w:r w:rsidRPr="00A91EE1">
              <w:rPr>
                <w:rFonts w:ascii="Nunito" w:hAnsi="Nunito"/>
                <w:color w:val="000000" w:themeColor="text1"/>
                <w:sz w:val="20"/>
                <w:szCs w:val="20"/>
              </w:rPr>
              <w:t xml:space="preserve"> 2020</w:t>
            </w:r>
          </w:p>
        </w:tc>
        <w:tc>
          <w:tcPr>
            <w:tcW w:w="583" w:type="pct"/>
            <w:shd w:val="clear" w:color="auto" w:fill="auto"/>
            <w:tcMar>
              <w:top w:w="100" w:type="dxa"/>
              <w:left w:w="100" w:type="dxa"/>
              <w:bottom w:w="100" w:type="dxa"/>
              <w:right w:w="100" w:type="dxa"/>
            </w:tcMar>
            <w:vAlign w:val="center"/>
          </w:tcPr>
          <w:p w14:paraId="068ABB18"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Research Project 1</w:t>
            </w:r>
          </w:p>
        </w:tc>
      </w:tr>
      <w:tr w:rsidR="001308A5" w:rsidRPr="00A91EE1" w14:paraId="049E31F4" w14:textId="77777777" w:rsidTr="00256BD1">
        <w:trPr>
          <w:trHeight w:val="1113"/>
          <w:del w:id="4383" w:author="Craig Parker" w:date="2024-08-06T12:24:00Z"/>
        </w:trPr>
        <w:tc>
          <w:tcPr>
            <w:tcW w:w="1530" w:type="pct"/>
            <w:shd w:val="clear" w:color="auto" w:fill="auto"/>
            <w:tcMar>
              <w:top w:w="100" w:type="dxa"/>
              <w:left w:w="100" w:type="dxa"/>
              <w:bottom w:w="100" w:type="dxa"/>
              <w:right w:w="100" w:type="dxa"/>
            </w:tcMar>
            <w:vAlign w:val="center"/>
          </w:tcPr>
          <w:p w14:paraId="71C7B8DC"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HIV databases</w:t>
            </w:r>
          </w:p>
        </w:tc>
        <w:tc>
          <w:tcPr>
            <w:tcW w:w="1391" w:type="pct"/>
            <w:shd w:val="clear" w:color="auto" w:fill="auto"/>
            <w:tcMar>
              <w:top w:w="100" w:type="dxa"/>
              <w:left w:w="100" w:type="dxa"/>
              <w:bottom w:w="100" w:type="dxa"/>
              <w:right w:w="100" w:type="dxa"/>
            </w:tcMar>
            <w:vAlign w:val="center"/>
          </w:tcPr>
          <w:p w14:paraId="160BB4F7" w14:textId="77777777" w:rsidR="001308A5" w:rsidRPr="00A91EE1" w:rsidRDefault="001308A5" w:rsidP="00256BD1">
            <w:pPr>
              <w:widowControl w:val="0"/>
              <w:spacing w:line="236" w:lineRule="auto"/>
              <w:ind w:left="120" w:right="161" w:firstLine="1"/>
              <w:rPr>
                <w:rFonts w:ascii="Nunito" w:hAnsi="Nunito"/>
                <w:color w:val="000000" w:themeColor="text1"/>
                <w:sz w:val="20"/>
                <w:szCs w:val="20"/>
              </w:rPr>
            </w:pPr>
            <w:r w:rsidRPr="00A91EE1">
              <w:rPr>
                <w:rFonts w:ascii="Nunito" w:hAnsi="Nunito"/>
                <w:color w:val="000000" w:themeColor="text1"/>
                <w:sz w:val="20"/>
                <w:szCs w:val="20"/>
              </w:rPr>
              <w:t xml:space="preserve">Pooled health database </w:t>
            </w:r>
            <w:proofErr w:type="gramStart"/>
            <w:r w:rsidRPr="00A91EE1">
              <w:rPr>
                <w:rFonts w:ascii="Nunito" w:hAnsi="Nunito"/>
                <w:color w:val="000000" w:themeColor="text1"/>
                <w:sz w:val="20"/>
                <w:szCs w:val="20"/>
              </w:rPr>
              <w:t>from  multiple</w:t>
            </w:r>
            <w:proofErr w:type="gramEnd"/>
            <w:r w:rsidRPr="00A91EE1">
              <w:rPr>
                <w:rFonts w:ascii="Nunito" w:hAnsi="Nunito"/>
                <w:color w:val="000000" w:themeColor="text1"/>
                <w:sz w:val="20"/>
                <w:szCs w:val="20"/>
              </w:rPr>
              <w:t xml:space="preserve"> large HIV trials  </w:t>
            </w:r>
          </w:p>
          <w:p w14:paraId="5A2A2C4A" w14:textId="77777777" w:rsidR="001308A5" w:rsidRPr="00A91EE1" w:rsidRDefault="001308A5" w:rsidP="00256BD1">
            <w:pPr>
              <w:widowControl w:val="0"/>
              <w:spacing w:line="230" w:lineRule="auto"/>
              <w:ind w:left="114" w:right="283" w:firstLine="1"/>
              <w:rPr>
                <w:rFonts w:ascii="Nunito" w:hAnsi="Nunito"/>
                <w:color w:val="000000" w:themeColor="text1"/>
                <w:sz w:val="20"/>
                <w:szCs w:val="20"/>
              </w:rPr>
            </w:pPr>
            <w:r w:rsidRPr="00A91EE1">
              <w:rPr>
                <w:rFonts w:ascii="Nunito" w:hAnsi="Nunito"/>
                <w:color w:val="000000" w:themeColor="text1"/>
                <w:sz w:val="20"/>
                <w:szCs w:val="20"/>
              </w:rPr>
              <w:t xml:space="preserve">conducted among adults </w:t>
            </w:r>
            <w:proofErr w:type="gramStart"/>
            <w:r w:rsidRPr="00A91EE1">
              <w:rPr>
                <w:rFonts w:ascii="Nunito" w:hAnsi="Nunito"/>
                <w:color w:val="000000" w:themeColor="text1"/>
                <w:sz w:val="20"/>
                <w:szCs w:val="20"/>
              </w:rPr>
              <w:t>in  Johannesburg</w:t>
            </w:r>
            <w:proofErr w:type="gramEnd"/>
            <w:r w:rsidRPr="00A91EE1">
              <w:rPr>
                <w:rFonts w:ascii="Nunito" w:hAnsi="Nunito"/>
                <w:color w:val="000000" w:themeColor="text1"/>
                <w:sz w:val="20"/>
                <w:szCs w:val="20"/>
              </w:rPr>
              <w:t>, South Africa</w:t>
            </w:r>
          </w:p>
        </w:tc>
        <w:tc>
          <w:tcPr>
            <w:tcW w:w="378" w:type="pct"/>
            <w:shd w:val="clear" w:color="auto" w:fill="auto"/>
            <w:tcMar>
              <w:top w:w="100" w:type="dxa"/>
              <w:left w:w="100" w:type="dxa"/>
              <w:bottom w:w="100" w:type="dxa"/>
              <w:right w:w="100" w:type="dxa"/>
            </w:tcMar>
            <w:vAlign w:val="center"/>
          </w:tcPr>
          <w:p w14:paraId="1EF1F471" w14:textId="77777777" w:rsidR="001308A5" w:rsidRPr="00A91EE1" w:rsidRDefault="001308A5" w:rsidP="00256BD1">
            <w:pPr>
              <w:widowControl w:val="0"/>
              <w:spacing w:line="240" w:lineRule="auto"/>
              <w:ind w:left="117"/>
              <w:rPr>
                <w:rFonts w:ascii="Nunito" w:hAnsi="Nunito"/>
                <w:color w:val="000000" w:themeColor="text1"/>
                <w:sz w:val="20"/>
                <w:szCs w:val="20"/>
              </w:rPr>
            </w:pPr>
            <w:r w:rsidRPr="00A91EE1">
              <w:rPr>
                <w:rFonts w:ascii="Nunito" w:hAnsi="Nunito"/>
                <w:color w:val="000000" w:themeColor="text1"/>
                <w:sz w:val="20"/>
                <w:szCs w:val="20"/>
              </w:rPr>
              <w:t xml:space="preserve">WHC  </w:t>
            </w:r>
          </w:p>
          <w:p w14:paraId="433B598F" w14:textId="77777777" w:rsidR="001308A5" w:rsidRPr="00A91EE1" w:rsidRDefault="001308A5" w:rsidP="00256BD1">
            <w:pPr>
              <w:widowControl w:val="0"/>
              <w:spacing w:line="240" w:lineRule="auto"/>
              <w:ind w:left="120"/>
              <w:rPr>
                <w:rFonts w:ascii="Nunito" w:hAnsi="Nunito"/>
                <w:color w:val="000000" w:themeColor="text1"/>
                <w:sz w:val="20"/>
                <w:szCs w:val="20"/>
              </w:rPr>
            </w:pPr>
            <w:r w:rsidRPr="00A91EE1">
              <w:rPr>
                <w:rFonts w:ascii="Nunito" w:hAnsi="Nunito"/>
                <w:color w:val="000000" w:themeColor="text1"/>
                <w:sz w:val="20"/>
                <w:szCs w:val="20"/>
              </w:rPr>
              <w:t>studies</w:t>
            </w:r>
          </w:p>
        </w:tc>
        <w:tc>
          <w:tcPr>
            <w:tcW w:w="633" w:type="pct"/>
            <w:shd w:val="clear" w:color="auto" w:fill="auto"/>
            <w:tcMar>
              <w:top w:w="100" w:type="dxa"/>
              <w:left w:w="100" w:type="dxa"/>
              <w:bottom w:w="100" w:type="dxa"/>
              <w:right w:w="100" w:type="dxa"/>
            </w:tcMar>
            <w:vAlign w:val="center"/>
          </w:tcPr>
          <w:p w14:paraId="56E799DD" w14:textId="77777777" w:rsidR="001308A5" w:rsidRPr="00A91EE1" w:rsidRDefault="001308A5" w:rsidP="00256BD1">
            <w:pPr>
              <w:widowControl w:val="0"/>
              <w:spacing w:line="231" w:lineRule="auto"/>
              <w:ind w:left="110" w:right="66" w:firstLine="11"/>
              <w:rPr>
                <w:rFonts w:ascii="Nunito" w:hAnsi="Nunito"/>
                <w:color w:val="000000" w:themeColor="text1"/>
                <w:sz w:val="20"/>
                <w:szCs w:val="20"/>
              </w:rPr>
            </w:pPr>
            <w:r w:rsidRPr="00A91EE1">
              <w:rPr>
                <w:rFonts w:ascii="Nunito" w:hAnsi="Nunito"/>
                <w:color w:val="000000" w:themeColor="text1"/>
                <w:sz w:val="20"/>
                <w:szCs w:val="20"/>
              </w:rPr>
              <w:t xml:space="preserve">Participants are followed </w:t>
            </w:r>
            <w:proofErr w:type="gramStart"/>
            <w:r w:rsidRPr="00A91EE1">
              <w:rPr>
                <w:rFonts w:ascii="Nunito" w:hAnsi="Nunito"/>
                <w:color w:val="000000" w:themeColor="text1"/>
                <w:sz w:val="20"/>
                <w:szCs w:val="20"/>
              </w:rPr>
              <w:t>up  every</w:t>
            </w:r>
            <w:proofErr w:type="gramEnd"/>
            <w:r w:rsidRPr="00A91EE1">
              <w:rPr>
                <w:rFonts w:ascii="Nunito" w:hAnsi="Nunito"/>
                <w:color w:val="000000" w:themeColor="text1"/>
                <w:sz w:val="20"/>
                <w:szCs w:val="20"/>
              </w:rPr>
              <w:t xml:space="preserve"> 3-months for several years,  with a multitude of physical  measurements, laboratory tests,  images and health  </w:t>
            </w:r>
          </w:p>
          <w:p w14:paraId="0E06A81A" w14:textId="77777777" w:rsidR="001308A5" w:rsidRPr="00A91EE1" w:rsidRDefault="001308A5" w:rsidP="00256BD1">
            <w:pPr>
              <w:widowControl w:val="0"/>
              <w:spacing w:before="7" w:line="240" w:lineRule="auto"/>
              <w:ind w:left="115"/>
              <w:rPr>
                <w:rFonts w:ascii="Nunito" w:hAnsi="Nunito"/>
                <w:color w:val="000000" w:themeColor="text1"/>
                <w:sz w:val="20"/>
                <w:szCs w:val="20"/>
              </w:rPr>
            </w:pPr>
            <w:r w:rsidRPr="00A91EE1">
              <w:rPr>
                <w:rFonts w:ascii="Nunito" w:hAnsi="Nunito"/>
                <w:color w:val="000000" w:themeColor="text1"/>
                <w:sz w:val="20"/>
                <w:szCs w:val="20"/>
              </w:rPr>
              <w:t>questionnaires</w:t>
            </w:r>
          </w:p>
        </w:tc>
        <w:tc>
          <w:tcPr>
            <w:tcW w:w="486" w:type="pct"/>
            <w:shd w:val="clear" w:color="auto" w:fill="auto"/>
            <w:tcMar>
              <w:top w:w="100" w:type="dxa"/>
              <w:left w:w="100" w:type="dxa"/>
              <w:bottom w:w="100" w:type="dxa"/>
              <w:right w:w="100" w:type="dxa"/>
            </w:tcMar>
            <w:vAlign w:val="center"/>
          </w:tcPr>
          <w:p w14:paraId="306BA7BE" w14:textId="77777777" w:rsidR="001308A5" w:rsidRPr="00A91EE1" w:rsidRDefault="001308A5" w:rsidP="00256BD1">
            <w:pPr>
              <w:widowControl w:val="0"/>
              <w:rPr>
                <w:rFonts w:ascii="Nunito" w:hAnsi="Nunito"/>
                <w:color w:val="000000" w:themeColor="text1"/>
                <w:sz w:val="20"/>
                <w:szCs w:val="20"/>
              </w:rPr>
            </w:pPr>
          </w:p>
        </w:tc>
        <w:tc>
          <w:tcPr>
            <w:tcW w:w="583" w:type="pct"/>
            <w:shd w:val="clear" w:color="auto" w:fill="auto"/>
            <w:tcMar>
              <w:top w:w="100" w:type="dxa"/>
              <w:left w:w="100" w:type="dxa"/>
              <w:bottom w:w="100" w:type="dxa"/>
              <w:right w:w="100" w:type="dxa"/>
            </w:tcMar>
            <w:vAlign w:val="center"/>
          </w:tcPr>
          <w:p w14:paraId="2D0EE3A4"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 xml:space="preserve">Research Project 2:  </w:t>
            </w:r>
          </w:p>
          <w:p w14:paraId="2F3FC639" w14:textId="77777777" w:rsidR="001308A5" w:rsidRPr="00A91EE1" w:rsidRDefault="001308A5" w:rsidP="00256BD1">
            <w:pPr>
              <w:widowControl w:val="0"/>
              <w:spacing w:before="2" w:line="230" w:lineRule="auto"/>
              <w:ind w:left="125" w:right="294" w:hanging="6"/>
              <w:rPr>
                <w:rFonts w:ascii="Nunito" w:hAnsi="Nunito"/>
                <w:color w:val="000000" w:themeColor="text1"/>
                <w:sz w:val="20"/>
                <w:szCs w:val="20"/>
              </w:rPr>
            </w:pPr>
            <w:r w:rsidRPr="00A91EE1">
              <w:rPr>
                <w:rFonts w:ascii="Nunito" w:hAnsi="Nunito"/>
                <w:color w:val="000000" w:themeColor="text1"/>
                <w:sz w:val="20"/>
                <w:szCs w:val="20"/>
              </w:rPr>
              <w:t xml:space="preserve">The study </w:t>
            </w:r>
            <w:proofErr w:type="gramStart"/>
            <w:r w:rsidRPr="00A91EE1">
              <w:rPr>
                <w:rFonts w:ascii="Nunito" w:hAnsi="Nunito"/>
                <w:color w:val="000000" w:themeColor="text1"/>
                <w:sz w:val="20"/>
                <w:szCs w:val="20"/>
              </w:rPr>
              <w:t>population  has</w:t>
            </w:r>
            <w:proofErr w:type="gramEnd"/>
            <w:r w:rsidRPr="00A91EE1">
              <w:rPr>
                <w:rFonts w:ascii="Nunito" w:hAnsi="Nunito"/>
                <w:color w:val="000000" w:themeColor="text1"/>
                <w:sz w:val="20"/>
                <w:szCs w:val="20"/>
              </w:rPr>
              <w:t xml:space="preserve"> high rates of co </w:t>
            </w:r>
          </w:p>
          <w:p w14:paraId="3CA442A9" w14:textId="77777777" w:rsidR="001308A5" w:rsidRPr="00A91EE1" w:rsidRDefault="001308A5" w:rsidP="00256BD1">
            <w:pPr>
              <w:widowControl w:val="0"/>
              <w:spacing w:before="4" w:line="230" w:lineRule="auto"/>
              <w:ind w:left="125" w:right="80"/>
              <w:rPr>
                <w:rFonts w:ascii="Nunito" w:hAnsi="Nunito"/>
                <w:color w:val="000000" w:themeColor="text1"/>
                <w:sz w:val="20"/>
                <w:szCs w:val="20"/>
              </w:rPr>
            </w:pPr>
            <w:r w:rsidRPr="00A91EE1">
              <w:rPr>
                <w:rFonts w:ascii="Nunito" w:hAnsi="Nunito"/>
                <w:color w:val="000000" w:themeColor="text1"/>
                <w:sz w:val="20"/>
                <w:szCs w:val="20"/>
              </w:rPr>
              <w:t xml:space="preserve">morbidities and </w:t>
            </w:r>
            <w:proofErr w:type="gramStart"/>
            <w:r w:rsidRPr="00A91EE1">
              <w:rPr>
                <w:rFonts w:ascii="Nunito" w:hAnsi="Nunito"/>
                <w:color w:val="000000" w:themeColor="text1"/>
                <w:sz w:val="20"/>
                <w:szCs w:val="20"/>
              </w:rPr>
              <w:t>adverse  health</w:t>
            </w:r>
            <w:proofErr w:type="gramEnd"/>
            <w:r w:rsidRPr="00A91EE1">
              <w:rPr>
                <w:rFonts w:ascii="Nunito" w:hAnsi="Nunito"/>
                <w:color w:val="000000" w:themeColor="text1"/>
                <w:sz w:val="20"/>
                <w:szCs w:val="20"/>
              </w:rPr>
              <w:t xml:space="preserve"> outcomes</w:t>
            </w:r>
          </w:p>
        </w:tc>
      </w:tr>
      <w:tr w:rsidR="001308A5" w:rsidRPr="00A91EE1" w14:paraId="4411CD59" w14:textId="77777777" w:rsidTr="00256BD1">
        <w:trPr>
          <w:trHeight w:val="191"/>
          <w:del w:id="4384" w:author="Craig Parker" w:date="2024-08-06T12:24:00Z"/>
        </w:trPr>
        <w:tc>
          <w:tcPr>
            <w:tcW w:w="5000" w:type="pct"/>
            <w:gridSpan w:val="6"/>
            <w:shd w:val="clear" w:color="auto" w:fill="D9D9D9" w:themeFill="background1" w:themeFillShade="D9"/>
            <w:tcMar>
              <w:top w:w="100" w:type="dxa"/>
              <w:left w:w="100" w:type="dxa"/>
              <w:bottom w:w="100" w:type="dxa"/>
              <w:right w:w="100" w:type="dxa"/>
            </w:tcMar>
            <w:vAlign w:val="center"/>
          </w:tcPr>
          <w:p w14:paraId="43EF07FA" w14:textId="77777777" w:rsidR="001308A5" w:rsidRPr="00A91EE1" w:rsidRDefault="001308A5" w:rsidP="00256BD1">
            <w:pPr>
              <w:widowControl w:val="0"/>
              <w:spacing w:line="240" w:lineRule="auto"/>
              <w:jc w:val="center"/>
              <w:rPr>
                <w:rFonts w:ascii="Nunito" w:hAnsi="Nunito"/>
                <w:b/>
                <w:bCs/>
                <w:color w:val="000000" w:themeColor="text1"/>
                <w:sz w:val="20"/>
                <w:szCs w:val="20"/>
                <w:shd w:val="clear" w:color="auto" w:fill="D9D9D9"/>
              </w:rPr>
            </w:pPr>
            <w:r w:rsidRPr="00A91EE1">
              <w:rPr>
                <w:rFonts w:ascii="Nunito" w:hAnsi="Nunito"/>
                <w:b/>
                <w:bCs/>
                <w:color w:val="000000" w:themeColor="text1"/>
                <w:sz w:val="20"/>
                <w:szCs w:val="20"/>
                <w:shd w:val="clear" w:color="auto" w:fill="D9D9D9"/>
              </w:rPr>
              <w:t>Climate/weather data</w:t>
            </w:r>
          </w:p>
        </w:tc>
      </w:tr>
      <w:tr w:rsidR="001308A5" w:rsidRPr="00A91EE1" w14:paraId="66D46851" w14:textId="77777777" w:rsidTr="00256BD1">
        <w:trPr>
          <w:trHeight w:val="1300"/>
          <w:del w:id="4385" w:author="Craig Parker" w:date="2024-08-06T12:24:00Z"/>
        </w:trPr>
        <w:tc>
          <w:tcPr>
            <w:tcW w:w="1530" w:type="pct"/>
            <w:shd w:val="clear" w:color="auto" w:fill="auto"/>
            <w:tcMar>
              <w:top w:w="100" w:type="dxa"/>
              <w:left w:w="100" w:type="dxa"/>
              <w:bottom w:w="100" w:type="dxa"/>
              <w:right w:w="100" w:type="dxa"/>
            </w:tcMar>
            <w:vAlign w:val="center"/>
          </w:tcPr>
          <w:p w14:paraId="79FFACC4" w14:textId="77777777" w:rsidR="001308A5" w:rsidRPr="00A91EE1" w:rsidRDefault="001308A5" w:rsidP="00256BD1">
            <w:pPr>
              <w:widowControl w:val="0"/>
              <w:spacing w:line="236" w:lineRule="auto"/>
              <w:ind w:left="126" w:right="61"/>
              <w:rPr>
                <w:rFonts w:ascii="Nunito" w:hAnsi="Nunito"/>
                <w:color w:val="000000" w:themeColor="text1"/>
                <w:sz w:val="20"/>
                <w:szCs w:val="20"/>
              </w:rPr>
            </w:pPr>
            <w:r w:rsidRPr="00A91EE1">
              <w:rPr>
                <w:rFonts w:ascii="Nunito" w:hAnsi="Nunito"/>
                <w:color w:val="000000" w:themeColor="text1"/>
                <w:sz w:val="20"/>
                <w:szCs w:val="20"/>
              </w:rPr>
              <w:t xml:space="preserve">European Centre </w:t>
            </w:r>
            <w:proofErr w:type="gramStart"/>
            <w:r w:rsidRPr="00A91EE1">
              <w:rPr>
                <w:rFonts w:ascii="Nunito" w:hAnsi="Nunito"/>
                <w:color w:val="000000" w:themeColor="text1"/>
                <w:sz w:val="20"/>
                <w:szCs w:val="20"/>
              </w:rPr>
              <w:t>for  Medium</w:t>
            </w:r>
            <w:proofErr w:type="gramEnd"/>
            <w:r w:rsidRPr="00A91EE1">
              <w:rPr>
                <w:rFonts w:ascii="Nunito" w:hAnsi="Nunito"/>
                <w:color w:val="000000" w:themeColor="text1"/>
                <w:sz w:val="20"/>
                <w:szCs w:val="20"/>
              </w:rPr>
              <w:t xml:space="preserve">-Range  </w:t>
            </w:r>
          </w:p>
          <w:p w14:paraId="6093C872" w14:textId="77777777" w:rsidR="001308A5" w:rsidRPr="00A91EE1" w:rsidRDefault="001308A5" w:rsidP="00256BD1">
            <w:pPr>
              <w:widowControl w:val="0"/>
              <w:spacing w:line="230" w:lineRule="auto"/>
              <w:ind w:left="124" w:right="159" w:hanging="7"/>
              <w:rPr>
                <w:rFonts w:ascii="Nunito" w:hAnsi="Nunito"/>
                <w:color w:val="000000" w:themeColor="text1"/>
                <w:sz w:val="20"/>
                <w:szCs w:val="20"/>
              </w:rPr>
            </w:pPr>
            <w:r w:rsidRPr="00A91EE1">
              <w:rPr>
                <w:rFonts w:ascii="Nunito" w:hAnsi="Nunito"/>
                <w:color w:val="000000" w:themeColor="text1"/>
                <w:sz w:val="20"/>
                <w:szCs w:val="20"/>
              </w:rPr>
              <w:t xml:space="preserve">Weather </w:t>
            </w:r>
            <w:proofErr w:type="gramStart"/>
            <w:r w:rsidRPr="00A91EE1">
              <w:rPr>
                <w:rFonts w:ascii="Nunito" w:hAnsi="Nunito"/>
                <w:color w:val="000000" w:themeColor="text1"/>
                <w:sz w:val="20"/>
                <w:szCs w:val="20"/>
              </w:rPr>
              <w:t>Forecasts  (</w:t>
            </w:r>
            <w:proofErr w:type="gramEnd"/>
            <w:r w:rsidRPr="00A91EE1">
              <w:rPr>
                <w:rFonts w:ascii="Nunito" w:hAnsi="Nunito"/>
                <w:color w:val="000000" w:themeColor="text1"/>
                <w:sz w:val="20"/>
                <w:szCs w:val="20"/>
              </w:rPr>
              <w:t xml:space="preserve">ECMWF) - </w:t>
            </w:r>
          </w:p>
          <w:p w14:paraId="207DB753" w14:textId="77777777" w:rsidR="001308A5" w:rsidRPr="00A91EE1" w:rsidRDefault="001308A5" w:rsidP="00256BD1">
            <w:pPr>
              <w:widowControl w:val="0"/>
              <w:spacing w:before="8" w:line="230" w:lineRule="auto"/>
              <w:ind w:left="120" w:right="152" w:firstLine="5"/>
              <w:jc w:val="both"/>
              <w:rPr>
                <w:rFonts w:ascii="Nunito" w:hAnsi="Nunito"/>
                <w:color w:val="000000" w:themeColor="text1"/>
                <w:sz w:val="20"/>
                <w:szCs w:val="20"/>
              </w:rPr>
            </w:pPr>
            <w:r w:rsidRPr="00A91EE1">
              <w:rPr>
                <w:rFonts w:ascii="Nunito" w:hAnsi="Nunito"/>
                <w:color w:val="000000" w:themeColor="text1"/>
                <w:sz w:val="20"/>
                <w:szCs w:val="20"/>
                <w:u w:val="single"/>
              </w:rPr>
              <w:t>https://www.ecmwf.i</w:t>
            </w:r>
            <w:r w:rsidRPr="00A91EE1">
              <w:rPr>
                <w:rFonts w:ascii="Nunito" w:hAnsi="Nunito"/>
                <w:color w:val="000000" w:themeColor="text1"/>
                <w:sz w:val="20"/>
                <w:szCs w:val="20"/>
              </w:rPr>
              <w:t xml:space="preserve"> </w:t>
            </w:r>
            <w:proofErr w:type="spellStart"/>
            <w:r w:rsidRPr="00A91EE1">
              <w:rPr>
                <w:rFonts w:ascii="Nunito" w:hAnsi="Nunito"/>
                <w:color w:val="000000" w:themeColor="text1"/>
                <w:sz w:val="20"/>
                <w:szCs w:val="20"/>
                <w:u w:val="single"/>
              </w:rPr>
              <w:t>nt</w:t>
            </w:r>
            <w:proofErr w:type="spellEnd"/>
            <w:r w:rsidRPr="00A91EE1">
              <w:rPr>
                <w:rFonts w:ascii="Nunito" w:hAnsi="Nunito"/>
                <w:color w:val="000000" w:themeColor="text1"/>
                <w:sz w:val="20"/>
                <w:szCs w:val="20"/>
                <w:u w:val="single"/>
              </w:rPr>
              <w:t>/</w:t>
            </w:r>
            <w:proofErr w:type="spellStart"/>
            <w:r w:rsidRPr="00A91EE1">
              <w:rPr>
                <w:rFonts w:ascii="Nunito" w:hAnsi="Nunito"/>
                <w:color w:val="000000" w:themeColor="text1"/>
                <w:sz w:val="20"/>
                <w:szCs w:val="20"/>
                <w:u w:val="single"/>
              </w:rPr>
              <w:t>en</w:t>
            </w:r>
            <w:proofErr w:type="spellEnd"/>
            <w:r w:rsidRPr="00A91EE1">
              <w:rPr>
                <w:rFonts w:ascii="Nunito" w:hAnsi="Nunito"/>
                <w:color w:val="000000" w:themeColor="text1"/>
                <w:sz w:val="20"/>
                <w:szCs w:val="20"/>
                <w:u w:val="single"/>
              </w:rPr>
              <w:t>/forecasts/data</w:t>
            </w:r>
            <w:r w:rsidRPr="00A91EE1">
              <w:rPr>
                <w:rFonts w:ascii="Nunito" w:hAnsi="Nunito"/>
                <w:color w:val="000000" w:themeColor="text1"/>
                <w:sz w:val="20"/>
                <w:szCs w:val="20"/>
              </w:rPr>
              <w:t xml:space="preserve"> sets/set-</w:t>
            </w:r>
            <w:proofErr w:type="spellStart"/>
            <w:r w:rsidRPr="00A91EE1">
              <w:rPr>
                <w:rFonts w:ascii="Nunito" w:hAnsi="Nunito"/>
                <w:color w:val="000000" w:themeColor="text1"/>
                <w:sz w:val="20"/>
                <w:szCs w:val="20"/>
              </w:rPr>
              <w:t>i</w:t>
            </w:r>
            <w:proofErr w:type="spellEnd"/>
          </w:p>
        </w:tc>
        <w:tc>
          <w:tcPr>
            <w:tcW w:w="1391" w:type="pct"/>
            <w:shd w:val="clear" w:color="auto" w:fill="auto"/>
            <w:tcMar>
              <w:top w:w="100" w:type="dxa"/>
              <w:left w:w="100" w:type="dxa"/>
              <w:bottom w:w="100" w:type="dxa"/>
              <w:right w:w="100" w:type="dxa"/>
            </w:tcMar>
            <w:vAlign w:val="center"/>
          </w:tcPr>
          <w:p w14:paraId="11EEB2F0" w14:textId="77777777" w:rsidR="001308A5" w:rsidRPr="00A91EE1" w:rsidRDefault="001308A5" w:rsidP="00256BD1">
            <w:pPr>
              <w:widowControl w:val="0"/>
              <w:spacing w:line="232" w:lineRule="auto"/>
              <w:ind w:left="110" w:right="277" w:firstLine="7"/>
              <w:rPr>
                <w:rFonts w:ascii="Nunito" w:hAnsi="Nunito"/>
                <w:color w:val="000000" w:themeColor="text1"/>
                <w:sz w:val="20"/>
                <w:szCs w:val="20"/>
              </w:rPr>
            </w:pPr>
            <w:r w:rsidRPr="00A91EE1">
              <w:rPr>
                <w:rFonts w:ascii="Nunito" w:hAnsi="Nunito"/>
                <w:color w:val="000000" w:themeColor="text1"/>
                <w:sz w:val="20"/>
                <w:szCs w:val="20"/>
              </w:rPr>
              <w:t xml:space="preserve">Outputs from a </w:t>
            </w:r>
            <w:proofErr w:type="gramStart"/>
            <w:r w:rsidRPr="00A91EE1">
              <w:rPr>
                <w:rFonts w:ascii="Nunito" w:hAnsi="Nunito"/>
                <w:color w:val="000000" w:themeColor="text1"/>
                <w:sz w:val="20"/>
                <w:szCs w:val="20"/>
              </w:rPr>
              <w:t>numerical  weather</w:t>
            </w:r>
            <w:proofErr w:type="gramEnd"/>
            <w:r w:rsidRPr="00A91EE1">
              <w:rPr>
                <w:rFonts w:ascii="Nunito" w:hAnsi="Nunito"/>
                <w:color w:val="000000" w:themeColor="text1"/>
                <w:sz w:val="20"/>
                <w:szCs w:val="20"/>
              </w:rPr>
              <w:t xml:space="preserve"> prediction system,  run twice daily, designed to  produce state-of-the-art  </w:t>
            </w:r>
          </w:p>
          <w:p w14:paraId="0D53551E" w14:textId="77777777" w:rsidR="001308A5" w:rsidRPr="00A91EE1" w:rsidRDefault="001308A5" w:rsidP="00256BD1">
            <w:pPr>
              <w:widowControl w:val="0"/>
              <w:spacing w:before="7" w:line="230" w:lineRule="auto"/>
              <w:ind w:left="111" w:right="259" w:firstLine="9"/>
              <w:rPr>
                <w:rFonts w:ascii="Nunito" w:hAnsi="Nunito"/>
                <w:color w:val="000000" w:themeColor="text1"/>
                <w:sz w:val="20"/>
                <w:szCs w:val="20"/>
              </w:rPr>
            </w:pPr>
            <w:r w:rsidRPr="00A91EE1">
              <w:rPr>
                <w:rFonts w:ascii="Nunito" w:hAnsi="Nunito"/>
                <w:color w:val="000000" w:themeColor="text1"/>
                <w:sz w:val="20"/>
                <w:szCs w:val="20"/>
              </w:rPr>
              <w:t xml:space="preserve">medium (10 days) </w:t>
            </w:r>
            <w:proofErr w:type="gramStart"/>
            <w:r w:rsidRPr="00A91EE1">
              <w:rPr>
                <w:rFonts w:ascii="Nunito" w:hAnsi="Nunito"/>
                <w:color w:val="000000" w:themeColor="text1"/>
                <w:sz w:val="20"/>
                <w:szCs w:val="20"/>
              </w:rPr>
              <w:t>global  forecasts</w:t>
            </w:r>
            <w:proofErr w:type="gramEnd"/>
            <w:r w:rsidRPr="00A91EE1">
              <w:rPr>
                <w:rFonts w:ascii="Nunito" w:hAnsi="Nunito"/>
                <w:color w:val="000000" w:themeColor="text1"/>
                <w:sz w:val="20"/>
                <w:szCs w:val="20"/>
              </w:rPr>
              <w:t xml:space="preserve"> (contains only the  latest forecast) </w:t>
            </w:r>
          </w:p>
        </w:tc>
        <w:tc>
          <w:tcPr>
            <w:tcW w:w="378" w:type="pct"/>
            <w:shd w:val="clear" w:color="auto" w:fill="auto"/>
            <w:tcMar>
              <w:top w:w="100" w:type="dxa"/>
              <w:left w:w="100" w:type="dxa"/>
              <w:bottom w:w="100" w:type="dxa"/>
              <w:right w:w="100" w:type="dxa"/>
            </w:tcMar>
            <w:vAlign w:val="center"/>
          </w:tcPr>
          <w:p w14:paraId="50F50EA7"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PAIRS</w:t>
            </w:r>
          </w:p>
        </w:tc>
        <w:tc>
          <w:tcPr>
            <w:tcW w:w="633" w:type="pct"/>
            <w:shd w:val="clear" w:color="auto" w:fill="auto"/>
            <w:tcMar>
              <w:top w:w="100" w:type="dxa"/>
              <w:left w:w="100" w:type="dxa"/>
              <w:bottom w:w="100" w:type="dxa"/>
              <w:right w:w="100" w:type="dxa"/>
            </w:tcMar>
            <w:vAlign w:val="center"/>
          </w:tcPr>
          <w:p w14:paraId="644003B1" w14:textId="77777777" w:rsidR="001308A5" w:rsidRPr="00A91EE1" w:rsidRDefault="001308A5" w:rsidP="00256BD1">
            <w:pPr>
              <w:widowControl w:val="0"/>
              <w:spacing w:line="232" w:lineRule="auto"/>
              <w:ind w:left="114" w:right="103" w:hanging="2"/>
              <w:rPr>
                <w:rFonts w:ascii="Nunito" w:hAnsi="Nunito"/>
                <w:color w:val="000000" w:themeColor="text1"/>
                <w:sz w:val="20"/>
                <w:szCs w:val="20"/>
              </w:rPr>
            </w:pPr>
            <w:r w:rsidRPr="00A91EE1">
              <w:rPr>
                <w:rFonts w:ascii="Nunito" w:hAnsi="Nunito"/>
                <w:color w:val="000000" w:themeColor="text1"/>
                <w:sz w:val="20"/>
                <w:szCs w:val="20"/>
              </w:rPr>
              <w:t xml:space="preserve">Temperature (Ground, Min, </w:t>
            </w:r>
            <w:proofErr w:type="gramStart"/>
            <w:r w:rsidRPr="00A91EE1">
              <w:rPr>
                <w:rFonts w:ascii="Nunito" w:hAnsi="Nunito"/>
                <w:color w:val="000000" w:themeColor="text1"/>
                <w:sz w:val="20"/>
                <w:szCs w:val="20"/>
              </w:rPr>
              <w:t>Max)  at</w:t>
            </w:r>
            <w:proofErr w:type="gramEnd"/>
            <w:r w:rsidRPr="00A91EE1">
              <w:rPr>
                <w:rFonts w:ascii="Nunito" w:hAnsi="Nunito"/>
                <w:color w:val="000000" w:themeColor="text1"/>
                <w:sz w:val="20"/>
                <w:szCs w:val="20"/>
              </w:rPr>
              <w:t xml:space="preserve"> 2 m above ground; Solar  irradiance; Wind speed (toward  east, north) at 10 m above  </w:t>
            </w:r>
          </w:p>
          <w:p w14:paraId="06DA9424" w14:textId="77777777" w:rsidR="001308A5" w:rsidRPr="00A91EE1" w:rsidRDefault="001308A5" w:rsidP="00256BD1">
            <w:pPr>
              <w:widowControl w:val="0"/>
              <w:spacing w:before="2" w:line="230" w:lineRule="auto"/>
              <w:ind w:left="120" w:right="146" w:hanging="5"/>
              <w:rPr>
                <w:rFonts w:ascii="Nunito" w:hAnsi="Nunito"/>
                <w:color w:val="000000" w:themeColor="text1"/>
                <w:sz w:val="20"/>
                <w:szCs w:val="20"/>
              </w:rPr>
            </w:pPr>
            <w:r w:rsidRPr="00A91EE1">
              <w:rPr>
                <w:rFonts w:ascii="Nunito" w:hAnsi="Nunito"/>
                <w:color w:val="000000" w:themeColor="text1"/>
                <w:sz w:val="20"/>
                <w:szCs w:val="20"/>
              </w:rPr>
              <w:t>ground; Daily precipitation (</w:t>
            </w:r>
            <w:proofErr w:type="gramStart"/>
            <w:r w:rsidRPr="00A91EE1">
              <w:rPr>
                <w:rFonts w:ascii="Nunito" w:hAnsi="Nunito"/>
                <w:color w:val="000000" w:themeColor="text1"/>
                <w:sz w:val="20"/>
                <w:szCs w:val="20"/>
              </w:rPr>
              <w:t>total,  rate</w:t>
            </w:r>
            <w:proofErr w:type="gramEnd"/>
            <w:r w:rsidRPr="00A91EE1">
              <w:rPr>
                <w:rFonts w:ascii="Nunito" w:hAnsi="Nunito"/>
                <w:color w:val="000000" w:themeColor="text1"/>
                <w:sz w:val="20"/>
                <w:szCs w:val="20"/>
              </w:rPr>
              <w:t xml:space="preserve">); Dewpoint; Pressure </w:t>
            </w:r>
          </w:p>
        </w:tc>
        <w:tc>
          <w:tcPr>
            <w:tcW w:w="486" w:type="pct"/>
            <w:shd w:val="clear" w:color="auto" w:fill="auto"/>
            <w:tcMar>
              <w:top w:w="100" w:type="dxa"/>
              <w:left w:w="100" w:type="dxa"/>
              <w:bottom w:w="100" w:type="dxa"/>
              <w:right w:w="100" w:type="dxa"/>
            </w:tcMar>
            <w:vAlign w:val="center"/>
          </w:tcPr>
          <w:p w14:paraId="0A71DFB4"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Spatial: Global  </w:t>
            </w:r>
          </w:p>
          <w:p w14:paraId="4D9FBFD3" w14:textId="77777777" w:rsidR="001308A5" w:rsidRPr="00A91EE1" w:rsidRDefault="001308A5" w:rsidP="00256BD1">
            <w:pPr>
              <w:widowControl w:val="0"/>
              <w:spacing w:before="2"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coverage,  </w:t>
            </w:r>
          </w:p>
          <w:p w14:paraId="048EEDC7"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0.065536 deg.  </w:t>
            </w:r>
          </w:p>
          <w:p w14:paraId="7A44A2E3" w14:textId="77777777" w:rsidR="001308A5" w:rsidRPr="00A91EE1" w:rsidRDefault="001308A5" w:rsidP="00256BD1">
            <w:pPr>
              <w:widowControl w:val="0"/>
              <w:spacing w:line="240" w:lineRule="auto"/>
              <w:ind w:left="118"/>
              <w:rPr>
                <w:rFonts w:ascii="Nunito" w:hAnsi="Nunito"/>
                <w:color w:val="000000" w:themeColor="text1"/>
                <w:sz w:val="20"/>
                <w:szCs w:val="20"/>
              </w:rPr>
            </w:pPr>
            <w:r w:rsidRPr="00A91EE1">
              <w:rPr>
                <w:rFonts w:ascii="Nunito" w:hAnsi="Nunito"/>
                <w:color w:val="000000" w:themeColor="text1"/>
                <w:sz w:val="20"/>
                <w:szCs w:val="20"/>
              </w:rPr>
              <w:t xml:space="preserve">Temporal: 3 – 6  </w:t>
            </w:r>
          </w:p>
          <w:p w14:paraId="3629D620" w14:textId="77777777" w:rsidR="001308A5" w:rsidRPr="00A91EE1" w:rsidRDefault="001308A5" w:rsidP="00256BD1">
            <w:pPr>
              <w:widowControl w:val="0"/>
              <w:spacing w:before="2" w:line="230" w:lineRule="auto"/>
              <w:ind w:left="119" w:right="83" w:firstLine="6"/>
              <w:rPr>
                <w:rFonts w:ascii="Nunito" w:hAnsi="Nunito"/>
                <w:color w:val="000000" w:themeColor="text1"/>
                <w:sz w:val="20"/>
                <w:szCs w:val="20"/>
              </w:rPr>
            </w:pPr>
            <w:r w:rsidRPr="00A91EE1">
              <w:rPr>
                <w:rFonts w:ascii="Nunito" w:hAnsi="Nunito"/>
                <w:color w:val="000000" w:themeColor="text1"/>
                <w:sz w:val="20"/>
                <w:szCs w:val="20"/>
              </w:rPr>
              <w:t>hourly &amp; daily res.</w:t>
            </w:r>
            <w:proofErr w:type="gramStart"/>
            <w:r w:rsidRPr="00A91EE1">
              <w:rPr>
                <w:rFonts w:ascii="Nunito" w:hAnsi="Nunito"/>
                <w:color w:val="000000" w:themeColor="text1"/>
                <w:sz w:val="20"/>
                <w:szCs w:val="20"/>
              </w:rPr>
              <w:t>;  Jan</w:t>
            </w:r>
            <w:proofErr w:type="gramEnd"/>
            <w:r w:rsidRPr="00A91EE1">
              <w:rPr>
                <w:rFonts w:ascii="Nunito" w:hAnsi="Nunito"/>
                <w:color w:val="000000" w:themeColor="text1"/>
                <w:sz w:val="20"/>
                <w:szCs w:val="20"/>
              </w:rPr>
              <w:t xml:space="preserve"> 2014 – Oct  </w:t>
            </w:r>
          </w:p>
          <w:p w14:paraId="7E08669C" w14:textId="77777777" w:rsidR="001308A5" w:rsidRPr="00A91EE1" w:rsidRDefault="001308A5" w:rsidP="00256BD1">
            <w:pPr>
              <w:widowControl w:val="0"/>
              <w:spacing w:before="4" w:line="240" w:lineRule="auto"/>
              <w:ind w:left="119"/>
              <w:rPr>
                <w:rFonts w:ascii="Nunito" w:hAnsi="Nunito"/>
                <w:color w:val="000000" w:themeColor="text1"/>
                <w:sz w:val="20"/>
                <w:szCs w:val="20"/>
              </w:rPr>
            </w:pPr>
            <w:r w:rsidRPr="00A91EE1">
              <w:rPr>
                <w:rFonts w:ascii="Nunito" w:hAnsi="Nunito"/>
                <w:color w:val="000000" w:themeColor="text1"/>
                <w:sz w:val="20"/>
                <w:szCs w:val="20"/>
              </w:rPr>
              <w:t>2019</w:t>
            </w:r>
          </w:p>
        </w:tc>
        <w:tc>
          <w:tcPr>
            <w:tcW w:w="583" w:type="pct"/>
            <w:shd w:val="clear" w:color="auto" w:fill="auto"/>
            <w:tcMar>
              <w:top w:w="100" w:type="dxa"/>
              <w:left w:w="100" w:type="dxa"/>
              <w:bottom w:w="100" w:type="dxa"/>
              <w:right w:w="100" w:type="dxa"/>
            </w:tcMar>
            <w:vAlign w:val="center"/>
          </w:tcPr>
          <w:p w14:paraId="23555879" w14:textId="77777777" w:rsidR="001308A5" w:rsidRPr="00A91EE1" w:rsidRDefault="001308A5" w:rsidP="00256BD1">
            <w:pPr>
              <w:widowControl w:val="0"/>
              <w:spacing w:line="230" w:lineRule="auto"/>
              <w:ind w:left="125" w:right="250" w:firstLine="1"/>
              <w:rPr>
                <w:rFonts w:ascii="Nunito" w:hAnsi="Nunito"/>
                <w:color w:val="000000" w:themeColor="text1"/>
                <w:sz w:val="20"/>
                <w:szCs w:val="20"/>
              </w:rPr>
            </w:pPr>
            <w:r w:rsidRPr="00A91EE1">
              <w:rPr>
                <w:rFonts w:ascii="Nunito" w:hAnsi="Nunito"/>
                <w:color w:val="000000" w:themeColor="text1"/>
                <w:sz w:val="20"/>
                <w:szCs w:val="20"/>
              </w:rPr>
              <w:t xml:space="preserve">Determination of </w:t>
            </w:r>
            <w:proofErr w:type="gramStart"/>
            <w:r w:rsidRPr="00A91EE1">
              <w:rPr>
                <w:rFonts w:ascii="Nunito" w:hAnsi="Nunito"/>
                <w:color w:val="000000" w:themeColor="text1"/>
                <w:sz w:val="20"/>
                <w:szCs w:val="20"/>
              </w:rPr>
              <w:t>heat  hazard</w:t>
            </w:r>
            <w:proofErr w:type="gramEnd"/>
            <w:r w:rsidRPr="00A91EE1">
              <w:rPr>
                <w:rFonts w:ascii="Nunito" w:hAnsi="Nunito"/>
                <w:color w:val="000000" w:themeColor="text1"/>
                <w:sz w:val="20"/>
                <w:szCs w:val="20"/>
              </w:rPr>
              <w:t xml:space="preserve">; Thermal  </w:t>
            </w:r>
          </w:p>
          <w:p w14:paraId="1C2FDFB8" w14:textId="77777777" w:rsidR="001308A5" w:rsidRPr="00A91EE1" w:rsidRDefault="001308A5" w:rsidP="00256BD1">
            <w:pPr>
              <w:widowControl w:val="0"/>
              <w:spacing w:before="4"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comfort </w:t>
            </w:r>
            <w:proofErr w:type="gramStart"/>
            <w:r w:rsidRPr="00A91EE1">
              <w:rPr>
                <w:rFonts w:ascii="Nunito" w:hAnsi="Nunito"/>
                <w:color w:val="000000" w:themeColor="text1"/>
                <w:sz w:val="20"/>
                <w:szCs w:val="20"/>
              </w:rPr>
              <w:t>metrics;</w:t>
            </w:r>
            <w:proofErr w:type="gramEnd"/>
            <w:r w:rsidRPr="00A91EE1">
              <w:rPr>
                <w:rFonts w:ascii="Nunito" w:hAnsi="Nunito"/>
                <w:color w:val="000000" w:themeColor="text1"/>
                <w:sz w:val="20"/>
                <w:szCs w:val="20"/>
              </w:rPr>
              <w:t xml:space="preserve">  </w:t>
            </w:r>
          </w:p>
          <w:p w14:paraId="73A64D70" w14:textId="77777777" w:rsidR="001308A5" w:rsidRPr="00A91EE1" w:rsidRDefault="001308A5" w:rsidP="00256BD1">
            <w:pPr>
              <w:widowControl w:val="0"/>
              <w:spacing w:before="2"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combined climate  </w:t>
            </w:r>
          </w:p>
          <w:p w14:paraId="4DF5B959"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exposures (forecasts)</w:t>
            </w:r>
          </w:p>
        </w:tc>
      </w:tr>
      <w:tr w:rsidR="001308A5" w:rsidRPr="00A91EE1" w14:paraId="7D28D2F9" w14:textId="77777777" w:rsidTr="00256BD1">
        <w:trPr>
          <w:trHeight w:val="1113"/>
          <w:del w:id="4386" w:author="Craig Parker" w:date="2024-08-06T12:24:00Z"/>
        </w:trPr>
        <w:tc>
          <w:tcPr>
            <w:tcW w:w="1530" w:type="pct"/>
            <w:shd w:val="clear" w:color="auto" w:fill="auto"/>
            <w:tcMar>
              <w:top w:w="100" w:type="dxa"/>
              <w:left w:w="100" w:type="dxa"/>
              <w:bottom w:w="100" w:type="dxa"/>
              <w:right w:w="100" w:type="dxa"/>
            </w:tcMar>
            <w:vAlign w:val="center"/>
          </w:tcPr>
          <w:p w14:paraId="7DB2D539" w14:textId="77777777" w:rsidR="001308A5" w:rsidRPr="00A91EE1" w:rsidRDefault="001308A5" w:rsidP="00256BD1">
            <w:pPr>
              <w:widowControl w:val="0"/>
              <w:spacing w:line="240" w:lineRule="auto"/>
              <w:ind w:left="129"/>
              <w:rPr>
                <w:rFonts w:ascii="Nunito" w:hAnsi="Nunito"/>
                <w:color w:val="000000" w:themeColor="text1"/>
                <w:sz w:val="20"/>
                <w:szCs w:val="20"/>
              </w:rPr>
            </w:pPr>
            <w:r w:rsidRPr="00A91EE1">
              <w:rPr>
                <w:rFonts w:ascii="Nunito" w:hAnsi="Nunito"/>
                <w:color w:val="000000" w:themeColor="text1"/>
                <w:sz w:val="20"/>
                <w:szCs w:val="20"/>
              </w:rPr>
              <w:t xml:space="preserve">IBM TWC (The  </w:t>
            </w:r>
          </w:p>
          <w:p w14:paraId="50AAD7D4" w14:textId="77777777" w:rsidR="001308A5" w:rsidRPr="00A91EE1" w:rsidRDefault="001308A5" w:rsidP="00256BD1">
            <w:pPr>
              <w:widowControl w:val="0"/>
              <w:spacing w:before="2" w:line="230" w:lineRule="auto"/>
              <w:ind w:left="123" w:right="123" w:hanging="6"/>
              <w:rPr>
                <w:rFonts w:ascii="Nunito" w:hAnsi="Nunito"/>
                <w:color w:val="000000" w:themeColor="text1"/>
                <w:sz w:val="20"/>
                <w:szCs w:val="20"/>
              </w:rPr>
            </w:pPr>
            <w:r w:rsidRPr="00A91EE1">
              <w:rPr>
                <w:rFonts w:ascii="Nunito" w:hAnsi="Nunito"/>
                <w:color w:val="000000" w:themeColor="text1"/>
                <w:sz w:val="20"/>
                <w:szCs w:val="20"/>
              </w:rPr>
              <w:t xml:space="preserve">Weather </w:t>
            </w:r>
            <w:proofErr w:type="gramStart"/>
            <w:r w:rsidRPr="00A91EE1">
              <w:rPr>
                <w:rFonts w:ascii="Nunito" w:hAnsi="Nunito"/>
                <w:color w:val="000000" w:themeColor="text1"/>
                <w:sz w:val="20"/>
                <w:szCs w:val="20"/>
              </w:rPr>
              <w:t>Company)  Current</w:t>
            </w:r>
            <w:proofErr w:type="gramEnd"/>
            <w:r w:rsidRPr="00A91EE1">
              <w:rPr>
                <w:rFonts w:ascii="Nunito" w:hAnsi="Nunito"/>
                <w:color w:val="000000" w:themeColor="text1"/>
                <w:sz w:val="20"/>
                <w:szCs w:val="20"/>
              </w:rPr>
              <w:t xml:space="preserve"> and  </w:t>
            </w:r>
          </w:p>
          <w:p w14:paraId="4526BE0D" w14:textId="77777777" w:rsidR="001308A5" w:rsidRPr="00A91EE1" w:rsidRDefault="001308A5" w:rsidP="00256BD1">
            <w:pPr>
              <w:widowControl w:val="0"/>
              <w:spacing w:before="4" w:line="240" w:lineRule="auto"/>
              <w:ind w:left="125"/>
              <w:rPr>
                <w:rFonts w:ascii="Nunito" w:hAnsi="Nunito"/>
                <w:color w:val="000000" w:themeColor="text1"/>
                <w:sz w:val="20"/>
                <w:szCs w:val="20"/>
              </w:rPr>
            </w:pPr>
            <w:r w:rsidRPr="00A91EE1">
              <w:rPr>
                <w:rFonts w:ascii="Nunito" w:hAnsi="Nunito"/>
                <w:color w:val="000000" w:themeColor="text1"/>
                <w:sz w:val="20"/>
                <w:szCs w:val="20"/>
              </w:rPr>
              <w:t xml:space="preserve">historical weather </w:t>
            </w:r>
          </w:p>
        </w:tc>
        <w:tc>
          <w:tcPr>
            <w:tcW w:w="1391" w:type="pct"/>
            <w:shd w:val="clear" w:color="auto" w:fill="auto"/>
            <w:tcMar>
              <w:top w:w="100" w:type="dxa"/>
              <w:left w:w="100" w:type="dxa"/>
              <w:bottom w:w="100" w:type="dxa"/>
              <w:right w:w="100" w:type="dxa"/>
            </w:tcMar>
            <w:vAlign w:val="center"/>
          </w:tcPr>
          <w:p w14:paraId="7A55D0FC" w14:textId="77777777" w:rsidR="001308A5" w:rsidRPr="00A91EE1" w:rsidRDefault="001308A5" w:rsidP="00256BD1">
            <w:pPr>
              <w:widowControl w:val="0"/>
              <w:spacing w:line="230" w:lineRule="auto"/>
              <w:ind w:left="118" w:right="64" w:firstLine="4"/>
              <w:rPr>
                <w:rFonts w:ascii="Nunito" w:hAnsi="Nunito"/>
                <w:color w:val="000000" w:themeColor="text1"/>
                <w:sz w:val="20"/>
                <w:szCs w:val="20"/>
              </w:rPr>
            </w:pPr>
            <w:r w:rsidRPr="00A91EE1">
              <w:rPr>
                <w:rFonts w:ascii="Nunito" w:hAnsi="Nunito"/>
                <w:color w:val="000000" w:themeColor="text1"/>
                <w:sz w:val="20"/>
                <w:szCs w:val="20"/>
              </w:rPr>
              <w:t xml:space="preserve">Data layers from The </w:t>
            </w:r>
            <w:proofErr w:type="gramStart"/>
            <w:r w:rsidRPr="00A91EE1">
              <w:rPr>
                <w:rFonts w:ascii="Nunito" w:hAnsi="Nunito"/>
                <w:color w:val="000000" w:themeColor="text1"/>
                <w:sz w:val="20"/>
                <w:szCs w:val="20"/>
              </w:rPr>
              <w:t>Weather  Company</w:t>
            </w:r>
            <w:proofErr w:type="gramEnd"/>
            <w:r w:rsidRPr="00A91EE1">
              <w:rPr>
                <w:rFonts w:ascii="Nunito" w:hAnsi="Nunito"/>
                <w:color w:val="000000" w:themeColor="text1"/>
                <w:sz w:val="20"/>
                <w:szCs w:val="20"/>
              </w:rPr>
              <w:t xml:space="preserve">, an IBM Business </w:t>
            </w:r>
          </w:p>
        </w:tc>
        <w:tc>
          <w:tcPr>
            <w:tcW w:w="378" w:type="pct"/>
            <w:shd w:val="clear" w:color="auto" w:fill="auto"/>
            <w:tcMar>
              <w:top w:w="100" w:type="dxa"/>
              <w:left w:w="100" w:type="dxa"/>
              <w:bottom w:w="100" w:type="dxa"/>
              <w:right w:w="100" w:type="dxa"/>
            </w:tcMar>
            <w:vAlign w:val="center"/>
          </w:tcPr>
          <w:p w14:paraId="493F52B3"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PAIRS</w:t>
            </w:r>
          </w:p>
        </w:tc>
        <w:tc>
          <w:tcPr>
            <w:tcW w:w="633" w:type="pct"/>
            <w:shd w:val="clear" w:color="auto" w:fill="auto"/>
            <w:tcMar>
              <w:top w:w="100" w:type="dxa"/>
              <w:left w:w="100" w:type="dxa"/>
              <w:bottom w:w="100" w:type="dxa"/>
              <w:right w:w="100" w:type="dxa"/>
            </w:tcMar>
            <w:vAlign w:val="center"/>
          </w:tcPr>
          <w:p w14:paraId="1D54804F" w14:textId="77777777" w:rsidR="001308A5" w:rsidRPr="00A91EE1" w:rsidRDefault="001308A5" w:rsidP="00256BD1">
            <w:pPr>
              <w:widowControl w:val="0"/>
              <w:spacing w:line="232" w:lineRule="auto"/>
              <w:ind w:left="112" w:right="84" w:firstLine="1"/>
              <w:rPr>
                <w:rFonts w:ascii="Nunito" w:hAnsi="Nunito"/>
                <w:color w:val="000000" w:themeColor="text1"/>
                <w:sz w:val="20"/>
                <w:szCs w:val="20"/>
              </w:rPr>
            </w:pPr>
            <w:r w:rsidRPr="00A91EE1">
              <w:rPr>
                <w:rFonts w:ascii="Nunito" w:hAnsi="Nunito"/>
                <w:color w:val="000000" w:themeColor="text1"/>
                <w:sz w:val="20"/>
                <w:szCs w:val="20"/>
              </w:rPr>
              <w:t xml:space="preserve">Temperature (Change, Min, </w:t>
            </w:r>
            <w:proofErr w:type="gramStart"/>
            <w:r w:rsidRPr="00A91EE1">
              <w:rPr>
                <w:rFonts w:ascii="Nunito" w:hAnsi="Nunito"/>
                <w:color w:val="000000" w:themeColor="text1"/>
                <w:sz w:val="20"/>
                <w:szCs w:val="20"/>
              </w:rPr>
              <w:t>Max,  Feels</w:t>
            </w:r>
            <w:proofErr w:type="gramEnd"/>
            <w:r w:rsidRPr="00A91EE1">
              <w:rPr>
                <w:rFonts w:ascii="Nunito" w:hAnsi="Nunito"/>
                <w:color w:val="000000" w:themeColor="text1"/>
                <w:sz w:val="20"/>
                <w:szCs w:val="20"/>
              </w:rPr>
              <w:t xml:space="preserve"> like); Solar irradiance;  Wind (speed, gust &amp; dir.), Rel.  Humidity, Daily </w:t>
            </w:r>
            <w:proofErr w:type="gramStart"/>
            <w:r w:rsidRPr="00A91EE1">
              <w:rPr>
                <w:rFonts w:ascii="Nunito" w:hAnsi="Nunito"/>
                <w:color w:val="000000" w:themeColor="text1"/>
                <w:sz w:val="20"/>
                <w:szCs w:val="20"/>
              </w:rPr>
              <w:t>precipitation  (</w:t>
            </w:r>
            <w:proofErr w:type="gramEnd"/>
            <w:r w:rsidRPr="00A91EE1">
              <w:rPr>
                <w:rFonts w:ascii="Nunito" w:hAnsi="Nunito"/>
                <w:color w:val="000000" w:themeColor="text1"/>
                <w:sz w:val="20"/>
                <w:szCs w:val="20"/>
              </w:rPr>
              <w:t>total, rate); Dewpoint; 3-hrly  Pressure Change</w:t>
            </w:r>
          </w:p>
        </w:tc>
        <w:tc>
          <w:tcPr>
            <w:tcW w:w="486" w:type="pct"/>
            <w:shd w:val="clear" w:color="auto" w:fill="auto"/>
            <w:tcMar>
              <w:top w:w="100" w:type="dxa"/>
              <w:left w:w="100" w:type="dxa"/>
              <w:bottom w:w="100" w:type="dxa"/>
              <w:right w:w="100" w:type="dxa"/>
            </w:tcMar>
            <w:vAlign w:val="center"/>
          </w:tcPr>
          <w:p w14:paraId="4DCB2406"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Spatial: Global  </w:t>
            </w:r>
          </w:p>
          <w:p w14:paraId="0531E568"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coverage, 4km  </w:t>
            </w:r>
          </w:p>
          <w:p w14:paraId="663A777C" w14:textId="77777777" w:rsidR="001308A5" w:rsidRPr="00A91EE1" w:rsidRDefault="001308A5" w:rsidP="00256BD1">
            <w:pPr>
              <w:widowControl w:val="0"/>
              <w:spacing w:before="2" w:line="240" w:lineRule="auto"/>
              <w:ind w:left="125"/>
              <w:rPr>
                <w:rFonts w:ascii="Nunito" w:hAnsi="Nunito"/>
                <w:color w:val="000000" w:themeColor="text1"/>
                <w:sz w:val="20"/>
                <w:szCs w:val="20"/>
              </w:rPr>
            </w:pPr>
            <w:r w:rsidRPr="00A91EE1">
              <w:rPr>
                <w:rFonts w:ascii="Nunito" w:hAnsi="Nunito"/>
                <w:color w:val="000000" w:themeColor="text1"/>
                <w:sz w:val="20"/>
                <w:szCs w:val="20"/>
              </w:rPr>
              <w:t xml:space="preserve">landmass and  </w:t>
            </w:r>
          </w:p>
          <w:p w14:paraId="6C06AC6E" w14:textId="77777777" w:rsidR="001308A5" w:rsidRPr="00A91EE1" w:rsidRDefault="001308A5" w:rsidP="00256BD1">
            <w:pPr>
              <w:widowControl w:val="0"/>
              <w:spacing w:line="233" w:lineRule="auto"/>
              <w:ind w:left="116" w:right="93" w:firstLine="4"/>
              <w:jc w:val="both"/>
              <w:rPr>
                <w:rFonts w:ascii="Nunito" w:hAnsi="Nunito"/>
                <w:color w:val="000000" w:themeColor="text1"/>
                <w:sz w:val="20"/>
                <w:szCs w:val="20"/>
              </w:rPr>
            </w:pPr>
            <w:r w:rsidRPr="00A91EE1">
              <w:rPr>
                <w:rFonts w:ascii="Nunito" w:hAnsi="Nunito"/>
                <w:color w:val="000000" w:themeColor="text1"/>
                <w:sz w:val="20"/>
                <w:szCs w:val="20"/>
              </w:rPr>
              <w:t xml:space="preserve">coastal </w:t>
            </w:r>
            <w:proofErr w:type="gramStart"/>
            <w:r w:rsidRPr="00A91EE1">
              <w:rPr>
                <w:rFonts w:ascii="Nunito" w:hAnsi="Nunito"/>
                <w:color w:val="000000" w:themeColor="text1"/>
                <w:sz w:val="20"/>
                <w:szCs w:val="20"/>
              </w:rPr>
              <w:t>waterways  (</w:t>
            </w:r>
            <w:proofErr w:type="gramEnd"/>
            <w:r w:rsidRPr="00A91EE1">
              <w:rPr>
                <w:rFonts w:ascii="Nunito" w:hAnsi="Nunito"/>
                <w:color w:val="000000" w:themeColor="text1"/>
                <w:sz w:val="20"/>
                <w:szCs w:val="20"/>
              </w:rPr>
              <w:t>hourly &amp; daily res  from 2015)</w:t>
            </w:r>
          </w:p>
        </w:tc>
        <w:tc>
          <w:tcPr>
            <w:tcW w:w="583" w:type="pct"/>
            <w:shd w:val="clear" w:color="auto" w:fill="auto"/>
            <w:tcMar>
              <w:top w:w="100" w:type="dxa"/>
              <w:left w:w="100" w:type="dxa"/>
              <w:bottom w:w="100" w:type="dxa"/>
              <w:right w:w="100" w:type="dxa"/>
            </w:tcMar>
            <w:vAlign w:val="center"/>
          </w:tcPr>
          <w:p w14:paraId="5711F6BD" w14:textId="77777777" w:rsidR="001308A5" w:rsidRPr="00A91EE1" w:rsidRDefault="001308A5" w:rsidP="00256BD1">
            <w:pPr>
              <w:widowControl w:val="0"/>
              <w:spacing w:line="230" w:lineRule="auto"/>
              <w:ind w:left="125" w:right="250" w:firstLine="1"/>
              <w:rPr>
                <w:rFonts w:ascii="Nunito" w:hAnsi="Nunito"/>
                <w:color w:val="000000" w:themeColor="text1"/>
                <w:sz w:val="20"/>
                <w:szCs w:val="20"/>
              </w:rPr>
            </w:pPr>
            <w:r w:rsidRPr="00A91EE1">
              <w:rPr>
                <w:rFonts w:ascii="Nunito" w:hAnsi="Nunito"/>
                <w:color w:val="000000" w:themeColor="text1"/>
                <w:sz w:val="20"/>
                <w:szCs w:val="20"/>
              </w:rPr>
              <w:t xml:space="preserve">Determination of </w:t>
            </w:r>
            <w:proofErr w:type="gramStart"/>
            <w:r w:rsidRPr="00A91EE1">
              <w:rPr>
                <w:rFonts w:ascii="Nunito" w:hAnsi="Nunito"/>
                <w:color w:val="000000" w:themeColor="text1"/>
                <w:sz w:val="20"/>
                <w:szCs w:val="20"/>
              </w:rPr>
              <w:t>heat  hazard</w:t>
            </w:r>
            <w:proofErr w:type="gramEnd"/>
            <w:r w:rsidRPr="00A91EE1">
              <w:rPr>
                <w:rFonts w:ascii="Nunito" w:hAnsi="Nunito"/>
                <w:color w:val="000000" w:themeColor="text1"/>
                <w:sz w:val="20"/>
                <w:szCs w:val="20"/>
              </w:rPr>
              <w:t xml:space="preserve">; Thermal  </w:t>
            </w:r>
          </w:p>
          <w:p w14:paraId="67339763" w14:textId="77777777" w:rsidR="001308A5" w:rsidRPr="00A91EE1" w:rsidRDefault="001308A5" w:rsidP="00256BD1">
            <w:pPr>
              <w:widowControl w:val="0"/>
              <w:spacing w:before="8"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comfort </w:t>
            </w:r>
            <w:proofErr w:type="gramStart"/>
            <w:r w:rsidRPr="00A91EE1">
              <w:rPr>
                <w:rFonts w:ascii="Nunito" w:hAnsi="Nunito"/>
                <w:color w:val="000000" w:themeColor="text1"/>
                <w:sz w:val="20"/>
                <w:szCs w:val="20"/>
              </w:rPr>
              <w:t>metrics;</w:t>
            </w:r>
            <w:proofErr w:type="gramEnd"/>
            <w:r w:rsidRPr="00A91EE1">
              <w:rPr>
                <w:rFonts w:ascii="Nunito" w:hAnsi="Nunito"/>
                <w:color w:val="000000" w:themeColor="text1"/>
                <w:sz w:val="20"/>
                <w:szCs w:val="20"/>
              </w:rPr>
              <w:t xml:space="preserve">  </w:t>
            </w:r>
          </w:p>
          <w:p w14:paraId="41438BEE"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combined climate  </w:t>
            </w:r>
          </w:p>
          <w:p w14:paraId="575BF091"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exposures (historical)</w:t>
            </w:r>
          </w:p>
        </w:tc>
      </w:tr>
      <w:tr w:rsidR="001308A5" w:rsidRPr="00A91EE1" w14:paraId="55D63F3B" w14:textId="77777777" w:rsidTr="00256BD1">
        <w:trPr>
          <w:trHeight w:val="1483"/>
          <w:del w:id="4387" w:author="Craig Parker" w:date="2024-08-06T12:24:00Z"/>
        </w:trPr>
        <w:tc>
          <w:tcPr>
            <w:tcW w:w="1530" w:type="pct"/>
            <w:shd w:val="clear" w:color="auto" w:fill="auto"/>
            <w:tcMar>
              <w:top w:w="100" w:type="dxa"/>
              <w:left w:w="100" w:type="dxa"/>
              <w:bottom w:w="100" w:type="dxa"/>
              <w:right w:w="100" w:type="dxa"/>
            </w:tcMar>
            <w:vAlign w:val="center"/>
          </w:tcPr>
          <w:p w14:paraId="223294AB" w14:textId="77777777" w:rsidR="001308A5" w:rsidRPr="00A91EE1" w:rsidRDefault="001308A5" w:rsidP="00256BD1">
            <w:pPr>
              <w:widowControl w:val="0"/>
              <w:spacing w:line="240" w:lineRule="auto"/>
              <w:ind w:left="128"/>
              <w:rPr>
                <w:rFonts w:ascii="Nunito" w:hAnsi="Nunito"/>
                <w:color w:val="000000" w:themeColor="text1"/>
                <w:sz w:val="20"/>
                <w:szCs w:val="20"/>
              </w:rPr>
            </w:pPr>
            <w:proofErr w:type="gramStart"/>
            <w:r w:rsidRPr="00A91EE1">
              <w:rPr>
                <w:rFonts w:ascii="Nunito" w:hAnsi="Nunito"/>
                <w:color w:val="000000" w:themeColor="text1"/>
                <w:sz w:val="20"/>
                <w:szCs w:val="20"/>
              </w:rPr>
              <w:t>Fifth-generation</w:t>
            </w:r>
            <w:proofErr w:type="gramEnd"/>
            <w:r w:rsidRPr="00A91EE1">
              <w:rPr>
                <w:rFonts w:ascii="Nunito" w:hAnsi="Nunito"/>
                <w:color w:val="000000" w:themeColor="text1"/>
                <w:sz w:val="20"/>
                <w:szCs w:val="20"/>
              </w:rPr>
              <w:t xml:space="preserve">  </w:t>
            </w:r>
          </w:p>
          <w:p w14:paraId="097E217E" w14:textId="77777777" w:rsidR="001308A5" w:rsidRPr="00A91EE1" w:rsidRDefault="001308A5" w:rsidP="00256BD1">
            <w:pPr>
              <w:widowControl w:val="0"/>
              <w:spacing w:before="2" w:line="232" w:lineRule="auto"/>
              <w:ind w:left="120" w:right="152" w:firstLine="7"/>
              <w:rPr>
                <w:rFonts w:ascii="Nunito" w:hAnsi="Nunito"/>
                <w:color w:val="000000" w:themeColor="text1"/>
                <w:sz w:val="20"/>
                <w:szCs w:val="20"/>
                <w:u w:val="single"/>
              </w:rPr>
            </w:pPr>
            <w:r w:rsidRPr="00A91EE1">
              <w:rPr>
                <w:rFonts w:ascii="Nunito" w:hAnsi="Nunito"/>
                <w:color w:val="000000" w:themeColor="text1"/>
                <w:sz w:val="20"/>
                <w:szCs w:val="20"/>
              </w:rPr>
              <w:t xml:space="preserve">ECMWF high-res.  Reanalysis (ERA5) </w:t>
            </w:r>
            <w:r w:rsidRPr="00A91EE1">
              <w:rPr>
                <w:rFonts w:ascii="Nunito" w:hAnsi="Nunito"/>
                <w:color w:val="000000" w:themeColor="text1"/>
                <w:sz w:val="20"/>
                <w:szCs w:val="20"/>
                <w:u w:val="single"/>
              </w:rPr>
              <w:t>https://cds.climate.c</w:t>
            </w:r>
            <w:r w:rsidRPr="00A91EE1">
              <w:rPr>
                <w:rFonts w:ascii="Nunito" w:hAnsi="Nunito"/>
                <w:color w:val="000000" w:themeColor="text1"/>
                <w:sz w:val="20"/>
                <w:szCs w:val="20"/>
              </w:rPr>
              <w:t xml:space="preserve"> </w:t>
            </w:r>
            <w:r w:rsidRPr="00A91EE1">
              <w:rPr>
                <w:rFonts w:ascii="Nunito" w:hAnsi="Nunito"/>
                <w:color w:val="000000" w:themeColor="text1"/>
                <w:sz w:val="20"/>
                <w:szCs w:val="20"/>
                <w:u w:val="single"/>
              </w:rPr>
              <w:t>opernicus.eu</w:t>
            </w:r>
          </w:p>
        </w:tc>
        <w:tc>
          <w:tcPr>
            <w:tcW w:w="1391" w:type="pct"/>
            <w:shd w:val="clear" w:color="auto" w:fill="auto"/>
            <w:tcMar>
              <w:top w:w="100" w:type="dxa"/>
              <w:left w:w="100" w:type="dxa"/>
              <w:bottom w:w="100" w:type="dxa"/>
              <w:right w:w="100" w:type="dxa"/>
            </w:tcMar>
            <w:vAlign w:val="center"/>
          </w:tcPr>
          <w:p w14:paraId="46D7892F" w14:textId="77777777" w:rsidR="001308A5" w:rsidRPr="00A91EE1" w:rsidRDefault="001308A5" w:rsidP="00256BD1">
            <w:pPr>
              <w:widowControl w:val="0"/>
              <w:spacing w:line="232" w:lineRule="auto"/>
              <w:ind w:left="113" w:right="90" w:hanging="2"/>
              <w:rPr>
                <w:rFonts w:ascii="Nunito" w:hAnsi="Nunito"/>
                <w:color w:val="000000" w:themeColor="text1"/>
                <w:sz w:val="20"/>
                <w:szCs w:val="20"/>
              </w:rPr>
            </w:pPr>
            <w:r w:rsidRPr="00A91EE1">
              <w:rPr>
                <w:rFonts w:ascii="Nunito" w:hAnsi="Nunito"/>
                <w:color w:val="000000" w:themeColor="text1"/>
                <w:sz w:val="20"/>
                <w:szCs w:val="20"/>
              </w:rPr>
              <w:t xml:space="preserve">A global reanalysis dataset combining observed data with the output of </w:t>
            </w:r>
            <w:proofErr w:type="gramStart"/>
            <w:r w:rsidRPr="00A91EE1">
              <w:rPr>
                <w:rFonts w:ascii="Nunito" w:hAnsi="Nunito"/>
                <w:color w:val="000000" w:themeColor="text1"/>
                <w:sz w:val="20"/>
                <w:szCs w:val="20"/>
              </w:rPr>
              <w:t>meteorological  models</w:t>
            </w:r>
            <w:proofErr w:type="gramEnd"/>
            <w:r w:rsidRPr="00A91EE1">
              <w:rPr>
                <w:rFonts w:ascii="Nunito" w:hAnsi="Nunito"/>
                <w:color w:val="000000" w:themeColor="text1"/>
                <w:sz w:val="20"/>
                <w:szCs w:val="20"/>
              </w:rPr>
              <w:t xml:space="preserve">. </w:t>
            </w:r>
          </w:p>
        </w:tc>
        <w:tc>
          <w:tcPr>
            <w:tcW w:w="378" w:type="pct"/>
            <w:shd w:val="clear" w:color="auto" w:fill="auto"/>
            <w:tcMar>
              <w:top w:w="100" w:type="dxa"/>
              <w:left w:w="100" w:type="dxa"/>
              <w:bottom w:w="100" w:type="dxa"/>
              <w:right w:w="100" w:type="dxa"/>
            </w:tcMar>
            <w:vAlign w:val="center"/>
          </w:tcPr>
          <w:p w14:paraId="55B6A292"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PAIRS</w:t>
            </w:r>
          </w:p>
        </w:tc>
        <w:tc>
          <w:tcPr>
            <w:tcW w:w="633" w:type="pct"/>
            <w:shd w:val="clear" w:color="auto" w:fill="auto"/>
            <w:tcMar>
              <w:top w:w="100" w:type="dxa"/>
              <w:left w:w="100" w:type="dxa"/>
              <w:bottom w:w="100" w:type="dxa"/>
              <w:right w:w="100" w:type="dxa"/>
            </w:tcMar>
            <w:vAlign w:val="center"/>
          </w:tcPr>
          <w:p w14:paraId="5A87945A" w14:textId="77777777" w:rsidR="001308A5" w:rsidRPr="00A91EE1" w:rsidRDefault="001308A5" w:rsidP="00256BD1">
            <w:pPr>
              <w:widowControl w:val="0"/>
              <w:spacing w:line="232" w:lineRule="auto"/>
              <w:ind w:left="110" w:right="93" w:firstLine="3"/>
              <w:rPr>
                <w:rFonts w:ascii="Nunito" w:hAnsi="Nunito"/>
                <w:color w:val="000000" w:themeColor="text1"/>
                <w:sz w:val="20"/>
                <w:szCs w:val="20"/>
              </w:rPr>
            </w:pPr>
            <w:r w:rsidRPr="00A91EE1">
              <w:rPr>
                <w:rFonts w:ascii="Nunito" w:hAnsi="Nunito"/>
                <w:color w:val="000000" w:themeColor="text1"/>
                <w:sz w:val="20"/>
                <w:szCs w:val="20"/>
              </w:rPr>
              <w:t xml:space="preserve">Temperature (2 m above </w:t>
            </w:r>
            <w:proofErr w:type="gramStart"/>
            <w:r w:rsidRPr="00A91EE1">
              <w:rPr>
                <w:rFonts w:ascii="Nunito" w:hAnsi="Nunito"/>
                <w:color w:val="000000" w:themeColor="text1"/>
                <w:sz w:val="20"/>
                <w:szCs w:val="20"/>
              </w:rPr>
              <w:t>ground,  Min</w:t>
            </w:r>
            <w:proofErr w:type="gramEnd"/>
            <w:r w:rsidRPr="00A91EE1">
              <w:rPr>
                <w:rFonts w:ascii="Nunito" w:hAnsi="Nunito"/>
                <w:color w:val="000000" w:themeColor="text1"/>
                <w:sz w:val="20"/>
                <w:szCs w:val="20"/>
              </w:rPr>
              <w:t xml:space="preserve">, Max); Wind speed (toward  east, north); Daily precipitation  (total, rate, type); Atmospheric  water/ water </w:t>
            </w:r>
            <w:proofErr w:type="spellStart"/>
            <w:r w:rsidRPr="00A91EE1">
              <w:rPr>
                <w:rFonts w:ascii="Nunito" w:hAnsi="Nunito"/>
                <w:color w:val="000000" w:themeColor="text1"/>
                <w:sz w:val="20"/>
                <w:szCs w:val="20"/>
              </w:rPr>
              <w:t>vapour</w:t>
            </w:r>
            <w:proofErr w:type="spellEnd"/>
            <w:r w:rsidRPr="00A91EE1">
              <w:rPr>
                <w:rFonts w:ascii="Nunito" w:hAnsi="Nunito"/>
                <w:color w:val="000000" w:themeColor="text1"/>
                <w:sz w:val="20"/>
                <w:szCs w:val="20"/>
              </w:rPr>
              <w:t xml:space="preserve"> content,  Thermal radiation; Soil  </w:t>
            </w:r>
          </w:p>
          <w:p w14:paraId="1E532E51" w14:textId="77777777" w:rsidR="001308A5" w:rsidRPr="00A91EE1" w:rsidRDefault="001308A5" w:rsidP="00256BD1">
            <w:pPr>
              <w:widowControl w:val="0"/>
              <w:spacing w:before="2" w:line="230" w:lineRule="auto"/>
              <w:ind w:left="116" w:right="298" w:hanging="2"/>
              <w:rPr>
                <w:rFonts w:ascii="Nunito" w:hAnsi="Nunito"/>
                <w:color w:val="000000" w:themeColor="text1"/>
                <w:sz w:val="20"/>
                <w:szCs w:val="20"/>
              </w:rPr>
            </w:pPr>
            <w:r w:rsidRPr="00A91EE1">
              <w:rPr>
                <w:rFonts w:ascii="Nunito" w:hAnsi="Nunito"/>
                <w:color w:val="000000" w:themeColor="text1"/>
                <w:sz w:val="20"/>
                <w:szCs w:val="20"/>
              </w:rPr>
              <w:t xml:space="preserve">temperature; Vegetation </w:t>
            </w:r>
            <w:proofErr w:type="gramStart"/>
            <w:r w:rsidRPr="00A91EE1">
              <w:rPr>
                <w:rFonts w:ascii="Nunito" w:hAnsi="Nunito"/>
                <w:color w:val="000000" w:themeColor="text1"/>
                <w:sz w:val="20"/>
                <w:szCs w:val="20"/>
              </w:rPr>
              <w:t>types  and</w:t>
            </w:r>
            <w:proofErr w:type="gramEnd"/>
            <w:r w:rsidRPr="00A91EE1">
              <w:rPr>
                <w:rFonts w:ascii="Nunito" w:hAnsi="Nunito"/>
                <w:color w:val="000000" w:themeColor="text1"/>
                <w:sz w:val="20"/>
                <w:szCs w:val="20"/>
              </w:rPr>
              <w:t xml:space="preserve"> cover (high, low)</w:t>
            </w:r>
          </w:p>
        </w:tc>
        <w:tc>
          <w:tcPr>
            <w:tcW w:w="486" w:type="pct"/>
            <w:shd w:val="clear" w:color="auto" w:fill="auto"/>
            <w:tcMar>
              <w:top w:w="100" w:type="dxa"/>
              <w:left w:w="100" w:type="dxa"/>
              <w:bottom w:w="100" w:type="dxa"/>
              <w:right w:w="100" w:type="dxa"/>
            </w:tcMar>
            <w:vAlign w:val="center"/>
          </w:tcPr>
          <w:p w14:paraId="7824A94C"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Spatial: Global  </w:t>
            </w:r>
          </w:p>
          <w:p w14:paraId="317FBA94"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coverage,  </w:t>
            </w:r>
          </w:p>
          <w:p w14:paraId="0C257DE2" w14:textId="77777777" w:rsidR="001308A5" w:rsidRPr="00A91EE1" w:rsidRDefault="001308A5" w:rsidP="00256BD1">
            <w:pPr>
              <w:widowControl w:val="0"/>
              <w:spacing w:before="2" w:line="230" w:lineRule="auto"/>
              <w:ind w:left="124" w:right="161" w:hanging="3"/>
              <w:jc w:val="both"/>
              <w:rPr>
                <w:rFonts w:ascii="Nunito" w:hAnsi="Nunito"/>
                <w:color w:val="000000" w:themeColor="text1"/>
                <w:sz w:val="20"/>
                <w:szCs w:val="20"/>
              </w:rPr>
            </w:pPr>
            <w:r w:rsidRPr="00A91EE1">
              <w:rPr>
                <w:rFonts w:ascii="Nunito" w:hAnsi="Nunito"/>
                <w:color w:val="000000" w:themeColor="text1"/>
                <w:sz w:val="20"/>
                <w:szCs w:val="20"/>
              </w:rPr>
              <w:t xml:space="preserve">0.131072 degrees PAIRS </w:t>
            </w:r>
            <w:proofErr w:type="gramStart"/>
            <w:r w:rsidRPr="00A91EE1">
              <w:rPr>
                <w:rFonts w:ascii="Nunito" w:hAnsi="Nunito"/>
                <w:color w:val="000000" w:themeColor="text1"/>
                <w:sz w:val="20"/>
                <w:szCs w:val="20"/>
              </w:rPr>
              <w:t>resolution  (</w:t>
            </w:r>
            <w:proofErr w:type="gramEnd"/>
            <w:r w:rsidRPr="00A91EE1">
              <w:rPr>
                <w:rFonts w:ascii="Nunito" w:hAnsi="Nunito"/>
                <w:color w:val="000000" w:themeColor="text1"/>
                <w:sz w:val="20"/>
                <w:szCs w:val="20"/>
              </w:rPr>
              <w:t xml:space="preserve">raw: 0.25 deg.)  </w:t>
            </w:r>
          </w:p>
          <w:p w14:paraId="155B10D5" w14:textId="77777777" w:rsidR="001308A5" w:rsidRPr="00A91EE1" w:rsidRDefault="001308A5" w:rsidP="00256BD1">
            <w:pPr>
              <w:widowControl w:val="0"/>
              <w:spacing w:before="8" w:line="230" w:lineRule="auto"/>
              <w:ind w:left="118" w:right="75" w:hanging="2"/>
              <w:rPr>
                <w:rFonts w:ascii="Nunito" w:hAnsi="Nunito"/>
                <w:color w:val="000000" w:themeColor="text1"/>
                <w:sz w:val="20"/>
                <w:szCs w:val="20"/>
              </w:rPr>
            </w:pPr>
            <w:r w:rsidRPr="00A91EE1">
              <w:rPr>
                <w:rFonts w:ascii="Nunito" w:hAnsi="Nunito"/>
                <w:color w:val="000000" w:themeColor="text1"/>
                <w:sz w:val="20"/>
                <w:szCs w:val="20"/>
              </w:rPr>
              <w:t xml:space="preserve">Temporal: </w:t>
            </w:r>
            <w:proofErr w:type="gramStart"/>
            <w:r w:rsidRPr="00A91EE1">
              <w:rPr>
                <w:rFonts w:ascii="Nunito" w:hAnsi="Nunito"/>
                <w:color w:val="000000" w:themeColor="text1"/>
                <w:sz w:val="20"/>
                <w:szCs w:val="20"/>
              </w:rPr>
              <w:t>hourly;  coverage</w:t>
            </w:r>
            <w:proofErr w:type="gramEnd"/>
            <w:r w:rsidRPr="00A91EE1">
              <w:rPr>
                <w:rFonts w:ascii="Nunito" w:hAnsi="Nunito"/>
                <w:color w:val="000000" w:themeColor="text1"/>
                <w:sz w:val="20"/>
                <w:szCs w:val="20"/>
              </w:rPr>
              <w:t xml:space="preserve"> from Jan  1980 – Jun 2019</w:t>
            </w:r>
          </w:p>
        </w:tc>
        <w:tc>
          <w:tcPr>
            <w:tcW w:w="583" w:type="pct"/>
            <w:shd w:val="clear" w:color="auto" w:fill="auto"/>
            <w:tcMar>
              <w:top w:w="100" w:type="dxa"/>
              <w:left w:w="100" w:type="dxa"/>
              <w:bottom w:w="100" w:type="dxa"/>
              <w:right w:w="100" w:type="dxa"/>
            </w:tcMar>
            <w:vAlign w:val="center"/>
          </w:tcPr>
          <w:p w14:paraId="61A18B07" w14:textId="77777777" w:rsidR="001308A5" w:rsidRPr="00A91EE1" w:rsidRDefault="001308A5" w:rsidP="00256BD1">
            <w:pPr>
              <w:widowControl w:val="0"/>
              <w:spacing w:line="236" w:lineRule="auto"/>
              <w:ind w:left="125" w:right="250" w:firstLine="1"/>
              <w:rPr>
                <w:rFonts w:ascii="Nunito" w:hAnsi="Nunito"/>
                <w:color w:val="000000" w:themeColor="text1"/>
                <w:sz w:val="20"/>
                <w:szCs w:val="20"/>
              </w:rPr>
            </w:pPr>
            <w:r w:rsidRPr="00A91EE1">
              <w:rPr>
                <w:rFonts w:ascii="Nunito" w:hAnsi="Nunito"/>
                <w:color w:val="000000" w:themeColor="text1"/>
                <w:sz w:val="20"/>
                <w:szCs w:val="20"/>
              </w:rPr>
              <w:t xml:space="preserve">Determination of </w:t>
            </w:r>
            <w:proofErr w:type="gramStart"/>
            <w:r w:rsidRPr="00A91EE1">
              <w:rPr>
                <w:rFonts w:ascii="Nunito" w:hAnsi="Nunito"/>
                <w:color w:val="000000" w:themeColor="text1"/>
                <w:sz w:val="20"/>
                <w:szCs w:val="20"/>
              </w:rPr>
              <w:t>heat  hazard</w:t>
            </w:r>
            <w:proofErr w:type="gramEnd"/>
            <w:r w:rsidRPr="00A91EE1">
              <w:rPr>
                <w:rFonts w:ascii="Nunito" w:hAnsi="Nunito"/>
                <w:color w:val="000000" w:themeColor="text1"/>
                <w:sz w:val="20"/>
                <w:szCs w:val="20"/>
              </w:rPr>
              <w:t xml:space="preserve">; Thermal </w:t>
            </w:r>
          </w:p>
          <w:p w14:paraId="0D5F689B"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comfort </w:t>
            </w:r>
            <w:proofErr w:type="gramStart"/>
            <w:r w:rsidRPr="00A91EE1">
              <w:rPr>
                <w:rFonts w:ascii="Nunito" w:hAnsi="Nunito"/>
                <w:color w:val="000000" w:themeColor="text1"/>
                <w:sz w:val="20"/>
                <w:szCs w:val="20"/>
              </w:rPr>
              <w:t>metrics;</w:t>
            </w:r>
            <w:proofErr w:type="gramEnd"/>
            <w:r w:rsidRPr="00A91EE1">
              <w:rPr>
                <w:rFonts w:ascii="Nunito" w:hAnsi="Nunito"/>
                <w:color w:val="000000" w:themeColor="text1"/>
                <w:sz w:val="20"/>
                <w:szCs w:val="20"/>
              </w:rPr>
              <w:t xml:space="preserve">  </w:t>
            </w:r>
          </w:p>
          <w:p w14:paraId="203CCCB7"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combined climate  </w:t>
            </w:r>
          </w:p>
          <w:p w14:paraId="57864A1E" w14:textId="77777777" w:rsidR="001308A5" w:rsidRPr="00A91EE1" w:rsidRDefault="001308A5" w:rsidP="00256BD1">
            <w:pPr>
              <w:widowControl w:val="0"/>
              <w:spacing w:before="2" w:line="240" w:lineRule="auto"/>
              <w:ind w:left="121"/>
              <w:rPr>
                <w:rFonts w:ascii="Nunito" w:hAnsi="Nunito"/>
                <w:color w:val="000000" w:themeColor="text1"/>
                <w:sz w:val="20"/>
                <w:szCs w:val="20"/>
              </w:rPr>
            </w:pPr>
            <w:r w:rsidRPr="00A91EE1">
              <w:rPr>
                <w:rFonts w:ascii="Nunito" w:hAnsi="Nunito"/>
                <w:color w:val="000000" w:themeColor="text1"/>
                <w:sz w:val="20"/>
                <w:szCs w:val="20"/>
              </w:rPr>
              <w:t>exposures (historical)</w:t>
            </w:r>
          </w:p>
        </w:tc>
      </w:tr>
      <w:tr w:rsidR="001308A5" w:rsidRPr="00A91EE1" w14:paraId="6BCEC461" w14:textId="77777777" w:rsidTr="00256BD1">
        <w:trPr>
          <w:trHeight w:val="1483"/>
          <w:del w:id="4388" w:author="Craig Parker" w:date="2024-08-06T12:24:00Z"/>
        </w:trPr>
        <w:tc>
          <w:tcPr>
            <w:tcW w:w="1530" w:type="pct"/>
            <w:shd w:val="clear" w:color="auto" w:fill="auto"/>
            <w:tcMar>
              <w:top w:w="100" w:type="dxa"/>
              <w:left w:w="100" w:type="dxa"/>
              <w:bottom w:w="100" w:type="dxa"/>
              <w:right w:w="100" w:type="dxa"/>
            </w:tcMar>
            <w:vAlign w:val="center"/>
          </w:tcPr>
          <w:p w14:paraId="1744AE93" w14:textId="77777777" w:rsidR="001308A5" w:rsidRPr="00A91EE1" w:rsidRDefault="001308A5" w:rsidP="00256BD1">
            <w:pPr>
              <w:widowControl w:val="0"/>
              <w:spacing w:line="240" w:lineRule="auto"/>
              <w:ind w:left="128"/>
              <w:rPr>
                <w:rFonts w:ascii="Nunito" w:hAnsi="Nunito"/>
                <w:color w:val="000000" w:themeColor="text1"/>
                <w:sz w:val="20"/>
                <w:szCs w:val="20"/>
              </w:rPr>
            </w:pPr>
            <w:proofErr w:type="gramStart"/>
            <w:r w:rsidRPr="00A91EE1">
              <w:rPr>
                <w:rFonts w:ascii="Nunito" w:hAnsi="Nunito"/>
                <w:color w:val="000000" w:themeColor="text1"/>
                <w:sz w:val="20"/>
                <w:szCs w:val="20"/>
              </w:rPr>
              <w:t>Fifth-generation</w:t>
            </w:r>
            <w:proofErr w:type="gramEnd"/>
            <w:r w:rsidRPr="00A91EE1">
              <w:rPr>
                <w:rFonts w:ascii="Nunito" w:hAnsi="Nunito"/>
                <w:color w:val="000000" w:themeColor="text1"/>
                <w:sz w:val="20"/>
                <w:szCs w:val="20"/>
              </w:rPr>
              <w:t xml:space="preserve">  </w:t>
            </w:r>
          </w:p>
          <w:p w14:paraId="40EA05B5" w14:textId="77777777" w:rsidR="001308A5" w:rsidRPr="00A91EE1" w:rsidRDefault="001308A5" w:rsidP="00256BD1">
            <w:pPr>
              <w:widowControl w:val="0"/>
              <w:spacing w:before="2" w:line="232" w:lineRule="auto"/>
              <w:ind w:left="120" w:right="152" w:firstLine="7"/>
              <w:rPr>
                <w:rFonts w:ascii="Nunito" w:hAnsi="Nunito"/>
                <w:color w:val="000000" w:themeColor="text1"/>
                <w:sz w:val="20"/>
                <w:szCs w:val="20"/>
                <w:u w:val="single"/>
              </w:rPr>
            </w:pPr>
            <w:r w:rsidRPr="00A91EE1">
              <w:rPr>
                <w:rFonts w:ascii="Nunito" w:hAnsi="Nunito"/>
                <w:color w:val="000000" w:themeColor="text1"/>
                <w:sz w:val="20"/>
                <w:szCs w:val="20"/>
              </w:rPr>
              <w:t xml:space="preserve">ECMWF high-res.  Reanalysis ERA5-Land </w:t>
            </w:r>
          </w:p>
          <w:p w14:paraId="6CE9D575" w14:textId="77777777" w:rsidR="001308A5" w:rsidRPr="00A91EE1" w:rsidRDefault="001308A5" w:rsidP="00256BD1">
            <w:pPr>
              <w:widowControl w:val="0"/>
              <w:spacing w:before="2" w:line="232" w:lineRule="auto"/>
              <w:ind w:left="120" w:right="152" w:firstLine="7"/>
              <w:rPr>
                <w:rFonts w:ascii="Nunito" w:hAnsi="Nunito"/>
                <w:color w:val="000000" w:themeColor="text1"/>
                <w:sz w:val="20"/>
                <w:szCs w:val="20"/>
                <w:u w:val="single"/>
              </w:rPr>
            </w:pPr>
            <w:r w:rsidRPr="00A91EE1">
              <w:rPr>
                <w:rFonts w:ascii="Nunito" w:hAnsi="Nunito"/>
                <w:color w:val="000000" w:themeColor="text1"/>
                <w:sz w:val="20"/>
                <w:szCs w:val="20"/>
                <w:u w:val="single"/>
              </w:rPr>
              <w:t>https://cds.climate.copernicus.eu/cDTApp#!/dataset/reanalysis-era5-land?tab=overview</w:t>
            </w:r>
          </w:p>
        </w:tc>
        <w:tc>
          <w:tcPr>
            <w:tcW w:w="1391" w:type="pct"/>
            <w:shd w:val="clear" w:color="auto" w:fill="auto"/>
            <w:tcMar>
              <w:top w:w="100" w:type="dxa"/>
              <w:left w:w="100" w:type="dxa"/>
              <w:bottom w:w="100" w:type="dxa"/>
              <w:right w:w="100" w:type="dxa"/>
            </w:tcMar>
            <w:vAlign w:val="center"/>
          </w:tcPr>
          <w:p w14:paraId="61AEC823" w14:textId="77777777" w:rsidR="001308A5" w:rsidRPr="00A91EE1" w:rsidRDefault="001308A5" w:rsidP="00256BD1">
            <w:pPr>
              <w:widowControl w:val="0"/>
              <w:spacing w:line="232" w:lineRule="auto"/>
              <w:ind w:left="113" w:right="90" w:hanging="2"/>
              <w:rPr>
                <w:rFonts w:ascii="Nunito" w:hAnsi="Nunito"/>
                <w:color w:val="000000" w:themeColor="text1"/>
                <w:sz w:val="20"/>
                <w:szCs w:val="20"/>
              </w:rPr>
            </w:pPr>
            <w:r w:rsidRPr="00A91EE1">
              <w:rPr>
                <w:rFonts w:ascii="Nunito" w:hAnsi="Nunito"/>
                <w:color w:val="000000" w:themeColor="text1"/>
                <w:sz w:val="20"/>
                <w:szCs w:val="20"/>
              </w:rPr>
              <w:t xml:space="preserve">A global reanalysis </w:t>
            </w:r>
            <w:proofErr w:type="gramStart"/>
            <w:r w:rsidRPr="00A91EE1">
              <w:rPr>
                <w:rFonts w:ascii="Nunito" w:hAnsi="Nunito"/>
                <w:color w:val="000000" w:themeColor="text1"/>
                <w:sz w:val="20"/>
                <w:szCs w:val="20"/>
              </w:rPr>
              <w:t>dataset  combining</w:t>
            </w:r>
            <w:proofErr w:type="gramEnd"/>
            <w:r w:rsidRPr="00A91EE1">
              <w:rPr>
                <w:rFonts w:ascii="Nunito" w:hAnsi="Nunito"/>
                <w:color w:val="000000" w:themeColor="text1"/>
                <w:sz w:val="20"/>
                <w:szCs w:val="20"/>
              </w:rPr>
              <w:t xml:space="preserve"> observed data with  the output of meteorological  models. contains hourly data from 1950 to present</w:t>
            </w:r>
          </w:p>
        </w:tc>
        <w:tc>
          <w:tcPr>
            <w:tcW w:w="378" w:type="pct"/>
            <w:shd w:val="clear" w:color="auto" w:fill="auto"/>
            <w:tcMar>
              <w:top w:w="100" w:type="dxa"/>
              <w:left w:w="100" w:type="dxa"/>
              <w:bottom w:w="100" w:type="dxa"/>
              <w:right w:w="100" w:type="dxa"/>
            </w:tcMar>
            <w:vAlign w:val="center"/>
          </w:tcPr>
          <w:p w14:paraId="0940D071"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UCT</w:t>
            </w:r>
          </w:p>
        </w:tc>
        <w:tc>
          <w:tcPr>
            <w:tcW w:w="633" w:type="pct"/>
            <w:shd w:val="clear" w:color="auto" w:fill="auto"/>
            <w:tcMar>
              <w:top w:w="100" w:type="dxa"/>
              <w:left w:w="100" w:type="dxa"/>
              <w:bottom w:w="100" w:type="dxa"/>
              <w:right w:w="100" w:type="dxa"/>
            </w:tcMar>
            <w:vAlign w:val="center"/>
          </w:tcPr>
          <w:p w14:paraId="16893DD8" w14:textId="77777777" w:rsidR="001308A5" w:rsidRPr="00A91EE1" w:rsidRDefault="001308A5" w:rsidP="00256BD1">
            <w:pPr>
              <w:widowControl w:val="0"/>
              <w:spacing w:line="232" w:lineRule="auto"/>
              <w:ind w:left="110" w:right="93" w:firstLine="3"/>
              <w:rPr>
                <w:rFonts w:ascii="Nunito" w:hAnsi="Nunito"/>
                <w:color w:val="000000" w:themeColor="text1"/>
                <w:sz w:val="20"/>
                <w:szCs w:val="20"/>
              </w:rPr>
            </w:pPr>
            <w:r w:rsidRPr="00A91EE1">
              <w:rPr>
                <w:rFonts w:ascii="Nunito" w:hAnsi="Nunito"/>
                <w:color w:val="000000" w:themeColor="text1"/>
                <w:sz w:val="20"/>
                <w:szCs w:val="20"/>
              </w:rPr>
              <w:t xml:space="preserve">Includes a range of surface and near-surface variables including: 2m temperature and dewpoint temperature, surface skin temperature, precipitation, near-surface </w:t>
            </w:r>
            <w:proofErr w:type="gramStart"/>
            <w:r w:rsidRPr="00A91EE1">
              <w:rPr>
                <w:rFonts w:ascii="Nunito" w:hAnsi="Nunito"/>
                <w:color w:val="000000" w:themeColor="text1"/>
                <w:sz w:val="20"/>
                <w:szCs w:val="20"/>
              </w:rPr>
              <w:t>winds,  surface</w:t>
            </w:r>
            <w:proofErr w:type="gramEnd"/>
            <w:r w:rsidRPr="00A91EE1">
              <w:rPr>
                <w:rFonts w:ascii="Nunito" w:hAnsi="Nunito"/>
                <w:color w:val="000000" w:themeColor="text1"/>
                <w:sz w:val="20"/>
                <w:szCs w:val="20"/>
              </w:rPr>
              <w:t xml:space="preserve"> net thermal radiation.</w:t>
            </w:r>
          </w:p>
        </w:tc>
        <w:tc>
          <w:tcPr>
            <w:tcW w:w="486" w:type="pct"/>
            <w:shd w:val="clear" w:color="auto" w:fill="auto"/>
            <w:tcMar>
              <w:top w:w="100" w:type="dxa"/>
              <w:left w:w="100" w:type="dxa"/>
              <w:bottom w:w="100" w:type="dxa"/>
              <w:right w:w="100" w:type="dxa"/>
            </w:tcMar>
            <w:vAlign w:val="center"/>
          </w:tcPr>
          <w:p w14:paraId="2A164330"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Spatial: Global  </w:t>
            </w:r>
          </w:p>
          <w:p w14:paraId="331C595C"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coverage,  </w:t>
            </w:r>
          </w:p>
          <w:p w14:paraId="619CFEDA" w14:textId="77777777" w:rsidR="001308A5" w:rsidRPr="00A91EE1" w:rsidRDefault="001308A5" w:rsidP="00256BD1">
            <w:pPr>
              <w:widowControl w:val="0"/>
              <w:spacing w:before="8" w:line="230" w:lineRule="auto"/>
              <w:ind w:left="118" w:right="75" w:hanging="2"/>
              <w:rPr>
                <w:rFonts w:ascii="Nunito" w:hAnsi="Nunito"/>
                <w:color w:val="000000" w:themeColor="text1"/>
                <w:sz w:val="20"/>
                <w:szCs w:val="20"/>
              </w:rPr>
            </w:pPr>
            <w:r w:rsidRPr="00A91EE1">
              <w:rPr>
                <w:rFonts w:ascii="Nunito" w:hAnsi="Nunito"/>
                <w:color w:val="000000" w:themeColor="text1"/>
                <w:sz w:val="20"/>
                <w:szCs w:val="20"/>
              </w:rPr>
              <w:t>0.1 deg)</w:t>
            </w:r>
          </w:p>
          <w:p w14:paraId="5EE9E8A1" w14:textId="77777777" w:rsidR="001308A5" w:rsidRPr="00A91EE1" w:rsidRDefault="001308A5" w:rsidP="00256BD1">
            <w:pPr>
              <w:widowControl w:val="0"/>
              <w:spacing w:before="8" w:line="230" w:lineRule="auto"/>
              <w:ind w:left="118" w:right="75" w:hanging="2"/>
              <w:rPr>
                <w:rFonts w:ascii="Nunito" w:hAnsi="Nunito"/>
                <w:color w:val="000000" w:themeColor="text1"/>
                <w:sz w:val="20"/>
                <w:szCs w:val="20"/>
              </w:rPr>
            </w:pPr>
            <w:r w:rsidRPr="00A91EE1">
              <w:rPr>
                <w:rFonts w:ascii="Nunito" w:hAnsi="Nunito"/>
                <w:color w:val="000000" w:themeColor="text1"/>
                <w:sz w:val="20"/>
                <w:szCs w:val="20"/>
              </w:rPr>
              <w:t>Temporal: hourly 1950 - present</w:t>
            </w:r>
          </w:p>
        </w:tc>
        <w:tc>
          <w:tcPr>
            <w:tcW w:w="583" w:type="pct"/>
            <w:shd w:val="clear" w:color="auto" w:fill="auto"/>
            <w:tcMar>
              <w:top w:w="100" w:type="dxa"/>
              <w:left w:w="100" w:type="dxa"/>
              <w:bottom w:w="100" w:type="dxa"/>
              <w:right w:w="100" w:type="dxa"/>
            </w:tcMar>
            <w:vAlign w:val="center"/>
          </w:tcPr>
          <w:p w14:paraId="4E8E56DB" w14:textId="77777777" w:rsidR="001308A5" w:rsidRPr="00A91EE1" w:rsidRDefault="001308A5" w:rsidP="00256BD1">
            <w:pPr>
              <w:widowControl w:val="0"/>
              <w:spacing w:line="236" w:lineRule="auto"/>
              <w:ind w:left="125" w:right="250" w:firstLine="1"/>
              <w:rPr>
                <w:rFonts w:ascii="Nunito" w:hAnsi="Nunito"/>
                <w:color w:val="000000" w:themeColor="text1"/>
                <w:sz w:val="20"/>
                <w:szCs w:val="20"/>
              </w:rPr>
            </w:pPr>
            <w:r w:rsidRPr="00A91EE1">
              <w:rPr>
                <w:rFonts w:ascii="Nunito" w:hAnsi="Nunito"/>
                <w:color w:val="000000" w:themeColor="text1"/>
                <w:sz w:val="20"/>
                <w:szCs w:val="20"/>
              </w:rPr>
              <w:t xml:space="preserve">Determination of </w:t>
            </w:r>
            <w:proofErr w:type="gramStart"/>
            <w:r w:rsidRPr="00A91EE1">
              <w:rPr>
                <w:rFonts w:ascii="Nunito" w:hAnsi="Nunito"/>
                <w:color w:val="000000" w:themeColor="text1"/>
                <w:sz w:val="20"/>
                <w:szCs w:val="20"/>
              </w:rPr>
              <w:t>heat  hazard</w:t>
            </w:r>
            <w:proofErr w:type="gramEnd"/>
            <w:r w:rsidRPr="00A91EE1">
              <w:rPr>
                <w:rFonts w:ascii="Nunito" w:hAnsi="Nunito"/>
                <w:color w:val="000000" w:themeColor="text1"/>
                <w:sz w:val="20"/>
                <w:szCs w:val="20"/>
              </w:rPr>
              <w:t xml:space="preserve">; Thermal </w:t>
            </w:r>
          </w:p>
          <w:p w14:paraId="45A6FEC1"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comfort </w:t>
            </w:r>
            <w:proofErr w:type="gramStart"/>
            <w:r w:rsidRPr="00A91EE1">
              <w:rPr>
                <w:rFonts w:ascii="Nunito" w:hAnsi="Nunito"/>
                <w:color w:val="000000" w:themeColor="text1"/>
                <w:sz w:val="20"/>
                <w:szCs w:val="20"/>
              </w:rPr>
              <w:t>metrics;</w:t>
            </w:r>
            <w:proofErr w:type="gramEnd"/>
            <w:r w:rsidRPr="00A91EE1">
              <w:rPr>
                <w:rFonts w:ascii="Nunito" w:hAnsi="Nunito"/>
                <w:color w:val="000000" w:themeColor="text1"/>
                <w:sz w:val="20"/>
                <w:szCs w:val="20"/>
              </w:rPr>
              <w:t xml:space="preserve">  </w:t>
            </w:r>
          </w:p>
          <w:p w14:paraId="3287FADF"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combined climate  </w:t>
            </w:r>
          </w:p>
          <w:p w14:paraId="25AFFECD" w14:textId="77777777" w:rsidR="001308A5" w:rsidRPr="00A91EE1" w:rsidRDefault="001308A5" w:rsidP="00256BD1">
            <w:pPr>
              <w:widowControl w:val="0"/>
              <w:spacing w:before="2" w:line="240" w:lineRule="auto"/>
              <w:ind w:left="121"/>
              <w:rPr>
                <w:rFonts w:ascii="Nunito" w:hAnsi="Nunito"/>
                <w:color w:val="000000" w:themeColor="text1"/>
                <w:sz w:val="20"/>
                <w:szCs w:val="20"/>
              </w:rPr>
            </w:pPr>
            <w:r w:rsidRPr="00A91EE1">
              <w:rPr>
                <w:rFonts w:ascii="Nunito" w:hAnsi="Nunito"/>
                <w:color w:val="000000" w:themeColor="text1"/>
                <w:sz w:val="20"/>
                <w:szCs w:val="20"/>
              </w:rPr>
              <w:t>exposures (historical)</w:t>
            </w:r>
          </w:p>
        </w:tc>
      </w:tr>
      <w:tr w:rsidR="001308A5" w:rsidRPr="00A91EE1" w14:paraId="61FED4CF" w14:textId="77777777" w:rsidTr="00256BD1">
        <w:trPr>
          <w:trHeight w:val="1483"/>
          <w:del w:id="4389" w:author="Craig Parker" w:date="2024-08-06T12:24:00Z"/>
        </w:trPr>
        <w:tc>
          <w:tcPr>
            <w:tcW w:w="1530" w:type="pct"/>
            <w:shd w:val="clear" w:color="auto" w:fill="auto"/>
            <w:tcMar>
              <w:top w:w="100" w:type="dxa"/>
              <w:left w:w="100" w:type="dxa"/>
              <w:bottom w:w="100" w:type="dxa"/>
              <w:right w:w="100" w:type="dxa"/>
            </w:tcMar>
            <w:vAlign w:val="center"/>
          </w:tcPr>
          <w:p w14:paraId="7650A922" w14:textId="77777777" w:rsidR="001308A5" w:rsidRPr="00A91EE1" w:rsidRDefault="001308A5" w:rsidP="00256BD1">
            <w:pPr>
              <w:widowControl w:val="0"/>
              <w:spacing w:line="240" w:lineRule="auto"/>
              <w:ind w:left="128"/>
              <w:rPr>
                <w:rFonts w:ascii="Nunito" w:hAnsi="Nunito"/>
                <w:color w:val="000000" w:themeColor="text1"/>
                <w:sz w:val="20"/>
                <w:szCs w:val="20"/>
              </w:rPr>
            </w:pPr>
            <w:r w:rsidRPr="00A91EE1">
              <w:rPr>
                <w:rFonts w:ascii="Nunito" w:hAnsi="Nunito"/>
                <w:color w:val="000000" w:themeColor="text1"/>
                <w:sz w:val="20"/>
                <w:szCs w:val="20"/>
              </w:rPr>
              <w:t>WATCH Forcing Data methodology applied to ERA5 (WFDE5)</w:t>
            </w:r>
          </w:p>
          <w:p w14:paraId="0F756CC6" w14:textId="77777777" w:rsidR="001308A5" w:rsidRPr="00A91EE1" w:rsidRDefault="001308A5" w:rsidP="00256BD1">
            <w:pPr>
              <w:widowControl w:val="0"/>
              <w:spacing w:line="240" w:lineRule="auto"/>
              <w:ind w:left="128"/>
              <w:rPr>
                <w:rFonts w:ascii="Nunito" w:hAnsi="Nunito"/>
                <w:color w:val="000000" w:themeColor="text1"/>
                <w:sz w:val="20"/>
                <w:szCs w:val="20"/>
              </w:rPr>
            </w:pPr>
            <w:r w:rsidRPr="00A91EE1">
              <w:rPr>
                <w:rFonts w:ascii="Nunito" w:hAnsi="Nunito"/>
                <w:color w:val="000000" w:themeColor="text1"/>
                <w:sz w:val="20"/>
              </w:rPr>
              <w:fldChar w:fldCharType="begin"/>
            </w:r>
            <w:r w:rsidRPr="00A91EE1">
              <w:rPr>
                <w:rFonts w:ascii="Nunito" w:hAnsi="Nunito"/>
                <w:color w:val="000000" w:themeColor="text1"/>
                <w:sz w:val="20"/>
              </w:rPr>
              <w:instrText xml:space="preserve">HYPERLINK "https://cds.climate.copernicus.eu/cdsapp#!/dataset/derived-near-surface-meteorological-variables?tab=overview" </w:instrText>
            </w:r>
            <w:r w:rsidRPr="00A91EE1">
              <w:rPr>
                <w:rFonts w:ascii="Nunito" w:hAnsi="Nunito"/>
                <w:color w:val="000000" w:themeColor="text1"/>
                <w:sz w:val="20"/>
              </w:rPr>
            </w:r>
            <w:r w:rsidRPr="00A91EE1">
              <w:rPr>
                <w:rFonts w:ascii="Nunito" w:hAnsi="Nunito"/>
                <w:color w:val="000000" w:themeColor="text1"/>
                <w:sz w:val="20"/>
              </w:rPr>
              <w:fldChar w:fldCharType="separate"/>
            </w:r>
            <w:r w:rsidRPr="00A91EE1">
              <w:rPr>
                <w:rFonts w:ascii="Nunito" w:hAnsi="Nunito"/>
                <w:color w:val="000000" w:themeColor="text1"/>
                <w:sz w:val="20"/>
                <w:szCs w:val="20"/>
                <w:u w:val="single"/>
              </w:rPr>
              <w:t>https://cds.climate.copernicus.eu/cDTApp#!/dataset/derived-near-surface-meteorological-variables?tab=overview</w:t>
            </w:r>
            <w:r w:rsidRPr="00A91EE1">
              <w:rPr>
                <w:rFonts w:ascii="Nunito" w:hAnsi="Nunito"/>
                <w:color w:val="000000" w:themeColor="text1"/>
                <w:sz w:val="20"/>
              </w:rPr>
              <w:fldChar w:fldCharType="end"/>
            </w:r>
          </w:p>
          <w:p w14:paraId="26DA9F4E" w14:textId="77777777" w:rsidR="001308A5" w:rsidRPr="00A91EE1" w:rsidRDefault="001308A5" w:rsidP="00256BD1">
            <w:pPr>
              <w:widowControl w:val="0"/>
              <w:spacing w:line="240" w:lineRule="auto"/>
              <w:ind w:left="128"/>
              <w:rPr>
                <w:rFonts w:ascii="Nunito" w:hAnsi="Nunito"/>
                <w:color w:val="000000" w:themeColor="text1"/>
                <w:sz w:val="20"/>
                <w:szCs w:val="20"/>
              </w:rPr>
            </w:pPr>
          </w:p>
        </w:tc>
        <w:tc>
          <w:tcPr>
            <w:tcW w:w="1391" w:type="pct"/>
            <w:shd w:val="clear" w:color="auto" w:fill="auto"/>
            <w:tcMar>
              <w:top w:w="100" w:type="dxa"/>
              <w:left w:w="100" w:type="dxa"/>
              <w:bottom w:w="100" w:type="dxa"/>
              <w:right w:w="100" w:type="dxa"/>
            </w:tcMar>
            <w:vAlign w:val="center"/>
          </w:tcPr>
          <w:p w14:paraId="2C1E2FBB" w14:textId="77777777" w:rsidR="001308A5" w:rsidRPr="00A91EE1" w:rsidRDefault="001308A5" w:rsidP="00256BD1">
            <w:pPr>
              <w:widowControl w:val="0"/>
              <w:spacing w:line="232" w:lineRule="auto"/>
              <w:ind w:left="113" w:right="90" w:hanging="2"/>
              <w:rPr>
                <w:rFonts w:ascii="Nunito" w:hAnsi="Nunito"/>
                <w:color w:val="000000" w:themeColor="text1"/>
                <w:sz w:val="20"/>
                <w:szCs w:val="20"/>
              </w:rPr>
            </w:pPr>
            <w:r w:rsidRPr="00A91EE1">
              <w:rPr>
                <w:rFonts w:ascii="Nunito" w:hAnsi="Nunito"/>
                <w:color w:val="000000" w:themeColor="text1"/>
                <w:sz w:val="20"/>
                <w:szCs w:val="20"/>
              </w:rPr>
              <w:t>A global bias-corrected reconstruction of near-surface meteorological variables drive from the ERA5.</w:t>
            </w:r>
          </w:p>
        </w:tc>
        <w:tc>
          <w:tcPr>
            <w:tcW w:w="378" w:type="pct"/>
            <w:shd w:val="clear" w:color="auto" w:fill="auto"/>
            <w:tcMar>
              <w:top w:w="100" w:type="dxa"/>
              <w:left w:w="100" w:type="dxa"/>
              <w:bottom w:w="100" w:type="dxa"/>
              <w:right w:w="100" w:type="dxa"/>
            </w:tcMar>
            <w:vAlign w:val="center"/>
          </w:tcPr>
          <w:p w14:paraId="1D19DBD9"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UCT</w:t>
            </w:r>
          </w:p>
        </w:tc>
        <w:tc>
          <w:tcPr>
            <w:tcW w:w="633" w:type="pct"/>
            <w:shd w:val="clear" w:color="auto" w:fill="auto"/>
            <w:tcMar>
              <w:top w:w="100" w:type="dxa"/>
              <w:left w:w="100" w:type="dxa"/>
              <w:bottom w:w="100" w:type="dxa"/>
              <w:right w:w="100" w:type="dxa"/>
            </w:tcMar>
            <w:vAlign w:val="center"/>
          </w:tcPr>
          <w:p w14:paraId="0413CF2E" w14:textId="77777777" w:rsidR="001308A5" w:rsidRPr="00A91EE1" w:rsidRDefault="001308A5" w:rsidP="00256BD1">
            <w:pPr>
              <w:widowControl w:val="0"/>
              <w:spacing w:line="232" w:lineRule="auto"/>
              <w:ind w:left="110" w:right="93" w:firstLine="3"/>
              <w:rPr>
                <w:rFonts w:ascii="Nunito" w:hAnsi="Nunito"/>
                <w:color w:val="000000" w:themeColor="text1"/>
                <w:sz w:val="20"/>
                <w:szCs w:val="20"/>
              </w:rPr>
            </w:pPr>
            <w:r w:rsidRPr="00A91EE1">
              <w:rPr>
                <w:rFonts w:ascii="Nunito" w:hAnsi="Nunito"/>
                <w:color w:val="000000" w:themeColor="text1"/>
                <w:sz w:val="20"/>
                <w:szCs w:val="20"/>
              </w:rPr>
              <w:t xml:space="preserve">includes a range of surface and hear-surface variables </w:t>
            </w:r>
            <w:proofErr w:type="gramStart"/>
            <w:r w:rsidRPr="00A91EE1">
              <w:rPr>
                <w:rFonts w:ascii="Nunito" w:hAnsi="Nunito"/>
                <w:color w:val="000000" w:themeColor="text1"/>
                <w:sz w:val="20"/>
                <w:szCs w:val="20"/>
              </w:rPr>
              <w:t>including:</w:t>
            </w:r>
            <w:proofErr w:type="gramEnd"/>
            <w:r w:rsidRPr="00A91EE1">
              <w:rPr>
                <w:rFonts w:ascii="Nunito" w:hAnsi="Nunito"/>
                <w:color w:val="000000" w:themeColor="text1"/>
                <w:sz w:val="20"/>
                <w:szCs w:val="20"/>
              </w:rPr>
              <w:t xml:space="preserve"> near surface air temperature, specific humidity, rainfall, wind speed, air pressure and surface longwave and shortwave radiation </w:t>
            </w:r>
          </w:p>
        </w:tc>
        <w:tc>
          <w:tcPr>
            <w:tcW w:w="486" w:type="pct"/>
            <w:shd w:val="clear" w:color="auto" w:fill="auto"/>
            <w:tcMar>
              <w:top w:w="100" w:type="dxa"/>
              <w:left w:w="100" w:type="dxa"/>
              <w:bottom w:w="100" w:type="dxa"/>
              <w:right w:w="100" w:type="dxa"/>
            </w:tcMar>
            <w:vAlign w:val="center"/>
          </w:tcPr>
          <w:p w14:paraId="06FFC5CC"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spatial: Global land</w:t>
            </w:r>
          </w:p>
          <w:p w14:paraId="1D53CB6C"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Temporal: Hourly 1979 - 2019</w:t>
            </w:r>
          </w:p>
        </w:tc>
        <w:tc>
          <w:tcPr>
            <w:tcW w:w="583" w:type="pct"/>
            <w:shd w:val="clear" w:color="auto" w:fill="auto"/>
            <w:tcMar>
              <w:top w:w="100" w:type="dxa"/>
              <w:left w:w="100" w:type="dxa"/>
              <w:bottom w:w="100" w:type="dxa"/>
              <w:right w:w="100" w:type="dxa"/>
            </w:tcMar>
            <w:vAlign w:val="center"/>
          </w:tcPr>
          <w:p w14:paraId="32AFBD6F" w14:textId="77777777" w:rsidR="001308A5" w:rsidRPr="00A91EE1" w:rsidRDefault="001308A5" w:rsidP="00256BD1">
            <w:pPr>
              <w:widowControl w:val="0"/>
              <w:spacing w:line="236" w:lineRule="auto"/>
              <w:ind w:left="125" w:right="250" w:firstLine="1"/>
              <w:rPr>
                <w:rFonts w:ascii="Nunito" w:hAnsi="Nunito"/>
                <w:color w:val="000000" w:themeColor="text1"/>
                <w:sz w:val="20"/>
                <w:szCs w:val="20"/>
              </w:rPr>
            </w:pPr>
            <w:r w:rsidRPr="00A91EE1">
              <w:rPr>
                <w:rFonts w:ascii="Nunito" w:hAnsi="Nunito"/>
                <w:color w:val="000000" w:themeColor="text1"/>
                <w:sz w:val="20"/>
                <w:szCs w:val="20"/>
              </w:rPr>
              <w:t xml:space="preserve">Determination of </w:t>
            </w:r>
            <w:proofErr w:type="gramStart"/>
            <w:r w:rsidRPr="00A91EE1">
              <w:rPr>
                <w:rFonts w:ascii="Nunito" w:hAnsi="Nunito"/>
                <w:color w:val="000000" w:themeColor="text1"/>
                <w:sz w:val="20"/>
                <w:szCs w:val="20"/>
              </w:rPr>
              <w:t>heat  hazard</w:t>
            </w:r>
            <w:proofErr w:type="gramEnd"/>
            <w:r w:rsidRPr="00A91EE1">
              <w:rPr>
                <w:rFonts w:ascii="Nunito" w:hAnsi="Nunito"/>
                <w:color w:val="000000" w:themeColor="text1"/>
                <w:sz w:val="20"/>
                <w:szCs w:val="20"/>
              </w:rPr>
              <w:t xml:space="preserve">; Thermal </w:t>
            </w:r>
          </w:p>
          <w:p w14:paraId="1B0324F1"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comfort </w:t>
            </w:r>
            <w:proofErr w:type="gramStart"/>
            <w:r w:rsidRPr="00A91EE1">
              <w:rPr>
                <w:rFonts w:ascii="Nunito" w:hAnsi="Nunito"/>
                <w:color w:val="000000" w:themeColor="text1"/>
                <w:sz w:val="20"/>
                <w:szCs w:val="20"/>
              </w:rPr>
              <w:t>metrics;</w:t>
            </w:r>
            <w:proofErr w:type="gramEnd"/>
            <w:r w:rsidRPr="00A91EE1">
              <w:rPr>
                <w:rFonts w:ascii="Nunito" w:hAnsi="Nunito"/>
                <w:color w:val="000000" w:themeColor="text1"/>
                <w:sz w:val="20"/>
                <w:szCs w:val="20"/>
              </w:rPr>
              <w:t xml:space="preserve">  </w:t>
            </w:r>
          </w:p>
          <w:p w14:paraId="62ACEE51"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combined climate  </w:t>
            </w:r>
          </w:p>
          <w:p w14:paraId="1F3F7F2E" w14:textId="77777777" w:rsidR="001308A5" w:rsidRPr="00A91EE1" w:rsidRDefault="001308A5" w:rsidP="00256BD1">
            <w:pPr>
              <w:widowControl w:val="0"/>
              <w:spacing w:line="236" w:lineRule="auto"/>
              <w:ind w:left="125" w:right="250" w:firstLine="1"/>
              <w:rPr>
                <w:rFonts w:ascii="Nunito" w:hAnsi="Nunito"/>
                <w:color w:val="000000" w:themeColor="text1"/>
                <w:sz w:val="20"/>
                <w:szCs w:val="20"/>
              </w:rPr>
            </w:pPr>
            <w:r w:rsidRPr="00A91EE1">
              <w:rPr>
                <w:rFonts w:ascii="Nunito" w:hAnsi="Nunito"/>
                <w:color w:val="000000" w:themeColor="text1"/>
                <w:sz w:val="20"/>
                <w:szCs w:val="20"/>
              </w:rPr>
              <w:t>exposures (historical)</w:t>
            </w:r>
          </w:p>
        </w:tc>
      </w:tr>
      <w:tr w:rsidR="001308A5" w:rsidRPr="00A91EE1" w14:paraId="2115EEC8" w14:textId="77777777" w:rsidTr="00256BD1">
        <w:trPr>
          <w:trHeight w:val="1483"/>
          <w:del w:id="4390" w:author="Craig Parker" w:date="2024-08-06T12:24:00Z"/>
        </w:trPr>
        <w:tc>
          <w:tcPr>
            <w:tcW w:w="1530" w:type="pct"/>
            <w:shd w:val="clear" w:color="auto" w:fill="auto"/>
            <w:tcMar>
              <w:top w:w="100" w:type="dxa"/>
              <w:left w:w="100" w:type="dxa"/>
              <w:bottom w:w="100" w:type="dxa"/>
              <w:right w:w="100" w:type="dxa"/>
            </w:tcMar>
            <w:vAlign w:val="center"/>
          </w:tcPr>
          <w:p w14:paraId="083705E2" w14:textId="77777777" w:rsidR="001308A5" w:rsidRPr="00A91EE1" w:rsidRDefault="001308A5" w:rsidP="00256BD1">
            <w:pPr>
              <w:widowControl w:val="0"/>
              <w:spacing w:line="240" w:lineRule="auto"/>
              <w:ind w:left="128"/>
              <w:rPr>
                <w:rFonts w:ascii="Nunito" w:hAnsi="Nunito"/>
                <w:color w:val="000000" w:themeColor="text1"/>
                <w:sz w:val="20"/>
                <w:szCs w:val="20"/>
              </w:rPr>
            </w:pPr>
            <w:r w:rsidRPr="00A91EE1">
              <w:rPr>
                <w:rFonts w:ascii="Nunito" w:hAnsi="Nunito"/>
                <w:color w:val="000000" w:themeColor="text1"/>
                <w:sz w:val="20"/>
                <w:szCs w:val="20"/>
              </w:rPr>
              <w:t>Temperature and precipitation gridded data for global and regional domains derived from in-situ and satellite observations</w:t>
            </w:r>
          </w:p>
          <w:p w14:paraId="41E96C2B" w14:textId="77777777" w:rsidR="001308A5" w:rsidRPr="00A91EE1" w:rsidRDefault="001308A5" w:rsidP="00256BD1">
            <w:pPr>
              <w:widowControl w:val="0"/>
              <w:spacing w:line="240" w:lineRule="auto"/>
              <w:ind w:left="128"/>
              <w:rPr>
                <w:rFonts w:ascii="Nunito" w:hAnsi="Nunito"/>
                <w:color w:val="000000" w:themeColor="text1"/>
                <w:sz w:val="20"/>
                <w:szCs w:val="20"/>
              </w:rPr>
            </w:pPr>
            <w:r w:rsidRPr="00A91EE1">
              <w:rPr>
                <w:rFonts w:ascii="Nunito" w:hAnsi="Nunito"/>
                <w:color w:val="000000" w:themeColor="text1"/>
                <w:sz w:val="20"/>
              </w:rPr>
              <w:fldChar w:fldCharType="begin"/>
            </w:r>
            <w:r w:rsidRPr="00A91EE1">
              <w:rPr>
                <w:rFonts w:ascii="Nunito" w:hAnsi="Nunito"/>
                <w:color w:val="000000" w:themeColor="text1"/>
                <w:sz w:val="20"/>
              </w:rPr>
              <w:instrText xml:space="preserve">HYPERLINK "https://cds.climate.copernicus.eu/cdsapp#!/dataset/insitu-gridded-observations-global-and-regional" </w:instrText>
            </w:r>
            <w:r w:rsidRPr="00A91EE1">
              <w:rPr>
                <w:rFonts w:ascii="Nunito" w:hAnsi="Nunito"/>
                <w:color w:val="000000" w:themeColor="text1"/>
                <w:sz w:val="20"/>
              </w:rPr>
            </w:r>
            <w:r w:rsidRPr="00A91EE1">
              <w:rPr>
                <w:rFonts w:ascii="Nunito" w:hAnsi="Nunito"/>
                <w:color w:val="000000" w:themeColor="text1"/>
                <w:sz w:val="20"/>
              </w:rPr>
              <w:fldChar w:fldCharType="separate"/>
            </w:r>
            <w:r w:rsidRPr="00A91EE1">
              <w:rPr>
                <w:rFonts w:ascii="Nunito" w:hAnsi="Nunito"/>
                <w:color w:val="000000" w:themeColor="text1"/>
                <w:sz w:val="20"/>
                <w:szCs w:val="20"/>
                <w:u w:val="single"/>
              </w:rPr>
              <w:t>https://cds.climate.copernicus.eu/cDTApp#!/dataset/insitu-gridded-observations-global-and-regional</w:t>
            </w:r>
            <w:r w:rsidRPr="00A91EE1">
              <w:rPr>
                <w:rFonts w:ascii="Nunito" w:hAnsi="Nunito"/>
                <w:color w:val="000000" w:themeColor="text1"/>
                <w:sz w:val="20"/>
              </w:rPr>
              <w:fldChar w:fldCharType="end"/>
            </w:r>
          </w:p>
          <w:p w14:paraId="32E788E3" w14:textId="77777777" w:rsidR="001308A5" w:rsidRPr="00A91EE1" w:rsidRDefault="001308A5" w:rsidP="00256BD1">
            <w:pPr>
              <w:widowControl w:val="0"/>
              <w:spacing w:line="240" w:lineRule="auto"/>
              <w:ind w:left="128"/>
              <w:rPr>
                <w:rFonts w:ascii="Nunito" w:hAnsi="Nunito"/>
                <w:color w:val="000000" w:themeColor="text1"/>
                <w:sz w:val="20"/>
                <w:szCs w:val="20"/>
              </w:rPr>
            </w:pPr>
          </w:p>
        </w:tc>
        <w:tc>
          <w:tcPr>
            <w:tcW w:w="1391" w:type="pct"/>
            <w:shd w:val="clear" w:color="auto" w:fill="auto"/>
            <w:tcMar>
              <w:top w:w="100" w:type="dxa"/>
              <w:left w:w="100" w:type="dxa"/>
              <w:bottom w:w="100" w:type="dxa"/>
              <w:right w:w="100" w:type="dxa"/>
            </w:tcMar>
            <w:vAlign w:val="center"/>
          </w:tcPr>
          <w:p w14:paraId="777B2914" w14:textId="77777777" w:rsidR="001308A5" w:rsidRPr="00A91EE1" w:rsidRDefault="001308A5" w:rsidP="00256BD1">
            <w:pPr>
              <w:widowControl w:val="0"/>
              <w:spacing w:line="232" w:lineRule="auto"/>
              <w:ind w:left="113" w:right="90" w:hanging="2"/>
              <w:rPr>
                <w:rFonts w:ascii="Nunito" w:hAnsi="Nunito"/>
                <w:color w:val="000000" w:themeColor="text1"/>
                <w:sz w:val="20"/>
                <w:szCs w:val="20"/>
              </w:rPr>
            </w:pPr>
            <w:r w:rsidRPr="00A91EE1">
              <w:rPr>
                <w:rFonts w:ascii="Nunito" w:hAnsi="Nunito"/>
                <w:color w:val="000000" w:themeColor="text1"/>
                <w:sz w:val="20"/>
                <w:szCs w:val="20"/>
              </w:rPr>
              <w:t>Temperature and precipitation from different datasets including: GISTEMP, Berkeley Earth, CPC and CPC-CONUS, CHIRPS, IMERG, CMORPH, GPCC and CRU</w:t>
            </w:r>
          </w:p>
        </w:tc>
        <w:tc>
          <w:tcPr>
            <w:tcW w:w="378" w:type="pct"/>
            <w:shd w:val="clear" w:color="auto" w:fill="auto"/>
            <w:tcMar>
              <w:top w:w="100" w:type="dxa"/>
              <w:left w:w="100" w:type="dxa"/>
              <w:bottom w:w="100" w:type="dxa"/>
              <w:right w:w="100" w:type="dxa"/>
            </w:tcMar>
            <w:vAlign w:val="center"/>
          </w:tcPr>
          <w:p w14:paraId="4AE3E272"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UCT</w:t>
            </w:r>
          </w:p>
        </w:tc>
        <w:tc>
          <w:tcPr>
            <w:tcW w:w="633" w:type="pct"/>
            <w:shd w:val="clear" w:color="auto" w:fill="auto"/>
            <w:tcMar>
              <w:top w:w="100" w:type="dxa"/>
              <w:left w:w="100" w:type="dxa"/>
              <w:bottom w:w="100" w:type="dxa"/>
              <w:right w:w="100" w:type="dxa"/>
            </w:tcMar>
            <w:vAlign w:val="center"/>
          </w:tcPr>
          <w:p w14:paraId="237304C2" w14:textId="77777777" w:rsidR="001308A5" w:rsidRPr="00A91EE1" w:rsidRDefault="001308A5" w:rsidP="00256BD1">
            <w:pPr>
              <w:widowControl w:val="0"/>
              <w:spacing w:line="232" w:lineRule="auto"/>
              <w:ind w:left="110" w:right="93" w:firstLine="3"/>
              <w:rPr>
                <w:rFonts w:ascii="Nunito" w:hAnsi="Nunito"/>
                <w:color w:val="000000" w:themeColor="text1"/>
                <w:sz w:val="20"/>
                <w:szCs w:val="20"/>
              </w:rPr>
            </w:pPr>
            <w:r w:rsidRPr="00A91EE1">
              <w:rPr>
                <w:rFonts w:ascii="Nunito" w:hAnsi="Nunito"/>
                <w:color w:val="000000" w:themeColor="text1"/>
                <w:sz w:val="20"/>
                <w:szCs w:val="20"/>
              </w:rPr>
              <w:t>precipitation, maximum, mean and minimum temperature</w:t>
            </w:r>
          </w:p>
        </w:tc>
        <w:tc>
          <w:tcPr>
            <w:tcW w:w="486" w:type="pct"/>
            <w:shd w:val="clear" w:color="auto" w:fill="auto"/>
            <w:tcMar>
              <w:top w:w="100" w:type="dxa"/>
              <w:left w:w="100" w:type="dxa"/>
              <w:bottom w:w="100" w:type="dxa"/>
              <w:right w:w="100" w:type="dxa"/>
            </w:tcMar>
            <w:vAlign w:val="center"/>
          </w:tcPr>
          <w:p w14:paraId="0E8A5C0C"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Spatial:</w:t>
            </w:r>
          </w:p>
          <w:p w14:paraId="6CF9FC77"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global, quasi-global, Africa depending on the dataset.</w:t>
            </w:r>
          </w:p>
          <w:p w14:paraId="4D5765B4"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Temporal: daily or monthly depending on the dataset</w:t>
            </w:r>
          </w:p>
          <w:p w14:paraId="2CE589A0" w14:textId="77777777" w:rsidR="001308A5" w:rsidRPr="00A91EE1" w:rsidRDefault="001308A5" w:rsidP="00256BD1">
            <w:pPr>
              <w:widowControl w:val="0"/>
              <w:spacing w:line="240" w:lineRule="auto"/>
              <w:ind w:left="122"/>
              <w:rPr>
                <w:rFonts w:ascii="Nunito" w:hAnsi="Nunito"/>
                <w:color w:val="000000" w:themeColor="text1"/>
                <w:sz w:val="20"/>
                <w:szCs w:val="20"/>
              </w:rPr>
            </w:pPr>
          </w:p>
        </w:tc>
        <w:tc>
          <w:tcPr>
            <w:tcW w:w="583" w:type="pct"/>
            <w:shd w:val="clear" w:color="auto" w:fill="auto"/>
            <w:tcMar>
              <w:top w:w="100" w:type="dxa"/>
              <w:left w:w="100" w:type="dxa"/>
              <w:bottom w:w="100" w:type="dxa"/>
              <w:right w:w="100" w:type="dxa"/>
            </w:tcMar>
            <w:vAlign w:val="center"/>
          </w:tcPr>
          <w:p w14:paraId="7CDD93CA" w14:textId="77777777" w:rsidR="001308A5" w:rsidRPr="00A91EE1" w:rsidRDefault="001308A5" w:rsidP="00256BD1">
            <w:pPr>
              <w:widowControl w:val="0"/>
              <w:spacing w:line="236" w:lineRule="auto"/>
              <w:ind w:left="125" w:right="250" w:firstLine="1"/>
              <w:rPr>
                <w:rFonts w:ascii="Nunito" w:hAnsi="Nunito"/>
                <w:color w:val="000000" w:themeColor="text1"/>
                <w:sz w:val="20"/>
                <w:szCs w:val="20"/>
              </w:rPr>
            </w:pPr>
            <w:r w:rsidRPr="00A91EE1">
              <w:rPr>
                <w:rFonts w:ascii="Nunito" w:hAnsi="Nunito"/>
                <w:color w:val="000000" w:themeColor="text1"/>
                <w:sz w:val="20"/>
                <w:szCs w:val="20"/>
              </w:rPr>
              <w:t xml:space="preserve">Determination of </w:t>
            </w:r>
            <w:proofErr w:type="gramStart"/>
            <w:r w:rsidRPr="00A91EE1">
              <w:rPr>
                <w:rFonts w:ascii="Nunito" w:hAnsi="Nunito"/>
                <w:color w:val="000000" w:themeColor="text1"/>
                <w:sz w:val="20"/>
                <w:szCs w:val="20"/>
              </w:rPr>
              <w:t>heat  hazard</w:t>
            </w:r>
            <w:proofErr w:type="gramEnd"/>
            <w:r w:rsidRPr="00A91EE1">
              <w:rPr>
                <w:rFonts w:ascii="Nunito" w:hAnsi="Nunito"/>
                <w:color w:val="000000" w:themeColor="text1"/>
                <w:sz w:val="20"/>
                <w:szCs w:val="20"/>
              </w:rPr>
              <w:t xml:space="preserve">; Thermal </w:t>
            </w:r>
          </w:p>
          <w:p w14:paraId="5B7BB653"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comfort </w:t>
            </w:r>
            <w:proofErr w:type="gramStart"/>
            <w:r w:rsidRPr="00A91EE1">
              <w:rPr>
                <w:rFonts w:ascii="Nunito" w:hAnsi="Nunito"/>
                <w:color w:val="000000" w:themeColor="text1"/>
                <w:sz w:val="20"/>
                <w:szCs w:val="20"/>
              </w:rPr>
              <w:t>metrics;</w:t>
            </w:r>
            <w:proofErr w:type="gramEnd"/>
            <w:r w:rsidRPr="00A91EE1">
              <w:rPr>
                <w:rFonts w:ascii="Nunito" w:hAnsi="Nunito"/>
                <w:color w:val="000000" w:themeColor="text1"/>
                <w:sz w:val="20"/>
                <w:szCs w:val="20"/>
              </w:rPr>
              <w:t xml:space="preserve">  </w:t>
            </w:r>
          </w:p>
          <w:p w14:paraId="340E776D"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combined climate  </w:t>
            </w:r>
          </w:p>
          <w:p w14:paraId="2A08724E" w14:textId="77777777" w:rsidR="001308A5" w:rsidRPr="00A91EE1" w:rsidRDefault="001308A5" w:rsidP="00256BD1">
            <w:pPr>
              <w:widowControl w:val="0"/>
              <w:spacing w:line="236" w:lineRule="auto"/>
              <w:ind w:left="125" w:right="250" w:firstLine="1"/>
              <w:rPr>
                <w:rFonts w:ascii="Nunito" w:hAnsi="Nunito"/>
                <w:color w:val="000000" w:themeColor="text1"/>
                <w:sz w:val="20"/>
                <w:szCs w:val="20"/>
              </w:rPr>
            </w:pPr>
            <w:r w:rsidRPr="00A91EE1">
              <w:rPr>
                <w:rFonts w:ascii="Nunito" w:hAnsi="Nunito"/>
                <w:color w:val="000000" w:themeColor="text1"/>
                <w:sz w:val="20"/>
                <w:szCs w:val="20"/>
              </w:rPr>
              <w:t>exposures (historical)</w:t>
            </w:r>
          </w:p>
        </w:tc>
      </w:tr>
      <w:tr w:rsidR="001308A5" w:rsidRPr="00A91EE1" w14:paraId="744764D2" w14:textId="77777777" w:rsidTr="00256BD1">
        <w:trPr>
          <w:trHeight w:val="1113"/>
          <w:del w:id="4391" w:author="Craig Parker" w:date="2024-08-06T12:24:00Z"/>
        </w:trPr>
        <w:tc>
          <w:tcPr>
            <w:tcW w:w="1530" w:type="pct"/>
            <w:shd w:val="clear" w:color="auto" w:fill="auto"/>
            <w:tcMar>
              <w:top w:w="100" w:type="dxa"/>
              <w:left w:w="100" w:type="dxa"/>
              <w:bottom w:w="100" w:type="dxa"/>
              <w:right w:w="100" w:type="dxa"/>
            </w:tcMar>
            <w:vAlign w:val="center"/>
          </w:tcPr>
          <w:p w14:paraId="61763D54" w14:textId="77777777" w:rsidR="001308A5" w:rsidRPr="00A91EE1" w:rsidRDefault="001308A5" w:rsidP="00256BD1">
            <w:pPr>
              <w:widowControl w:val="0"/>
              <w:spacing w:line="240" w:lineRule="auto"/>
              <w:ind w:left="123"/>
              <w:rPr>
                <w:rFonts w:ascii="Nunito" w:hAnsi="Nunito"/>
                <w:color w:val="000000" w:themeColor="text1"/>
                <w:sz w:val="20"/>
                <w:szCs w:val="20"/>
              </w:rPr>
            </w:pPr>
            <w:r w:rsidRPr="00A91EE1">
              <w:rPr>
                <w:rFonts w:ascii="Nunito" w:hAnsi="Nunito"/>
                <w:color w:val="000000" w:themeColor="text1"/>
                <w:sz w:val="20"/>
                <w:szCs w:val="20"/>
              </w:rPr>
              <w:t xml:space="preserve">Copernicus S2S  </w:t>
            </w:r>
          </w:p>
          <w:p w14:paraId="101BB515" w14:textId="77777777" w:rsidR="001308A5" w:rsidRPr="00A91EE1" w:rsidRDefault="001308A5" w:rsidP="00256BD1">
            <w:pPr>
              <w:widowControl w:val="0"/>
              <w:spacing w:line="236" w:lineRule="auto"/>
              <w:ind w:left="120" w:right="257"/>
              <w:rPr>
                <w:rFonts w:ascii="Nunito" w:hAnsi="Nunito"/>
                <w:color w:val="000000" w:themeColor="text1"/>
                <w:sz w:val="20"/>
                <w:szCs w:val="20"/>
              </w:rPr>
            </w:pPr>
            <w:r w:rsidRPr="00A91EE1">
              <w:rPr>
                <w:rFonts w:ascii="Nunito" w:hAnsi="Nunito"/>
                <w:color w:val="000000" w:themeColor="text1"/>
                <w:sz w:val="20"/>
                <w:szCs w:val="20"/>
              </w:rPr>
              <w:t xml:space="preserve">seasonal </w:t>
            </w:r>
            <w:proofErr w:type="gramStart"/>
            <w:r w:rsidRPr="00A91EE1">
              <w:rPr>
                <w:rFonts w:ascii="Nunito" w:hAnsi="Nunito"/>
                <w:color w:val="000000" w:themeColor="text1"/>
                <w:sz w:val="20"/>
                <w:szCs w:val="20"/>
              </w:rPr>
              <w:t>forecast  data</w:t>
            </w:r>
            <w:proofErr w:type="gramEnd"/>
          </w:p>
        </w:tc>
        <w:tc>
          <w:tcPr>
            <w:tcW w:w="1391" w:type="pct"/>
            <w:shd w:val="clear" w:color="auto" w:fill="auto"/>
            <w:tcMar>
              <w:top w:w="100" w:type="dxa"/>
              <w:left w:w="100" w:type="dxa"/>
              <w:bottom w:w="100" w:type="dxa"/>
              <w:right w:w="100" w:type="dxa"/>
            </w:tcMar>
            <w:vAlign w:val="center"/>
          </w:tcPr>
          <w:p w14:paraId="11FE99E2" w14:textId="77777777" w:rsidR="001308A5" w:rsidRPr="00A91EE1" w:rsidRDefault="001308A5" w:rsidP="00256BD1">
            <w:pPr>
              <w:widowControl w:val="0"/>
              <w:spacing w:line="232" w:lineRule="auto"/>
              <w:ind w:left="111" w:right="312" w:firstLine="10"/>
              <w:rPr>
                <w:rFonts w:ascii="Nunito" w:hAnsi="Nunito"/>
                <w:color w:val="000000" w:themeColor="text1"/>
                <w:sz w:val="20"/>
                <w:szCs w:val="20"/>
              </w:rPr>
            </w:pPr>
            <w:r w:rsidRPr="00A91EE1">
              <w:rPr>
                <w:rFonts w:ascii="Nunito" w:hAnsi="Nunito"/>
                <w:color w:val="000000" w:themeColor="text1"/>
                <w:sz w:val="20"/>
                <w:szCs w:val="20"/>
              </w:rPr>
              <w:t xml:space="preserve">Model outputs </w:t>
            </w:r>
            <w:proofErr w:type="gramStart"/>
            <w:r w:rsidRPr="00A91EE1">
              <w:rPr>
                <w:rFonts w:ascii="Nunito" w:hAnsi="Nunito"/>
                <w:color w:val="000000" w:themeColor="text1"/>
                <w:sz w:val="20"/>
                <w:szCs w:val="20"/>
              </w:rPr>
              <w:t>forecasting  climate</w:t>
            </w:r>
            <w:proofErr w:type="gramEnd"/>
            <w:r w:rsidRPr="00A91EE1">
              <w:rPr>
                <w:rFonts w:ascii="Nunito" w:hAnsi="Nunito"/>
                <w:color w:val="000000" w:themeColor="text1"/>
                <w:sz w:val="20"/>
                <w:szCs w:val="20"/>
              </w:rPr>
              <w:t xml:space="preserve"> conditions over the  three months following the  forecast initialization</w:t>
            </w:r>
          </w:p>
        </w:tc>
        <w:tc>
          <w:tcPr>
            <w:tcW w:w="378" w:type="pct"/>
            <w:shd w:val="clear" w:color="auto" w:fill="auto"/>
            <w:tcMar>
              <w:top w:w="100" w:type="dxa"/>
              <w:left w:w="100" w:type="dxa"/>
              <w:bottom w:w="100" w:type="dxa"/>
              <w:right w:w="100" w:type="dxa"/>
            </w:tcMar>
            <w:vAlign w:val="center"/>
          </w:tcPr>
          <w:p w14:paraId="6F622FDE"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UCT</w:t>
            </w:r>
          </w:p>
        </w:tc>
        <w:tc>
          <w:tcPr>
            <w:tcW w:w="633" w:type="pct"/>
            <w:shd w:val="clear" w:color="auto" w:fill="auto"/>
            <w:tcMar>
              <w:top w:w="100" w:type="dxa"/>
              <w:left w:w="100" w:type="dxa"/>
              <w:bottom w:w="100" w:type="dxa"/>
              <w:right w:w="100" w:type="dxa"/>
            </w:tcMar>
            <w:vAlign w:val="center"/>
          </w:tcPr>
          <w:p w14:paraId="24D33D67" w14:textId="77777777" w:rsidR="001308A5" w:rsidRPr="00A91EE1" w:rsidRDefault="001308A5" w:rsidP="00256BD1">
            <w:pPr>
              <w:widowControl w:val="0"/>
              <w:spacing w:line="233" w:lineRule="auto"/>
              <w:ind w:left="120" w:right="235" w:hanging="6"/>
              <w:rPr>
                <w:rFonts w:ascii="Nunito" w:hAnsi="Nunito"/>
                <w:color w:val="000000" w:themeColor="text1"/>
                <w:sz w:val="20"/>
                <w:szCs w:val="20"/>
              </w:rPr>
            </w:pPr>
            <w:r w:rsidRPr="00A91EE1">
              <w:rPr>
                <w:rFonts w:ascii="Nunito" w:hAnsi="Nunito"/>
                <w:color w:val="000000" w:themeColor="text1"/>
                <w:sz w:val="20"/>
                <w:szCs w:val="20"/>
              </w:rPr>
              <w:t xml:space="preserve">Temperature 2m above </w:t>
            </w:r>
            <w:proofErr w:type="gramStart"/>
            <w:r w:rsidRPr="00A91EE1">
              <w:rPr>
                <w:rFonts w:ascii="Nunito" w:hAnsi="Nunito"/>
                <w:color w:val="000000" w:themeColor="text1"/>
                <w:sz w:val="20"/>
                <w:szCs w:val="20"/>
              </w:rPr>
              <w:t>ground  (</w:t>
            </w:r>
            <w:proofErr w:type="gramEnd"/>
            <w:r w:rsidRPr="00A91EE1">
              <w:rPr>
                <w:rFonts w:ascii="Nunito" w:hAnsi="Nunito"/>
                <w:color w:val="000000" w:themeColor="text1"/>
                <w:sz w:val="20"/>
                <w:szCs w:val="20"/>
              </w:rPr>
              <w:t>min, max), Daily precipitation  (total)</w:t>
            </w:r>
          </w:p>
        </w:tc>
        <w:tc>
          <w:tcPr>
            <w:tcW w:w="486" w:type="pct"/>
            <w:shd w:val="clear" w:color="auto" w:fill="auto"/>
            <w:tcMar>
              <w:top w:w="100" w:type="dxa"/>
              <w:left w:w="100" w:type="dxa"/>
              <w:bottom w:w="100" w:type="dxa"/>
              <w:right w:w="100" w:type="dxa"/>
            </w:tcMar>
            <w:vAlign w:val="center"/>
          </w:tcPr>
          <w:p w14:paraId="56E765AB" w14:textId="77777777" w:rsidR="001308A5" w:rsidRPr="00A91EE1" w:rsidRDefault="001308A5" w:rsidP="00256BD1">
            <w:pPr>
              <w:widowControl w:val="0"/>
              <w:spacing w:line="240" w:lineRule="auto"/>
              <w:ind w:left="118"/>
              <w:rPr>
                <w:rFonts w:ascii="Nunito" w:hAnsi="Nunito"/>
                <w:color w:val="000000" w:themeColor="text1"/>
                <w:sz w:val="20"/>
                <w:szCs w:val="20"/>
              </w:rPr>
            </w:pPr>
            <w:r w:rsidRPr="00A91EE1">
              <w:rPr>
                <w:rFonts w:ascii="Nunito" w:hAnsi="Nunito"/>
                <w:color w:val="000000" w:themeColor="text1"/>
                <w:sz w:val="20"/>
                <w:szCs w:val="20"/>
              </w:rPr>
              <w:t>Temporal: daily</w:t>
            </w:r>
          </w:p>
        </w:tc>
        <w:tc>
          <w:tcPr>
            <w:tcW w:w="583" w:type="pct"/>
            <w:shd w:val="clear" w:color="auto" w:fill="auto"/>
            <w:tcMar>
              <w:top w:w="100" w:type="dxa"/>
              <w:left w:w="100" w:type="dxa"/>
              <w:bottom w:w="100" w:type="dxa"/>
              <w:right w:w="100" w:type="dxa"/>
            </w:tcMar>
            <w:vAlign w:val="center"/>
          </w:tcPr>
          <w:p w14:paraId="06343561" w14:textId="77777777" w:rsidR="001308A5" w:rsidRPr="00A91EE1" w:rsidRDefault="001308A5" w:rsidP="00256BD1">
            <w:pPr>
              <w:widowControl w:val="0"/>
              <w:spacing w:line="232" w:lineRule="auto"/>
              <w:ind w:left="115" w:right="205" w:firstLine="6"/>
              <w:rPr>
                <w:rFonts w:ascii="Nunito" w:hAnsi="Nunito"/>
                <w:color w:val="000000" w:themeColor="text1"/>
                <w:sz w:val="20"/>
                <w:szCs w:val="20"/>
              </w:rPr>
            </w:pPr>
            <w:r w:rsidRPr="00A91EE1">
              <w:rPr>
                <w:rFonts w:ascii="Nunito" w:hAnsi="Nunito"/>
                <w:color w:val="000000" w:themeColor="text1"/>
                <w:sz w:val="20"/>
                <w:szCs w:val="20"/>
              </w:rPr>
              <w:t xml:space="preserve">Seasonal (weeks to </w:t>
            </w:r>
            <w:proofErr w:type="gramStart"/>
            <w:r w:rsidRPr="00A91EE1">
              <w:rPr>
                <w:rFonts w:ascii="Nunito" w:hAnsi="Nunito"/>
                <w:color w:val="000000" w:themeColor="text1"/>
                <w:sz w:val="20"/>
                <w:szCs w:val="20"/>
              </w:rPr>
              <w:t>3  months</w:t>
            </w:r>
            <w:proofErr w:type="gramEnd"/>
            <w:r w:rsidRPr="00A91EE1">
              <w:rPr>
                <w:rFonts w:ascii="Nunito" w:hAnsi="Nunito"/>
                <w:color w:val="000000" w:themeColor="text1"/>
                <w:sz w:val="20"/>
                <w:szCs w:val="20"/>
              </w:rPr>
              <w:t xml:space="preserve">) time horizon  forecasting of relevant  weather conditions  </w:t>
            </w:r>
          </w:p>
          <w:p w14:paraId="1BF07F11" w14:textId="77777777" w:rsidR="001308A5" w:rsidRPr="00A91EE1" w:rsidRDefault="001308A5" w:rsidP="00256BD1">
            <w:pPr>
              <w:widowControl w:val="0"/>
              <w:spacing w:before="2" w:line="230" w:lineRule="auto"/>
              <w:ind w:left="115" w:right="206" w:firstLine="9"/>
              <w:rPr>
                <w:rFonts w:ascii="Nunito" w:hAnsi="Nunito"/>
                <w:color w:val="000000" w:themeColor="text1"/>
                <w:sz w:val="20"/>
                <w:szCs w:val="20"/>
              </w:rPr>
            </w:pPr>
            <w:r w:rsidRPr="00A91EE1">
              <w:rPr>
                <w:rFonts w:ascii="Nunito" w:hAnsi="Nunito"/>
                <w:color w:val="000000" w:themeColor="text1"/>
                <w:sz w:val="20"/>
                <w:szCs w:val="20"/>
              </w:rPr>
              <w:t xml:space="preserve">(heat hazard) for </w:t>
            </w:r>
            <w:proofErr w:type="gramStart"/>
            <w:r w:rsidRPr="00A91EE1">
              <w:rPr>
                <w:rFonts w:ascii="Nunito" w:hAnsi="Nunito"/>
                <w:color w:val="000000" w:themeColor="text1"/>
                <w:sz w:val="20"/>
                <w:szCs w:val="20"/>
              </w:rPr>
              <w:t>early  warning</w:t>
            </w:r>
            <w:proofErr w:type="gramEnd"/>
          </w:p>
        </w:tc>
      </w:tr>
      <w:tr w:rsidR="001308A5" w:rsidRPr="00A91EE1" w14:paraId="553CC2A6" w14:textId="77777777" w:rsidTr="00256BD1">
        <w:trPr>
          <w:trHeight w:val="561"/>
          <w:del w:id="4392" w:author="Craig Parker" w:date="2024-08-06T12:24:00Z"/>
        </w:trPr>
        <w:tc>
          <w:tcPr>
            <w:tcW w:w="1530" w:type="pct"/>
            <w:shd w:val="clear" w:color="auto" w:fill="auto"/>
            <w:tcMar>
              <w:top w:w="100" w:type="dxa"/>
              <w:left w:w="100" w:type="dxa"/>
              <w:bottom w:w="100" w:type="dxa"/>
              <w:right w:w="100" w:type="dxa"/>
            </w:tcMar>
            <w:vAlign w:val="center"/>
          </w:tcPr>
          <w:p w14:paraId="71F3CE96" w14:textId="77777777" w:rsidR="001308A5" w:rsidRPr="00A91EE1" w:rsidRDefault="001308A5" w:rsidP="00256BD1">
            <w:pPr>
              <w:widowControl w:val="0"/>
              <w:spacing w:line="240" w:lineRule="auto"/>
              <w:ind w:left="123"/>
              <w:rPr>
                <w:rFonts w:ascii="Nunito" w:hAnsi="Nunito"/>
                <w:color w:val="000000" w:themeColor="text1"/>
                <w:sz w:val="20"/>
                <w:szCs w:val="20"/>
              </w:rPr>
            </w:pPr>
            <w:r w:rsidRPr="00A91EE1">
              <w:rPr>
                <w:rFonts w:ascii="Nunito" w:hAnsi="Nunito"/>
                <w:color w:val="000000" w:themeColor="text1"/>
                <w:sz w:val="20"/>
                <w:szCs w:val="20"/>
              </w:rPr>
              <w:t xml:space="preserve">CP4-A (NERC  </w:t>
            </w:r>
          </w:p>
          <w:p w14:paraId="31494BE6" w14:textId="77777777" w:rsidR="001308A5" w:rsidRPr="00A91EE1" w:rsidRDefault="001308A5" w:rsidP="00256BD1">
            <w:pPr>
              <w:widowControl w:val="0"/>
              <w:spacing w:line="240" w:lineRule="auto"/>
              <w:ind w:left="119"/>
              <w:rPr>
                <w:rFonts w:ascii="Nunito" w:hAnsi="Nunito"/>
                <w:color w:val="000000" w:themeColor="text1"/>
                <w:sz w:val="20"/>
                <w:szCs w:val="20"/>
              </w:rPr>
            </w:pPr>
            <w:r w:rsidRPr="00A91EE1">
              <w:rPr>
                <w:rFonts w:ascii="Nunito" w:hAnsi="Nunito"/>
                <w:color w:val="000000" w:themeColor="text1"/>
                <w:sz w:val="20"/>
                <w:szCs w:val="20"/>
              </w:rPr>
              <w:t>JASMIN)</w:t>
            </w:r>
          </w:p>
        </w:tc>
        <w:tc>
          <w:tcPr>
            <w:tcW w:w="1391" w:type="pct"/>
            <w:shd w:val="clear" w:color="auto" w:fill="auto"/>
            <w:tcMar>
              <w:top w:w="100" w:type="dxa"/>
              <w:left w:w="100" w:type="dxa"/>
              <w:bottom w:w="100" w:type="dxa"/>
              <w:right w:w="100" w:type="dxa"/>
            </w:tcMar>
            <w:vAlign w:val="center"/>
          </w:tcPr>
          <w:p w14:paraId="63F196B0" w14:textId="77777777" w:rsidR="001308A5" w:rsidRPr="00A91EE1" w:rsidRDefault="001308A5" w:rsidP="00256BD1">
            <w:pPr>
              <w:widowControl w:val="0"/>
              <w:spacing w:line="230" w:lineRule="auto"/>
              <w:ind w:left="111" w:right="241"/>
              <w:rPr>
                <w:rFonts w:ascii="Nunito" w:hAnsi="Nunito"/>
                <w:color w:val="000000" w:themeColor="text1"/>
                <w:sz w:val="20"/>
                <w:szCs w:val="20"/>
              </w:rPr>
            </w:pPr>
            <w:r w:rsidRPr="00A91EE1">
              <w:rPr>
                <w:rFonts w:ascii="Nunito" w:hAnsi="Nunito"/>
                <w:color w:val="000000" w:themeColor="text1"/>
                <w:sz w:val="20"/>
                <w:szCs w:val="20"/>
              </w:rPr>
              <w:t>Very high resolution (4</w:t>
            </w:r>
            <w:proofErr w:type="gramStart"/>
            <w:r w:rsidRPr="00A91EE1">
              <w:rPr>
                <w:rFonts w:ascii="Nunito" w:hAnsi="Nunito"/>
                <w:color w:val="000000" w:themeColor="text1"/>
                <w:sz w:val="20"/>
                <w:szCs w:val="20"/>
              </w:rPr>
              <w:t>km)  simulations</w:t>
            </w:r>
            <w:proofErr w:type="gramEnd"/>
            <w:r w:rsidRPr="00A91EE1">
              <w:rPr>
                <w:rFonts w:ascii="Nunito" w:hAnsi="Nunito"/>
                <w:color w:val="000000" w:themeColor="text1"/>
                <w:sz w:val="20"/>
                <w:szCs w:val="20"/>
              </w:rPr>
              <w:t xml:space="preserve"> of historical and  future climate over Africa</w:t>
            </w:r>
          </w:p>
        </w:tc>
        <w:tc>
          <w:tcPr>
            <w:tcW w:w="378" w:type="pct"/>
            <w:shd w:val="clear" w:color="auto" w:fill="auto"/>
            <w:tcMar>
              <w:top w:w="100" w:type="dxa"/>
              <w:left w:w="100" w:type="dxa"/>
              <w:bottom w:w="100" w:type="dxa"/>
              <w:right w:w="100" w:type="dxa"/>
            </w:tcMar>
            <w:vAlign w:val="center"/>
          </w:tcPr>
          <w:p w14:paraId="462EB980"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UCT</w:t>
            </w:r>
          </w:p>
        </w:tc>
        <w:tc>
          <w:tcPr>
            <w:tcW w:w="633" w:type="pct"/>
            <w:shd w:val="clear" w:color="auto" w:fill="auto"/>
            <w:tcMar>
              <w:top w:w="100" w:type="dxa"/>
              <w:left w:w="100" w:type="dxa"/>
              <w:bottom w:w="100" w:type="dxa"/>
              <w:right w:w="100" w:type="dxa"/>
            </w:tcMar>
            <w:vAlign w:val="center"/>
          </w:tcPr>
          <w:p w14:paraId="098F3BFE" w14:textId="77777777" w:rsidR="001308A5" w:rsidRPr="00A91EE1" w:rsidRDefault="001308A5" w:rsidP="00256BD1">
            <w:pPr>
              <w:widowControl w:val="0"/>
              <w:spacing w:line="230" w:lineRule="auto"/>
              <w:ind w:left="120" w:right="235" w:hanging="6"/>
              <w:rPr>
                <w:rFonts w:ascii="Nunito" w:hAnsi="Nunito"/>
                <w:color w:val="000000" w:themeColor="text1"/>
                <w:sz w:val="20"/>
                <w:szCs w:val="20"/>
              </w:rPr>
            </w:pPr>
            <w:r w:rsidRPr="00A91EE1">
              <w:rPr>
                <w:rFonts w:ascii="Nunito" w:hAnsi="Nunito"/>
                <w:color w:val="000000" w:themeColor="text1"/>
                <w:sz w:val="20"/>
                <w:szCs w:val="20"/>
              </w:rPr>
              <w:t xml:space="preserve">Temperature 2m above </w:t>
            </w:r>
            <w:proofErr w:type="gramStart"/>
            <w:r w:rsidRPr="00A91EE1">
              <w:rPr>
                <w:rFonts w:ascii="Nunito" w:hAnsi="Nunito"/>
                <w:color w:val="000000" w:themeColor="text1"/>
                <w:sz w:val="20"/>
                <w:szCs w:val="20"/>
              </w:rPr>
              <w:t>ground  (</w:t>
            </w:r>
            <w:proofErr w:type="gramEnd"/>
            <w:r w:rsidRPr="00A91EE1">
              <w:rPr>
                <w:rFonts w:ascii="Nunito" w:hAnsi="Nunito"/>
                <w:color w:val="000000" w:themeColor="text1"/>
                <w:sz w:val="20"/>
                <w:szCs w:val="20"/>
              </w:rPr>
              <w:t>min, max), daily precipitation  (total), multi-level circulation</w:t>
            </w:r>
          </w:p>
        </w:tc>
        <w:tc>
          <w:tcPr>
            <w:tcW w:w="486" w:type="pct"/>
            <w:shd w:val="clear" w:color="auto" w:fill="auto"/>
            <w:tcMar>
              <w:top w:w="100" w:type="dxa"/>
              <w:left w:w="100" w:type="dxa"/>
              <w:bottom w:w="100" w:type="dxa"/>
              <w:right w:w="100" w:type="dxa"/>
            </w:tcMar>
            <w:vAlign w:val="center"/>
          </w:tcPr>
          <w:p w14:paraId="56FD469B" w14:textId="77777777" w:rsidR="001308A5" w:rsidRPr="00A91EE1" w:rsidRDefault="001308A5" w:rsidP="00256BD1">
            <w:pPr>
              <w:widowControl w:val="0"/>
              <w:spacing w:line="240" w:lineRule="auto"/>
              <w:ind w:left="118"/>
              <w:rPr>
                <w:rFonts w:ascii="Nunito" w:hAnsi="Nunito"/>
                <w:color w:val="000000" w:themeColor="text1"/>
                <w:sz w:val="20"/>
                <w:szCs w:val="20"/>
              </w:rPr>
            </w:pPr>
            <w:r w:rsidRPr="00A91EE1">
              <w:rPr>
                <w:rFonts w:ascii="Nunito" w:hAnsi="Nunito"/>
                <w:color w:val="000000" w:themeColor="text1"/>
                <w:sz w:val="20"/>
                <w:szCs w:val="20"/>
              </w:rPr>
              <w:t>Temporal: hourly</w:t>
            </w:r>
          </w:p>
        </w:tc>
        <w:tc>
          <w:tcPr>
            <w:tcW w:w="583" w:type="pct"/>
            <w:shd w:val="clear" w:color="auto" w:fill="auto"/>
            <w:tcMar>
              <w:top w:w="100" w:type="dxa"/>
              <w:left w:w="100" w:type="dxa"/>
              <w:bottom w:w="100" w:type="dxa"/>
              <w:right w:w="100" w:type="dxa"/>
            </w:tcMar>
            <w:vAlign w:val="center"/>
          </w:tcPr>
          <w:p w14:paraId="4D8A7F26" w14:textId="77777777" w:rsidR="001308A5" w:rsidRPr="00A91EE1" w:rsidRDefault="001308A5" w:rsidP="00256BD1">
            <w:pPr>
              <w:widowControl w:val="0"/>
              <w:spacing w:line="230" w:lineRule="auto"/>
              <w:ind w:left="118" w:right="108" w:firstLine="9"/>
              <w:rPr>
                <w:rFonts w:ascii="Nunito" w:hAnsi="Nunito"/>
                <w:color w:val="000000" w:themeColor="text1"/>
                <w:sz w:val="20"/>
                <w:szCs w:val="20"/>
              </w:rPr>
            </w:pPr>
            <w:r w:rsidRPr="00A91EE1">
              <w:rPr>
                <w:rFonts w:ascii="Nunito" w:hAnsi="Nunito"/>
                <w:color w:val="000000" w:themeColor="text1"/>
                <w:sz w:val="20"/>
                <w:szCs w:val="20"/>
              </w:rPr>
              <w:t xml:space="preserve">Dynamical </w:t>
            </w:r>
            <w:proofErr w:type="gramStart"/>
            <w:r w:rsidRPr="00A91EE1">
              <w:rPr>
                <w:rFonts w:ascii="Nunito" w:hAnsi="Nunito"/>
                <w:color w:val="000000" w:themeColor="text1"/>
                <w:sz w:val="20"/>
                <w:szCs w:val="20"/>
              </w:rPr>
              <w:t>downscaling  to</w:t>
            </w:r>
            <w:proofErr w:type="gramEnd"/>
            <w:r w:rsidRPr="00A91EE1">
              <w:rPr>
                <w:rFonts w:ascii="Nunito" w:hAnsi="Nunito"/>
                <w:color w:val="000000" w:themeColor="text1"/>
                <w:sz w:val="20"/>
                <w:szCs w:val="20"/>
              </w:rPr>
              <w:t xml:space="preserve"> support sub-urban  temp hazard mapping</w:t>
            </w:r>
          </w:p>
        </w:tc>
      </w:tr>
      <w:tr w:rsidR="001308A5" w:rsidRPr="00A91EE1" w14:paraId="73D36026" w14:textId="77777777" w:rsidTr="00256BD1">
        <w:trPr>
          <w:trHeight w:val="743"/>
          <w:del w:id="4393" w:author="Craig Parker" w:date="2024-08-06T12:24:00Z"/>
        </w:trPr>
        <w:tc>
          <w:tcPr>
            <w:tcW w:w="1530" w:type="pct"/>
            <w:shd w:val="clear" w:color="auto" w:fill="auto"/>
            <w:tcMar>
              <w:top w:w="100" w:type="dxa"/>
              <w:left w:w="100" w:type="dxa"/>
              <w:bottom w:w="100" w:type="dxa"/>
              <w:right w:w="100" w:type="dxa"/>
            </w:tcMar>
            <w:vAlign w:val="center"/>
          </w:tcPr>
          <w:p w14:paraId="17043F16" w14:textId="77777777" w:rsidR="001308A5" w:rsidRPr="00A91EE1" w:rsidRDefault="001308A5" w:rsidP="00256BD1">
            <w:pPr>
              <w:widowControl w:val="0"/>
              <w:spacing w:line="240" w:lineRule="auto"/>
              <w:ind w:left="123"/>
              <w:rPr>
                <w:rFonts w:ascii="Nunito" w:hAnsi="Nunito"/>
                <w:color w:val="000000" w:themeColor="text1"/>
                <w:sz w:val="20"/>
                <w:szCs w:val="20"/>
              </w:rPr>
            </w:pPr>
            <w:r w:rsidRPr="00A91EE1">
              <w:rPr>
                <w:rFonts w:ascii="Nunito" w:hAnsi="Nunito"/>
                <w:color w:val="000000" w:themeColor="text1"/>
                <w:sz w:val="20"/>
                <w:szCs w:val="20"/>
              </w:rPr>
              <w:t xml:space="preserve">CORDEX Africa  </w:t>
            </w:r>
          </w:p>
          <w:p w14:paraId="18F4EE3C" w14:textId="77777777" w:rsidR="001308A5" w:rsidRPr="00A91EE1" w:rsidRDefault="001308A5" w:rsidP="00256BD1">
            <w:pPr>
              <w:widowControl w:val="0"/>
              <w:spacing w:line="240" w:lineRule="auto"/>
              <w:ind w:left="124"/>
              <w:rPr>
                <w:rFonts w:ascii="Nunito" w:hAnsi="Nunito"/>
                <w:color w:val="000000" w:themeColor="text1"/>
                <w:sz w:val="20"/>
                <w:szCs w:val="20"/>
              </w:rPr>
            </w:pPr>
            <w:r w:rsidRPr="00A91EE1">
              <w:rPr>
                <w:rFonts w:ascii="Nunito" w:hAnsi="Nunito"/>
                <w:color w:val="000000" w:themeColor="text1"/>
                <w:sz w:val="20"/>
                <w:szCs w:val="20"/>
              </w:rPr>
              <w:t>(ESGF)</w:t>
            </w:r>
          </w:p>
        </w:tc>
        <w:tc>
          <w:tcPr>
            <w:tcW w:w="1391" w:type="pct"/>
            <w:shd w:val="clear" w:color="auto" w:fill="auto"/>
            <w:tcMar>
              <w:top w:w="100" w:type="dxa"/>
              <w:left w:w="100" w:type="dxa"/>
              <w:bottom w:w="100" w:type="dxa"/>
              <w:right w:w="100" w:type="dxa"/>
            </w:tcMar>
            <w:vAlign w:val="center"/>
          </w:tcPr>
          <w:p w14:paraId="076432F7" w14:textId="77777777" w:rsidR="001308A5" w:rsidRPr="00A91EE1" w:rsidRDefault="001308A5" w:rsidP="00256BD1">
            <w:pPr>
              <w:widowControl w:val="0"/>
              <w:spacing w:line="230" w:lineRule="auto"/>
              <w:ind w:left="110" w:right="339" w:firstLine="12"/>
              <w:rPr>
                <w:rFonts w:ascii="Nunito" w:hAnsi="Nunito"/>
                <w:color w:val="000000" w:themeColor="text1"/>
                <w:sz w:val="20"/>
                <w:szCs w:val="20"/>
              </w:rPr>
            </w:pPr>
            <w:r w:rsidRPr="00A91EE1">
              <w:rPr>
                <w:rFonts w:ascii="Nunito" w:hAnsi="Nunito"/>
                <w:color w:val="000000" w:themeColor="text1"/>
                <w:sz w:val="20"/>
                <w:szCs w:val="20"/>
              </w:rPr>
              <w:t xml:space="preserve">Ensemble of </w:t>
            </w:r>
            <w:proofErr w:type="gramStart"/>
            <w:r w:rsidRPr="00A91EE1">
              <w:rPr>
                <w:rFonts w:ascii="Nunito" w:hAnsi="Nunito"/>
                <w:color w:val="000000" w:themeColor="text1"/>
                <w:sz w:val="20"/>
                <w:szCs w:val="20"/>
              </w:rPr>
              <w:t>dynamically  downscaled</w:t>
            </w:r>
            <w:proofErr w:type="gramEnd"/>
            <w:r w:rsidRPr="00A91EE1">
              <w:rPr>
                <w:rFonts w:ascii="Nunito" w:hAnsi="Nunito"/>
                <w:color w:val="000000" w:themeColor="text1"/>
                <w:sz w:val="20"/>
                <w:szCs w:val="20"/>
              </w:rPr>
              <w:t xml:space="preserve"> simulations of  African climate to 50km,  </w:t>
            </w:r>
          </w:p>
          <w:p w14:paraId="2A03E5EE" w14:textId="77777777" w:rsidR="001308A5" w:rsidRPr="00A91EE1" w:rsidRDefault="001308A5" w:rsidP="00256BD1">
            <w:pPr>
              <w:widowControl w:val="0"/>
              <w:spacing w:before="8" w:line="240" w:lineRule="auto"/>
              <w:ind w:left="114"/>
              <w:rPr>
                <w:rFonts w:ascii="Nunito" w:hAnsi="Nunito"/>
                <w:color w:val="000000" w:themeColor="text1"/>
                <w:sz w:val="20"/>
                <w:szCs w:val="20"/>
              </w:rPr>
            </w:pPr>
            <w:r w:rsidRPr="00A91EE1">
              <w:rPr>
                <w:rFonts w:ascii="Nunito" w:hAnsi="Nunito"/>
                <w:color w:val="000000" w:themeColor="text1"/>
                <w:sz w:val="20"/>
                <w:szCs w:val="20"/>
              </w:rPr>
              <w:t>25km, and 10km resolution</w:t>
            </w:r>
          </w:p>
        </w:tc>
        <w:tc>
          <w:tcPr>
            <w:tcW w:w="378" w:type="pct"/>
            <w:shd w:val="clear" w:color="auto" w:fill="auto"/>
            <w:tcMar>
              <w:top w:w="100" w:type="dxa"/>
              <w:left w:w="100" w:type="dxa"/>
              <w:bottom w:w="100" w:type="dxa"/>
              <w:right w:w="100" w:type="dxa"/>
            </w:tcMar>
            <w:vAlign w:val="center"/>
          </w:tcPr>
          <w:p w14:paraId="729897C7"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UCT</w:t>
            </w:r>
          </w:p>
        </w:tc>
        <w:tc>
          <w:tcPr>
            <w:tcW w:w="633" w:type="pct"/>
            <w:shd w:val="clear" w:color="auto" w:fill="auto"/>
            <w:tcMar>
              <w:top w:w="100" w:type="dxa"/>
              <w:left w:w="100" w:type="dxa"/>
              <w:bottom w:w="100" w:type="dxa"/>
              <w:right w:w="100" w:type="dxa"/>
            </w:tcMar>
            <w:vAlign w:val="center"/>
          </w:tcPr>
          <w:p w14:paraId="63038F99" w14:textId="77777777" w:rsidR="001308A5" w:rsidRPr="00A91EE1" w:rsidRDefault="001308A5" w:rsidP="00256BD1">
            <w:pPr>
              <w:widowControl w:val="0"/>
              <w:spacing w:line="232" w:lineRule="auto"/>
              <w:ind w:left="111" w:right="235" w:firstLine="2"/>
              <w:rPr>
                <w:rFonts w:ascii="Nunito" w:hAnsi="Nunito"/>
                <w:color w:val="000000" w:themeColor="text1"/>
                <w:sz w:val="20"/>
                <w:szCs w:val="20"/>
              </w:rPr>
            </w:pPr>
            <w:r w:rsidRPr="00A91EE1">
              <w:rPr>
                <w:rFonts w:ascii="Nunito" w:hAnsi="Nunito"/>
                <w:color w:val="000000" w:themeColor="text1"/>
                <w:sz w:val="20"/>
                <w:szCs w:val="20"/>
              </w:rPr>
              <w:t xml:space="preserve">Temperature 2m above </w:t>
            </w:r>
            <w:proofErr w:type="gramStart"/>
            <w:r w:rsidRPr="00A91EE1">
              <w:rPr>
                <w:rFonts w:ascii="Nunito" w:hAnsi="Nunito"/>
                <w:color w:val="000000" w:themeColor="text1"/>
                <w:sz w:val="20"/>
                <w:szCs w:val="20"/>
              </w:rPr>
              <w:t>ground  (</w:t>
            </w:r>
            <w:proofErr w:type="gramEnd"/>
            <w:r w:rsidRPr="00A91EE1">
              <w:rPr>
                <w:rFonts w:ascii="Nunito" w:hAnsi="Nunito"/>
                <w:color w:val="000000" w:themeColor="text1"/>
                <w:sz w:val="20"/>
                <w:szCs w:val="20"/>
              </w:rPr>
              <w:t>min, max), daily precipitation  (total), multi-level circulation  fields</w:t>
            </w:r>
          </w:p>
        </w:tc>
        <w:tc>
          <w:tcPr>
            <w:tcW w:w="486" w:type="pct"/>
            <w:shd w:val="clear" w:color="auto" w:fill="auto"/>
            <w:tcMar>
              <w:top w:w="100" w:type="dxa"/>
              <w:left w:w="100" w:type="dxa"/>
              <w:bottom w:w="100" w:type="dxa"/>
              <w:right w:w="100" w:type="dxa"/>
            </w:tcMar>
            <w:vAlign w:val="center"/>
          </w:tcPr>
          <w:p w14:paraId="1AA8C66A" w14:textId="77777777" w:rsidR="001308A5" w:rsidRPr="00A91EE1" w:rsidRDefault="001308A5" w:rsidP="00256BD1">
            <w:pPr>
              <w:widowControl w:val="0"/>
              <w:spacing w:line="240" w:lineRule="auto"/>
              <w:ind w:left="118"/>
              <w:rPr>
                <w:rFonts w:ascii="Nunito" w:hAnsi="Nunito"/>
                <w:color w:val="000000" w:themeColor="text1"/>
                <w:sz w:val="20"/>
                <w:szCs w:val="20"/>
              </w:rPr>
            </w:pPr>
            <w:r w:rsidRPr="00A91EE1">
              <w:rPr>
                <w:rFonts w:ascii="Nunito" w:hAnsi="Nunito"/>
                <w:color w:val="000000" w:themeColor="text1"/>
                <w:sz w:val="20"/>
                <w:szCs w:val="20"/>
              </w:rPr>
              <w:t xml:space="preserve">Temporal: daily  </w:t>
            </w:r>
          </w:p>
          <w:p w14:paraId="57D07E37" w14:textId="77777777" w:rsidR="001308A5" w:rsidRPr="00A91EE1" w:rsidRDefault="001308A5" w:rsidP="00256BD1">
            <w:pPr>
              <w:widowControl w:val="0"/>
              <w:spacing w:line="236" w:lineRule="auto"/>
              <w:ind w:left="125" w:right="261" w:hanging="4"/>
              <w:rPr>
                <w:rFonts w:ascii="Nunito" w:hAnsi="Nunito"/>
                <w:color w:val="000000" w:themeColor="text1"/>
                <w:sz w:val="20"/>
                <w:szCs w:val="20"/>
              </w:rPr>
            </w:pPr>
            <w:r w:rsidRPr="00A91EE1">
              <w:rPr>
                <w:rFonts w:ascii="Nunito" w:hAnsi="Nunito"/>
                <w:color w:val="000000" w:themeColor="text1"/>
                <w:sz w:val="20"/>
                <w:szCs w:val="20"/>
              </w:rPr>
              <w:t>and sub-daily (</w:t>
            </w:r>
            <w:proofErr w:type="gramStart"/>
            <w:r w:rsidRPr="00A91EE1">
              <w:rPr>
                <w:rFonts w:ascii="Nunito" w:hAnsi="Nunito"/>
                <w:color w:val="000000" w:themeColor="text1"/>
                <w:sz w:val="20"/>
                <w:szCs w:val="20"/>
              </w:rPr>
              <w:t>6  hourly</w:t>
            </w:r>
            <w:proofErr w:type="gramEnd"/>
            <w:r w:rsidRPr="00A91EE1">
              <w:rPr>
                <w:rFonts w:ascii="Nunito" w:hAnsi="Nunito"/>
                <w:color w:val="000000" w:themeColor="text1"/>
                <w:sz w:val="20"/>
                <w:szCs w:val="20"/>
              </w:rPr>
              <w:t>)</w:t>
            </w:r>
          </w:p>
        </w:tc>
        <w:tc>
          <w:tcPr>
            <w:tcW w:w="583" w:type="pct"/>
            <w:shd w:val="clear" w:color="auto" w:fill="auto"/>
            <w:tcMar>
              <w:top w:w="100" w:type="dxa"/>
              <w:left w:w="100" w:type="dxa"/>
              <w:bottom w:w="100" w:type="dxa"/>
              <w:right w:w="100" w:type="dxa"/>
            </w:tcMar>
            <w:vAlign w:val="center"/>
          </w:tcPr>
          <w:p w14:paraId="7486D62D" w14:textId="77777777" w:rsidR="001308A5" w:rsidRPr="00A91EE1" w:rsidRDefault="001308A5" w:rsidP="00256BD1">
            <w:pPr>
              <w:widowControl w:val="0"/>
              <w:spacing w:line="232" w:lineRule="auto"/>
              <w:ind w:left="120" w:right="108" w:firstLine="7"/>
              <w:rPr>
                <w:rFonts w:ascii="Nunito" w:hAnsi="Nunito"/>
                <w:color w:val="000000" w:themeColor="text1"/>
                <w:sz w:val="20"/>
                <w:szCs w:val="20"/>
              </w:rPr>
            </w:pPr>
            <w:r w:rsidRPr="00A91EE1">
              <w:rPr>
                <w:rFonts w:ascii="Nunito" w:hAnsi="Nunito"/>
                <w:color w:val="000000" w:themeColor="text1"/>
                <w:sz w:val="20"/>
                <w:szCs w:val="20"/>
              </w:rPr>
              <w:t xml:space="preserve">Dynamical </w:t>
            </w:r>
            <w:proofErr w:type="gramStart"/>
            <w:r w:rsidRPr="00A91EE1">
              <w:rPr>
                <w:rFonts w:ascii="Nunito" w:hAnsi="Nunito"/>
                <w:color w:val="000000" w:themeColor="text1"/>
                <w:sz w:val="20"/>
                <w:szCs w:val="20"/>
              </w:rPr>
              <w:t>downscaling  of</w:t>
            </w:r>
            <w:proofErr w:type="gramEnd"/>
            <w:r w:rsidRPr="00A91EE1">
              <w:rPr>
                <w:rFonts w:ascii="Nunito" w:hAnsi="Nunito"/>
                <w:color w:val="000000" w:themeColor="text1"/>
                <w:sz w:val="20"/>
                <w:szCs w:val="20"/>
              </w:rPr>
              <w:t xml:space="preserve"> climate to support  sub-urban temperature  hazard mapping</w:t>
            </w:r>
          </w:p>
        </w:tc>
      </w:tr>
      <w:tr w:rsidR="001308A5" w:rsidRPr="00A91EE1" w14:paraId="2BCCD244" w14:textId="77777777" w:rsidTr="00256BD1">
        <w:trPr>
          <w:trHeight w:val="561"/>
          <w:del w:id="4394" w:author="Craig Parker" w:date="2024-08-06T12:24:00Z"/>
        </w:trPr>
        <w:tc>
          <w:tcPr>
            <w:tcW w:w="1530" w:type="pct"/>
            <w:shd w:val="clear" w:color="auto" w:fill="auto"/>
            <w:tcMar>
              <w:top w:w="100" w:type="dxa"/>
              <w:left w:w="100" w:type="dxa"/>
              <w:bottom w:w="100" w:type="dxa"/>
              <w:right w:w="100" w:type="dxa"/>
            </w:tcMar>
            <w:vAlign w:val="center"/>
          </w:tcPr>
          <w:p w14:paraId="0F1C8FEA" w14:textId="77777777" w:rsidR="001308A5" w:rsidRPr="00A91EE1" w:rsidRDefault="001308A5" w:rsidP="00256BD1">
            <w:pPr>
              <w:widowControl w:val="0"/>
              <w:spacing w:line="236" w:lineRule="auto"/>
              <w:ind w:left="124" w:right="168" w:hanging="1"/>
              <w:rPr>
                <w:rFonts w:ascii="Nunito" w:hAnsi="Nunito"/>
                <w:color w:val="000000" w:themeColor="text1"/>
                <w:sz w:val="20"/>
                <w:szCs w:val="20"/>
              </w:rPr>
            </w:pPr>
            <w:r w:rsidRPr="00A91EE1">
              <w:rPr>
                <w:rFonts w:ascii="Nunito" w:hAnsi="Nunito"/>
                <w:color w:val="000000" w:themeColor="text1"/>
                <w:sz w:val="20"/>
                <w:szCs w:val="20"/>
              </w:rPr>
              <w:t xml:space="preserve">GHCN station </w:t>
            </w:r>
            <w:proofErr w:type="gramStart"/>
            <w:r w:rsidRPr="00A91EE1">
              <w:rPr>
                <w:rFonts w:ascii="Nunito" w:hAnsi="Nunito"/>
                <w:color w:val="000000" w:themeColor="text1"/>
                <w:sz w:val="20"/>
                <w:szCs w:val="20"/>
              </w:rPr>
              <w:t>data  (</w:t>
            </w:r>
            <w:proofErr w:type="gramEnd"/>
            <w:r w:rsidRPr="00A91EE1">
              <w:rPr>
                <w:rFonts w:ascii="Nunito" w:hAnsi="Nunito"/>
                <w:color w:val="000000" w:themeColor="text1"/>
                <w:sz w:val="20"/>
                <w:szCs w:val="20"/>
              </w:rPr>
              <w:t>NOAA GHCN)</w:t>
            </w:r>
          </w:p>
        </w:tc>
        <w:tc>
          <w:tcPr>
            <w:tcW w:w="1391" w:type="pct"/>
            <w:shd w:val="clear" w:color="auto" w:fill="auto"/>
            <w:tcMar>
              <w:top w:w="100" w:type="dxa"/>
              <w:left w:w="100" w:type="dxa"/>
              <w:bottom w:w="100" w:type="dxa"/>
              <w:right w:w="100" w:type="dxa"/>
            </w:tcMar>
            <w:vAlign w:val="center"/>
          </w:tcPr>
          <w:p w14:paraId="55C9AC18" w14:textId="77777777" w:rsidR="001308A5" w:rsidRPr="00A91EE1" w:rsidRDefault="001308A5" w:rsidP="00256BD1">
            <w:pPr>
              <w:widowControl w:val="0"/>
              <w:spacing w:line="240" w:lineRule="auto"/>
              <w:ind w:left="118"/>
              <w:rPr>
                <w:rFonts w:ascii="Nunito" w:hAnsi="Nunito"/>
                <w:color w:val="000000" w:themeColor="text1"/>
                <w:sz w:val="20"/>
                <w:szCs w:val="20"/>
              </w:rPr>
            </w:pPr>
            <w:r w:rsidRPr="00A91EE1">
              <w:rPr>
                <w:rFonts w:ascii="Nunito" w:hAnsi="Nunito"/>
                <w:color w:val="000000" w:themeColor="text1"/>
                <w:sz w:val="20"/>
                <w:szCs w:val="20"/>
              </w:rPr>
              <w:t xml:space="preserve">Global archive of daily  </w:t>
            </w:r>
          </w:p>
          <w:p w14:paraId="34DBF561" w14:textId="77777777" w:rsidR="001308A5" w:rsidRPr="00A91EE1" w:rsidRDefault="001308A5" w:rsidP="00256BD1">
            <w:pPr>
              <w:widowControl w:val="0"/>
              <w:spacing w:before="2" w:line="240" w:lineRule="auto"/>
              <w:ind w:left="110"/>
              <w:rPr>
                <w:rFonts w:ascii="Nunito" w:hAnsi="Nunito"/>
                <w:color w:val="000000" w:themeColor="text1"/>
                <w:sz w:val="20"/>
                <w:szCs w:val="20"/>
              </w:rPr>
            </w:pPr>
            <w:r w:rsidRPr="00A91EE1">
              <w:rPr>
                <w:rFonts w:ascii="Nunito" w:hAnsi="Nunito"/>
                <w:color w:val="000000" w:themeColor="text1"/>
                <w:sz w:val="20"/>
                <w:szCs w:val="20"/>
              </w:rPr>
              <w:t xml:space="preserve">weather station data </w:t>
            </w:r>
          </w:p>
        </w:tc>
        <w:tc>
          <w:tcPr>
            <w:tcW w:w="378" w:type="pct"/>
            <w:shd w:val="clear" w:color="auto" w:fill="auto"/>
            <w:tcMar>
              <w:top w:w="100" w:type="dxa"/>
              <w:left w:w="100" w:type="dxa"/>
              <w:bottom w:w="100" w:type="dxa"/>
              <w:right w:w="100" w:type="dxa"/>
            </w:tcMar>
            <w:vAlign w:val="center"/>
          </w:tcPr>
          <w:p w14:paraId="756149D9"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 xml:space="preserve">UCT </w:t>
            </w:r>
          </w:p>
        </w:tc>
        <w:tc>
          <w:tcPr>
            <w:tcW w:w="633" w:type="pct"/>
            <w:shd w:val="clear" w:color="auto" w:fill="auto"/>
            <w:tcMar>
              <w:top w:w="100" w:type="dxa"/>
              <w:left w:w="100" w:type="dxa"/>
              <w:bottom w:w="100" w:type="dxa"/>
              <w:right w:w="100" w:type="dxa"/>
            </w:tcMar>
            <w:vAlign w:val="center"/>
          </w:tcPr>
          <w:p w14:paraId="305B1234" w14:textId="77777777" w:rsidR="001308A5" w:rsidRPr="00A91EE1" w:rsidRDefault="001308A5" w:rsidP="00256BD1">
            <w:pPr>
              <w:widowControl w:val="0"/>
              <w:spacing w:line="236" w:lineRule="auto"/>
              <w:ind w:left="115" w:right="191" w:hanging="1"/>
              <w:rPr>
                <w:rFonts w:ascii="Nunito" w:hAnsi="Nunito"/>
                <w:color w:val="000000" w:themeColor="text1"/>
                <w:sz w:val="20"/>
                <w:szCs w:val="20"/>
              </w:rPr>
            </w:pPr>
            <w:r w:rsidRPr="00A91EE1">
              <w:rPr>
                <w:rFonts w:ascii="Nunito" w:hAnsi="Nunito"/>
                <w:color w:val="000000" w:themeColor="text1"/>
                <w:sz w:val="20"/>
                <w:szCs w:val="20"/>
              </w:rPr>
              <w:t xml:space="preserve">Temperature 2m above </w:t>
            </w:r>
            <w:proofErr w:type="gramStart"/>
            <w:r w:rsidRPr="00A91EE1">
              <w:rPr>
                <w:rFonts w:ascii="Nunito" w:hAnsi="Nunito"/>
                <w:color w:val="000000" w:themeColor="text1"/>
                <w:sz w:val="20"/>
                <w:szCs w:val="20"/>
              </w:rPr>
              <w:t>ground,  daily</w:t>
            </w:r>
            <w:proofErr w:type="gramEnd"/>
            <w:r w:rsidRPr="00A91EE1">
              <w:rPr>
                <w:rFonts w:ascii="Nunito" w:hAnsi="Nunito"/>
                <w:color w:val="000000" w:themeColor="text1"/>
                <w:sz w:val="20"/>
                <w:szCs w:val="20"/>
              </w:rPr>
              <w:t xml:space="preserve"> precipitation (total)</w:t>
            </w:r>
          </w:p>
        </w:tc>
        <w:tc>
          <w:tcPr>
            <w:tcW w:w="486" w:type="pct"/>
            <w:shd w:val="clear" w:color="auto" w:fill="auto"/>
            <w:tcMar>
              <w:top w:w="100" w:type="dxa"/>
              <w:left w:w="100" w:type="dxa"/>
              <w:bottom w:w="100" w:type="dxa"/>
              <w:right w:w="100" w:type="dxa"/>
            </w:tcMar>
            <w:vAlign w:val="center"/>
          </w:tcPr>
          <w:p w14:paraId="30D61ED9" w14:textId="77777777" w:rsidR="001308A5" w:rsidRPr="00A91EE1" w:rsidRDefault="001308A5" w:rsidP="00256BD1">
            <w:pPr>
              <w:widowControl w:val="0"/>
              <w:spacing w:line="236" w:lineRule="auto"/>
              <w:ind w:left="120" w:right="262" w:hanging="1"/>
              <w:rPr>
                <w:rFonts w:ascii="Nunito" w:hAnsi="Nunito"/>
                <w:color w:val="000000" w:themeColor="text1"/>
                <w:sz w:val="20"/>
                <w:szCs w:val="20"/>
              </w:rPr>
            </w:pPr>
            <w:r w:rsidRPr="00A91EE1">
              <w:rPr>
                <w:rFonts w:ascii="Nunito" w:hAnsi="Nunito"/>
                <w:color w:val="000000" w:themeColor="text1"/>
                <w:sz w:val="20"/>
                <w:szCs w:val="20"/>
              </w:rPr>
              <w:t xml:space="preserve">Temporal: </w:t>
            </w:r>
            <w:proofErr w:type="gramStart"/>
            <w:r w:rsidRPr="00A91EE1">
              <w:rPr>
                <w:rFonts w:ascii="Nunito" w:hAnsi="Nunito"/>
                <w:color w:val="000000" w:themeColor="text1"/>
                <w:sz w:val="20"/>
                <w:szCs w:val="20"/>
              </w:rPr>
              <w:t>daily,  station</w:t>
            </w:r>
            <w:proofErr w:type="gramEnd"/>
            <w:r w:rsidRPr="00A91EE1">
              <w:rPr>
                <w:rFonts w:ascii="Nunito" w:hAnsi="Nunito"/>
                <w:color w:val="000000" w:themeColor="text1"/>
                <w:sz w:val="20"/>
                <w:szCs w:val="20"/>
              </w:rPr>
              <w:t xml:space="preserve"> locations</w:t>
            </w:r>
          </w:p>
        </w:tc>
        <w:tc>
          <w:tcPr>
            <w:tcW w:w="583" w:type="pct"/>
            <w:shd w:val="clear" w:color="auto" w:fill="auto"/>
            <w:tcMar>
              <w:top w:w="100" w:type="dxa"/>
              <w:left w:w="100" w:type="dxa"/>
              <w:bottom w:w="100" w:type="dxa"/>
              <w:right w:w="100" w:type="dxa"/>
            </w:tcMar>
            <w:vAlign w:val="center"/>
          </w:tcPr>
          <w:p w14:paraId="216A2906" w14:textId="77777777" w:rsidR="001308A5" w:rsidRPr="00A91EE1" w:rsidRDefault="001308A5" w:rsidP="00256BD1">
            <w:pPr>
              <w:widowControl w:val="0"/>
              <w:spacing w:line="236" w:lineRule="auto"/>
              <w:ind w:left="120" w:right="312" w:hanging="1"/>
              <w:rPr>
                <w:rFonts w:ascii="Nunito" w:hAnsi="Nunito"/>
                <w:color w:val="000000" w:themeColor="text1"/>
                <w:sz w:val="20"/>
                <w:szCs w:val="20"/>
              </w:rPr>
            </w:pPr>
            <w:r w:rsidRPr="00A91EE1">
              <w:rPr>
                <w:rFonts w:ascii="Nunito" w:hAnsi="Nunito"/>
                <w:color w:val="000000" w:themeColor="text1"/>
                <w:sz w:val="20"/>
                <w:szCs w:val="20"/>
              </w:rPr>
              <w:t xml:space="preserve">To support </w:t>
            </w:r>
            <w:proofErr w:type="gramStart"/>
            <w:r w:rsidRPr="00A91EE1">
              <w:rPr>
                <w:rFonts w:ascii="Nunito" w:hAnsi="Nunito"/>
                <w:color w:val="000000" w:themeColor="text1"/>
                <w:sz w:val="20"/>
                <w:szCs w:val="20"/>
              </w:rPr>
              <w:t>statistical  downscaling</w:t>
            </w:r>
            <w:proofErr w:type="gramEnd"/>
            <w:r w:rsidRPr="00A91EE1">
              <w:rPr>
                <w:rFonts w:ascii="Nunito" w:hAnsi="Nunito"/>
                <w:color w:val="000000" w:themeColor="text1"/>
                <w:sz w:val="20"/>
                <w:szCs w:val="20"/>
              </w:rPr>
              <w:t xml:space="preserve"> of  </w:t>
            </w:r>
          </w:p>
          <w:p w14:paraId="00B49BE2" w14:textId="77777777" w:rsidR="001308A5" w:rsidRPr="00A91EE1" w:rsidRDefault="001308A5" w:rsidP="00256BD1">
            <w:pPr>
              <w:widowControl w:val="0"/>
              <w:spacing w:line="240" w:lineRule="auto"/>
              <w:ind w:left="118"/>
              <w:rPr>
                <w:rFonts w:ascii="Nunito" w:hAnsi="Nunito"/>
                <w:color w:val="000000" w:themeColor="text1"/>
                <w:sz w:val="20"/>
                <w:szCs w:val="20"/>
              </w:rPr>
            </w:pPr>
            <w:r w:rsidRPr="00A91EE1">
              <w:rPr>
                <w:rFonts w:ascii="Nunito" w:hAnsi="Nunito"/>
                <w:color w:val="000000" w:themeColor="text1"/>
                <w:sz w:val="20"/>
                <w:szCs w:val="20"/>
              </w:rPr>
              <w:t xml:space="preserve">temperature hazard </w:t>
            </w:r>
          </w:p>
        </w:tc>
      </w:tr>
      <w:tr w:rsidR="001308A5" w:rsidRPr="00A91EE1" w14:paraId="27612F77" w14:textId="77777777" w:rsidTr="00256BD1">
        <w:trPr>
          <w:trHeight w:val="196"/>
          <w:del w:id="4395" w:author="Craig Parker" w:date="2024-08-06T12:24:00Z"/>
        </w:trPr>
        <w:tc>
          <w:tcPr>
            <w:tcW w:w="5000" w:type="pct"/>
            <w:gridSpan w:val="6"/>
            <w:shd w:val="clear" w:color="auto" w:fill="D9D9D9" w:themeFill="background1" w:themeFillShade="D9"/>
            <w:tcMar>
              <w:top w:w="100" w:type="dxa"/>
              <w:left w:w="100" w:type="dxa"/>
              <w:bottom w:w="100" w:type="dxa"/>
              <w:right w:w="100" w:type="dxa"/>
            </w:tcMar>
            <w:vAlign w:val="center"/>
          </w:tcPr>
          <w:p w14:paraId="6BAB5823" w14:textId="77777777" w:rsidR="001308A5" w:rsidRPr="00A91EE1" w:rsidRDefault="001308A5" w:rsidP="00256BD1">
            <w:pPr>
              <w:widowControl w:val="0"/>
              <w:spacing w:line="240" w:lineRule="auto"/>
              <w:jc w:val="center"/>
              <w:rPr>
                <w:rFonts w:ascii="Nunito" w:hAnsi="Nunito"/>
                <w:b/>
                <w:bCs/>
                <w:color w:val="000000" w:themeColor="text1"/>
                <w:sz w:val="20"/>
                <w:szCs w:val="20"/>
                <w:shd w:val="clear" w:color="auto" w:fill="D9D9D9"/>
              </w:rPr>
            </w:pPr>
            <w:r w:rsidRPr="00A91EE1">
              <w:rPr>
                <w:rFonts w:ascii="Nunito" w:hAnsi="Nunito"/>
                <w:b/>
                <w:bCs/>
                <w:color w:val="000000" w:themeColor="text1"/>
                <w:sz w:val="20"/>
                <w:szCs w:val="20"/>
                <w:shd w:val="clear" w:color="auto" w:fill="D9D9D9"/>
              </w:rPr>
              <w:t>Remote sensing data</w:t>
            </w:r>
          </w:p>
        </w:tc>
      </w:tr>
      <w:tr w:rsidR="001308A5" w:rsidRPr="00A91EE1" w14:paraId="6017774B" w14:textId="77777777" w:rsidTr="00256BD1">
        <w:trPr>
          <w:trHeight w:val="743"/>
          <w:del w:id="4396" w:author="Craig Parker" w:date="2024-08-06T12:24:00Z"/>
        </w:trPr>
        <w:tc>
          <w:tcPr>
            <w:tcW w:w="1530" w:type="pct"/>
            <w:shd w:val="clear" w:color="auto" w:fill="auto"/>
            <w:tcMar>
              <w:top w:w="100" w:type="dxa"/>
              <w:left w:w="100" w:type="dxa"/>
              <w:bottom w:w="100" w:type="dxa"/>
              <w:right w:w="100" w:type="dxa"/>
            </w:tcMar>
            <w:vAlign w:val="center"/>
          </w:tcPr>
          <w:p w14:paraId="5666A3F3" w14:textId="77777777" w:rsidR="001308A5" w:rsidRPr="00A91EE1" w:rsidRDefault="001308A5" w:rsidP="00256BD1">
            <w:pPr>
              <w:widowControl w:val="0"/>
              <w:spacing w:line="230" w:lineRule="auto"/>
              <w:ind w:left="124" w:right="185" w:hanging="3"/>
              <w:rPr>
                <w:rFonts w:ascii="Nunito" w:hAnsi="Nunito"/>
                <w:color w:val="000000" w:themeColor="text1"/>
                <w:sz w:val="20"/>
                <w:szCs w:val="20"/>
              </w:rPr>
            </w:pPr>
            <w:r w:rsidRPr="00A91EE1">
              <w:rPr>
                <w:rFonts w:ascii="Nunito" w:hAnsi="Nunito"/>
                <w:color w:val="000000" w:themeColor="text1"/>
                <w:sz w:val="20"/>
                <w:szCs w:val="20"/>
              </w:rPr>
              <w:t xml:space="preserve">30 m res </w:t>
            </w:r>
            <w:proofErr w:type="gramStart"/>
            <w:r w:rsidRPr="00A91EE1">
              <w:rPr>
                <w:rFonts w:ascii="Nunito" w:hAnsi="Nunito"/>
                <w:color w:val="000000" w:themeColor="text1"/>
                <w:sz w:val="20"/>
                <w:szCs w:val="20"/>
              </w:rPr>
              <w:t>Elevation  (</w:t>
            </w:r>
            <w:proofErr w:type="gramEnd"/>
            <w:r w:rsidRPr="00A91EE1">
              <w:rPr>
                <w:rFonts w:ascii="Nunito" w:hAnsi="Nunito"/>
                <w:color w:val="000000" w:themeColor="text1"/>
                <w:sz w:val="20"/>
                <w:szCs w:val="20"/>
              </w:rPr>
              <w:t xml:space="preserve">SRTM) (NASA </w:t>
            </w:r>
          </w:p>
          <w:p w14:paraId="3AAC7233" w14:textId="77777777" w:rsidR="001308A5" w:rsidRPr="00A91EE1" w:rsidRDefault="001308A5" w:rsidP="00256BD1">
            <w:pPr>
              <w:widowControl w:val="0"/>
              <w:spacing w:before="4" w:line="236" w:lineRule="auto"/>
              <w:ind w:left="120" w:right="139" w:firstLine="4"/>
              <w:rPr>
                <w:rFonts w:ascii="Nunito" w:hAnsi="Nunito"/>
                <w:color w:val="000000" w:themeColor="text1"/>
                <w:sz w:val="20"/>
                <w:szCs w:val="20"/>
              </w:rPr>
            </w:pPr>
            <w:r w:rsidRPr="00A91EE1">
              <w:rPr>
                <w:rFonts w:ascii="Nunito" w:hAnsi="Nunito"/>
                <w:color w:val="000000" w:themeColor="text1"/>
                <w:sz w:val="20"/>
                <w:szCs w:val="20"/>
                <w:u w:val="single"/>
              </w:rPr>
              <w:t>https://www2.jpl.nas</w:t>
            </w:r>
            <w:r w:rsidRPr="00A91EE1">
              <w:rPr>
                <w:rFonts w:ascii="Nunito" w:hAnsi="Nunito"/>
                <w:color w:val="000000" w:themeColor="text1"/>
                <w:sz w:val="20"/>
                <w:szCs w:val="20"/>
              </w:rPr>
              <w:t xml:space="preserve"> a.gov/</w:t>
            </w:r>
            <w:proofErr w:type="spellStart"/>
            <w:r w:rsidRPr="00A91EE1">
              <w:rPr>
                <w:rFonts w:ascii="Nunito" w:hAnsi="Nunito"/>
                <w:color w:val="000000" w:themeColor="text1"/>
                <w:sz w:val="20"/>
                <w:szCs w:val="20"/>
              </w:rPr>
              <w:t>srtm</w:t>
            </w:r>
            <w:proofErr w:type="spellEnd"/>
            <w:r w:rsidRPr="00A91EE1">
              <w:rPr>
                <w:rFonts w:ascii="Nunito" w:hAnsi="Nunito"/>
                <w:color w:val="000000" w:themeColor="text1"/>
                <w:sz w:val="20"/>
                <w:szCs w:val="20"/>
              </w:rPr>
              <w:t>/)</w:t>
            </w:r>
          </w:p>
        </w:tc>
        <w:tc>
          <w:tcPr>
            <w:tcW w:w="1391" w:type="pct"/>
            <w:shd w:val="clear" w:color="auto" w:fill="auto"/>
            <w:tcMar>
              <w:top w:w="100" w:type="dxa"/>
              <w:left w:w="100" w:type="dxa"/>
              <w:bottom w:w="100" w:type="dxa"/>
              <w:right w:w="100" w:type="dxa"/>
            </w:tcMar>
            <w:vAlign w:val="center"/>
          </w:tcPr>
          <w:p w14:paraId="04A5EEF7" w14:textId="77777777" w:rsidR="001308A5" w:rsidRPr="00A91EE1" w:rsidRDefault="001308A5" w:rsidP="00256BD1">
            <w:pPr>
              <w:widowControl w:val="0"/>
              <w:spacing w:line="233" w:lineRule="auto"/>
              <w:ind w:left="117" w:right="72" w:firstLine="1"/>
              <w:rPr>
                <w:rFonts w:ascii="Nunito" w:hAnsi="Nunito"/>
                <w:color w:val="000000" w:themeColor="text1"/>
                <w:sz w:val="20"/>
                <w:szCs w:val="20"/>
              </w:rPr>
            </w:pPr>
            <w:r w:rsidRPr="00A91EE1">
              <w:rPr>
                <w:rFonts w:ascii="Nunito" w:hAnsi="Nunito"/>
                <w:color w:val="000000" w:themeColor="text1"/>
                <w:sz w:val="20"/>
                <w:szCs w:val="20"/>
              </w:rPr>
              <w:t xml:space="preserve">Global elevation data from </w:t>
            </w:r>
            <w:proofErr w:type="gramStart"/>
            <w:r w:rsidRPr="00A91EE1">
              <w:rPr>
                <w:rFonts w:ascii="Nunito" w:hAnsi="Nunito"/>
                <w:color w:val="000000" w:themeColor="text1"/>
                <w:sz w:val="20"/>
                <w:szCs w:val="20"/>
              </w:rPr>
              <w:t>the  Shuttle</w:t>
            </w:r>
            <w:proofErr w:type="gramEnd"/>
            <w:r w:rsidRPr="00A91EE1">
              <w:rPr>
                <w:rFonts w:ascii="Nunito" w:hAnsi="Nunito"/>
                <w:color w:val="000000" w:themeColor="text1"/>
                <w:sz w:val="20"/>
                <w:szCs w:val="20"/>
              </w:rPr>
              <w:t xml:space="preserve"> Radar Topography  Mission (SRTM).</w:t>
            </w:r>
          </w:p>
        </w:tc>
        <w:tc>
          <w:tcPr>
            <w:tcW w:w="378" w:type="pct"/>
            <w:shd w:val="clear" w:color="auto" w:fill="auto"/>
            <w:tcMar>
              <w:top w:w="100" w:type="dxa"/>
              <w:left w:w="100" w:type="dxa"/>
              <w:bottom w:w="100" w:type="dxa"/>
              <w:right w:w="100" w:type="dxa"/>
            </w:tcMar>
            <w:vAlign w:val="center"/>
          </w:tcPr>
          <w:p w14:paraId="6CCD2470"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 xml:space="preserve">PAIRS </w:t>
            </w:r>
          </w:p>
        </w:tc>
        <w:tc>
          <w:tcPr>
            <w:tcW w:w="633" w:type="pct"/>
            <w:shd w:val="clear" w:color="auto" w:fill="auto"/>
            <w:tcMar>
              <w:top w:w="100" w:type="dxa"/>
              <w:left w:w="100" w:type="dxa"/>
              <w:bottom w:w="100" w:type="dxa"/>
              <w:right w:w="100" w:type="dxa"/>
            </w:tcMar>
            <w:vAlign w:val="center"/>
          </w:tcPr>
          <w:p w14:paraId="14FBCB0F"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Elevation </w:t>
            </w:r>
          </w:p>
        </w:tc>
        <w:tc>
          <w:tcPr>
            <w:tcW w:w="486" w:type="pct"/>
            <w:shd w:val="clear" w:color="auto" w:fill="auto"/>
            <w:tcMar>
              <w:top w:w="100" w:type="dxa"/>
              <w:left w:w="100" w:type="dxa"/>
              <w:bottom w:w="100" w:type="dxa"/>
              <w:right w:w="100" w:type="dxa"/>
            </w:tcMar>
            <w:vAlign w:val="center"/>
          </w:tcPr>
          <w:p w14:paraId="1AA9C75B"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Released in 2013</w:t>
            </w:r>
          </w:p>
        </w:tc>
        <w:tc>
          <w:tcPr>
            <w:tcW w:w="583" w:type="pct"/>
            <w:shd w:val="clear" w:color="auto" w:fill="auto"/>
            <w:tcMar>
              <w:top w:w="100" w:type="dxa"/>
              <w:left w:w="100" w:type="dxa"/>
              <w:bottom w:w="100" w:type="dxa"/>
              <w:right w:w="100" w:type="dxa"/>
            </w:tcMar>
            <w:vAlign w:val="center"/>
          </w:tcPr>
          <w:p w14:paraId="7E51BDC7" w14:textId="77777777" w:rsidR="001308A5" w:rsidRPr="00A91EE1" w:rsidRDefault="001308A5" w:rsidP="00256BD1">
            <w:pPr>
              <w:widowControl w:val="0"/>
              <w:spacing w:line="230" w:lineRule="auto"/>
              <w:ind w:left="125" w:right="249" w:firstLine="1"/>
              <w:rPr>
                <w:rFonts w:ascii="Nunito" w:hAnsi="Nunito"/>
                <w:color w:val="000000" w:themeColor="text1"/>
                <w:sz w:val="20"/>
                <w:szCs w:val="20"/>
              </w:rPr>
            </w:pPr>
            <w:r w:rsidRPr="00A91EE1">
              <w:rPr>
                <w:rFonts w:ascii="Nunito" w:hAnsi="Nunito"/>
                <w:color w:val="000000" w:themeColor="text1"/>
                <w:sz w:val="20"/>
                <w:szCs w:val="20"/>
              </w:rPr>
              <w:t xml:space="preserve">Determination of </w:t>
            </w:r>
            <w:proofErr w:type="gramStart"/>
            <w:r w:rsidRPr="00A91EE1">
              <w:rPr>
                <w:rFonts w:ascii="Nunito" w:hAnsi="Nunito"/>
                <w:color w:val="000000" w:themeColor="text1"/>
                <w:sz w:val="20"/>
                <w:szCs w:val="20"/>
              </w:rPr>
              <w:t>heat  hazard</w:t>
            </w:r>
            <w:proofErr w:type="gramEnd"/>
            <w:r w:rsidRPr="00A91EE1">
              <w:rPr>
                <w:rFonts w:ascii="Nunito" w:hAnsi="Nunito"/>
                <w:color w:val="000000" w:themeColor="text1"/>
                <w:sz w:val="20"/>
                <w:szCs w:val="20"/>
              </w:rPr>
              <w:t xml:space="preserve">; Urban heat  </w:t>
            </w:r>
          </w:p>
          <w:p w14:paraId="20EA85B0" w14:textId="77777777" w:rsidR="001308A5" w:rsidRPr="00A91EE1" w:rsidRDefault="001308A5" w:rsidP="00256BD1">
            <w:pPr>
              <w:widowControl w:val="0"/>
              <w:spacing w:before="8" w:line="240" w:lineRule="auto"/>
              <w:ind w:left="129"/>
              <w:rPr>
                <w:rFonts w:ascii="Nunito" w:hAnsi="Nunito"/>
                <w:color w:val="000000" w:themeColor="text1"/>
                <w:sz w:val="20"/>
                <w:szCs w:val="20"/>
              </w:rPr>
            </w:pPr>
            <w:r w:rsidRPr="00A91EE1">
              <w:rPr>
                <w:rFonts w:ascii="Nunito" w:hAnsi="Nunito"/>
                <w:color w:val="000000" w:themeColor="text1"/>
                <w:sz w:val="20"/>
                <w:szCs w:val="20"/>
              </w:rPr>
              <w:t xml:space="preserve">Island Effect </w:t>
            </w:r>
          </w:p>
        </w:tc>
      </w:tr>
      <w:tr w:rsidR="001308A5" w:rsidRPr="00A91EE1" w14:paraId="77D39E04" w14:textId="77777777" w:rsidTr="00256BD1">
        <w:trPr>
          <w:trHeight w:val="1296"/>
          <w:del w:id="4397" w:author="Craig Parker" w:date="2024-08-06T12:24:00Z"/>
        </w:trPr>
        <w:tc>
          <w:tcPr>
            <w:tcW w:w="1530" w:type="pct"/>
            <w:shd w:val="clear" w:color="auto" w:fill="auto"/>
            <w:tcMar>
              <w:top w:w="100" w:type="dxa"/>
              <w:left w:w="100" w:type="dxa"/>
              <w:bottom w:w="100" w:type="dxa"/>
              <w:right w:w="100" w:type="dxa"/>
            </w:tcMar>
            <w:vAlign w:val="center"/>
          </w:tcPr>
          <w:p w14:paraId="7F486796" w14:textId="77777777" w:rsidR="001308A5" w:rsidRPr="00A91EE1" w:rsidRDefault="001308A5" w:rsidP="00256BD1">
            <w:pPr>
              <w:widowControl w:val="0"/>
              <w:spacing w:line="240" w:lineRule="auto"/>
              <w:ind w:left="127"/>
              <w:rPr>
                <w:rFonts w:ascii="Nunito" w:hAnsi="Nunito"/>
                <w:color w:val="000000" w:themeColor="text1"/>
                <w:sz w:val="20"/>
                <w:szCs w:val="20"/>
              </w:rPr>
            </w:pPr>
            <w:proofErr w:type="gramStart"/>
            <w:r w:rsidRPr="00A91EE1">
              <w:rPr>
                <w:rFonts w:ascii="Nunito" w:hAnsi="Nunito"/>
                <w:color w:val="000000" w:themeColor="text1"/>
                <w:sz w:val="20"/>
                <w:szCs w:val="20"/>
              </w:rPr>
              <w:t>High res</w:t>
            </w:r>
            <w:proofErr w:type="gramEnd"/>
            <w:r w:rsidRPr="00A91EE1">
              <w:rPr>
                <w:rFonts w:ascii="Nunito" w:hAnsi="Nunito"/>
                <w:color w:val="000000" w:themeColor="text1"/>
                <w:sz w:val="20"/>
                <w:szCs w:val="20"/>
              </w:rPr>
              <w:t xml:space="preserve"> imagery  </w:t>
            </w:r>
          </w:p>
          <w:p w14:paraId="17BAE28D" w14:textId="77777777" w:rsidR="001308A5" w:rsidRPr="00A91EE1" w:rsidRDefault="001308A5" w:rsidP="00256BD1">
            <w:pPr>
              <w:widowControl w:val="0"/>
              <w:spacing w:line="240" w:lineRule="auto"/>
              <w:ind w:left="124"/>
              <w:rPr>
                <w:rFonts w:ascii="Nunito" w:hAnsi="Nunito"/>
                <w:color w:val="000000" w:themeColor="text1"/>
                <w:sz w:val="20"/>
                <w:szCs w:val="20"/>
              </w:rPr>
            </w:pPr>
            <w:r w:rsidRPr="00A91EE1">
              <w:rPr>
                <w:rFonts w:ascii="Nunito" w:hAnsi="Nunito"/>
                <w:color w:val="000000" w:themeColor="text1"/>
                <w:sz w:val="20"/>
                <w:szCs w:val="20"/>
              </w:rPr>
              <w:t xml:space="preserve">(ESA Sentinel 2) </w:t>
            </w:r>
          </w:p>
          <w:p w14:paraId="7791F4D7" w14:textId="77777777" w:rsidR="001308A5" w:rsidRPr="00A91EE1" w:rsidRDefault="001308A5" w:rsidP="00256BD1">
            <w:pPr>
              <w:widowControl w:val="0"/>
              <w:spacing w:before="2" w:line="240" w:lineRule="auto"/>
              <w:ind w:left="127"/>
              <w:rPr>
                <w:rFonts w:ascii="Nunito" w:hAnsi="Nunito"/>
                <w:color w:val="000000" w:themeColor="text1"/>
                <w:sz w:val="20"/>
                <w:szCs w:val="20"/>
              </w:rPr>
            </w:pPr>
            <w:r w:rsidRPr="00A91EE1">
              <w:rPr>
                <w:rFonts w:ascii="Nunito" w:hAnsi="Nunito"/>
                <w:color w:val="000000" w:themeColor="text1"/>
                <w:sz w:val="20"/>
                <w:szCs w:val="20"/>
              </w:rPr>
              <w:t xml:space="preserve">European Space  </w:t>
            </w:r>
          </w:p>
          <w:p w14:paraId="356AD018" w14:textId="77777777" w:rsidR="001308A5" w:rsidRPr="00A91EE1" w:rsidRDefault="001308A5" w:rsidP="00256BD1">
            <w:pPr>
              <w:widowControl w:val="0"/>
              <w:spacing w:line="240" w:lineRule="auto"/>
              <w:ind w:left="115"/>
              <w:rPr>
                <w:rFonts w:ascii="Nunito" w:hAnsi="Nunito"/>
                <w:color w:val="000000" w:themeColor="text1"/>
                <w:sz w:val="20"/>
                <w:szCs w:val="20"/>
              </w:rPr>
            </w:pPr>
            <w:r w:rsidRPr="00A91EE1">
              <w:rPr>
                <w:rFonts w:ascii="Nunito" w:hAnsi="Nunito"/>
                <w:color w:val="000000" w:themeColor="text1"/>
                <w:sz w:val="20"/>
                <w:szCs w:val="20"/>
              </w:rPr>
              <w:t xml:space="preserve">Agency </w:t>
            </w:r>
          </w:p>
          <w:p w14:paraId="5DBE0973" w14:textId="77777777" w:rsidR="001308A5" w:rsidRPr="00A91EE1" w:rsidRDefault="001308A5" w:rsidP="00256BD1">
            <w:pPr>
              <w:widowControl w:val="0"/>
              <w:spacing w:line="233" w:lineRule="auto"/>
              <w:ind w:left="125" w:right="116"/>
              <w:rPr>
                <w:rFonts w:ascii="Nunito" w:hAnsi="Nunito"/>
                <w:color w:val="000000" w:themeColor="text1"/>
                <w:sz w:val="20"/>
                <w:szCs w:val="20"/>
              </w:rPr>
            </w:pPr>
            <w:r w:rsidRPr="00A91EE1">
              <w:rPr>
                <w:rFonts w:ascii="Nunito" w:hAnsi="Nunito"/>
                <w:color w:val="000000" w:themeColor="text1"/>
                <w:sz w:val="20"/>
                <w:szCs w:val="20"/>
                <w:u w:val="single"/>
              </w:rPr>
              <w:t>https://sentinel.esa.i</w:t>
            </w:r>
            <w:r w:rsidRPr="00A91EE1">
              <w:rPr>
                <w:rFonts w:ascii="Nunito" w:hAnsi="Nunito"/>
                <w:color w:val="000000" w:themeColor="text1"/>
                <w:sz w:val="20"/>
                <w:szCs w:val="20"/>
              </w:rPr>
              <w:t xml:space="preserve"> </w:t>
            </w:r>
            <w:proofErr w:type="spellStart"/>
            <w:r w:rsidRPr="00A91EE1">
              <w:rPr>
                <w:rFonts w:ascii="Nunito" w:hAnsi="Nunito"/>
                <w:color w:val="000000" w:themeColor="text1"/>
                <w:sz w:val="20"/>
                <w:szCs w:val="20"/>
                <w:u w:val="single"/>
              </w:rPr>
              <w:t>nt</w:t>
            </w:r>
            <w:proofErr w:type="spellEnd"/>
            <w:r w:rsidRPr="00A91EE1">
              <w:rPr>
                <w:rFonts w:ascii="Nunito" w:hAnsi="Nunito"/>
                <w:color w:val="000000" w:themeColor="text1"/>
                <w:sz w:val="20"/>
                <w:szCs w:val="20"/>
                <w:u w:val="single"/>
              </w:rPr>
              <w:t>/web/sentinel/</w:t>
            </w:r>
            <w:proofErr w:type="spellStart"/>
            <w:r w:rsidRPr="00A91EE1">
              <w:rPr>
                <w:rFonts w:ascii="Nunito" w:hAnsi="Nunito"/>
                <w:color w:val="000000" w:themeColor="text1"/>
                <w:sz w:val="20"/>
                <w:szCs w:val="20"/>
                <w:u w:val="single"/>
              </w:rPr>
              <w:t>senti</w:t>
            </w:r>
            <w:proofErr w:type="spellEnd"/>
            <w:r w:rsidRPr="00A91EE1">
              <w:rPr>
                <w:rFonts w:ascii="Nunito" w:hAnsi="Nunito"/>
                <w:color w:val="000000" w:themeColor="text1"/>
                <w:sz w:val="20"/>
                <w:szCs w:val="20"/>
              </w:rPr>
              <w:t xml:space="preserve"> </w:t>
            </w:r>
            <w:proofErr w:type="spellStart"/>
            <w:r w:rsidRPr="00A91EE1">
              <w:rPr>
                <w:rFonts w:ascii="Nunito" w:hAnsi="Nunito"/>
                <w:color w:val="000000" w:themeColor="text1"/>
                <w:sz w:val="20"/>
                <w:szCs w:val="20"/>
              </w:rPr>
              <w:t>nel</w:t>
            </w:r>
            <w:proofErr w:type="spellEnd"/>
            <w:r w:rsidRPr="00A91EE1">
              <w:rPr>
                <w:rFonts w:ascii="Nunito" w:hAnsi="Nunito"/>
                <w:color w:val="000000" w:themeColor="text1"/>
                <w:sz w:val="20"/>
                <w:szCs w:val="20"/>
              </w:rPr>
              <w:t>-data-access</w:t>
            </w:r>
          </w:p>
        </w:tc>
        <w:tc>
          <w:tcPr>
            <w:tcW w:w="1391" w:type="pct"/>
            <w:shd w:val="clear" w:color="auto" w:fill="auto"/>
            <w:tcMar>
              <w:top w:w="100" w:type="dxa"/>
              <w:left w:w="100" w:type="dxa"/>
              <w:bottom w:w="100" w:type="dxa"/>
              <w:right w:w="100" w:type="dxa"/>
            </w:tcMar>
            <w:vAlign w:val="center"/>
          </w:tcPr>
          <w:p w14:paraId="5E7D6DB9" w14:textId="77777777" w:rsidR="001308A5" w:rsidRPr="00A91EE1" w:rsidRDefault="001308A5" w:rsidP="00256BD1">
            <w:pPr>
              <w:widowControl w:val="0"/>
              <w:spacing w:line="232" w:lineRule="auto"/>
              <w:ind w:left="115" w:right="117" w:firstLine="9"/>
              <w:rPr>
                <w:rFonts w:ascii="Nunito" w:hAnsi="Nunito"/>
                <w:color w:val="000000" w:themeColor="text1"/>
                <w:sz w:val="20"/>
                <w:szCs w:val="20"/>
              </w:rPr>
            </w:pPr>
            <w:r w:rsidRPr="00A91EE1">
              <w:rPr>
                <w:rFonts w:ascii="Nunito" w:hAnsi="Nunito"/>
                <w:color w:val="000000" w:themeColor="text1"/>
                <w:sz w:val="20"/>
                <w:szCs w:val="20"/>
              </w:rPr>
              <w:t xml:space="preserve">Images from the Sentinel </w:t>
            </w:r>
            <w:proofErr w:type="gramStart"/>
            <w:r w:rsidRPr="00A91EE1">
              <w:rPr>
                <w:rFonts w:ascii="Nunito" w:hAnsi="Nunito"/>
                <w:color w:val="000000" w:themeColor="text1"/>
                <w:sz w:val="20"/>
                <w:szCs w:val="20"/>
              </w:rPr>
              <w:t>2  satellite</w:t>
            </w:r>
            <w:proofErr w:type="gramEnd"/>
            <w:r w:rsidRPr="00A91EE1">
              <w:rPr>
                <w:rFonts w:ascii="Nunito" w:hAnsi="Nunito"/>
                <w:color w:val="000000" w:themeColor="text1"/>
                <w:sz w:val="20"/>
                <w:szCs w:val="20"/>
              </w:rPr>
              <w:t xml:space="preserve"> pair which view land  surface regions in 13 spectral  bands.</w:t>
            </w:r>
          </w:p>
        </w:tc>
        <w:tc>
          <w:tcPr>
            <w:tcW w:w="378" w:type="pct"/>
            <w:shd w:val="clear" w:color="auto" w:fill="auto"/>
            <w:tcMar>
              <w:top w:w="100" w:type="dxa"/>
              <w:left w:w="100" w:type="dxa"/>
              <w:bottom w:w="100" w:type="dxa"/>
              <w:right w:w="100" w:type="dxa"/>
            </w:tcMar>
            <w:vAlign w:val="center"/>
          </w:tcPr>
          <w:p w14:paraId="0CE73018"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 xml:space="preserve">PAIRS </w:t>
            </w:r>
          </w:p>
        </w:tc>
        <w:tc>
          <w:tcPr>
            <w:tcW w:w="633" w:type="pct"/>
            <w:shd w:val="clear" w:color="auto" w:fill="auto"/>
            <w:tcMar>
              <w:top w:w="100" w:type="dxa"/>
              <w:left w:w="100" w:type="dxa"/>
              <w:bottom w:w="100" w:type="dxa"/>
              <w:right w:w="100" w:type="dxa"/>
            </w:tcMar>
            <w:vAlign w:val="center"/>
          </w:tcPr>
          <w:p w14:paraId="1C2CD30D" w14:textId="77777777" w:rsidR="001308A5" w:rsidRPr="00A91EE1" w:rsidRDefault="001308A5" w:rsidP="00256BD1">
            <w:pPr>
              <w:widowControl w:val="0"/>
              <w:spacing w:line="230" w:lineRule="auto"/>
              <w:ind w:left="116" w:right="307" w:firstLine="6"/>
              <w:rPr>
                <w:rFonts w:ascii="Nunito" w:hAnsi="Nunito"/>
                <w:color w:val="000000" w:themeColor="text1"/>
                <w:sz w:val="20"/>
                <w:szCs w:val="20"/>
              </w:rPr>
            </w:pPr>
            <w:r w:rsidRPr="00A91EE1">
              <w:rPr>
                <w:rFonts w:ascii="Nunito" w:hAnsi="Nunito"/>
                <w:color w:val="000000" w:themeColor="text1"/>
                <w:sz w:val="20"/>
                <w:szCs w:val="20"/>
              </w:rPr>
              <w:t xml:space="preserve">Urban land cover – </w:t>
            </w:r>
            <w:proofErr w:type="gramStart"/>
            <w:r w:rsidRPr="00A91EE1">
              <w:rPr>
                <w:rFonts w:ascii="Nunito" w:hAnsi="Nunito"/>
                <w:color w:val="000000" w:themeColor="text1"/>
                <w:sz w:val="20"/>
                <w:szCs w:val="20"/>
              </w:rPr>
              <w:t>vegetation  coverage</w:t>
            </w:r>
            <w:proofErr w:type="gramEnd"/>
            <w:r w:rsidRPr="00A91EE1">
              <w:rPr>
                <w:rFonts w:ascii="Nunito" w:hAnsi="Nunito"/>
                <w:color w:val="000000" w:themeColor="text1"/>
                <w:sz w:val="20"/>
                <w:szCs w:val="20"/>
              </w:rPr>
              <w:t xml:space="preserve">, morphological  </w:t>
            </w:r>
          </w:p>
          <w:p w14:paraId="7EA95463" w14:textId="77777777" w:rsidR="001308A5" w:rsidRPr="00A91EE1" w:rsidRDefault="001308A5" w:rsidP="00256BD1">
            <w:pPr>
              <w:widowControl w:val="0"/>
              <w:spacing w:before="8" w:line="231" w:lineRule="auto"/>
              <w:ind w:left="110" w:right="103" w:firstLine="1"/>
              <w:rPr>
                <w:rFonts w:ascii="Nunito" w:hAnsi="Nunito"/>
                <w:color w:val="000000" w:themeColor="text1"/>
                <w:sz w:val="20"/>
                <w:szCs w:val="20"/>
              </w:rPr>
            </w:pPr>
            <w:r w:rsidRPr="00A91EE1">
              <w:rPr>
                <w:rFonts w:ascii="Nunito" w:hAnsi="Nunito"/>
                <w:color w:val="000000" w:themeColor="text1"/>
                <w:sz w:val="20"/>
                <w:szCs w:val="20"/>
              </w:rPr>
              <w:t xml:space="preserve">features, possibly pollution </w:t>
            </w:r>
            <w:proofErr w:type="gramStart"/>
            <w:r w:rsidRPr="00A91EE1">
              <w:rPr>
                <w:rFonts w:ascii="Nunito" w:hAnsi="Nunito"/>
                <w:color w:val="000000" w:themeColor="text1"/>
                <w:sz w:val="20"/>
                <w:szCs w:val="20"/>
              </w:rPr>
              <w:t>levels  (</w:t>
            </w:r>
            <w:proofErr w:type="gramEnd"/>
            <w:r w:rsidRPr="00A91EE1">
              <w:rPr>
                <w:rFonts w:ascii="Nunito" w:hAnsi="Nunito"/>
                <w:color w:val="000000" w:themeColor="text1"/>
                <w:sz w:val="20"/>
                <w:szCs w:val="20"/>
              </w:rPr>
              <w:t>AOT). Bands 4 (red), 8 (</w:t>
            </w:r>
            <w:proofErr w:type="gramStart"/>
            <w:r w:rsidRPr="00A91EE1">
              <w:rPr>
                <w:rFonts w:ascii="Nunito" w:hAnsi="Nunito"/>
                <w:color w:val="000000" w:themeColor="text1"/>
                <w:sz w:val="20"/>
                <w:szCs w:val="20"/>
              </w:rPr>
              <w:t>NIR)  and</w:t>
            </w:r>
            <w:proofErr w:type="gramEnd"/>
            <w:r w:rsidRPr="00A91EE1">
              <w:rPr>
                <w:rFonts w:ascii="Nunito" w:hAnsi="Nunito"/>
                <w:color w:val="000000" w:themeColor="text1"/>
                <w:sz w:val="20"/>
                <w:szCs w:val="20"/>
              </w:rPr>
              <w:t xml:space="preserve"> SCL (Scene Classification);  Aerosol Optical Thickness; NDVI </w:t>
            </w:r>
            <w:proofErr w:type="spellStart"/>
            <w:r w:rsidRPr="00A91EE1">
              <w:rPr>
                <w:rFonts w:ascii="Nunito" w:hAnsi="Nunito"/>
                <w:color w:val="000000" w:themeColor="text1"/>
                <w:sz w:val="20"/>
                <w:szCs w:val="20"/>
              </w:rPr>
              <w:t>sh</w:t>
            </w:r>
            <w:proofErr w:type="spellEnd"/>
            <w:r w:rsidRPr="00A91EE1">
              <w:rPr>
                <w:rFonts w:ascii="Nunito" w:hAnsi="Nunito"/>
                <w:color w:val="000000" w:themeColor="text1"/>
                <w:sz w:val="20"/>
                <w:szCs w:val="20"/>
              </w:rPr>
              <w:t xml:space="preserve"> layer.</w:t>
            </w:r>
          </w:p>
        </w:tc>
        <w:tc>
          <w:tcPr>
            <w:tcW w:w="486" w:type="pct"/>
            <w:shd w:val="clear" w:color="auto" w:fill="auto"/>
            <w:tcMar>
              <w:top w:w="100" w:type="dxa"/>
              <w:left w:w="100" w:type="dxa"/>
              <w:bottom w:w="100" w:type="dxa"/>
              <w:right w:w="100" w:type="dxa"/>
            </w:tcMar>
            <w:vAlign w:val="center"/>
          </w:tcPr>
          <w:p w14:paraId="411762C9"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Spatial: Global  </w:t>
            </w:r>
          </w:p>
          <w:p w14:paraId="39358692" w14:textId="77777777" w:rsidR="001308A5" w:rsidRPr="00A91EE1" w:rsidRDefault="001308A5" w:rsidP="00256BD1">
            <w:pPr>
              <w:widowControl w:val="0"/>
              <w:spacing w:line="240" w:lineRule="auto"/>
              <w:ind w:left="121"/>
              <w:rPr>
                <w:rFonts w:ascii="Nunito" w:hAnsi="Nunito"/>
                <w:color w:val="000000" w:themeColor="text1"/>
                <w:sz w:val="20"/>
                <w:szCs w:val="20"/>
              </w:rPr>
            </w:pPr>
            <w:proofErr w:type="gramStart"/>
            <w:r w:rsidRPr="00A91EE1">
              <w:rPr>
                <w:rFonts w:ascii="Nunito" w:hAnsi="Nunito"/>
                <w:color w:val="000000" w:themeColor="text1"/>
                <w:sz w:val="20"/>
                <w:szCs w:val="20"/>
              </w:rPr>
              <w:t>coverage;</w:t>
            </w:r>
            <w:proofErr w:type="gramEnd"/>
            <w:r w:rsidRPr="00A91EE1">
              <w:rPr>
                <w:rFonts w:ascii="Nunito" w:hAnsi="Nunito"/>
                <w:color w:val="000000" w:themeColor="text1"/>
                <w:sz w:val="20"/>
                <w:szCs w:val="20"/>
              </w:rPr>
              <w:t xml:space="preserve">  </w:t>
            </w:r>
          </w:p>
          <w:p w14:paraId="557868CD" w14:textId="77777777" w:rsidR="001308A5" w:rsidRPr="00A91EE1" w:rsidRDefault="001308A5" w:rsidP="00256BD1">
            <w:pPr>
              <w:widowControl w:val="0"/>
              <w:spacing w:before="2" w:line="230" w:lineRule="auto"/>
              <w:ind w:left="118" w:right="111" w:firstLine="3"/>
              <w:rPr>
                <w:rFonts w:ascii="Nunito" w:hAnsi="Nunito"/>
                <w:color w:val="000000" w:themeColor="text1"/>
                <w:sz w:val="20"/>
                <w:szCs w:val="20"/>
              </w:rPr>
            </w:pPr>
            <w:r w:rsidRPr="00A91EE1">
              <w:rPr>
                <w:rFonts w:ascii="Nunito" w:hAnsi="Nunito"/>
                <w:color w:val="000000" w:themeColor="text1"/>
                <w:sz w:val="20"/>
                <w:szCs w:val="20"/>
              </w:rPr>
              <w:t xml:space="preserve">0.000064 deg </w:t>
            </w:r>
            <w:proofErr w:type="gramStart"/>
            <w:r w:rsidRPr="00A91EE1">
              <w:rPr>
                <w:rFonts w:ascii="Nunito" w:hAnsi="Nunito"/>
                <w:color w:val="000000" w:themeColor="text1"/>
                <w:sz w:val="20"/>
                <w:szCs w:val="20"/>
              </w:rPr>
              <w:t>res  Temporal</w:t>
            </w:r>
            <w:proofErr w:type="gramEnd"/>
            <w:r w:rsidRPr="00A91EE1">
              <w:rPr>
                <w:rFonts w:ascii="Nunito" w:hAnsi="Nunito"/>
                <w:color w:val="000000" w:themeColor="text1"/>
                <w:sz w:val="20"/>
                <w:szCs w:val="20"/>
              </w:rPr>
              <w:t xml:space="preserve">: every 5  days or faster;  </w:t>
            </w:r>
          </w:p>
          <w:p w14:paraId="0759718B" w14:textId="77777777" w:rsidR="001308A5" w:rsidRPr="00A91EE1" w:rsidRDefault="001308A5" w:rsidP="00256BD1">
            <w:pPr>
              <w:widowControl w:val="0"/>
              <w:spacing w:before="8" w:line="230" w:lineRule="auto"/>
              <w:ind w:left="127" w:right="262" w:hanging="10"/>
              <w:rPr>
                <w:rFonts w:ascii="Nunito" w:hAnsi="Nunito"/>
                <w:color w:val="000000" w:themeColor="text1"/>
                <w:sz w:val="20"/>
                <w:szCs w:val="20"/>
              </w:rPr>
            </w:pPr>
            <w:r w:rsidRPr="00A91EE1">
              <w:rPr>
                <w:rFonts w:ascii="Nunito" w:hAnsi="Nunito"/>
                <w:color w:val="000000" w:themeColor="text1"/>
                <w:sz w:val="20"/>
                <w:szCs w:val="20"/>
              </w:rPr>
              <w:t>from Aug 2015 – Nov 2020.</w:t>
            </w:r>
          </w:p>
        </w:tc>
        <w:tc>
          <w:tcPr>
            <w:tcW w:w="583" w:type="pct"/>
            <w:shd w:val="clear" w:color="auto" w:fill="auto"/>
            <w:tcMar>
              <w:top w:w="100" w:type="dxa"/>
              <w:left w:w="100" w:type="dxa"/>
              <w:bottom w:w="100" w:type="dxa"/>
              <w:right w:w="100" w:type="dxa"/>
            </w:tcMar>
            <w:vAlign w:val="center"/>
          </w:tcPr>
          <w:p w14:paraId="0D6598A6" w14:textId="77777777" w:rsidR="001308A5" w:rsidRPr="00A91EE1" w:rsidRDefault="001308A5" w:rsidP="00256BD1">
            <w:pPr>
              <w:widowControl w:val="0"/>
              <w:spacing w:line="233" w:lineRule="auto"/>
              <w:ind w:left="118" w:right="233" w:firstLine="7"/>
              <w:jc w:val="both"/>
              <w:rPr>
                <w:rFonts w:ascii="Nunito" w:hAnsi="Nunito"/>
                <w:color w:val="000000" w:themeColor="text1"/>
                <w:sz w:val="20"/>
                <w:szCs w:val="20"/>
              </w:rPr>
            </w:pPr>
            <w:r w:rsidRPr="00A91EE1">
              <w:rPr>
                <w:rFonts w:ascii="Nunito" w:hAnsi="Nunito"/>
                <w:color w:val="000000" w:themeColor="text1"/>
                <w:sz w:val="20"/>
                <w:szCs w:val="20"/>
              </w:rPr>
              <w:t xml:space="preserve">if there is </w:t>
            </w:r>
            <w:proofErr w:type="gramStart"/>
            <w:r w:rsidRPr="00A91EE1">
              <w:rPr>
                <w:rFonts w:ascii="Nunito" w:hAnsi="Nunito"/>
                <w:color w:val="000000" w:themeColor="text1"/>
                <w:sz w:val="20"/>
                <w:szCs w:val="20"/>
              </w:rPr>
              <w:t>requirement  to</w:t>
            </w:r>
            <w:proofErr w:type="gramEnd"/>
            <w:r w:rsidRPr="00A91EE1">
              <w:rPr>
                <w:rFonts w:ascii="Nunito" w:hAnsi="Nunito"/>
                <w:color w:val="000000" w:themeColor="text1"/>
                <w:sz w:val="20"/>
                <w:szCs w:val="20"/>
              </w:rPr>
              <w:t xml:space="preserve"> control for pollution  effects or to look at  </w:t>
            </w:r>
          </w:p>
          <w:p w14:paraId="0D9DBFCC" w14:textId="77777777" w:rsidR="001308A5" w:rsidRPr="00A91EE1" w:rsidRDefault="001308A5" w:rsidP="00256BD1">
            <w:pPr>
              <w:widowControl w:val="0"/>
              <w:spacing w:before="2" w:line="236" w:lineRule="auto"/>
              <w:ind w:left="121" w:right="80"/>
              <w:rPr>
                <w:rFonts w:ascii="Nunito" w:hAnsi="Nunito"/>
                <w:color w:val="000000" w:themeColor="text1"/>
                <w:sz w:val="20"/>
                <w:szCs w:val="20"/>
              </w:rPr>
            </w:pPr>
            <w:r w:rsidRPr="00A91EE1">
              <w:rPr>
                <w:rFonts w:ascii="Nunito" w:hAnsi="Nunito"/>
                <w:color w:val="000000" w:themeColor="text1"/>
                <w:sz w:val="20"/>
                <w:szCs w:val="20"/>
              </w:rPr>
              <w:t>combined heat-</w:t>
            </w:r>
            <w:proofErr w:type="gramStart"/>
            <w:r w:rsidRPr="00A91EE1">
              <w:rPr>
                <w:rFonts w:ascii="Nunito" w:hAnsi="Nunito"/>
                <w:color w:val="000000" w:themeColor="text1"/>
                <w:sz w:val="20"/>
                <w:szCs w:val="20"/>
              </w:rPr>
              <w:t>pollution  exposures</w:t>
            </w:r>
            <w:proofErr w:type="gramEnd"/>
          </w:p>
        </w:tc>
      </w:tr>
      <w:tr w:rsidR="001308A5" w:rsidRPr="00A91EE1" w14:paraId="41175076" w14:textId="77777777" w:rsidTr="00256BD1">
        <w:trPr>
          <w:trHeight w:val="1296"/>
          <w:del w:id="4398" w:author="Craig Parker" w:date="2024-08-06T12:24:00Z"/>
        </w:trPr>
        <w:tc>
          <w:tcPr>
            <w:tcW w:w="1530" w:type="pct"/>
            <w:shd w:val="clear" w:color="auto" w:fill="auto"/>
            <w:tcMar>
              <w:top w:w="100" w:type="dxa"/>
              <w:left w:w="100" w:type="dxa"/>
              <w:bottom w:w="100" w:type="dxa"/>
              <w:right w:w="100" w:type="dxa"/>
            </w:tcMar>
            <w:vAlign w:val="center"/>
          </w:tcPr>
          <w:p w14:paraId="0C620667"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 xml:space="preserve">Aqua MODIS Land Surface Temperature (MYD21A1D - </w:t>
            </w:r>
            <w:r w:rsidRPr="00A91EE1">
              <w:rPr>
                <w:rFonts w:ascii="Nunito" w:hAnsi="Nunito"/>
                <w:color w:val="000000" w:themeColor="text1"/>
                <w:sz w:val="20"/>
                <w:szCs w:val="20"/>
              </w:rPr>
              <w:fldChar w:fldCharType="begin"/>
            </w:r>
            <w:r w:rsidRPr="00A91EE1">
              <w:rPr>
                <w:rFonts w:ascii="Nunito" w:hAnsi="Nunito"/>
                <w:color w:val="000000" w:themeColor="text1"/>
                <w:sz w:val="20"/>
              </w:rPr>
              <w:instrText>HYPERLINK "https://doi.org/10.5067/MODIS/MYD21A1D.061" \h</w:instrText>
            </w:r>
            <w:r w:rsidRPr="00A91EE1">
              <w:rPr>
                <w:rFonts w:ascii="Nunito" w:hAnsi="Nunito"/>
                <w:color w:val="000000" w:themeColor="text1"/>
                <w:sz w:val="20"/>
                <w:szCs w:val="20"/>
              </w:rPr>
            </w:r>
            <w:r w:rsidRPr="00A91EE1">
              <w:rPr>
                <w:rFonts w:ascii="Nunito" w:hAnsi="Nunito"/>
                <w:color w:val="000000" w:themeColor="text1"/>
                <w:sz w:val="20"/>
                <w:szCs w:val="20"/>
              </w:rPr>
              <w:fldChar w:fldCharType="separate"/>
            </w:r>
            <w:r w:rsidRPr="00A91EE1">
              <w:rPr>
                <w:rFonts w:ascii="Nunito" w:hAnsi="Nunito"/>
                <w:color w:val="000000" w:themeColor="text1"/>
                <w:sz w:val="20"/>
                <w:szCs w:val="20"/>
                <w:u w:val="single"/>
              </w:rPr>
              <w:t>https://doi.org/10.5067/MODIS/MYD21A1D.061</w:t>
            </w:r>
            <w:r w:rsidRPr="00A91EE1">
              <w:rPr>
                <w:rFonts w:ascii="Nunito" w:hAnsi="Nunito"/>
                <w:color w:val="000000" w:themeColor="text1"/>
                <w:sz w:val="20"/>
                <w:szCs w:val="20"/>
                <w:u w:val="single"/>
              </w:rPr>
              <w:fldChar w:fldCharType="end"/>
            </w:r>
            <w:r w:rsidRPr="00A91EE1">
              <w:rPr>
                <w:rFonts w:ascii="Nunito" w:hAnsi="Nunito"/>
                <w:color w:val="000000" w:themeColor="text1"/>
                <w:sz w:val="20"/>
                <w:szCs w:val="20"/>
              </w:rPr>
              <w:t xml:space="preserve"> &amp; MYD21A1N - </w:t>
            </w:r>
            <w:r w:rsidRPr="00A91EE1">
              <w:rPr>
                <w:rFonts w:ascii="Nunito" w:hAnsi="Nunito"/>
                <w:color w:val="000000" w:themeColor="text1"/>
                <w:sz w:val="20"/>
                <w:szCs w:val="20"/>
              </w:rPr>
              <w:fldChar w:fldCharType="begin"/>
            </w:r>
            <w:r w:rsidRPr="00A91EE1">
              <w:rPr>
                <w:rFonts w:ascii="Nunito" w:hAnsi="Nunito"/>
                <w:color w:val="000000" w:themeColor="text1"/>
                <w:sz w:val="20"/>
              </w:rPr>
              <w:instrText>HYPERLINK "https://doi.org/10.5067/MODIS/MYD21A1N.061" \h</w:instrText>
            </w:r>
            <w:r w:rsidRPr="00A91EE1">
              <w:rPr>
                <w:rFonts w:ascii="Nunito" w:hAnsi="Nunito"/>
                <w:color w:val="000000" w:themeColor="text1"/>
                <w:sz w:val="20"/>
                <w:szCs w:val="20"/>
              </w:rPr>
            </w:r>
            <w:r w:rsidRPr="00A91EE1">
              <w:rPr>
                <w:rFonts w:ascii="Nunito" w:hAnsi="Nunito"/>
                <w:color w:val="000000" w:themeColor="text1"/>
                <w:sz w:val="20"/>
                <w:szCs w:val="20"/>
              </w:rPr>
              <w:fldChar w:fldCharType="separate"/>
            </w:r>
            <w:r w:rsidRPr="00A91EE1">
              <w:rPr>
                <w:rFonts w:ascii="Nunito" w:hAnsi="Nunito"/>
                <w:color w:val="000000" w:themeColor="text1"/>
                <w:sz w:val="20"/>
                <w:szCs w:val="20"/>
                <w:u w:val="single"/>
              </w:rPr>
              <w:t>https://doi.org/10.5067/MODIS/MYD21A1N.061</w:t>
            </w:r>
            <w:r w:rsidRPr="00A91EE1">
              <w:rPr>
                <w:rFonts w:ascii="Nunito" w:hAnsi="Nunito"/>
                <w:color w:val="000000" w:themeColor="text1"/>
                <w:sz w:val="20"/>
                <w:szCs w:val="20"/>
                <w:u w:val="single"/>
              </w:rPr>
              <w:fldChar w:fldCharType="end"/>
            </w:r>
            <w:r w:rsidRPr="00A91EE1">
              <w:rPr>
                <w:rFonts w:ascii="Nunito" w:hAnsi="Nunito"/>
                <w:color w:val="000000" w:themeColor="text1"/>
                <w:sz w:val="20"/>
                <w:szCs w:val="20"/>
              </w:rPr>
              <w:t>)</w:t>
            </w:r>
          </w:p>
        </w:tc>
        <w:tc>
          <w:tcPr>
            <w:tcW w:w="1391" w:type="pct"/>
            <w:shd w:val="clear" w:color="auto" w:fill="auto"/>
            <w:tcMar>
              <w:top w:w="100" w:type="dxa"/>
              <w:left w:w="100" w:type="dxa"/>
              <w:bottom w:w="100" w:type="dxa"/>
              <w:right w:w="100" w:type="dxa"/>
            </w:tcMar>
            <w:vAlign w:val="center"/>
          </w:tcPr>
          <w:p w14:paraId="279C5624" w14:textId="77777777" w:rsidR="001308A5" w:rsidRPr="00A91EE1" w:rsidRDefault="001308A5" w:rsidP="00256BD1">
            <w:pPr>
              <w:widowControl w:val="0"/>
              <w:spacing w:line="232" w:lineRule="auto"/>
              <w:ind w:left="115" w:right="117" w:firstLine="9"/>
              <w:rPr>
                <w:rFonts w:ascii="Nunito" w:hAnsi="Nunito"/>
                <w:color w:val="000000" w:themeColor="text1"/>
                <w:sz w:val="20"/>
                <w:szCs w:val="20"/>
              </w:rPr>
            </w:pPr>
            <w:r w:rsidRPr="00A91EE1">
              <w:rPr>
                <w:rFonts w:ascii="Nunito" w:hAnsi="Nunito"/>
                <w:color w:val="000000" w:themeColor="text1"/>
                <w:sz w:val="20"/>
                <w:szCs w:val="20"/>
              </w:rPr>
              <w:t xml:space="preserve">Satellite derived day and </w:t>
            </w:r>
            <w:proofErr w:type="gramStart"/>
            <w:r w:rsidRPr="00A91EE1">
              <w:rPr>
                <w:rFonts w:ascii="Nunito" w:hAnsi="Nunito"/>
                <w:color w:val="000000" w:themeColor="text1"/>
                <w:sz w:val="20"/>
                <w:szCs w:val="20"/>
              </w:rPr>
              <w:t>night time</w:t>
            </w:r>
            <w:proofErr w:type="gramEnd"/>
            <w:r w:rsidRPr="00A91EE1">
              <w:rPr>
                <w:rFonts w:ascii="Nunito" w:hAnsi="Nunito"/>
                <w:color w:val="000000" w:themeColor="text1"/>
                <w:sz w:val="20"/>
                <w:szCs w:val="20"/>
              </w:rPr>
              <w:t>, high resolution (1KM) land surface temperature dataset.</w:t>
            </w:r>
          </w:p>
        </w:tc>
        <w:tc>
          <w:tcPr>
            <w:tcW w:w="378" w:type="pct"/>
            <w:shd w:val="clear" w:color="auto" w:fill="auto"/>
            <w:tcMar>
              <w:top w:w="100" w:type="dxa"/>
              <w:left w:w="100" w:type="dxa"/>
              <w:bottom w:w="100" w:type="dxa"/>
              <w:right w:w="100" w:type="dxa"/>
            </w:tcMar>
            <w:vAlign w:val="center"/>
          </w:tcPr>
          <w:p w14:paraId="33A169D0"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UCT</w:t>
            </w:r>
          </w:p>
        </w:tc>
        <w:tc>
          <w:tcPr>
            <w:tcW w:w="633" w:type="pct"/>
            <w:shd w:val="clear" w:color="auto" w:fill="auto"/>
            <w:tcMar>
              <w:top w:w="100" w:type="dxa"/>
              <w:left w:w="100" w:type="dxa"/>
              <w:bottom w:w="100" w:type="dxa"/>
              <w:right w:w="100" w:type="dxa"/>
            </w:tcMar>
            <w:vAlign w:val="center"/>
          </w:tcPr>
          <w:p w14:paraId="52651605" w14:textId="77777777" w:rsidR="001308A5" w:rsidRPr="00A91EE1" w:rsidRDefault="001308A5" w:rsidP="00256BD1">
            <w:pPr>
              <w:widowControl w:val="0"/>
              <w:spacing w:line="230" w:lineRule="auto"/>
              <w:ind w:left="116" w:right="307" w:firstLine="6"/>
              <w:rPr>
                <w:rFonts w:ascii="Nunito" w:hAnsi="Nunito"/>
                <w:color w:val="000000" w:themeColor="text1"/>
                <w:sz w:val="20"/>
                <w:szCs w:val="20"/>
              </w:rPr>
            </w:pPr>
            <w:r w:rsidRPr="00A91EE1">
              <w:rPr>
                <w:rFonts w:ascii="Nunito" w:hAnsi="Nunito"/>
                <w:color w:val="000000" w:themeColor="text1"/>
                <w:sz w:val="20"/>
                <w:szCs w:val="20"/>
              </w:rPr>
              <w:t>Land surface temperature</w:t>
            </w:r>
          </w:p>
        </w:tc>
        <w:tc>
          <w:tcPr>
            <w:tcW w:w="486" w:type="pct"/>
            <w:shd w:val="clear" w:color="auto" w:fill="auto"/>
            <w:tcMar>
              <w:top w:w="100" w:type="dxa"/>
              <w:left w:w="100" w:type="dxa"/>
              <w:bottom w:w="100" w:type="dxa"/>
              <w:right w:w="100" w:type="dxa"/>
            </w:tcMar>
            <w:vAlign w:val="center"/>
          </w:tcPr>
          <w:p w14:paraId="0B0AA645"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Spatial: Global land surface coverage; 0.00983 deg res. Temporal: daily; 2002/07/04 to present</w:t>
            </w:r>
          </w:p>
        </w:tc>
        <w:tc>
          <w:tcPr>
            <w:tcW w:w="583" w:type="pct"/>
            <w:shd w:val="clear" w:color="auto" w:fill="auto"/>
            <w:tcMar>
              <w:top w:w="100" w:type="dxa"/>
              <w:left w:w="100" w:type="dxa"/>
              <w:bottom w:w="100" w:type="dxa"/>
              <w:right w:w="100" w:type="dxa"/>
            </w:tcMar>
            <w:vAlign w:val="center"/>
          </w:tcPr>
          <w:p w14:paraId="3299607C" w14:textId="77777777" w:rsidR="001308A5" w:rsidRPr="00A91EE1" w:rsidRDefault="001308A5" w:rsidP="00256BD1">
            <w:pPr>
              <w:widowControl w:val="0"/>
              <w:spacing w:line="233" w:lineRule="auto"/>
              <w:ind w:left="118" w:right="233" w:firstLine="7"/>
              <w:jc w:val="both"/>
              <w:rPr>
                <w:rFonts w:ascii="Nunito" w:hAnsi="Nunito"/>
                <w:color w:val="000000" w:themeColor="text1"/>
                <w:sz w:val="20"/>
                <w:szCs w:val="20"/>
              </w:rPr>
            </w:pPr>
          </w:p>
        </w:tc>
      </w:tr>
      <w:tr w:rsidR="001308A5" w:rsidRPr="00A91EE1" w14:paraId="0E0C144D" w14:textId="77777777" w:rsidTr="00256BD1">
        <w:trPr>
          <w:trHeight w:val="1296"/>
          <w:del w:id="4399" w:author="Craig Parker" w:date="2024-08-06T12:24:00Z"/>
        </w:trPr>
        <w:tc>
          <w:tcPr>
            <w:tcW w:w="1530" w:type="pct"/>
            <w:shd w:val="clear" w:color="auto" w:fill="auto"/>
            <w:tcMar>
              <w:top w:w="100" w:type="dxa"/>
              <w:left w:w="100" w:type="dxa"/>
              <w:bottom w:w="100" w:type="dxa"/>
              <w:right w:w="100" w:type="dxa"/>
            </w:tcMar>
            <w:vAlign w:val="center"/>
          </w:tcPr>
          <w:p w14:paraId="3676896C"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Gauteng City-Region Observatory.</w:t>
            </w:r>
          </w:p>
          <w:p w14:paraId="7C82C3CE"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https://gcro1.wits.ac.za/gcrojsgis/</w:t>
            </w:r>
          </w:p>
        </w:tc>
        <w:tc>
          <w:tcPr>
            <w:tcW w:w="1391" w:type="pct"/>
            <w:shd w:val="clear" w:color="auto" w:fill="auto"/>
            <w:tcMar>
              <w:top w:w="100" w:type="dxa"/>
              <w:left w:w="100" w:type="dxa"/>
              <w:bottom w:w="100" w:type="dxa"/>
              <w:right w:w="100" w:type="dxa"/>
            </w:tcMar>
            <w:vAlign w:val="center"/>
          </w:tcPr>
          <w:p w14:paraId="3F9EB24B" w14:textId="77777777" w:rsidR="001308A5" w:rsidRPr="00A91EE1" w:rsidRDefault="001308A5" w:rsidP="00256BD1">
            <w:pPr>
              <w:widowControl w:val="0"/>
              <w:spacing w:line="232" w:lineRule="auto"/>
              <w:ind w:left="115" w:right="117" w:firstLine="9"/>
              <w:rPr>
                <w:rFonts w:ascii="Nunito" w:hAnsi="Nunito"/>
                <w:color w:val="000000" w:themeColor="text1"/>
                <w:sz w:val="20"/>
                <w:szCs w:val="20"/>
              </w:rPr>
            </w:pPr>
            <w:r w:rsidRPr="00A91EE1">
              <w:rPr>
                <w:rFonts w:ascii="Nunito" w:hAnsi="Nunito"/>
                <w:color w:val="000000" w:themeColor="text1"/>
                <w:sz w:val="20"/>
                <w:szCs w:val="20"/>
              </w:rPr>
              <w:t>GIS raster and shapefiles for the Gauteng City-Region area</w:t>
            </w:r>
          </w:p>
        </w:tc>
        <w:tc>
          <w:tcPr>
            <w:tcW w:w="378" w:type="pct"/>
            <w:shd w:val="clear" w:color="auto" w:fill="auto"/>
            <w:tcMar>
              <w:top w:w="100" w:type="dxa"/>
              <w:left w:w="100" w:type="dxa"/>
              <w:bottom w:w="100" w:type="dxa"/>
              <w:right w:w="100" w:type="dxa"/>
            </w:tcMar>
            <w:vAlign w:val="center"/>
          </w:tcPr>
          <w:p w14:paraId="462AB5D9"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UCT</w:t>
            </w:r>
          </w:p>
        </w:tc>
        <w:tc>
          <w:tcPr>
            <w:tcW w:w="633" w:type="pct"/>
            <w:shd w:val="clear" w:color="auto" w:fill="auto"/>
            <w:tcMar>
              <w:top w:w="100" w:type="dxa"/>
              <w:left w:w="100" w:type="dxa"/>
              <w:bottom w:w="100" w:type="dxa"/>
              <w:right w:w="100" w:type="dxa"/>
            </w:tcMar>
            <w:vAlign w:val="center"/>
          </w:tcPr>
          <w:p w14:paraId="6F8F0E0F" w14:textId="77777777" w:rsidR="001308A5" w:rsidRPr="00A91EE1" w:rsidRDefault="001308A5" w:rsidP="00256BD1">
            <w:pPr>
              <w:widowControl w:val="0"/>
              <w:spacing w:line="230" w:lineRule="auto"/>
              <w:ind w:left="116" w:right="307" w:firstLine="6"/>
              <w:rPr>
                <w:rFonts w:ascii="Nunito" w:hAnsi="Nunito"/>
                <w:color w:val="000000" w:themeColor="text1"/>
                <w:sz w:val="20"/>
                <w:szCs w:val="20"/>
              </w:rPr>
            </w:pPr>
            <w:r w:rsidRPr="00A91EE1">
              <w:rPr>
                <w:rFonts w:ascii="Nunito" w:hAnsi="Nunito"/>
                <w:color w:val="000000" w:themeColor="text1"/>
                <w:sz w:val="20"/>
                <w:szCs w:val="20"/>
              </w:rPr>
              <w:t>Demographics, economics, environmental, spatial structure, spatial change and transport</w:t>
            </w:r>
          </w:p>
        </w:tc>
        <w:tc>
          <w:tcPr>
            <w:tcW w:w="486" w:type="pct"/>
            <w:shd w:val="clear" w:color="auto" w:fill="auto"/>
            <w:tcMar>
              <w:top w:w="100" w:type="dxa"/>
              <w:left w:w="100" w:type="dxa"/>
              <w:bottom w:w="100" w:type="dxa"/>
              <w:right w:w="100" w:type="dxa"/>
            </w:tcMar>
            <w:vAlign w:val="center"/>
          </w:tcPr>
          <w:p w14:paraId="5E1B598C"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Spatial: Gauteng city-region.</w:t>
            </w:r>
          </w:p>
          <w:p w14:paraId="5A4732B0"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Temporal: various depending on the variable</w:t>
            </w:r>
          </w:p>
        </w:tc>
        <w:tc>
          <w:tcPr>
            <w:tcW w:w="583" w:type="pct"/>
            <w:shd w:val="clear" w:color="auto" w:fill="auto"/>
            <w:tcMar>
              <w:top w:w="100" w:type="dxa"/>
              <w:left w:w="100" w:type="dxa"/>
              <w:bottom w:w="100" w:type="dxa"/>
              <w:right w:w="100" w:type="dxa"/>
            </w:tcMar>
            <w:vAlign w:val="center"/>
          </w:tcPr>
          <w:p w14:paraId="78707A2D" w14:textId="77777777" w:rsidR="001308A5" w:rsidRPr="00A91EE1" w:rsidRDefault="001308A5" w:rsidP="00256BD1">
            <w:pPr>
              <w:widowControl w:val="0"/>
              <w:spacing w:line="233" w:lineRule="auto"/>
              <w:ind w:left="118" w:right="233" w:firstLine="7"/>
              <w:jc w:val="both"/>
              <w:rPr>
                <w:rFonts w:ascii="Nunito" w:hAnsi="Nunito"/>
                <w:color w:val="000000" w:themeColor="text1"/>
                <w:sz w:val="20"/>
                <w:szCs w:val="20"/>
              </w:rPr>
            </w:pPr>
            <w:r w:rsidRPr="00A91EE1">
              <w:rPr>
                <w:rFonts w:ascii="Nunito" w:hAnsi="Nunito"/>
                <w:color w:val="000000" w:themeColor="text1"/>
                <w:sz w:val="20"/>
                <w:szCs w:val="20"/>
              </w:rPr>
              <w:t>Research Project 2: provides information on socio-economic circumstances and attitudes of residents within the Gauteng City-Region.</w:t>
            </w:r>
          </w:p>
        </w:tc>
      </w:tr>
      <w:tr w:rsidR="001308A5" w:rsidRPr="00A91EE1" w14:paraId="697C32FC" w14:textId="77777777" w:rsidTr="00256BD1">
        <w:trPr>
          <w:trHeight w:val="20"/>
          <w:del w:id="4400" w:author="Craig Parker" w:date="2024-08-06T12:24:00Z"/>
        </w:trPr>
        <w:tc>
          <w:tcPr>
            <w:tcW w:w="5000" w:type="pct"/>
            <w:gridSpan w:val="6"/>
            <w:shd w:val="clear" w:color="auto" w:fill="D9D9D9" w:themeFill="background1" w:themeFillShade="D9"/>
            <w:tcMar>
              <w:top w:w="100" w:type="dxa"/>
              <w:left w:w="100" w:type="dxa"/>
              <w:bottom w:w="100" w:type="dxa"/>
              <w:right w:w="100" w:type="dxa"/>
            </w:tcMar>
            <w:vAlign w:val="center"/>
          </w:tcPr>
          <w:p w14:paraId="00737C82" w14:textId="77777777" w:rsidR="001308A5" w:rsidRPr="00A91EE1" w:rsidRDefault="001308A5" w:rsidP="00256BD1">
            <w:pPr>
              <w:widowControl w:val="0"/>
              <w:spacing w:line="240" w:lineRule="auto"/>
              <w:ind w:left="127"/>
              <w:jc w:val="center"/>
              <w:rPr>
                <w:rFonts w:ascii="Nunito" w:hAnsi="Nunito"/>
                <w:b/>
                <w:bCs/>
                <w:color w:val="000000" w:themeColor="text1"/>
                <w:sz w:val="20"/>
                <w:szCs w:val="20"/>
              </w:rPr>
            </w:pPr>
            <w:r w:rsidRPr="00A91EE1">
              <w:rPr>
                <w:rFonts w:ascii="Nunito" w:hAnsi="Nunito"/>
                <w:b/>
                <w:bCs/>
                <w:color w:val="000000" w:themeColor="text1"/>
                <w:sz w:val="20"/>
                <w:szCs w:val="20"/>
              </w:rPr>
              <w:t>Areal / geospatial socio-economic data</w:t>
            </w:r>
          </w:p>
        </w:tc>
      </w:tr>
      <w:tr w:rsidR="001308A5" w:rsidRPr="00A91EE1" w14:paraId="25730502" w14:textId="77777777" w:rsidTr="00256BD1">
        <w:trPr>
          <w:trHeight w:val="1296"/>
          <w:del w:id="4401" w:author="Craig Parker" w:date="2024-08-06T12:24:00Z"/>
        </w:trPr>
        <w:tc>
          <w:tcPr>
            <w:tcW w:w="1530" w:type="pct"/>
            <w:shd w:val="clear" w:color="auto" w:fill="auto"/>
            <w:tcMar>
              <w:top w:w="100" w:type="dxa"/>
              <w:left w:w="100" w:type="dxa"/>
              <w:bottom w:w="100" w:type="dxa"/>
              <w:right w:w="100" w:type="dxa"/>
            </w:tcMar>
            <w:vAlign w:val="center"/>
          </w:tcPr>
          <w:p w14:paraId="5CBCCA62"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General Household Surveys, Statistics South Africa</w:t>
            </w:r>
          </w:p>
          <w:p w14:paraId="51ACF8ED"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fldChar w:fldCharType="begin"/>
            </w:r>
            <w:r w:rsidRPr="00A91EE1">
              <w:rPr>
                <w:rFonts w:ascii="Nunito" w:hAnsi="Nunito"/>
                <w:color w:val="000000" w:themeColor="text1"/>
                <w:sz w:val="20"/>
              </w:rPr>
              <w:instrText>HYPERLINK "https://www.datafirst.uct.ac.za/dataportal/index.php/catalog/StatsSA/about" \h</w:instrText>
            </w:r>
            <w:r w:rsidRPr="00A91EE1">
              <w:rPr>
                <w:rFonts w:ascii="Nunito" w:hAnsi="Nunito"/>
                <w:color w:val="000000" w:themeColor="text1"/>
                <w:sz w:val="20"/>
                <w:szCs w:val="20"/>
              </w:rPr>
            </w:r>
            <w:r w:rsidRPr="00A91EE1">
              <w:rPr>
                <w:rFonts w:ascii="Nunito" w:hAnsi="Nunito"/>
                <w:color w:val="000000" w:themeColor="text1"/>
                <w:sz w:val="20"/>
                <w:szCs w:val="20"/>
              </w:rPr>
              <w:fldChar w:fldCharType="separate"/>
            </w:r>
            <w:r w:rsidRPr="00A91EE1">
              <w:rPr>
                <w:rFonts w:ascii="Nunito" w:hAnsi="Nunito"/>
                <w:color w:val="000000" w:themeColor="text1"/>
                <w:sz w:val="20"/>
                <w:szCs w:val="20"/>
                <w:u w:val="single"/>
              </w:rPr>
              <w:t>https://www.datafirst.uct.ac.za/dataportal/index.php/catalog/StatsSA/about</w:t>
            </w:r>
            <w:r w:rsidRPr="00A91EE1">
              <w:rPr>
                <w:rFonts w:ascii="Nunito" w:hAnsi="Nunito"/>
                <w:color w:val="000000" w:themeColor="text1"/>
                <w:sz w:val="20"/>
                <w:szCs w:val="20"/>
                <w:u w:val="single"/>
              </w:rPr>
              <w:fldChar w:fldCharType="end"/>
            </w:r>
          </w:p>
          <w:p w14:paraId="73D68871" w14:textId="77777777" w:rsidR="001308A5" w:rsidRPr="00A91EE1" w:rsidRDefault="001308A5" w:rsidP="00256BD1">
            <w:pPr>
              <w:widowControl w:val="0"/>
              <w:spacing w:line="240" w:lineRule="auto"/>
              <w:ind w:left="127"/>
              <w:rPr>
                <w:rFonts w:ascii="Nunito" w:hAnsi="Nunito"/>
                <w:color w:val="000000" w:themeColor="text1"/>
                <w:sz w:val="20"/>
                <w:szCs w:val="20"/>
              </w:rPr>
            </w:pPr>
          </w:p>
        </w:tc>
        <w:tc>
          <w:tcPr>
            <w:tcW w:w="1391" w:type="pct"/>
            <w:shd w:val="clear" w:color="auto" w:fill="auto"/>
            <w:tcMar>
              <w:top w:w="100" w:type="dxa"/>
              <w:left w:w="100" w:type="dxa"/>
              <w:bottom w:w="100" w:type="dxa"/>
              <w:right w:w="100" w:type="dxa"/>
            </w:tcMar>
            <w:vAlign w:val="center"/>
          </w:tcPr>
          <w:p w14:paraId="083D49EB" w14:textId="77777777" w:rsidR="001308A5" w:rsidRPr="00A91EE1" w:rsidRDefault="001308A5" w:rsidP="00256BD1">
            <w:pPr>
              <w:widowControl w:val="0"/>
              <w:spacing w:line="232" w:lineRule="auto"/>
              <w:ind w:left="115" w:right="117" w:firstLine="9"/>
              <w:rPr>
                <w:rFonts w:ascii="Nunito" w:hAnsi="Nunito"/>
                <w:color w:val="000000" w:themeColor="text1"/>
                <w:sz w:val="20"/>
                <w:szCs w:val="20"/>
              </w:rPr>
            </w:pPr>
            <w:r w:rsidRPr="00A91EE1">
              <w:rPr>
                <w:rFonts w:ascii="Nunito" w:hAnsi="Nunito"/>
                <w:color w:val="000000" w:themeColor="text1"/>
                <w:sz w:val="20"/>
                <w:szCs w:val="20"/>
              </w:rPr>
              <w:t>Annual household Survey</w:t>
            </w:r>
          </w:p>
        </w:tc>
        <w:tc>
          <w:tcPr>
            <w:tcW w:w="378" w:type="pct"/>
            <w:shd w:val="clear" w:color="auto" w:fill="auto"/>
            <w:tcMar>
              <w:top w:w="100" w:type="dxa"/>
              <w:left w:w="100" w:type="dxa"/>
              <w:bottom w:w="100" w:type="dxa"/>
              <w:right w:w="100" w:type="dxa"/>
            </w:tcMar>
            <w:vAlign w:val="center"/>
          </w:tcPr>
          <w:p w14:paraId="32498162"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UCT</w:t>
            </w:r>
          </w:p>
        </w:tc>
        <w:tc>
          <w:tcPr>
            <w:tcW w:w="633" w:type="pct"/>
            <w:shd w:val="clear" w:color="auto" w:fill="auto"/>
            <w:tcMar>
              <w:top w:w="100" w:type="dxa"/>
              <w:left w:w="100" w:type="dxa"/>
              <w:bottom w:w="100" w:type="dxa"/>
              <w:right w:w="100" w:type="dxa"/>
            </w:tcMar>
            <w:vAlign w:val="center"/>
          </w:tcPr>
          <w:p w14:paraId="48F54B3E" w14:textId="77777777" w:rsidR="001308A5" w:rsidRPr="00A91EE1" w:rsidRDefault="001308A5" w:rsidP="00256BD1">
            <w:pPr>
              <w:widowControl w:val="0"/>
              <w:spacing w:line="230" w:lineRule="auto"/>
              <w:ind w:left="116" w:right="307" w:firstLine="6"/>
              <w:rPr>
                <w:rFonts w:ascii="Nunito" w:hAnsi="Nunito"/>
                <w:color w:val="000000" w:themeColor="text1"/>
                <w:sz w:val="20"/>
                <w:szCs w:val="20"/>
              </w:rPr>
            </w:pPr>
            <w:r w:rsidRPr="00A91EE1">
              <w:rPr>
                <w:rFonts w:ascii="Nunito" w:hAnsi="Nunito"/>
                <w:color w:val="000000" w:themeColor="text1"/>
                <w:sz w:val="20"/>
                <w:szCs w:val="20"/>
              </w:rPr>
              <w:t xml:space="preserve">living circumstances of South African households: education, health, social development, housing, </w:t>
            </w:r>
            <w:proofErr w:type="spellStart"/>
            <w:r w:rsidRPr="00A91EE1">
              <w:rPr>
                <w:rFonts w:ascii="Nunito" w:hAnsi="Nunito"/>
                <w:color w:val="000000" w:themeColor="text1"/>
                <w:sz w:val="20"/>
                <w:szCs w:val="20"/>
              </w:rPr>
              <w:t>acces</w:t>
            </w:r>
            <w:proofErr w:type="spellEnd"/>
            <w:r w:rsidRPr="00A91EE1">
              <w:rPr>
                <w:rFonts w:ascii="Nunito" w:hAnsi="Nunito"/>
                <w:color w:val="000000" w:themeColor="text1"/>
                <w:sz w:val="20"/>
                <w:szCs w:val="20"/>
              </w:rPr>
              <w:t xml:space="preserve"> to services and facilities, food security and agriculture. </w:t>
            </w:r>
          </w:p>
        </w:tc>
        <w:tc>
          <w:tcPr>
            <w:tcW w:w="486" w:type="pct"/>
            <w:shd w:val="clear" w:color="auto" w:fill="auto"/>
            <w:tcMar>
              <w:top w:w="100" w:type="dxa"/>
              <w:left w:w="100" w:type="dxa"/>
              <w:bottom w:w="100" w:type="dxa"/>
              <w:right w:w="100" w:type="dxa"/>
            </w:tcMar>
            <w:vAlign w:val="center"/>
          </w:tcPr>
          <w:p w14:paraId="05545DAC"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Sample survey data, </w:t>
            </w:r>
            <w:proofErr w:type="spellStart"/>
            <w:r w:rsidRPr="00A91EE1">
              <w:rPr>
                <w:rFonts w:ascii="Nunito" w:hAnsi="Nunito"/>
                <w:color w:val="000000" w:themeColor="text1"/>
                <w:sz w:val="20"/>
                <w:szCs w:val="20"/>
              </w:rPr>
              <w:t>uits</w:t>
            </w:r>
            <w:proofErr w:type="spellEnd"/>
            <w:r w:rsidRPr="00A91EE1">
              <w:rPr>
                <w:rFonts w:ascii="Nunito" w:hAnsi="Nunito"/>
                <w:color w:val="000000" w:themeColor="text1"/>
                <w:sz w:val="20"/>
                <w:szCs w:val="20"/>
              </w:rPr>
              <w:t xml:space="preserve"> are households and individuals</w:t>
            </w:r>
          </w:p>
        </w:tc>
        <w:tc>
          <w:tcPr>
            <w:tcW w:w="583" w:type="pct"/>
            <w:shd w:val="clear" w:color="auto" w:fill="auto"/>
            <w:tcMar>
              <w:top w:w="100" w:type="dxa"/>
              <w:left w:w="100" w:type="dxa"/>
              <w:bottom w:w="100" w:type="dxa"/>
              <w:right w:w="100" w:type="dxa"/>
            </w:tcMar>
            <w:vAlign w:val="center"/>
          </w:tcPr>
          <w:p w14:paraId="109A424A" w14:textId="77777777" w:rsidR="001308A5" w:rsidRPr="00A91EE1" w:rsidRDefault="001308A5" w:rsidP="00256BD1">
            <w:pPr>
              <w:widowControl w:val="0"/>
              <w:spacing w:line="232" w:lineRule="auto"/>
              <w:ind w:left="115" w:right="117" w:firstLine="9"/>
              <w:rPr>
                <w:rFonts w:ascii="Nunito" w:hAnsi="Nunito"/>
                <w:color w:val="000000" w:themeColor="text1"/>
                <w:sz w:val="20"/>
                <w:szCs w:val="20"/>
              </w:rPr>
            </w:pPr>
            <w:r w:rsidRPr="00A91EE1">
              <w:rPr>
                <w:rFonts w:ascii="Nunito" w:hAnsi="Nunito"/>
                <w:color w:val="000000" w:themeColor="text1"/>
                <w:sz w:val="20"/>
                <w:szCs w:val="20"/>
              </w:rPr>
              <w:t xml:space="preserve">Research Project 2: provides information on socio-economic circumstances of residents within the Gauteng City-Region. </w:t>
            </w:r>
          </w:p>
          <w:p w14:paraId="08EDCA35" w14:textId="77777777" w:rsidR="001308A5" w:rsidRPr="00A91EE1" w:rsidRDefault="001308A5" w:rsidP="00256BD1">
            <w:pPr>
              <w:widowControl w:val="0"/>
              <w:spacing w:line="233" w:lineRule="auto"/>
              <w:ind w:left="118" w:right="233" w:firstLine="7"/>
              <w:jc w:val="both"/>
              <w:rPr>
                <w:rFonts w:ascii="Nunito" w:hAnsi="Nunito"/>
                <w:color w:val="000000" w:themeColor="text1"/>
                <w:sz w:val="20"/>
                <w:szCs w:val="20"/>
              </w:rPr>
            </w:pPr>
          </w:p>
        </w:tc>
      </w:tr>
      <w:tr w:rsidR="001308A5" w:rsidRPr="00A91EE1" w14:paraId="3CFE2FF1" w14:textId="77777777" w:rsidTr="00256BD1">
        <w:trPr>
          <w:trHeight w:val="1296"/>
          <w:del w:id="4402" w:author="Craig Parker" w:date="2024-08-06T12:24:00Z"/>
        </w:trPr>
        <w:tc>
          <w:tcPr>
            <w:tcW w:w="1530" w:type="pct"/>
            <w:shd w:val="clear" w:color="auto" w:fill="auto"/>
            <w:tcMar>
              <w:top w:w="100" w:type="dxa"/>
              <w:left w:w="100" w:type="dxa"/>
              <w:bottom w:w="100" w:type="dxa"/>
              <w:right w:w="100" w:type="dxa"/>
            </w:tcMar>
            <w:vAlign w:val="center"/>
          </w:tcPr>
          <w:p w14:paraId="4893E894"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Quality of Life Surveys, Gauteng City-Region Observatory (GCRO)</w:t>
            </w:r>
          </w:p>
          <w:p w14:paraId="6D4E6136"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fldChar w:fldCharType="begin"/>
            </w:r>
            <w:r w:rsidRPr="00A91EE1">
              <w:rPr>
                <w:rFonts w:ascii="Nunito" w:hAnsi="Nunito"/>
                <w:color w:val="000000" w:themeColor="text1"/>
                <w:sz w:val="20"/>
              </w:rPr>
              <w:instrText>HYPERLINK "https://www.datafirst.uct.ac.za/dataportal/index.php/catalog/GCRO/about" \h</w:instrText>
            </w:r>
            <w:r w:rsidRPr="00A91EE1">
              <w:rPr>
                <w:rFonts w:ascii="Nunito" w:hAnsi="Nunito"/>
                <w:color w:val="000000" w:themeColor="text1"/>
                <w:sz w:val="20"/>
                <w:szCs w:val="20"/>
              </w:rPr>
            </w:r>
            <w:r w:rsidRPr="00A91EE1">
              <w:rPr>
                <w:rFonts w:ascii="Nunito" w:hAnsi="Nunito"/>
                <w:color w:val="000000" w:themeColor="text1"/>
                <w:sz w:val="20"/>
                <w:szCs w:val="20"/>
              </w:rPr>
              <w:fldChar w:fldCharType="separate"/>
            </w:r>
            <w:r w:rsidRPr="00A91EE1">
              <w:rPr>
                <w:rFonts w:ascii="Nunito" w:hAnsi="Nunito"/>
                <w:color w:val="000000" w:themeColor="text1"/>
                <w:sz w:val="20"/>
                <w:szCs w:val="20"/>
                <w:u w:val="single"/>
              </w:rPr>
              <w:t>https://www.datafirst.uct.ac.za/dataportal/index.php/catalog/GCRO/about</w:t>
            </w:r>
            <w:r w:rsidRPr="00A91EE1">
              <w:rPr>
                <w:rFonts w:ascii="Nunito" w:hAnsi="Nunito"/>
                <w:color w:val="000000" w:themeColor="text1"/>
                <w:sz w:val="20"/>
                <w:szCs w:val="20"/>
                <w:u w:val="single"/>
              </w:rPr>
              <w:fldChar w:fldCharType="end"/>
            </w:r>
          </w:p>
          <w:p w14:paraId="72F44096" w14:textId="77777777" w:rsidR="001308A5" w:rsidRPr="00A91EE1" w:rsidRDefault="001308A5" w:rsidP="00256BD1">
            <w:pPr>
              <w:widowControl w:val="0"/>
              <w:spacing w:line="240" w:lineRule="auto"/>
              <w:ind w:left="127"/>
              <w:rPr>
                <w:rFonts w:ascii="Nunito" w:hAnsi="Nunito"/>
                <w:color w:val="000000" w:themeColor="text1"/>
                <w:sz w:val="20"/>
                <w:szCs w:val="20"/>
              </w:rPr>
            </w:pPr>
          </w:p>
        </w:tc>
        <w:tc>
          <w:tcPr>
            <w:tcW w:w="1391" w:type="pct"/>
            <w:shd w:val="clear" w:color="auto" w:fill="auto"/>
            <w:tcMar>
              <w:top w:w="100" w:type="dxa"/>
              <w:left w:w="100" w:type="dxa"/>
              <w:bottom w:w="100" w:type="dxa"/>
              <w:right w:w="100" w:type="dxa"/>
            </w:tcMar>
            <w:vAlign w:val="center"/>
          </w:tcPr>
          <w:p w14:paraId="1F5EB0F5" w14:textId="77777777" w:rsidR="001308A5" w:rsidRPr="00A91EE1" w:rsidRDefault="001308A5" w:rsidP="00256BD1">
            <w:pPr>
              <w:widowControl w:val="0"/>
              <w:spacing w:line="232" w:lineRule="auto"/>
              <w:ind w:left="115" w:right="117" w:firstLine="9"/>
              <w:rPr>
                <w:rFonts w:ascii="Nunito" w:hAnsi="Nunito"/>
                <w:color w:val="000000" w:themeColor="text1"/>
                <w:sz w:val="20"/>
                <w:szCs w:val="20"/>
              </w:rPr>
            </w:pPr>
            <w:r w:rsidRPr="00A91EE1">
              <w:rPr>
                <w:rFonts w:ascii="Nunito" w:hAnsi="Nunito"/>
                <w:color w:val="000000" w:themeColor="text1"/>
                <w:sz w:val="20"/>
                <w:szCs w:val="20"/>
              </w:rPr>
              <w:t>Household Survey</w:t>
            </w:r>
          </w:p>
        </w:tc>
        <w:tc>
          <w:tcPr>
            <w:tcW w:w="378" w:type="pct"/>
            <w:shd w:val="clear" w:color="auto" w:fill="auto"/>
            <w:tcMar>
              <w:top w:w="100" w:type="dxa"/>
              <w:left w:w="100" w:type="dxa"/>
              <w:bottom w:w="100" w:type="dxa"/>
              <w:right w:w="100" w:type="dxa"/>
            </w:tcMar>
            <w:vAlign w:val="center"/>
          </w:tcPr>
          <w:p w14:paraId="0EB7613A"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UCT</w:t>
            </w:r>
          </w:p>
        </w:tc>
        <w:tc>
          <w:tcPr>
            <w:tcW w:w="633" w:type="pct"/>
            <w:shd w:val="clear" w:color="auto" w:fill="auto"/>
            <w:tcMar>
              <w:top w:w="100" w:type="dxa"/>
              <w:left w:w="100" w:type="dxa"/>
              <w:bottom w:w="100" w:type="dxa"/>
              <w:right w:w="100" w:type="dxa"/>
            </w:tcMar>
            <w:vAlign w:val="center"/>
          </w:tcPr>
          <w:p w14:paraId="2C19A6B8" w14:textId="77777777" w:rsidR="001308A5" w:rsidRPr="00A91EE1" w:rsidRDefault="001308A5" w:rsidP="00256BD1">
            <w:pPr>
              <w:widowControl w:val="0"/>
              <w:spacing w:line="232" w:lineRule="auto"/>
              <w:ind w:left="115" w:right="117" w:firstLine="9"/>
              <w:rPr>
                <w:rFonts w:ascii="Nunito" w:hAnsi="Nunito"/>
                <w:color w:val="000000" w:themeColor="text1"/>
                <w:sz w:val="20"/>
                <w:szCs w:val="20"/>
              </w:rPr>
            </w:pPr>
            <w:r w:rsidRPr="00A91EE1">
              <w:rPr>
                <w:rFonts w:ascii="Nunito" w:hAnsi="Nunito"/>
                <w:color w:val="000000" w:themeColor="text1"/>
                <w:sz w:val="20"/>
                <w:szCs w:val="20"/>
              </w:rPr>
              <w:t>quality of life, socio-economic circumstances, attitudes to service delivery, psycho-social attitudes, value-base and other characteristics of residents of the Gauteng City-Region.</w:t>
            </w:r>
          </w:p>
          <w:p w14:paraId="6F1DA09B" w14:textId="77777777" w:rsidR="001308A5" w:rsidRPr="00A91EE1" w:rsidRDefault="001308A5" w:rsidP="00256BD1">
            <w:pPr>
              <w:widowControl w:val="0"/>
              <w:spacing w:line="230" w:lineRule="auto"/>
              <w:ind w:left="116" w:right="307" w:firstLine="6"/>
              <w:rPr>
                <w:rFonts w:ascii="Nunito" w:hAnsi="Nunito"/>
                <w:color w:val="000000" w:themeColor="text1"/>
                <w:sz w:val="20"/>
                <w:szCs w:val="20"/>
              </w:rPr>
            </w:pPr>
          </w:p>
        </w:tc>
        <w:tc>
          <w:tcPr>
            <w:tcW w:w="486" w:type="pct"/>
            <w:shd w:val="clear" w:color="auto" w:fill="auto"/>
            <w:tcMar>
              <w:top w:w="100" w:type="dxa"/>
              <w:left w:w="100" w:type="dxa"/>
              <w:bottom w:w="100" w:type="dxa"/>
              <w:right w:w="100" w:type="dxa"/>
            </w:tcMar>
            <w:vAlign w:val="center"/>
          </w:tcPr>
          <w:p w14:paraId="5EA74A40"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Sample survey data, </w:t>
            </w:r>
            <w:proofErr w:type="spellStart"/>
            <w:r w:rsidRPr="00A91EE1">
              <w:rPr>
                <w:rFonts w:ascii="Nunito" w:hAnsi="Nunito"/>
                <w:color w:val="000000" w:themeColor="text1"/>
                <w:sz w:val="20"/>
                <w:szCs w:val="20"/>
              </w:rPr>
              <w:t>uits</w:t>
            </w:r>
            <w:proofErr w:type="spellEnd"/>
            <w:r w:rsidRPr="00A91EE1">
              <w:rPr>
                <w:rFonts w:ascii="Nunito" w:hAnsi="Nunito"/>
                <w:color w:val="000000" w:themeColor="text1"/>
                <w:sz w:val="20"/>
                <w:szCs w:val="20"/>
              </w:rPr>
              <w:t xml:space="preserve"> are households and individuals</w:t>
            </w:r>
          </w:p>
        </w:tc>
        <w:tc>
          <w:tcPr>
            <w:tcW w:w="583" w:type="pct"/>
            <w:shd w:val="clear" w:color="auto" w:fill="auto"/>
            <w:tcMar>
              <w:top w:w="100" w:type="dxa"/>
              <w:left w:w="100" w:type="dxa"/>
              <w:bottom w:w="100" w:type="dxa"/>
              <w:right w:w="100" w:type="dxa"/>
            </w:tcMar>
            <w:vAlign w:val="center"/>
          </w:tcPr>
          <w:p w14:paraId="52D86179" w14:textId="77777777" w:rsidR="001308A5" w:rsidRPr="00A91EE1" w:rsidRDefault="001308A5" w:rsidP="00256BD1">
            <w:pPr>
              <w:widowControl w:val="0"/>
              <w:spacing w:line="232" w:lineRule="auto"/>
              <w:ind w:left="115" w:right="117" w:firstLine="9"/>
              <w:rPr>
                <w:rFonts w:ascii="Nunito" w:hAnsi="Nunito"/>
                <w:color w:val="000000" w:themeColor="text1"/>
                <w:sz w:val="20"/>
                <w:szCs w:val="20"/>
              </w:rPr>
            </w:pPr>
            <w:r w:rsidRPr="00A91EE1">
              <w:rPr>
                <w:rFonts w:ascii="Nunito" w:hAnsi="Nunito"/>
                <w:color w:val="000000" w:themeColor="text1"/>
                <w:sz w:val="20"/>
                <w:szCs w:val="20"/>
              </w:rPr>
              <w:t xml:space="preserve">Research Project 2: provides information on socio-economic circumstances and attitudes of residents within the Gauteng City-Region. </w:t>
            </w:r>
          </w:p>
          <w:p w14:paraId="52205232" w14:textId="77777777" w:rsidR="001308A5" w:rsidRPr="00A91EE1" w:rsidRDefault="001308A5" w:rsidP="00256BD1">
            <w:pPr>
              <w:widowControl w:val="0"/>
              <w:spacing w:line="233" w:lineRule="auto"/>
              <w:ind w:left="118" w:right="233" w:firstLine="7"/>
              <w:jc w:val="both"/>
              <w:rPr>
                <w:rFonts w:ascii="Nunito" w:hAnsi="Nunito"/>
                <w:color w:val="000000" w:themeColor="text1"/>
                <w:sz w:val="20"/>
                <w:szCs w:val="20"/>
              </w:rPr>
            </w:pPr>
          </w:p>
        </w:tc>
      </w:tr>
      <w:tr w:rsidR="001308A5" w:rsidRPr="00A91EE1" w14:paraId="317F8214" w14:textId="77777777" w:rsidTr="00256BD1">
        <w:trPr>
          <w:trHeight w:val="1300"/>
          <w:del w:id="4403" w:author="Craig Parker" w:date="2024-08-06T12:24:00Z"/>
        </w:trPr>
        <w:tc>
          <w:tcPr>
            <w:tcW w:w="1530" w:type="pct"/>
            <w:shd w:val="clear" w:color="auto" w:fill="auto"/>
            <w:tcMar>
              <w:top w:w="100" w:type="dxa"/>
              <w:left w:w="100" w:type="dxa"/>
              <w:bottom w:w="100" w:type="dxa"/>
              <w:right w:w="100" w:type="dxa"/>
            </w:tcMar>
            <w:vAlign w:val="center"/>
          </w:tcPr>
          <w:p w14:paraId="7E81F9FA" w14:textId="77777777" w:rsidR="001308A5" w:rsidRPr="00A91EE1" w:rsidRDefault="001308A5" w:rsidP="00256BD1">
            <w:pPr>
              <w:widowControl w:val="0"/>
              <w:spacing w:line="233" w:lineRule="auto"/>
              <w:ind w:left="123" w:right="141" w:hanging="1"/>
              <w:rPr>
                <w:rFonts w:ascii="Nunito" w:hAnsi="Nunito"/>
                <w:color w:val="000000" w:themeColor="text1"/>
                <w:sz w:val="20"/>
                <w:szCs w:val="20"/>
              </w:rPr>
            </w:pPr>
            <w:r w:rsidRPr="00A91EE1">
              <w:rPr>
                <w:rFonts w:ascii="Nunito" w:hAnsi="Nunito"/>
                <w:color w:val="000000" w:themeColor="text1"/>
                <w:sz w:val="20"/>
                <w:szCs w:val="20"/>
              </w:rPr>
              <w:t xml:space="preserve">Global </w:t>
            </w:r>
            <w:proofErr w:type="gramStart"/>
            <w:r w:rsidRPr="00A91EE1">
              <w:rPr>
                <w:rFonts w:ascii="Nunito" w:hAnsi="Nunito"/>
                <w:color w:val="000000" w:themeColor="text1"/>
                <w:sz w:val="20"/>
                <w:szCs w:val="20"/>
              </w:rPr>
              <w:t>population  (</w:t>
            </w:r>
            <w:proofErr w:type="gramEnd"/>
            <w:r w:rsidRPr="00A91EE1">
              <w:rPr>
                <w:rFonts w:ascii="Nunito" w:hAnsi="Nunito"/>
                <w:color w:val="000000" w:themeColor="text1"/>
                <w:sz w:val="20"/>
                <w:szCs w:val="20"/>
              </w:rPr>
              <w:t xml:space="preserve">SEDAC) - Gridded  Population of the  </w:t>
            </w:r>
          </w:p>
          <w:p w14:paraId="5B5FEC52" w14:textId="77777777" w:rsidR="001308A5" w:rsidRPr="00A91EE1" w:rsidRDefault="001308A5" w:rsidP="00256BD1">
            <w:pPr>
              <w:widowControl w:val="0"/>
              <w:spacing w:before="2" w:line="240" w:lineRule="auto"/>
              <w:ind w:left="117"/>
              <w:rPr>
                <w:rFonts w:ascii="Nunito" w:hAnsi="Nunito"/>
                <w:color w:val="000000" w:themeColor="text1"/>
                <w:sz w:val="20"/>
                <w:szCs w:val="20"/>
              </w:rPr>
            </w:pPr>
            <w:r w:rsidRPr="00A91EE1">
              <w:rPr>
                <w:rFonts w:ascii="Nunito" w:hAnsi="Nunito"/>
                <w:color w:val="000000" w:themeColor="text1"/>
                <w:sz w:val="20"/>
                <w:szCs w:val="20"/>
              </w:rPr>
              <w:t xml:space="preserve">World (GPW), v4 </w:t>
            </w:r>
          </w:p>
          <w:p w14:paraId="09F9F36A" w14:textId="77777777" w:rsidR="001308A5" w:rsidRPr="00A91EE1" w:rsidRDefault="001308A5" w:rsidP="00256BD1">
            <w:pPr>
              <w:widowControl w:val="0"/>
              <w:spacing w:before="2" w:line="230" w:lineRule="auto"/>
              <w:ind w:left="120" w:right="125" w:firstLine="5"/>
              <w:rPr>
                <w:rFonts w:ascii="Nunito" w:hAnsi="Nunito"/>
                <w:color w:val="000000" w:themeColor="text1"/>
                <w:sz w:val="20"/>
                <w:szCs w:val="20"/>
              </w:rPr>
            </w:pPr>
            <w:r w:rsidRPr="00A91EE1">
              <w:rPr>
                <w:rFonts w:ascii="Nunito" w:hAnsi="Nunito"/>
                <w:color w:val="000000" w:themeColor="text1"/>
                <w:sz w:val="20"/>
                <w:szCs w:val="20"/>
                <w:u w:val="single"/>
              </w:rPr>
              <w:t>https://sedac.ciesin.</w:t>
            </w:r>
            <w:r w:rsidRPr="00A91EE1">
              <w:rPr>
                <w:rFonts w:ascii="Nunito" w:hAnsi="Nunito"/>
                <w:color w:val="000000" w:themeColor="text1"/>
                <w:sz w:val="20"/>
                <w:szCs w:val="20"/>
              </w:rPr>
              <w:t xml:space="preserve"> </w:t>
            </w:r>
            <w:r w:rsidRPr="00A91EE1">
              <w:rPr>
                <w:rFonts w:ascii="Nunito" w:hAnsi="Nunito"/>
                <w:color w:val="000000" w:themeColor="text1"/>
                <w:sz w:val="20"/>
                <w:szCs w:val="20"/>
                <w:u w:val="single"/>
              </w:rPr>
              <w:t>columbia.edu/data/c</w:t>
            </w:r>
            <w:r w:rsidRPr="00A91EE1">
              <w:rPr>
                <w:rFonts w:ascii="Nunito" w:hAnsi="Nunito"/>
                <w:color w:val="000000" w:themeColor="text1"/>
                <w:sz w:val="20"/>
                <w:szCs w:val="20"/>
              </w:rPr>
              <w:t xml:space="preserve"> </w:t>
            </w:r>
            <w:proofErr w:type="spellStart"/>
            <w:r w:rsidRPr="00A91EE1">
              <w:rPr>
                <w:rFonts w:ascii="Nunito" w:hAnsi="Nunito"/>
                <w:color w:val="000000" w:themeColor="text1"/>
                <w:sz w:val="20"/>
                <w:szCs w:val="20"/>
              </w:rPr>
              <w:t>ollection</w:t>
            </w:r>
            <w:proofErr w:type="spellEnd"/>
            <w:r w:rsidRPr="00A91EE1">
              <w:rPr>
                <w:rFonts w:ascii="Nunito" w:hAnsi="Nunito"/>
                <w:color w:val="000000" w:themeColor="text1"/>
                <w:sz w:val="20"/>
                <w:szCs w:val="20"/>
              </w:rPr>
              <w:t>/gpw-v4</w:t>
            </w:r>
          </w:p>
        </w:tc>
        <w:tc>
          <w:tcPr>
            <w:tcW w:w="1391" w:type="pct"/>
            <w:shd w:val="clear" w:color="auto" w:fill="auto"/>
            <w:tcMar>
              <w:top w:w="100" w:type="dxa"/>
              <w:left w:w="100" w:type="dxa"/>
              <w:bottom w:w="100" w:type="dxa"/>
              <w:right w:w="100" w:type="dxa"/>
            </w:tcMar>
            <w:vAlign w:val="center"/>
          </w:tcPr>
          <w:p w14:paraId="54FBD304"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Distribution of human  </w:t>
            </w:r>
          </w:p>
          <w:p w14:paraId="5BDB326B" w14:textId="77777777" w:rsidR="001308A5" w:rsidRPr="00A91EE1" w:rsidRDefault="001308A5" w:rsidP="00256BD1">
            <w:pPr>
              <w:widowControl w:val="0"/>
              <w:spacing w:before="2" w:line="240" w:lineRule="auto"/>
              <w:ind w:left="120"/>
              <w:rPr>
                <w:rFonts w:ascii="Nunito" w:hAnsi="Nunito"/>
                <w:color w:val="000000" w:themeColor="text1"/>
                <w:sz w:val="20"/>
                <w:szCs w:val="20"/>
              </w:rPr>
            </w:pPr>
            <w:r w:rsidRPr="00A91EE1">
              <w:rPr>
                <w:rFonts w:ascii="Nunito" w:hAnsi="Nunito"/>
                <w:color w:val="000000" w:themeColor="text1"/>
                <w:sz w:val="20"/>
                <w:szCs w:val="20"/>
              </w:rPr>
              <w:t xml:space="preserve">population (counts and  </w:t>
            </w:r>
          </w:p>
          <w:p w14:paraId="032A1747" w14:textId="77777777" w:rsidR="001308A5" w:rsidRPr="00A91EE1" w:rsidRDefault="001308A5" w:rsidP="00256BD1">
            <w:pPr>
              <w:widowControl w:val="0"/>
              <w:spacing w:line="240" w:lineRule="auto"/>
              <w:ind w:left="115"/>
              <w:rPr>
                <w:rFonts w:ascii="Nunito" w:hAnsi="Nunito"/>
                <w:color w:val="000000" w:themeColor="text1"/>
                <w:sz w:val="20"/>
                <w:szCs w:val="20"/>
              </w:rPr>
            </w:pPr>
            <w:r w:rsidRPr="00A91EE1">
              <w:rPr>
                <w:rFonts w:ascii="Nunito" w:hAnsi="Nunito"/>
                <w:color w:val="000000" w:themeColor="text1"/>
                <w:sz w:val="20"/>
                <w:szCs w:val="20"/>
              </w:rPr>
              <w:t xml:space="preserve">densities) on continuous  </w:t>
            </w:r>
          </w:p>
          <w:p w14:paraId="00CBC18F" w14:textId="77777777" w:rsidR="001308A5" w:rsidRPr="00A91EE1" w:rsidRDefault="001308A5" w:rsidP="00256BD1">
            <w:pPr>
              <w:widowControl w:val="0"/>
              <w:spacing w:line="236" w:lineRule="auto"/>
              <w:ind w:left="115" w:right="312"/>
              <w:rPr>
                <w:rFonts w:ascii="Nunito" w:hAnsi="Nunito"/>
                <w:color w:val="000000" w:themeColor="text1"/>
                <w:sz w:val="20"/>
                <w:szCs w:val="20"/>
              </w:rPr>
            </w:pPr>
            <w:r w:rsidRPr="00A91EE1">
              <w:rPr>
                <w:rFonts w:ascii="Nunito" w:hAnsi="Nunito"/>
                <w:color w:val="000000" w:themeColor="text1"/>
                <w:sz w:val="20"/>
                <w:szCs w:val="20"/>
              </w:rPr>
              <w:t xml:space="preserve">global raster surface. </w:t>
            </w:r>
            <w:proofErr w:type="gramStart"/>
            <w:r w:rsidRPr="00A91EE1">
              <w:rPr>
                <w:rFonts w:ascii="Nunito" w:hAnsi="Nunito"/>
                <w:color w:val="000000" w:themeColor="text1"/>
                <w:sz w:val="20"/>
                <w:szCs w:val="20"/>
              </w:rPr>
              <w:t>Input  data</w:t>
            </w:r>
            <w:proofErr w:type="gramEnd"/>
            <w:r w:rsidRPr="00A91EE1">
              <w:rPr>
                <w:rFonts w:ascii="Nunito" w:hAnsi="Nunito"/>
                <w:color w:val="000000" w:themeColor="text1"/>
                <w:sz w:val="20"/>
                <w:szCs w:val="20"/>
              </w:rPr>
              <w:t xml:space="preserve"> are extrapolated to  </w:t>
            </w:r>
          </w:p>
          <w:p w14:paraId="23CD385C" w14:textId="77777777" w:rsidR="001308A5" w:rsidRPr="00A91EE1" w:rsidRDefault="001308A5" w:rsidP="00256BD1">
            <w:pPr>
              <w:widowControl w:val="0"/>
              <w:spacing w:line="230" w:lineRule="auto"/>
              <w:ind w:left="111" w:right="116" w:firstLine="9"/>
              <w:rPr>
                <w:rFonts w:ascii="Nunito" w:hAnsi="Nunito"/>
                <w:color w:val="000000" w:themeColor="text1"/>
                <w:sz w:val="20"/>
                <w:szCs w:val="20"/>
              </w:rPr>
            </w:pPr>
            <w:r w:rsidRPr="00A91EE1">
              <w:rPr>
                <w:rFonts w:ascii="Nunito" w:hAnsi="Nunito"/>
                <w:color w:val="000000" w:themeColor="text1"/>
                <w:sz w:val="20"/>
                <w:szCs w:val="20"/>
              </w:rPr>
              <w:t xml:space="preserve">produce population </w:t>
            </w:r>
            <w:proofErr w:type="gramStart"/>
            <w:r w:rsidRPr="00A91EE1">
              <w:rPr>
                <w:rFonts w:ascii="Nunito" w:hAnsi="Nunito"/>
                <w:color w:val="000000" w:themeColor="text1"/>
                <w:sz w:val="20"/>
                <w:szCs w:val="20"/>
              </w:rPr>
              <w:t>estimates  for</w:t>
            </w:r>
            <w:proofErr w:type="gramEnd"/>
            <w:r w:rsidRPr="00A91EE1">
              <w:rPr>
                <w:rFonts w:ascii="Nunito" w:hAnsi="Nunito"/>
                <w:color w:val="000000" w:themeColor="text1"/>
                <w:sz w:val="20"/>
                <w:szCs w:val="20"/>
              </w:rPr>
              <w:t xml:space="preserve"> 5-year intervals</w:t>
            </w:r>
          </w:p>
        </w:tc>
        <w:tc>
          <w:tcPr>
            <w:tcW w:w="378" w:type="pct"/>
            <w:shd w:val="clear" w:color="auto" w:fill="auto"/>
            <w:tcMar>
              <w:top w:w="100" w:type="dxa"/>
              <w:left w:w="100" w:type="dxa"/>
              <w:bottom w:w="100" w:type="dxa"/>
              <w:right w:w="100" w:type="dxa"/>
            </w:tcMar>
            <w:vAlign w:val="center"/>
          </w:tcPr>
          <w:p w14:paraId="12F7EEBF"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PAIRS</w:t>
            </w:r>
          </w:p>
        </w:tc>
        <w:tc>
          <w:tcPr>
            <w:tcW w:w="633" w:type="pct"/>
            <w:shd w:val="clear" w:color="auto" w:fill="auto"/>
            <w:tcMar>
              <w:top w:w="100" w:type="dxa"/>
              <w:left w:w="100" w:type="dxa"/>
              <w:bottom w:w="100" w:type="dxa"/>
              <w:right w:w="100" w:type="dxa"/>
            </w:tcMar>
            <w:vAlign w:val="center"/>
          </w:tcPr>
          <w:p w14:paraId="4C8EC71A" w14:textId="77777777" w:rsidR="001308A5" w:rsidRPr="00A91EE1" w:rsidRDefault="001308A5" w:rsidP="00256BD1">
            <w:pPr>
              <w:widowControl w:val="0"/>
              <w:spacing w:line="230" w:lineRule="auto"/>
              <w:ind w:left="116" w:right="307" w:firstLine="6"/>
              <w:rPr>
                <w:rFonts w:ascii="Nunito" w:hAnsi="Nunito"/>
                <w:color w:val="000000" w:themeColor="text1"/>
                <w:sz w:val="20"/>
                <w:szCs w:val="20"/>
              </w:rPr>
            </w:pPr>
            <w:r w:rsidRPr="00A91EE1">
              <w:rPr>
                <w:rFonts w:ascii="Nunito" w:hAnsi="Nunito"/>
                <w:color w:val="000000" w:themeColor="text1"/>
                <w:sz w:val="20"/>
                <w:szCs w:val="20"/>
              </w:rPr>
              <w:t xml:space="preserve">Population counts and </w:t>
            </w:r>
            <w:proofErr w:type="gramStart"/>
            <w:r w:rsidRPr="00A91EE1">
              <w:rPr>
                <w:rFonts w:ascii="Nunito" w:hAnsi="Nunito"/>
                <w:color w:val="000000" w:themeColor="text1"/>
                <w:sz w:val="20"/>
                <w:szCs w:val="20"/>
              </w:rPr>
              <w:t>density  estimates</w:t>
            </w:r>
            <w:proofErr w:type="gramEnd"/>
          </w:p>
        </w:tc>
        <w:tc>
          <w:tcPr>
            <w:tcW w:w="486" w:type="pct"/>
            <w:shd w:val="clear" w:color="auto" w:fill="auto"/>
            <w:tcMar>
              <w:top w:w="100" w:type="dxa"/>
              <w:left w:w="100" w:type="dxa"/>
              <w:bottom w:w="100" w:type="dxa"/>
              <w:right w:w="100" w:type="dxa"/>
            </w:tcMar>
            <w:vAlign w:val="center"/>
          </w:tcPr>
          <w:p w14:paraId="1C790B00"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Spatial: Global  </w:t>
            </w:r>
          </w:p>
          <w:p w14:paraId="6AA7B2FF" w14:textId="77777777" w:rsidR="001308A5" w:rsidRPr="00A91EE1" w:rsidRDefault="001308A5" w:rsidP="00256BD1">
            <w:pPr>
              <w:widowControl w:val="0"/>
              <w:spacing w:before="2"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coverage, 1km  </w:t>
            </w:r>
          </w:p>
          <w:p w14:paraId="3E8AE316" w14:textId="77777777" w:rsidR="001308A5" w:rsidRPr="00A91EE1" w:rsidRDefault="001308A5" w:rsidP="00256BD1">
            <w:pPr>
              <w:widowControl w:val="0"/>
              <w:spacing w:line="240" w:lineRule="auto"/>
              <w:ind w:left="120"/>
              <w:rPr>
                <w:rFonts w:ascii="Nunito" w:hAnsi="Nunito"/>
                <w:color w:val="000000" w:themeColor="text1"/>
                <w:sz w:val="20"/>
                <w:szCs w:val="20"/>
              </w:rPr>
            </w:pPr>
            <w:r w:rsidRPr="00A91EE1">
              <w:rPr>
                <w:rFonts w:ascii="Nunito" w:hAnsi="Nunito"/>
                <w:color w:val="000000" w:themeColor="text1"/>
                <w:sz w:val="20"/>
                <w:szCs w:val="20"/>
              </w:rPr>
              <w:t xml:space="preserve">grid res </w:t>
            </w:r>
          </w:p>
          <w:p w14:paraId="7136A5E5" w14:textId="77777777" w:rsidR="001308A5" w:rsidRPr="00A91EE1" w:rsidRDefault="001308A5" w:rsidP="00256BD1">
            <w:pPr>
              <w:widowControl w:val="0"/>
              <w:spacing w:line="240" w:lineRule="auto"/>
              <w:ind w:left="118"/>
              <w:rPr>
                <w:rFonts w:ascii="Nunito" w:hAnsi="Nunito"/>
                <w:color w:val="000000" w:themeColor="text1"/>
                <w:sz w:val="20"/>
                <w:szCs w:val="20"/>
              </w:rPr>
            </w:pPr>
            <w:r w:rsidRPr="00A91EE1">
              <w:rPr>
                <w:rFonts w:ascii="Nunito" w:hAnsi="Nunito"/>
                <w:color w:val="000000" w:themeColor="text1"/>
                <w:sz w:val="20"/>
                <w:szCs w:val="20"/>
              </w:rPr>
              <w:t xml:space="preserve">Temporal: 5- </w:t>
            </w:r>
          </w:p>
          <w:p w14:paraId="58873967" w14:textId="77777777" w:rsidR="001308A5" w:rsidRPr="00A91EE1" w:rsidRDefault="001308A5" w:rsidP="00256BD1">
            <w:pPr>
              <w:widowControl w:val="0"/>
              <w:spacing w:before="2" w:line="240" w:lineRule="auto"/>
              <w:ind w:left="117"/>
              <w:rPr>
                <w:rFonts w:ascii="Nunito" w:hAnsi="Nunito"/>
                <w:color w:val="000000" w:themeColor="text1"/>
                <w:sz w:val="20"/>
                <w:szCs w:val="20"/>
              </w:rPr>
            </w:pPr>
            <w:proofErr w:type="gramStart"/>
            <w:r w:rsidRPr="00A91EE1">
              <w:rPr>
                <w:rFonts w:ascii="Nunito" w:hAnsi="Nunito"/>
                <w:color w:val="000000" w:themeColor="text1"/>
                <w:sz w:val="20"/>
                <w:szCs w:val="20"/>
              </w:rPr>
              <w:t>yearly;</w:t>
            </w:r>
            <w:proofErr w:type="gramEnd"/>
            <w:r w:rsidRPr="00A91EE1">
              <w:rPr>
                <w:rFonts w:ascii="Nunito" w:hAnsi="Nunito"/>
                <w:color w:val="000000" w:themeColor="text1"/>
                <w:sz w:val="20"/>
                <w:szCs w:val="20"/>
              </w:rPr>
              <w:t xml:space="preserve"> coverage </w:t>
            </w:r>
          </w:p>
          <w:p w14:paraId="56B1FDF5" w14:textId="77777777" w:rsidR="001308A5" w:rsidRPr="00A91EE1" w:rsidRDefault="001308A5" w:rsidP="00256BD1">
            <w:pPr>
              <w:widowControl w:val="0"/>
              <w:spacing w:line="230" w:lineRule="auto"/>
              <w:ind w:left="119" w:right="200" w:hanging="2"/>
              <w:rPr>
                <w:rFonts w:ascii="Nunito" w:hAnsi="Nunito"/>
                <w:color w:val="000000" w:themeColor="text1"/>
                <w:sz w:val="20"/>
                <w:szCs w:val="20"/>
              </w:rPr>
            </w:pPr>
            <w:r w:rsidRPr="00A91EE1">
              <w:rPr>
                <w:rFonts w:ascii="Nunito" w:hAnsi="Nunito"/>
                <w:color w:val="000000" w:themeColor="text1"/>
                <w:sz w:val="20"/>
                <w:szCs w:val="20"/>
              </w:rPr>
              <w:t xml:space="preserve">from Jan 2000 </w:t>
            </w:r>
            <w:proofErr w:type="gramStart"/>
            <w:r w:rsidRPr="00A91EE1">
              <w:rPr>
                <w:rFonts w:ascii="Nunito" w:hAnsi="Nunito"/>
                <w:color w:val="000000" w:themeColor="text1"/>
                <w:sz w:val="20"/>
                <w:szCs w:val="20"/>
              </w:rPr>
              <w:t>to  Jan</w:t>
            </w:r>
            <w:proofErr w:type="gramEnd"/>
            <w:r w:rsidRPr="00A91EE1">
              <w:rPr>
                <w:rFonts w:ascii="Nunito" w:hAnsi="Nunito"/>
                <w:color w:val="000000" w:themeColor="text1"/>
                <w:sz w:val="20"/>
                <w:szCs w:val="20"/>
              </w:rPr>
              <w:t xml:space="preserve"> 2020 </w:t>
            </w:r>
          </w:p>
        </w:tc>
        <w:tc>
          <w:tcPr>
            <w:tcW w:w="583" w:type="pct"/>
            <w:shd w:val="clear" w:color="auto" w:fill="auto"/>
            <w:tcMar>
              <w:top w:w="100" w:type="dxa"/>
              <w:left w:w="100" w:type="dxa"/>
              <w:bottom w:w="100" w:type="dxa"/>
              <w:right w:w="100" w:type="dxa"/>
            </w:tcMar>
            <w:vAlign w:val="center"/>
          </w:tcPr>
          <w:p w14:paraId="05687C2B" w14:textId="77777777" w:rsidR="001308A5" w:rsidRPr="00A91EE1" w:rsidRDefault="001308A5" w:rsidP="00256BD1">
            <w:pPr>
              <w:widowControl w:val="0"/>
              <w:spacing w:line="240" w:lineRule="auto"/>
              <w:ind w:left="115"/>
              <w:rPr>
                <w:rFonts w:ascii="Nunito" w:hAnsi="Nunito"/>
                <w:color w:val="000000" w:themeColor="text1"/>
                <w:sz w:val="20"/>
                <w:szCs w:val="20"/>
              </w:rPr>
            </w:pPr>
            <w:r w:rsidRPr="00A91EE1">
              <w:rPr>
                <w:rFonts w:ascii="Nunito" w:hAnsi="Nunito"/>
                <w:color w:val="000000" w:themeColor="text1"/>
                <w:sz w:val="20"/>
                <w:szCs w:val="20"/>
              </w:rPr>
              <w:t xml:space="preserve">Accounting for the  </w:t>
            </w:r>
          </w:p>
          <w:p w14:paraId="14704122" w14:textId="77777777" w:rsidR="001308A5" w:rsidRPr="00A91EE1" w:rsidRDefault="001308A5" w:rsidP="00256BD1">
            <w:pPr>
              <w:widowControl w:val="0"/>
              <w:spacing w:before="2" w:line="240" w:lineRule="auto"/>
              <w:ind w:left="125"/>
              <w:rPr>
                <w:rFonts w:ascii="Nunito" w:hAnsi="Nunito"/>
                <w:color w:val="000000" w:themeColor="text1"/>
                <w:sz w:val="20"/>
                <w:szCs w:val="20"/>
              </w:rPr>
            </w:pPr>
            <w:r w:rsidRPr="00A91EE1">
              <w:rPr>
                <w:rFonts w:ascii="Nunito" w:hAnsi="Nunito"/>
                <w:color w:val="000000" w:themeColor="text1"/>
                <w:sz w:val="20"/>
                <w:szCs w:val="20"/>
              </w:rPr>
              <w:t xml:space="preserve">population exposed </w:t>
            </w:r>
          </w:p>
        </w:tc>
      </w:tr>
      <w:tr w:rsidR="001308A5" w:rsidRPr="00A91EE1" w14:paraId="4380121D" w14:textId="77777777" w:rsidTr="00256BD1">
        <w:trPr>
          <w:trHeight w:val="561"/>
          <w:del w:id="4404" w:author="Craig Parker" w:date="2024-08-06T12:24:00Z"/>
        </w:trPr>
        <w:tc>
          <w:tcPr>
            <w:tcW w:w="1530" w:type="pct"/>
            <w:shd w:val="clear" w:color="auto" w:fill="auto"/>
            <w:tcMar>
              <w:top w:w="100" w:type="dxa"/>
              <w:left w:w="100" w:type="dxa"/>
              <w:bottom w:w="100" w:type="dxa"/>
              <w:right w:w="100" w:type="dxa"/>
            </w:tcMar>
            <w:vAlign w:val="center"/>
          </w:tcPr>
          <w:p w14:paraId="03AE131C"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 xml:space="preserve">News coverage  </w:t>
            </w:r>
          </w:p>
          <w:p w14:paraId="481FC47B" w14:textId="77777777" w:rsidR="001308A5" w:rsidRPr="00A91EE1" w:rsidRDefault="001308A5" w:rsidP="00256BD1">
            <w:pPr>
              <w:widowControl w:val="0"/>
              <w:spacing w:line="236" w:lineRule="auto"/>
              <w:ind w:left="120" w:right="139" w:firstLine="4"/>
              <w:rPr>
                <w:rFonts w:ascii="Nunito" w:hAnsi="Nunito"/>
                <w:color w:val="000000" w:themeColor="text1"/>
                <w:sz w:val="20"/>
                <w:szCs w:val="20"/>
              </w:rPr>
            </w:pPr>
            <w:r w:rsidRPr="00A91EE1">
              <w:rPr>
                <w:rFonts w:ascii="Nunito" w:hAnsi="Nunito"/>
                <w:color w:val="000000" w:themeColor="text1"/>
                <w:sz w:val="20"/>
                <w:szCs w:val="20"/>
              </w:rPr>
              <w:t>(</w:t>
            </w:r>
            <w:r w:rsidRPr="00A91EE1">
              <w:rPr>
                <w:rFonts w:ascii="Nunito" w:hAnsi="Nunito"/>
                <w:color w:val="000000" w:themeColor="text1"/>
                <w:sz w:val="20"/>
                <w:szCs w:val="20"/>
                <w:u w:val="single"/>
              </w:rPr>
              <w:t>https://www.gdeltpr</w:t>
            </w:r>
            <w:r w:rsidRPr="00A91EE1">
              <w:rPr>
                <w:rFonts w:ascii="Nunito" w:hAnsi="Nunito"/>
                <w:color w:val="000000" w:themeColor="text1"/>
                <w:sz w:val="20"/>
                <w:szCs w:val="20"/>
              </w:rPr>
              <w:t xml:space="preserve"> oject.org/)</w:t>
            </w:r>
          </w:p>
        </w:tc>
        <w:tc>
          <w:tcPr>
            <w:tcW w:w="1391" w:type="pct"/>
            <w:shd w:val="clear" w:color="auto" w:fill="auto"/>
            <w:tcMar>
              <w:top w:w="100" w:type="dxa"/>
              <w:left w:w="100" w:type="dxa"/>
              <w:bottom w:w="100" w:type="dxa"/>
              <w:right w:w="100" w:type="dxa"/>
            </w:tcMar>
            <w:vAlign w:val="center"/>
          </w:tcPr>
          <w:p w14:paraId="05C17C14" w14:textId="77777777" w:rsidR="001308A5" w:rsidRPr="00A91EE1" w:rsidRDefault="001308A5" w:rsidP="00256BD1">
            <w:pPr>
              <w:widowControl w:val="0"/>
              <w:spacing w:line="240" w:lineRule="auto"/>
              <w:ind w:left="118"/>
              <w:rPr>
                <w:rFonts w:ascii="Nunito" w:hAnsi="Nunito"/>
                <w:color w:val="000000" w:themeColor="text1"/>
                <w:sz w:val="20"/>
                <w:szCs w:val="20"/>
              </w:rPr>
            </w:pPr>
            <w:r w:rsidRPr="00A91EE1">
              <w:rPr>
                <w:rFonts w:ascii="Nunito" w:hAnsi="Nunito"/>
                <w:color w:val="000000" w:themeColor="text1"/>
                <w:sz w:val="20"/>
                <w:szCs w:val="20"/>
              </w:rPr>
              <w:t xml:space="preserve">GDELT; Portion of news  </w:t>
            </w:r>
          </w:p>
          <w:p w14:paraId="6AC1B320" w14:textId="77777777" w:rsidR="001308A5" w:rsidRPr="00A91EE1" w:rsidRDefault="001308A5" w:rsidP="00256BD1">
            <w:pPr>
              <w:widowControl w:val="0"/>
              <w:spacing w:line="236" w:lineRule="auto"/>
              <w:ind w:left="116" w:right="152"/>
              <w:rPr>
                <w:rFonts w:ascii="Nunito" w:hAnsi="Nunito"/>
                <w:color w:val="000000" w:themeColor="text1"/>
                <w:sz w:val="20"/>
                <w:szCs w:val="20"/>
              </w:rPr>
            </w:pPr>
            <w:r w:rsidRPr="00A91EE1">
              <w:rPr>
                <w:rFonts w:ascii="Nunito" w:hAnsi="Nunito"/>
                <w:color w:val="000000" w:themeColor="text1"/>
                <w:sz w:val="20"/>
                <w:szCs w:val="20"/>
              </w:rPr>
              <w:t xml:space="preserve">coverage about specific </w:t>
            </w:r>
            <w:proofErr w:type="gramStart"/>
            <w:r w:rsidRPr="00A91EE1">
              <w:rPr>
                <w:rFonts w:ascii="Nunito" w:hAnsi="Nunito"/>
                <w:color w:val="000000" w:themeColor="text1"/>
                <w:sz w:val="20"/>
                <w:szCs w:val="20"/>
              </w:rPr>
              <w:t>area  and</w:t>
            </w:r>
            <w:proofErr w:type="gramEnd"/>
            <w:r w:rsidRPr="00A91EE1">
              <w:rPr>
                <w:rFonts w:ascii="Nunito" w:hAnsi="Nunito"/>
                <w:color w:val="000000" w:themeColor="text1"/>
                <w:sz w:val="20"/>
                <w:szCs w:val="20"/>
              </w:rPr>
              <w:t xml:space="preserve"> time related to Covid-19. </w:t>
            </w:r>
          </w:p>
        </w:tc>
        <w:tc>
          <w:tcPr>
            <w:tcW w:w="378" w:type="pct"/>
            <w:shd w:val="clear" w:color="auto" w:fill="auto"/>
            <w:tcMar>
              <w:top w:w="100" w:type="dxa"/>
              <w:left w:w="100" w:type="dxa"/>
              <w:bottom w:w="100" w:type="dxa"/>
              <w:right w:w="100" w:type="dxa"/>
            </w:tcMar>
            <w:vAlign w:val="center"/>
          </w:tcPr>
          <w:p w14:paraId="2401C4BE" w14:textId="77777777" w:rsidR="001308A5" w:rsidRPr="00A91EE1" w:rsidRDefault="001308A5" w:rsidP="00256BD1">
            <w:pPr>
              <w:widowControl w:val="0"/>
              <w:spacing w:line="240" w:lineRule="auto"/>
              <w:ind w:left="127"/>
              <w:rPr>
                <w:rFonts w:ascii="Nunito" w:hAnsi="Nunito"/>
                <w:color w:val="000000" w:themeColor="text1"/>
                <w:sz w:val="20"/>
                <w:szCs w:val="20"/>
              </w:rPr>
            </w:pPr>
            <w:r w:rsidRPr="00A91EE1">
              <w:rPr>
                <w:rFonts w:ascii="Nunito" w:hAnsi="Nunito"/>
                <w:color w:val="000000" w:themeColor="text1"/>
                <w:sz w:val="20"/>
                <w:szCs w:val="20"/>
              </w:rPr>
              <w:t xml:space="preserve">PAIRS </w:t>
            </w:r>
          </w:p>
        </w:tc>
        <w:tc>
          <w:tcPr>
            <w:tcW w:w="633" w:type="pct"/>
            <w:shd w:val="clear" w:color="auto" w:fill="auto"/>
            <w:tcMar>
              <w:top w:w="100" w:type="dxa"/>
              <w:left w:w="100" w:type="dxa"/>
              <w:bottom w:w="100" w:type="dxa"/>
              <w:right w:w="100" w:type="dxa"/>
            </w:tcMar>
            <w:vAlign w:val="center"/>
          </w:tcPr>
          <w:p w14:paraId="72E578FF" w14:textId="77777777" w:rsidR="001308A5" w:rsidRPr="00A91EE1" w:rsidRDefault="001308A5" w:rsidP="00256BD1">
            <w:pPr>
              <w:widowControl w:val="0"/>
              <w:spacing w:line="230" w:lineRule="auto"/>
              <w:ind w:left="110" w:right="529" w:firstLine="7"/>
              <w:rPr>
                <w:rFonts w:ascii="Nunito" w:hAnsi="Nunito"/>
                <w:color w:val="000000" w:themeColor="text1"/>
                <w:sz w:val="20"/>
                <w:szCs w:val="20"/>
              </w:rPr>
            </w:pPr>
            <w:r w:rsidRPr="00A91EE1">
              <w:rPr>
                <w:rFonts w:ascii="Nunito" w:hAnsi="Nunito"/>
                <w:color w:val="000000" w:themeColor="text1"/>
                <w:sz w:val="20"/>
                <w:szCs w:val="20"/>
              </w:rPr>
              <w:t xml:space="preserve">Global events derived </w:t>
            </w:r>
            <w:proofErr w:type="gramStart"/>
            <w:r w:rsidRPr="00A91EE1">
              <w:rPr>
                <w:rFonts w:ascii="Nunito" w:hAnsi="Nunito"/>
                <w:color w:val="000000" w:themeColor="text1"/>
                <w:sz w:val="20"/>
                <w:szCs w:val="20"/>
              </w:rPr>
              <w:t>from  worldwide</w:t>
            </w:r>
            <w:proofErr w:type="gramEnd"/>
            <w:r w:rsidRPr="00A91EE1">
              <w:rPr>
                <w:rFonts w:ascii="Nunito" w:hAnsi="Nunito"/>
                <w:color w:val="000000" w:themeColor="text1"/>
                <w:sz w:val="20"/>
                <w:szCs w:val="20"/>
              </w:rPr>
              <w:t xml:space="preserve"> news coverage.</w:t>
            </w:r>
          </w:p>
        </w:tc>
        <w:tc>
          <w:tcPr>
            <w:tcW w:w="486" w:type="pct"/>
            <w:shd w:val="clear" w:color="auto" w:fill="auto"/>
            <w:tcMar>
              <w:top w:w="100" w:type="dxa"/>
              <w:left w:w="100" w:type="dxa"/>
              <w:bottom w:w="100" w:type="dxa"/>
              <w:right w:w="100" w:type="dxa"/>
            </w:tcMar>
            <w:vAlign w:val="center"/>
          </w:tcPr>
          <w:p w14:paraId="685FD5E1" w14:textId="77777777" w:rsidR="001308A5" w:rsidRPr="00A91EE1" w:rsidRDefault="001308A5" w:rsidP="00256BD1">
            <w:pPr>
              <w:widowControl w:val="0"/>
              <w:spacing w:line="240" w:lineRule="auto"/>
              <w:ind w:left="122"/>
              <w:rPr>
                <w:rFonts w:ascii="Nunito" w:hAnsi="Nunito"/>
                <w:color w:val="000000" w:themeColor="text1"/>
                <w:sz w:val="20"/>
                <w:szCs w:val="20"/>
              </w:rPr>
            </w:pPr>
            <w:r w:rsidRPr="00A91EE1">
              <w:rPr>
                <w:rFonts w:ascii="Nunito" w:hAnsi="Nunito"/>
                <w:color w:val="000000" w:themeColor="text1"/>
                <w:sz w:val="20"/>
                <w:szCs w:val="20"/>
              </w:rPr>
              <w:t xml:space="preserve">Spatial: Global  </w:t>
            </w:r>
          </w:p>
          <w:p w14:paraId="3F9D13B2" w14:textId="77777777" w:rsidR="001308A5" w:rsidRPr="00A91EE1" w:rsidRDefault="001308A5" w:rsidP="00256BD1">
            <w:pPr>
              <w:widowControl w:val="0"/>
              <w:spacing w:line="240" w:lineRule="auto"/>
              <w:ind w:left="121"/>
              <w:rPr>
                <w:rFonts w:ascii="Nunito" w:hAnsi="Nunito"/>
                <w:color w:val="000000" w:themeColor="text1"/>
                <w:sz w:val="20"/>
                <w:szCs w:val="20"/>
              </w:rPr>
            </w:pPr>
            <w:r w:rsidRPr="00A91EE1">
              <w:rPr>
                <w:rFonts w:ascii="Nunito" w:hAnsi="Nunito"/>
                <w:color w:val="000000" w:themeColor="text1"/>
                <w:sz w:val="20"/>
                <w:szCs w:val="20"/>
              </w:rPr>
              <w:t xml:space="preserve">coverage,  </w:t>
            </w:r>
          </w:p>
          <w:p w14:paraId="08097047" w14:textId="77777777" w:rsidR="001308A5" w:rsidRPr="00A91EE1" w:rsidRDefault="001308A5" w:rsidP="00256BD1">
            <w:pPr>
              <w:widowControl w:val="0"/>
              <w:spacing w:before="2" w:line="240" w:lineRule="auto"/>
              <w:jc w:val="center"/>
              <w:rPr>
                <w:rFonts w:ascii="Nunito" w:hAnsi="Nunito"/>
                <w:color w:val="000000" w:themeColor="text1"/>
                <w:sz w:val="20"/>
                <w:szCs w:val="20"/>
              </w:rPr>
            </w:pPr>
            <w:r w:rsidRPr="00A91EE1">
              <w:rPr>
                <w:rFonts w:ascii="Nunito" w:hAnsi="Nunito"/>
                <w:color w:val="000000" w:themeColor="text1"/>
                <w:sz w:val="20"/>
                <w:szCs w:val="20"/>
              </w:rPr>
              <w:t>0.008192 deg. res</w:t>
            </w:r>
          </w:p>
        </w:tc>
        <w:tc>
          <w:tcPr>
            <w:tcW w:w="583" w:type="pct"/>
            <w:shd w:val="clear" w:color="auto" w:fill="auto"/>
            <w:tcMar>
              <w:top w:w="100" w:type="dxa"/>
              <w:left w:w="100" w:type="dxa"/>
              <w:bottom w:w="100" w:type="dxa"/>
              <w:right w:w="100" w:type="dxa"/>
            </w:tcMar>
            <w:vAlign w:val="center"/>
          </w:tcPr>
          <w:p w14:paraId="6D251ABF" w14:textId="77777777" w:rsidR="001308A5" w:rsidRPr="00A91EE1" w:rsidRDefault="001308A5" w:rsidP="00256BD1">
            <w:pPr>
              <w:widowControl w:val="0"/>
              <w:spacing w:line="233" w:lineRule="auto"/>
              <w:ind w:left="120" w:right="134" w:firstLine="7"/>
              <w:jc w:val="both"/>
              <w:rPr>
                <w:rFonts w:ascii="Nunito" w:hAnsi="Nunito"/>
                <w:color w:val="000000" w:themeColor="text1"/>
                <w:sz w:val="20"/>
                <w:szCs w:val="20"/>
              </w:rPr>
            </w:pPr>
            <w:r w:rsidRPr="00A91EE1">
              <w:rPr>
                <w:rFonts w:ascii="Nunito" w:hAnsi="Nunito"/>
                <w:color w:val="000000" w:themeColor="text1"/>
                <w:sz w:val="20"/>
                <w:szCs w:val="20"/>
              </w:rPr>
              <w:t xml:space="preserve">Example for </w:t>
            </w:r>
            <w:proofErr w:type="gramStart"/>
            <w:r w:rsidRPr="00A91EE1">
              <w:rPr>
                <w:rFonts w:ascii="Nunito" w:hAnsi="Nunito"/>
                <w:color w:val="000000" w:themeColor="text1"/>
                <w:sz w:val="20"/>
                <w:szCs w:val="20"/>
              </w:rPr>
              <w:t>production  of</w:t>
            </w:r>
            <w:proofErr w:type="gramEnd"/>
            <w:r w:rsidRPr="00A91EE1">
              <w:rPr>
                <w:rFonts w:ascii="Nunito" w:hAnsi="Nunito"/>
                <w:color w:val="000000" w:themeColor="text1"/>
                <w:sz w:val="20"/>
                <w:szCs w:val="20"/>
              </w:rPr>
              <w:t xml:space="preserve"> spatial data layer for  news events</w:t>
            </w:r>
          </w:p>
        </w:tc>
      </w:tr>
    </w:tbl>
    <w:tbl>
      <w:tblPr>
        <w:tblStyle w:val="GridTable1Light"/>
        <w:tblW w:w="5000" w:type="pct"/>
        <w:tblLook w:val="04A0" w:firstRow="1" w:lastRow="0" w:firstColumn="1" w:lastColumn="0" w:noHBand="0" w:noVBand="1"/>
      </w:tblPr>
      <w:tblGrid>
        <w:gridCol w:w="2499"/>
        <w:gridCol w:w="2963"/>
        <w:gridCol w:w="2497"/>
        <w:gridCol w:w="2494"/>
        <w:gridCol w:w="2497"/>
      </w:tblGrid>
      <w:tr w:rsidR="001308A5" w:rsidRPr="00A91EE1" w14:paraId="25B6A0C7" w14:textId="77777777" w:rsidTr="00256BD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5" w:type="pct"/>
            <w:hideMark/>
          </w:tcPr>
          <w:p w14:paraId="2343BEC6"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Name and Source of Dataset</w:t>
            </w:r>
          </w:p>
        </w:tc>
        <w:tc>
          <w:tcPr>
            <w:tcW w:w="1144" w:type="pct"/>
            <w:hideMark/>
          </w:tcPr>
          <w:p w14:paraId="78FA7C68" w14:textId="77777777" w:rsidR="001308A5" w:rsidRPr="00A91EE1" w:rsidRDefault="001308A5" w:rsidP="00256BD1">
            <w:pPr>
              <w:cnfStyle w:val="100000000000" w:firstRow="1"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Description</w:t>
            </w:r>
          </w:p>
        </w:tc>
        <w:tc>
          <w:tcPr>
            <w:tcW w:w="964" w:type="pct"/>
            <w:hideMark/>
          </w:tcPr>
          <w:p w14:paraId="3C8390C0" w14:textId="77777777" w:rsidR="001308A5" w:rsidRPr="00A91EE1" w:rsidRDefault="001308A5" w:rsidP="00256BD1">
            <w:pPr>
              <w:cnfStyle w:val="100000000000" w:firstRow="1"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Key Variables</w:t>
            </w:r>
          </w:p>
        </w:tc>
        <w:tc>
          <w:tcPr>
            <w:tcW w:w="963" w:type="pct"/>
            <w:hideMark/>
          </w:tcPr>
          <w:p w14:paraId="1E54F00A" w14:textId="77777777" w:rsidR="001308A5" w:rsidRPr="00A91EE1" w:rsidRDefault="001308A5" w:rsidP="00256BD1">
            <w:pPr>
              <w:cnfStyle w:val="100000000000" w:firstRow="1"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proofErr w:type="spellStart"/>
            <w:r w:rsidRPr="00A91EE1">
              <w:rPr>
                <w:rFonts w:ascii="Nunito" w:hAnsi="Nunito"/>
                <w:color w:val="000000" w:themeColor="text1"/>
                <w:sz w:val="20"/>
                <w:szCs w:val="20"/>
                <w:lang w:val="en-ZA" w:eastAsia="en-ZA"/>
              </w:rPr>
              <w:t>Spatio</w:t>
            </w:r>
            <w:proofErr w:type="spellEnd"/>
            <w:r w:rsidRPr="00A91EE1">
              <w:rPr>
                <w:rFonts w:ascii="Nunito" w:hAnsi="Nunito"/>
                <w:color w:val="000000" w:themeColor="text1"/>
                <w:sz w:val="20"/>
                <w:szCs w:val="20"/>
                <w:lang w:val="en-ZA" w:eastAsia="en-ZA"/>
              </w:rPr>
              <w:t>-Temporal Coverage</w:t>
            </w:r>
          </w:p>
        </w:tc>
        <w:tc>
          <w:tcPr>
            <w:tcW w:w="964" w:type="pct"/>
            <w:hideMark/>
          </w:tcPr>
          <w:p w14:paraId="3B8984C0" w14:textId="77777777" w:rsidR="001308A5" w:rsidRPr="00A91EE1" w:rsidRDefault="001308A5" w:rsidP="00256BD1">
            <w:pPr>
              <w:cnfStyle w:val="100000000000" w:firstRow="1"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Relevance</w:t>
            </w:r>
          </w:p>
        </w:tc>
      </w:tr>
      <w:tr w:rsidR="001308A5" w:rsidRPr="00A91EE1" w14:paraId="1E36B631"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5000" w:type="pct"/>
            <w:gridSpan w:val="5"/>
            <w:hideMark/>
          </w:tcPr>
          <w:p w14:paraId="6A42C2C4" w14:textId="77777777" w:rsidR="001308A5" w:rsidRPr="00A91EE1" w:rsidRDefault="001308A5" w:rsidP="00256BD1">
            <w:pPr>
              <w:jc w:val="center"/>
              <w:rPr>
                <w:rFonts w:ascii="Nunito" w:hAnsi="Nunito"/>
                <w:color w:val="000000" w:themeColor="text1"/>
                <w:sz w:val="20"/>
                <w:lang w:val="en-ZA" w:eastAsia="en-ZA"/>
              </w:rPr>
            </w:pPr>
            <w:r w:rsidRPr="00A91EE1">
              <w:rPr>
                <w:rFonts w:ascii="Nunito" w:hAnsi="Nunito"/>
                <w:color w:val="000000" w:themeColor="text1"/>
                <w:sz w:val="20"/>
                <w:szCs w:val="20"/>
                <w:lang w:val="en-ZA" w:eastAsia="en-ZA"/>
              </w:rPr>
              <w:t>Biomedical Data</w:t>
            </w:r>
          </w:p>
        </w:tc>
      </w:tr>
      <w:tr w:rsidR="001308A5" w:rsidRPr="00A91EE1" w14:paraId="0AC1FAD0"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33F8393D"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Individual Participant Data Platform</w:t>
            </w:r>
          </w:p>
        </w:tc>
        <w:tc>
          <w:tcPr>
            <w:tcW w:w="1144" w:type="pct"/>
            <w:hideMark/>
          </w:tcPr>
          <w:p w14:paraId="54B89EEB"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Collation of prospectively collected high-quality data from pregnant women &amp; and/or neonates (PROSPERO: CRD42020214637). Data owners: ki platform and NICD repository</w:t>
            </w:r>
          </w:p>
        </w:tc>
        <w:tc>
          <w:tcPr>
            <w:tcW w:w="964" w:type="pct"/>
            <w:hideMark/>
          </w:tcPr>
          <w:p w14:paraId="49B57B55"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Preterm birth, pre-eclampsia, neonatal admission</w:t>
            </w:r>
          </w:p>
        </w:tc>
        <w:tc>
          <w:tcPr>
            <w:tcW w:w="963" w:type="pct"/>
            <w:hideMark/>
          </w:tcPr>
          <w:p w14:paraId="52493D2D"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African cohorts and trials conducted between 2000 and Oct 2020</w:t>
            </w:r>
          </w:p>
        </w:tc>
        <w:tc>
          <w:tcPr>
            <w:tcW w:w="964" w:type="pct"/>
            <w:hideMark/>
          </w:tcPr>
          <w:p w14:paraId="5EBCC442"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Research Project 1</w:t>
            </w:r>
          </w:p>
        </w:tc>
      </w:tr>
      <w:tr w:rsidR="001308A5" w:rsidRPr="00A91EE1" w14:paraId="2C8C8831"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4EBFA114"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HIV Databases</w:t>
            </w:r>
          </w:p>
        </w:tc>
        <w:tc>
          <w:tcPr>
            <w:tcW w:w="1144" w:type="pct"/>
            <w:hideMark/>
          </w:tcPr>
          <w:p w14:paraId="289359DA"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Pooled health database from multiple large HIV trials conducted among adults in Johannesburg, South Africa (WHC studies)</w:t>
            </w:r>
          </w:p>
        </w:tc>
        <w:tc>
          <w:tcPr>
            <w:tcW w:w="964" w:type="pct"/>
            <w:hideMark/>
          </w:tcPr>
          <w:p w14:paraId="37EAD504"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Participants are followed up every 3-months for several years, with a multitude of physical measurements, laboratory tests, images and health questionnaires</w:t>
            </w:r>
          </w:p>
        </w:tc>
        <w:tc>
          <w:tcPr>
            <w:tcW w:w="963" w:type="pct"/>
            <w:hideMark/>
          </w:tcPr>
          <w:p w14:paraId="46FAC59B"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p>
        </w:tc>
        <w:tc>
          <w:tcPr>
            <w:tcW w:w="964" w:type="pct"/>
            <w:hideMark/>
          </w:tcPr>
          <w:p w14:paraId="1D7BAC45"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Research Project 2: The study population has high rates of co-morbidities and adverse health outcomes</w:t>
            </w:r>
          </w:p>
        </w:tc>
      </w:tr>
      <w:tr w:rsidR="001308A5" w:rsidRPr="00A91EE1" w14:paraId="2240E89B"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5000" w:type="pct"/>
            <w:gridSpan w:val="5"/>
            <w:hideMark/>
          </w:tcPr>
          <w:p w14:paraId="26519153" w14:textId="77777777" w:rsidR="001308A5" w:rsidRPr="00A91EE1" w:rsidRDefault="001308A5" w:rsidP="00256BD1">
            <w:pPr>
              <w:jc w:val="center"/>
              <w:rPr>
                <w:rFonts w:ascii="Nunito" w:hAnsi="Nunito"/>
                <w:color w:val="000000" w:themeColor="text1"/>
                <w:sz w:val="20"/>
                <w:lang w:val="en-ZA" w:eastAsia="en-ZA"/>
              </w:rPr>
            </w:pPr>
            <w:r w:rsidRPr="00A91EE1">
              <w:rPr>
                <w:rFonts w:ascii="Nunito" w:hAnsi="Nunito"/>
                <w:color w:val="000000" w:themeColor="text1"/>
                <w:sz w:val="20"/>
                <w:szCs w:val="20"/>
                <w:lang w:val="en-ZA" w:eastAsia="en-ZA"/>
              </w:rPr>
              <w:t>Climate/Weather Data</w:t>
            </w:r>
          </w:p>
        </w:tc>
      </w:tr>
      <w:tr w:rsidR="001308A5" w:rsidRPr="00A91EE1" w14:paraId="373F698C"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2F2858C7"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 xml:space="preserve">European Centre for Medium-Range </w:t>
            </w:r>
            <w:r w:rsidRPr="00A91EE1">
              <w:rPr>
                <w:rFonts w:ascii="Nunito" w:hAnsi="Nunito"/>
                <w:color w:val="000000" w:themeColor="text1"/>
                <w:sz w:val="20"/>
                <w:szCs w:val="20"/>
                <w:lang w:val="en-ZA" w:eastAsia="en-ZA"/>
              </w:rPr>
              <w:lastRenderedPageBreak/>
              <w:t>Weather Forecasts (ECMWF)</w:t>
            </w:r>
          </w:p>
        </w:tc>
        <w:tc>
          <w:tcPr>
            <w:tcW w:w="1144" w:type="pct"/>
            <w:hideMark/>
          </w:tcPr>
          <w:p w14:paraId="39E2954C"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lastRenderedPageBreak/>
              <w:t xml:space="preserve">Outputs from a numerical weather prediction system, run twice daily, designed to </w:t>
            </w:r>
            <w:r w:rsidRPr="00A91EE1">
              <w:rPr>
                <w:rFonts w:ascii="Nunito" w:hAnsi="Nunito"/>
                <w:color w:val="000000" w:themeColor="text1"/>
                <w:sz w:val="20"/>
                <w:szCs w:val="20"/>
                <w:lang w:val="en-ZA" w:eastAsia="en-ZA"/>
              </w:rPr>
              <w:lastRenderedPageBreak/>
              <w:t>produce state-of-the-art medium (10 days) global forecasts (contains only the latest forecast).</w:t>
            </w:r>
          </w:p>
        </w:tc>
        <w:tc>
          <w:tcPr>
            <w:tcW w:w="964" w:type="pct"/>
            <w:hideMark/>
          </w:tcPr>
          <w:p w14:paraId="448657A1"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lastRenderedPageBreak/>
              <w:t xml:space="preserve">Temperature (Ground, Min, Max) at 2 m above ground; Solar irradiance; </w:t>
            </w:r>
            <w:r w:rsidRPr="00A91EE1">
              <w:rPr>
                <w:rFonts w:ascii="Nunito" w:hAnsi="Nunito"/>
                <w:color w:val="000000" w:themeColor="text1"/>
                <w:sz w:val="20"/>
                <w:szCs w:val="20"/>
                <w:lang w:val="en-ZA" w:eastAsia="en-ZA"/>
              </w:rPr>
              <w:lastRenderedPageBreak/>
              <w:t>Wind speed (toward east, north) at 10 m above ground; Daily precipitation (total, rate); Dewpoint; Pressure</w:t>
            </w:r>
          </w:p>
        </w:tc>
        <w:tc>
          <w:tcPr>
            <w:tcW w:w="963" w:type="pct"/>
            <w:hideMark/>
          </w:tcPr>
          <w:p w14:paraId="70DC9F37"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lastRenderedPageBreak/>
              <w:t xml:space="preserve">Spatial: Global coverage, 0.065536 deg. Temporal: 3 – 6 hourly &amp; </w:t>
            </w:r>
            <w:r w:rsidRPr="00A91EE1">
              <w:rPr>
                <w:rFonts w:ascii="Nunito" w:hAnsi="Nunito"/>
                <w:color w:val="000000" w:themeColor="text1"/>
                <w:sz w:val="20"/>
                <w:szCs w:val="20"/>
                <w:lang w:val="en-ZA" w:eastAsia="en-ZA"/>
              </w:rPr>
              <w:lastRenderedPageBreak/>
              <w:t>daily res.; Jan 2014 – Oct 2019</w:t>
            </w:r>
          </w:p>
        </w:tc>
        <w:tc>
          <w:tcPr>
            <w:tcW w:w="964" w:type="pct"/>
            <w:hideMark/>
          </w:tcPr>
          <w:p w14:paraId="5AD4F81D"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lastRenderedPageBreak/>
              <w:t xml:space="preserve">Determination of heat hazard; Thermal comfort metrics; combined </w:t>
            </w:r>
            <w:r w:rsidRPr="00A91EE1">
              <w:rPr>
                <w:rFonts w:ascii="Nunito" w:hAnsi="Nunito"/>
                <w:color w:val="000000" w:themeColor="text1"/>
                <w:sz w:val="20"/>
                <w:szCs w:val="20"/>
                <w:lang w:val="en-ZA" w:eastAsia="en-ZA"/>
              </w:rPr>
              <w:lastRenderedPageBreak/>
              <w:t>climate exposures (forecasts)</w:t>
            </w:r>
          </w:p>
        </w:tc>
      </w:tr>
      <w:tr w:rsidR="001308A5" w:rsidRPr="00A91EE1" w14:paraId="24C09A0F"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16C0E0C0"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lastRenderedPageBreak/>
              <w:t>IBM TWC (The Weather Company)</w:t>
            </w:r>
          </w:p>
        </w:tc>
        <w:tc>
          <w:tcPr>
            <w:tcW w:w="1144" w:type="pct"/>
            <w:hideMark/>
          </w:tcPr>
          <w:p w14:paraId="007AE4C5"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Current and historical weather Data layers from The Weather Company, an IBM Business</w:t>
            </w:r>
          </w:p>
        </w:tc>
        <w:tc>
          <w:tcPr>
            <w:tcW w:w="964" w:type="pct"/>
            <w:hideMark/>
          </w:tcPr>
          <w:p w14:paraId="05A703D4"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Temperature (Change, Min, Max, Feels like); Solar irradiance; Wind (speed, gust &amp; dir.); Rel. Humidity; Daily precipitation (total, rate); Dewpoint; 3-hrly Pressure Change</w:t>
            </w:r>
          </w:p>
        </w:tc>
        <w:tc>
          <w:tcPr>
            <w:tcW w:w="963" w:type="pct"/>
            <w:hideMark/>
          </w:tcPr>
          <w:p w14:paraId="734AA093"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Spatial: Global coverage, 4km landmass and coastal waterways (hourly &amp; daily res from 2015)</w:t>
            </w:r>
          </w:p>
        </w:tc>
        <w:tc>
          <w:tcPr>
            <w:tcW w:w="964" w:type="pct"/>
            <w:hideMark/>
          </w:tcPr>
          <w:p w14:paraId="10FF1476"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Determination of heat hazard; Thermal comfort metrics; combined climate exposures (historical)</w:t>
            </w:r>
          </w:p>
        </w:tc>
      </w:tr>
      <w:tr w:rsidR="001308A5" w:rsidRPr="00A91EE1" w14:paraId="7C37AD81" w14:textId="77777777" w:rsidTr="00256BD1">
        <w:trPr>
          <w:trHeight w:val="1160"/>
        </w:trPr>
        <w:tc>
          <w:tcPr>
            <w:cnfStyle w:val="001000000000" w:firstRow="0" w:lastRow="0" w:firstColumn="1" w:lastColumn="0" w:oddVBand="0" w:evenVBand="0" w:oddHBand="0" w:evenHBand="0" w:firstRowFirstColumn="0" w:firstRowLastColumn="0" w:lastRowFirstColumn="0" w:lastRowLastColumn="0"/>
            <w:tcW w:w="965" w:type="pct"/>
            <w:hideMark/>
          </w:tcPr>
          <w:p w14:paraId="0BE2E4DB"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Fifth-generation ECMWF high-res. Reanalysis (ERA5)</w:t>
            </w:r>
          </w:p>
        </w:tc>
        <w:tc>
          <w:tcPr>
            <w:tcW w:w="1144" w:type="pct"/>
            <w:hideMark/>
          </w:tcPr>
          <w:p w14:paraId="1A7249E7"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A global reanalysis dataset combining observed data with the output of meteorological models.</w:t>
            </w:r>
          </w:p>
        </w:tc>
        <w:tc>
          <w:tcPr>
            <w:tcW w:w="964" w:type="pct"/>
            <w:hideMark/>
          </w:tcPr>
          <w:p w14:paraId="2D89DA11"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Temperature (2 m above ground, Min, Max); Wind speed (toward east, north); Daily precipitation (total, rate, type); Atmospheric water/water vapour content; Thermal radiation; Soil temperature; Vegetation types and cover (high, low)</w:t>
            </w:r>
          </w:p>
        </w:tc>
        <w:tc>
          <w:tcPr>
            <w:tcW w:w="963" w:type="pct"/>
            <w:hideMark/>
          </w:tcPr>
          <w:p w14:paraId="1C7F8C07"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Spatial: Global coverage, 0.131072 degrees PAIRS resolution (raw: 0.25 deg.) Temporal: hourly; coverage from Jan 1980 – Jun 2019</w:t>
            </w:r>
          </w:p>
        </w:tc>
        <w:tc>
          <w:tcPr>
            <w:tcW w:w="964" w:type="pct"/>
            <w:hideMark/>
          </w:tcPr>
          <w:p w14:paraId="642BB7D1"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Determination of heat hazard; Thermal comfort metrics; combined climate exposures (historical)</w:t>
            </w:r>
          </w:p>
        </w:tc>
      </w:tr>
      <w:tr w:rsidR="001308A5" w:rsidRPr="00A91EE1" w14:paraId="0F73D962"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7F08333B"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Fifth-generation ECMWF high-res. Reanalysis ERA5-Land</w:t>
            </w:r>
          </w:p>
        </w:tc>
        <w:tc>
          <w:tcPr>
            <w:tcW w:w="1144" w:type="pct"/>
            <w:hideMark/>
          </w:tcPr>
          <w:p w14:paraId="78A26AEC"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 xml:space="preserve">A global reanalysis dataset combining observed data with the output of meteorological </w:t>
            </w:r>
            <w:r w:rsidRPr="00A91EE1">
              <w:rPr>
                <w:rFonts w:ascii="Nunito" w:hAnsi="Nunito"/>
                <w:color w:val="000000" w:themeColor="text1"/>
                <w:sz w:val="20"/>
                <w:szCs w:val="20"/>
                <w:lang w:val="en-ZA" w:eastAsia="en-ZA"/>
              </w:rPr>
              <w:lastRenderedPageBreak/>
              <w:t>models. Contains hourly data from 1950 to present.</w:t>
            </w:r>
          </w:p>
        </w:tc>
        <w:tc>
          <w:tcPr>
            <w:tcW w:w="964" w:type="pct"/>
            <w:hideMark/>
          </w:tcPr>
          <w:p w14:paraId="09ECCFC1"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lastRenderedPageBreak/>
              <w:t xml:space="preserve">Includes a range of surface and near-surface variables including: 2m </w:t>
            </w:r>
            <w:r w:rsidRPr="00A91EE1">
              <w:rPr>
                <w:rFonts w:ascii="Nunito" w:hAnsi="Nunito"/>
                <w:color w:val="000000" w:themeColor="text1"/>
                <w:sz w:val="20"/>
                <w:szCs w:val="20"/>
                <w:lang w:val="en-ZA" w:eastAsia="en-ZA"/>
              </w:rPr>
              <w:lastRenderedPageBreak/>
              <w:t>temperature and dewpoint temperature, surface skin temperature, precipitation, near-surface winds, surface net thermal radiation.</w:t>
            </w:r>
          </w:p>
        </w:tc>
        <w:tc>
          <w:tcPr>
            <w:tcW w:w="963" w:type="pct"/>
            <w:hideMark/>
          </w:tcPr>
          <w:p w14:paraId="5CEAE7DE"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lastRenderedPageBreak/>
              <w:t>Spatial: Global coverage, 0.1 deg. Temporal: hourly 1950 - present</w:t>
            </w:r>
          </w:p>
        </w:tc>
        <w:tc>
          <w:tcPr>
            <w:tcW w:w="964" w:type="pct"/>
            <w:hideMark/>
          </w:tcPr>
          <w:p w14:paraId="3ACE17CD"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 xml:space="preserve">Determination of heat hazard; Thermal comfort metrics; combined </w:t>
            </w:r>
            <w:r w:rsidRPr="00A91EE1">
              <w:rPr>
                <w:rFonts w:ascii="Nunito" w:hAnsi="Nunito"/>
                <w:color w:val="000000" w:themeColor="text1"/>
                <w:sz w:val="20"/>
                <w:szCs w:val="20"/>
                <w:lang w:val="en-ZA" w:eastAsia="en-ZA"/>
              </w:rPr>
              <w:lastRenderedPageBreak/>
              <w:t>climate exposures (historical)</w:t>
            </w:r>
          </w:p>
        </w:tc>
      </w:tr>
      <w:tr w:rsidR="001308A5" w:rsidRPr="00A91EE1" w14:paraId="05F68BFA"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6A674A22"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lastRenderedPageBreak/>
              <w:t>WATCH Forcing Data methodology applied to ERA5 (WFDE5)</w:t>
            </w:r>
          </w:p>
        </w:tc>
        <w:tc>
          <w:tcPr>
            <w:tcW w:w="1144" w:type="pct"/>
            <w:hideMark/>
          </w:tcPr>
          <w:p w14:paraId="1793E9C6"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A global bias-corrected reconstruction of near-surface meteorological variables derived from the ERA5.</w:t>
            </w:r>
          </w:p>
        </w:tc>
        <w:tc>
          <w:tcPr>
            <w:tcW w:w="964" w:type="pct"/>
            <w:hideMark/>
          </w:tcPr>
          <w:p w14:paraId="207C083B"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 xml:space="preserve">Includes a range of surface and near-surface variables </w:t>
            </w:r>
            <w:proofErr w:type="gramStart"/>
            <w:r w:rsidRPr="00A91EE1">
              <w:rPr>
                <w:rFonts w:ascii="Nunito" w:hAnsi="Nunito"/>
                <w:color w:val="000000" w:themeColor="text1"/>
                <w:sz w:val="20"/>
                <w:szCs w:val="20"/>
                <w:lang w:val="en-ZA" w:eastAsia="en-ZA"/>
              </w:rPr>
              <w:t>including:</w:t>
            </w:r>
            <w:proofErr w:type="gramEnd"/>
            <w:r w:rsidRPr="00A91EE1">
              <w:rPr>
                <w:rFonts w:ascii="Nunito" w:hAnsi="Nunito"/>
                <w:color w:val="000000" w:themeColor="text1"/>
                <w:sz w:val="20"/>
                <w:szCs w:val="20"/>
                <w:lang w:val="en-ZA" w:eastAsia="en-ZA"/>
              </w:rPr>
              <w:t xml:space="preserve"> near surface air temperature, specific humidity, rainfall, wind speed, air pressure and surface longwave and shortwave radiation</w:t>
            </w:r>
          </w:p>
        </w:tc>
        <w:tc>
          <w:tcPr>
            <w:tcW w:w="963" w:type="pct"/>
            <w:hideMark/>
          </w:tcPr>
          <w:p w14:paraId="515474DB"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Spatial: Global land Temporal: Hourly 1979 - 2019</w:t>
            </w:r>
          </w:p>
        </w:tc>
        <w:tc>
          <w:tcPr>
            <w:tcW w:w="964" w:type="pct"/>
            <w:hideMark/>
          </w:tcPr>
          <w:p w14:paraId="3013E2F5"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Determination of heat hazard; Thermal comfort metrics; combined climate exposures (historical)</w:t>
            </w:r>
          </w:p>
        </w:tc>
      </w:tr>
      <w:tr w:rsidR="001308A5" w:rsidRPr="00A91EE1" w14:paraId="788BF7B3" w14:textId="77777777" w:rsidTr="00256BD1">
        <w:trPr>
          <w:trHeight w:val="580"/>
        </w:trPr>
        <w:tc>
          <w:tcPr>
            <w:cnfStyle w:val="001000000000" w:firstRow="0" w:lastRow="0" w:firstColumn="1" w:lastColumn="0" w:oddVBand="0" w:evenVBand="0" w:oddHBand="0" w:evenHBand="0" w:firstRowFirstColumn="0" w:firstRowLastColumn="0" w:lastRowFirstColumn="0" w:lastRowLastColumn="0"/>
            <w:tcW w:w="965" w:type="pct"/>
            <w:hideMark/>
          </w:tcPr>
          <w:p w14:paraId="5E64A76C"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Temperature and precipitation gridded data for global and regional domains derived from in-situ and satellite observations</w:t>
            </w:r>
          </w:p>
        </w:tc>
        <w:tc>
          <w:tcPr>
            <w:tcW w:w="1144" w:type="pct"/>
            <w:hideMark/>
          </w:tcPr>
          <w:p w14:paraId="5677BD83"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Temperature and precipitation from different datasets including: GISTEMP, Berkeley Earth, CPC and CPC-CONUS, CHIRPS, IMERG, CMORPH, GPCC and CRU</w:t>
            </w:r>
          </w:p>
        </w:tc>
        <w:tc>
          <w:tcPr>
            <w:tcW w:w="964" w:type="pct"/>
            <w:hideMark/>
          </w:tcPr>
          <w:p w14:paraId="4AAE3E47"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Precipitation, maximum, mean and minimum temperature</w:t>
            </w:r>
          </w:p>
        </w:tc>
        <w:tc>
          <w:tcPr>
            <w:tcW w:w="963" w:type="pct"/>
            <w:hideMark/>
          </w:tcPr>
          <w:p w14:paraId="19981505"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Spatial: Global, quasi-global, Africa depending on the dataset. Temporal: daily or monthly depending on the dataset</w:t>
            </w:r>
          </w:p>
        </w:tc>
        <w:tc>
          <w:tcPr>
            <w:tcW w:w="964" w:type="pct"/>
            <w:hideMark/>
          </w:tcPr>
          <w:p w14:paraId="7A6B1184"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Determination of heat hazard; Thermal comfort metrics; combined climate exposures (historical)</w:t>
            </w:r>
          </w:p>
        </w:tc>
      </w:tr>
      <w:tr w:rsidR="001308A5" w:rsidRPr="00A91EE1" w14:paraId="0E3F18AF" w14:textId="77777777" w:rsidTr="00256BD1">
        <w:trPr>
          <w:trHeight w:val="580"/>
        </w:trPr>
        <w:tc>
          <w:tcPr>
            <w:cnfStyle w:val="001000000000" w:firstRow="0" w:lastRow="0" w:firstColumn="1" w:lastColumn="0" w:oddVBand="0" w:evenVBand="0" w:oddHBand="0" w:evenHBand="0" w:firstRowFirstColumn="0" w:firstRowLastColumn="0" w:lastRowFirstColumn="0" w:lastRowLastColumn="0"/>
            <w:tcW w:w="965" w:type="pct"/>
            <w:hideMark/>
          </w:tcPr>
          <w:p w14:paraId="2CAA8CE2"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Copernicus S2S seasonal forecast data</w:t>
            </w:r>
          </w:p>
        </w:tc>
        <w:tc>
          <w:tcPr>
            <w:tcW w:w="1144" w:type="pct"/>
            <w:hideMark/>
          </w:tcPr>
          <w:p w14:paraId="25EB8183"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Model outputs forecasting climate conditions over the three months following the forecast initialization</w:t>
            </w:r>
          </w:p>
        </w:tc>
        <w:tc>
          <w:tcPr>
            <w:tcW w:w="964" w:type="pct"/>
            <w:hideMark/>
          </w:tcPr>
          <w:p w14:paraId="56D43609"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Temperature 2m above ground (min, max), Daily precipitation (total)</w:t>
            </w:r>
          </w:p>
        </w:tc>
        <w:tc>
          <w:tcPr>
            <w:tcW w:w="963" w:type="pct"/>
            <w:hideMark/>
          </w:tcPr>
          <w:p w14:paraId="2629E0FF"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Temporal: daily</w:t>
            </w:r>
          </w:p>
        </w:tc>
        <w:tc>
          <w:tcPr>
            <w:tcW w:w="964" w:type="pct"/>
            <w:hideMark/>
          </w:tcPr>
          <w:p w14:paraId="2FA9556E"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Seasonal (weeks to 3 months) time horizon forecasting of relevant weather conditions (heat hazard) for early warning</w:t>
            </w:r>
          </w:p>
        </w:tc>
      </w:tr>
      <w:tr w:rsidR="001308A5" w:rsidRPr="00A91EE1" w14:paraId="7A71342C" w14:textId="77777777" w:rsidTr="00256BD1">
        <w:trPr>
          <w:trHeight w:val="580"/>
        </w:trPr>
        <w:tc>
          <w:tcPr>
            <w:cnfStyle w:val="001000000000" w:firstRow="0" w:lastRow="0" w:firstColumn="1" w:lastColumn="0" w:oddVBand="0" w:evenVBand="0" w:oddHBand="0" w:evenHBand="0" w:firstRowFirstColumn="0" w:firstRowLastColumn="0" w:lastRowFirstColumn="0" w:lastRowLastColumn="0"/>
            <w:tcW w:w="965" w:type="pct"/>
            <w:hideMark/>
          </w:tcPr>
          <w:p w14:paraId="25A29C23"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CP4-A (NERC JASMIN)</w:t>
            </w:r>
          </w:p>
        </w:tc>
        <w:tc>
          <w:tcPr>
            <w:tcW w:w="1144" w:type="pct"/>
            <w:hideMark/>
          </w:tcPr>
          <w:p w14:paraId="6A4CA4C8"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Very high resolution (4km) simulations of historical and future climate over Africa</w:t>
            </w:r>
          </w:p>
        </w:tc>
        <w:tc>
          <w:tcPr>
            <w:tcW w:w="964" w:type="pct"/>
            <w:hideMark/>
          </w:tcPr>
          <w:p w14:paraId="195A8418"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 xml:space="preserve">Temperature 2m above ground (min, max), daily </w:t>
            </w:r>
            <w:r w:rsidRPr="00A91EE1">
              <w:rPr>
                <w:rFonts w:ascii="Nunito" w:hAnsi="Nunito"/>
                <w:color w:val="000000" w:themeColor="text1"/>
                <w:sz w:val="20"/>
                <w:szCs w:val="20"/>
                <w:lang w:val="en-ZA" w:eastAsia="en-ZA"/>
              </w:rPr>
              <w:lastRenderedPageBreak/>
              <w:t>precipitation (total), multi-level circulation</w:t>
            </w:r>
          </w:p>
        </w:tc>
        <w:tc>
          <w:tcPr>
            <w:tcW w:w="963" w:type="pct"/>
            <w:hideMark/>
          </w:tcPr>
          <w:p w14:paraId="408A54BA"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lastRenderedPageBreak/>
              <w:t>Temporal: hourly</w:t>
            </w:r>
          </w:p>
        </w:tc>
        <w:tc>
          <w:tcPr>
            <w:tcW w:w="964" w:type="pct"/>
            <w:hideMark/>
          </w:tcPr>
          <w:p w14:paraId="15E12C67"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Dynamical downscaling to support sub-urban temp hazard mapping</w:t>
            </w:r>
          </w:p>
        </w:tc>
      </w:tr>
      <w:tr w:rsidR="001308A5" w:rsidRPr="00A91EE1" w14:paraId="2B3BD716" w14:textId="77777777" w:rsidTr="00256BD1">
        <w:trPr>
          <w:trHeight w:val="580"/>
        </w:trPr>
        <w:tc>
          <w:tcPr>
            <w:cnfStyle w:val="001000000000" w:firstRow="0" w:lastRow="0" w:firstColumn="1" w:lastColumn="0" w:oddVBand="0" w:evenVBand="0" w:oddHBand="0" w:evenHBand="0" w:firstRowFirstColumn="0" w:firstRowLastColumn="0" w:lastRowFirstColumn="0" w:lastRowLastColumn="0"/>
            <w:tcW w:w="965" w:type="pct"/>
            <w:hideMark/>
          </w:tcPr>
          <w:p w14:paraId="63EB6422"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CORDEX Africa (ESGF)</w:t>
            </w:r>
          </w:p>
        </w:tc>
        <w:tc>
          <w:tcPr>
            <w:tcW w:w="1144" w:type="pct"/>
            <w:hideMark/>
          </w:tcPr>
          <w:p w14:paraId="586D58C6"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Ensemble of dynamically downscaled simulations of African climate to 50km, 25km, and 10km resolution</w:t>
            </w:r>
          </w:p>
        </w:tc>
        <w:tc>
          <w:tcPr>
            <w:tcW w:w="964" w:type="pct"/>
            <w:hideMark/>
          </w:tcPr>
          <w:p w14:paraId="75F37766"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Temperature 2m above ground (min, max), daily precipitation (total), multi-level circulation fields</w:t>
            </w:r>
          </w:p>
        </w:tc>
        <w:tc>
          <w:tcPr>
            <w:tcW w:w="963" w:type="pct"/>
            <w:hideMark/>
          </w:tcPr>
          <w:p w14:paraId="18386B3C"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Temporal: daily and sub-daily (6 hourly)</w:t>
            </w:r>
          </w:p>
        </w:tc>
        <w:tc>
          <w:tcPr>
            <w:tcW w:w="964" w:type="pct"/>
            <w:hideMark/>
          </w:tcPr>
          <w:p w14:paraId="477694EB"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Dynamical downscaling of climate to support sub-urban temperature hazard mapping</w:t>
            </w:r>
          </w:p>
        </w:tc>
      </w:tr>
      <w:tr w:rsidR="001308A5" w:rsidRPr="00A91EE1" w14:paraId="53FB9562"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965" w:type="pct"/>
            <w:hideMark/>
          </w:tcPr>
          <w:p w14:paraId="31B7270F"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GHCN station data (NOAA GHCN)</w:t>
            </w:r>
          </w:p>
        </w:tc>
        <w:tc>
          <w:tcPr>
            <w:tcW w:w="1144" w:type="pct"/>
            <w:hideMark/>
          </w:tcPr>
          <w:p w14:paraId="5A62298A"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Global archive of daily weather station data</w:t>
            </w:r>
          </w:p>
        </w:tc>
        <w:tc>
          <w:tcPr>
            <w:tcW w:w="964" w:type="pct"/>
            <w:hideMark/>
          </w:tcPr>
          <w:p w14:paraId="02E06ABA"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Temperature 2m above ground, daily precipitation (total)</w:t>
            </w:r>
          </w:p>
        </w:tc>
        <w:tc>
          <w:tcPr>
            <w:tcW w:w="963" w:type="pct"/>
            <w:hideMark/>
          </w:tcPr>
          <w:p w14:paraId="766B2201"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Temporal: daily, station locations</w:t>
            </w:r>
          </w:p>
        </w:tc>
        <w:tc>
          <w:tcPr>
            <w:tcW w:w="964" w:type="pct"/>
            <w:hideMark/>
          </w:tcPr>
          <w:p w14:paraId="070488AA"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To support statistical downscaling of temperature hazard</w:t>
            </w:r>
          </w:p>
        </w:tc>
      </w:tr>
      <w:tr w:rsidR="001308A5" w:rsidRPr="00A91EE1" w14:paraId="63DAD8C3"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5000" w:type="pct"/>
            <w:gridSpan w:val="5"/>
            <w:hideMark/>
          </w:tcPr>
          <w:p w14:paraId="759EB035" w14:textId="77777777" w:rsidR="001308A5" w:rsidRPr="00A91EE1" w:rsidRDefault="001308A5" w:rsidP="00256BD1">
            <w:pPr>
              <w:jc w:val="center"/>
              <w:rPr>
                <w:rFonts w:ascii="Nunito" w:hAnsi="Nunito"/>
                <w:color w:val="000000" w:themeColor="text1"/>
                <w:sz w:val="20"/>
                <w:lang w:val="en-ZA" w:eastAsia="en-ZA"/>
              </w:rPr>
            </w:pPr>
            <w:r w:rsidRPr="00A91EE1">
              <w:rPr>
                <w:rFonts w:ascii="Nunito" w:hAnsi="Nunito"/>
                <w:color w:val="000000" w:themeColor="text1"/>
                <w:sz w:val="20"/>
                <w:szCs w:val="20"/>
                <w:lang w:val="en-ZA" w:eastAsia="en-ZA"/>
              </w:rPr>
              <w:t>Remote Sensing Data</w:t>
            </w:r>
          </w:p>
        </w:tc>
      </w:tr>
      <w:tr w:rsidR="001308A5" w:rsidRPr="00A91EE1" w14:paraId="242A4DAA"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965" w:type="pct"/>
            <w:hideMark/>
          </w:tcPr>
          <w:p w14:paraId="5DBAA640"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30 m res Elevation (SRTM) (NASA)</w:t>
            </w:r>
          </w:p>
        </w:tc>
        <w:tc>
          <w:tcPr>
            <w:tcW w:w="1144" w:type="pct"/>
            <w:hideMark/>
          </w:tcPr>
          <w:p w14:paraId="5C88D74A"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Global elevation data from the Shuttle Radar Topography Mission (SRTM)</w:t>
            </w:r>
          </w:p>
        </w:tc>
        <w:tc>
          <w:tcPr>
            <w:tcW w:w="964" w:type="pct"/>
            <w:hideMark/>
          </w:tcPr>
          <w:p w14:paraId="08B81D42"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Elevation</w:t>
            </w:r>
          </w:p>
        </w:tc>
        <w:tc>
          <w:tcPr>
            <w:tcW w:w="963" w:type="pct"/>
            <w:hideMark/>
          </w:tcPr>
          <w:p w14:paraId="1A472B9F"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Released in 2013</w:t>
            </w:r>
          </w:p>
        </w:tc>
        <w:tc>
          <w:tcPr>
            <w:tcW w:w="964" w:type="pct"/>
            <w:hideMark/>
          </w:tcPr>
          <w:p w14:paraId="3761208B"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Determination of heat hazard; Urban heat Island Effect</w:t>
            </w:r>
          </w:p>
        </w:tc>
      </w:tr>
      <w:tr w:rsidR="001308A5" w:rsidRPr="00A91EE1" w14:paraId="7A8DCD53"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05F22C15" w14:textId="77777777" w:rsidR="001308A5" w:rsidRPr="00A91EE1" w:rsidRDefault="001308A5" w:rsidP="00256BD1">
            <w:pPr>
              <w:rPr>
                <w:rFonts w:ascii="Nunito" w:hAnsi="Nunito"/>
                <w:color w:val="000000" w:themeColor="text1"/>
                <w:sz w:val="20"/>
                <w:szCs w:val="20"/>
                <w:lang w:val="en-ZA" w:eastAsia="en-ZA"/>
              </w:rPr>
            </w:pPr>
            <w:proofErr w:type="gramStart"/>
            <w:r w:rsidRPr="00A91EE1">
              <w:rPr>
                <w:rFonts w:ascii="Nunito" w:hAnsi="Nunito"/>
                <w:color w:val="000000" w:themeColor="text1"/>
                <w:sz w:val="20"/>
                <w:szCs w:val="20"/>
                <w:lang w:val="en-ZA" w:eastAsia="en-ZA"/>
              </w:rPr>
              <w:t>High res</w:t>
            </w:r>
            <w:proofErr w:type="gramEnd"/>
            <w:r w:rsidRPr="00A91EE1">
              <w:rPr>
                <w:rFonts w:ascii="Nunito" w:hAnsi="Nunito"/>
                <w:color w:val="000000" w:themeColor="text1"/>
                <w:sz w:val="20"/>
                <w:szCs w:val="20"/>
                <w:lang w:val="en-ZA" w:eastAsia="en-ZA"/>
              </w:rPr>
              <w:t xml:space="preserve"> imagery (ESA Sentinel 2)</w:t>
            </w:r>
          </w:p>
        </w:tc>
        <w:tc>
          <w:tcPr>
            <w:tcW w:w="1144" w:type="pct"/>
            <w:hideMark/>
          </w:tcPr>
          <w:p w14:paraId="3691D362"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Images from the Sentinel 2 satellite pair which view land surface regions in 13 spectral bands.</w:t>
            </w:r>
          </w:p>
        </w:tc>
        <w:tc>
          <w:tcPr>
            <w:tcW w:w="964" w:type="pct"/>
            <w:hideMark/>
          </w:tcPr>
          <w:p w14:paraId="13672175"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 xml:space="preserve">Urban land cover – vegetation coverage, morphological features, possibly pollution levels (AOT). Bands 4 (red), 8 (NIR) and SCL (Scene Classification); Aerosol Optical Thickness; NDVI </w:t>
            </w:r>
            <w:proofErr w:type="spellStart"/>
            <w:r w:rsidRPr="00A91EE1">
              <w:rPr>
                <w:rFonts w:ascii="Nunito" w:hAnsi="Nunito"/>
                <w:color w:val="000000" w:themeColor="text1"/>
                <w:sz w:val="20"/>
                <w:szCs w:val="20"/>
                <w:lang w:val="en-ZA" w:eastAsia="en-ZA"/>
              </w:rPr>
              <w:t>sh</w:t>
            </w:r>
            <w:proofErr w:type="spellEnd"/>
            <w:r w:rsidRPr="00A91EE1">
              <w:rPr>
                <w:rFonts w:ascii="Nunito" w:hAnsi="Nunito"/>
                <w:color w:val="000000" w:themeColor="text1"/>
                <w:sz w:val="20"/>
                <w:szCs w:val="20"/>
                <w:lang w:val="en-ZA" w:eastAsia="en-ZA"/>
              </w:rPr>
              <w:t xml:space="preserve"> layer.</w:t>
            </w:r>
          </w:p>
        </w:tc>
        <w:tc>
          <w:tcPr>
            <w:tcW w:w="963" w:type="pct"/>
            <w:hideMark/>
          </w:tcPr>
          <w:p w14:paraId="767B4A96"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 xml:space="preserve">Spatial: Global coverage; 0.000064 </w:t>
            </w:r>
            <w:proofErr w:type="spellStart"/>
            <w:r w:rsidRPr="00A91EE1">
              <w:rPr>
                <w:rFonts w:ascii="Nunito" w:hAnsi="Nunito"/>
                <w:color w:val="000000" w:themeColor="text1"/>
                <w:sz w:val="20"/>
                <w:szCs w:val="20"/>
                <w:lang w:val="en-ZA" w:eastAsia="en-ZA"/>
              </w:rPr>
              <w:t>deg</w:t>
            </w:r>
            <w:proofErr w:type="spellEnd"/>
            <w:r w:rsidRPr="00A91EE1">
              <w:rPr>
                <w:rFonts w:ascii="Nunito" w:hAnsi="Nunito"/>
                <w:color w:val="000000" w:themeColor="text1"/>
                <w:sz w:val="20"/>
                <w:szCs w:val="20"/>
                <w:lang w:val="en-ZA" w:eastAsia="en-ZA"/>
              </w:rPr>
              <w:t xml:space="preserve"> res Temporal: every 5 days or faster; from Aug 2015 – Nov 2020.</w:t>
            </w:r>
          </w:p>
        </w:tc>
        <w:tc>
          <w:tcPr>
            <w:tcW w:w="964" w:type="pct"/>
            <w:hideMark/>
          </w:tcPr>
          <w:p w14:paraId="72E94876"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If there is a requirement to control for pollution effects or to look at combined heat-pollution exposures</w:t>
            </w:r>
          </w:p>
        </w:tc>
      </w:tr>
      <w:tr w:rsidR="001308A5" w:rsidRPr="00A91EE1" w14:paraId="45432F59" w14:textId="77777777" w:rsidTr="00256BD1">
        <w:trPr>
          <w:trHeight w:val="580"/>
        </w:trPr>
        <w:tc>
          <w:tcPr>
            <w:cnfStyle w:val="001000000000" w:firstRow="0" w:lastRow="0" w:firstColumn="1" w:lastColumn="0" w:oddVBand="0" w:evenVBand="0" w:oddHBand="0" w:evenHBand="0" w:firstRowFirstColumn="0" w:firstRowLastColumn="0" w:lastRowFirstColumn="0" w:lastRowLastColumn="0"/>
            <w:tcW w:w="965" w:type="pct"/>
            <w:hideMark/>
          </w:tcPr>
          <w:p w14:paraId="2D0AF01A"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Aqua MODIS Land Surface Temperature (MYD21A1D &amp; MYD21A1N)</w:t>
            </w:r>
          </w:p>
        </w:tc>
        <w:tc>
          <w:tcPr>
            <w:tcW w:w="1144" w:type="pct"/>
            <w:hideMark/>
          </w:tcPr>
          <w:p w14:paraId="17A9CE2B"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 xml:space="preserve">Satellite derived day and </w:t>
            </w:r>
            <w:proofErr w:type="gramStart"/>
            <w:r w:rsidRPr="00A91EE1">
              <w:rPr>
                <w:rFonts w:ascii="Nunito" w:hAnsi="Nunito"/>
                <w:color w:val="000000" w:themeColor="text1"/>
                <w:sz w:val="20"/>
                <w:szCs w:val="20"/>
                <w:lang w:val="en-ZA" w:eastAsia="en-ZA"/>
              </w:rPr>
              <w:t>night time</w:t>
            </w:r>
            <w:proofErr w:type="gramEnd"/>
            <w:r w:rsidRPr="00A91EE1">
              <w:rPr>
                <w:rFonts w:ascii="Nunito" w:hAnsi="Nunito"/>
                <w:color w:val="000000" w:themeColor="text1"/>
                <w:sz w:val="20"/>
                <w:szCs w:val="20"/>
                <w:lang w:val="en-ZA" w:eastAsia="en-ZA"/>
              </w:rPr>
              <w:t>, high resolution (1KM) land surface temperature dataset.</w:t>
            </w:r>
          </w:p>
        </w:tc>
        <w:tc>
          <w:tcPr>
            <w:tcW w:w="964" w:type="pct"/>
            <w:hideMark/>
          </w:tcPr>
          <w:p w14:paraId="68570E5A"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Land surface temperature</w:t>
            </w:r>
          </w:p>
        </w:tc>
        <w:tc>
          <w:tcPr>
            <w:tcW w:w="963" w:type="pct"/>
            <w:hideMark/>
          </w:tcPr>
          <w:p w14:paraId="6ECE7E84"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 xml:space="preserve">Spatial: Global land surface coverage; 0.00983 </w:t>
            </w:r>
            <w:proofErr w:type="spellStart"/>
            <w:r w:rsidRPr="00A91EE1">
              <w:rPr>
                <w:rFonts w:ascii="Nunito" w:hAnsi="Nunito"/>
                <w:color w:val="000000" w:themeColor="text1"/>
                <w:sz w:val="20"/>
                <w:szCs w:val="20"/>
                <w:lang w:val="en-ZA" w:eastAsia="en-ZA"/>
              </w:rPr>
              <w:t>deg</w:t>
            </w:r>
            <w:proofErr w:type="spellEnd"/>
            <w:r w:rsidRPr="00A91EE1">
              <w:rPr>
                <w:rFonts w:ascii="Nunito" w:hAnsi="Nunito"/>
                <w:color w:val="000000" w:themeColor="text1"/>
                <w:sz w:val="20"/>
                <w:szCs w:val="20"/>
                <w:lang w:val="en-ZA" w:eastAsia="en-ZA"/>
              </w:rPr>
              <w:t xml:space="preserve"> res. Temporal: daily; 2002/07/04 to present</w:t>
            </w:r>
          </w:p>
        </w:tc>
        <w:tc>
          <w:tcPr>
            <w:tcW w:w="964" w:type="pct"/>
            <w:hideMark/>
          </w:tcPr>
          <w:p w14:paraId="02D87668"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p>
        </w:tc>
      </w:tr>
      <w:tr w:rsidR="001308A5" w:rsidRPr="00A91EE1" w14:paraId="657CDCE3"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5000" w:type="pct"/>
            <w:gridSpan w:val="5"/>
            <w:hideMark/>
          </w:tcPr>
          <w:p w14:paraId="3D7C52AF" w14:textId="77777777" w:rsidR="001308A5" w:rsidRPr="00A91EE1" w:rsidRDefault="001308A5" w:rsidP="00256BD1">
            <w:pPr>
              <w:jc w:val="center"/>
              <w:rPr>
                <w:rFonts w:ascii="Nunito" w:hAnsi="Nunito"/>
                <w:color w:val="000000" w:themeColor="text1"/>
                <w:sz w:val="20"/>
                <w:lang w:val="en-ZA" w:eastAsia="en-ZA"/>
              </w:rPr>
            </w:pPr>
            <w:r w:rsidRPr="00A91EE1">
              <w:rPr>
                <w:rFonts w:ascii="Nunito" w:hAnsi="Nunito"/>
                <w:color w:val="000000" w:themeColor="text1"/>
                <w:sz w:val="20"/>
                <w:szCs w:val="20"/>
                <w:lang w:val="en-ZA" w:eastAsia="en-ZA"/>
              </w:rPr>
              <w:lastRenderedPageBreak/>
              <w:t>Areal/Geospatial Socio-Economic Data</w:t>
            </w:r>
          </w:p>
        </w:tc>
      </w:tr>
      <w:tr w:rsidR="001308A5" w:rsidRPr="00A91EE1" w14:paraId="69DC82F3"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0232DE17"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Gauteng City-Region Observatory</w:t>
            </w:r>
          </w:p>
        </w:tc>
        <w:tc>
          <w:tcPr>
            <w:tcW w:w="1144" w:type="pct"/>
            <w:hideMark/>
          </w:tcPr>
          <w:p w14:paraId="747EC1DD"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GIS raster and shapefiles for the Gauteng City-Region area</w:t>
            </w:r>
          </w:p>
        </w:tc>
        <w:tc>
          <w:tcPr>
            <w:tcW w:w="964" w:type="pct"/>
            <w:hideMark/>
          </w:tcPr>
          <w:p w14:paraId="3DE02D41"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Demographics, economics, environmental, spatial structure, spatial change and transport</w:t>
            </w:r>
          </w:p>
        </w:tc>
        <w:tc>
          <w:tcPr>
            <w:tcW w:w="963" w:type="pct"/>
            <w:hideMark/>
          </w:tcPr>
          <w:p w14:paraId="5C34EBA8"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Spatial: Gauteng city-region. Temporal: various depending on the variable</w:t>
            </w:r>
          </w:p>
        </w:tc>
        <w:tc>
          <w:tcPr>
            <w:tcW w:w="964" w:type="pct"/>
            <w:hideMark/>
          </w:tcPr>
          <w:p w14:paraId="75416C16"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Research Project 2: provides information on socio-economic circumstances and attitudes of residents within the Gauteng City-Region.</w:t>
            </w:r>
          </w:p>
        </w:tc>
      </w:tr>
      <w:tr w:rsidR="001308A5" w:rsidRPr="00A91EE1" w14:paraId="6BB8AD38"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4B9880F7"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General Household Surveys, Statistics South Africa</w:t>
            </w:r>
          </w:p>
        </w:tc>
        <w:tc>
          <w:tcPr>
            <w:tcW w:w="1144" w:type="pct"/>
            <w:hideMark/>
          </w:tcPr>
          <w:p w14:paraId="349851A8"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Annual household Survey</w:t>
            </w:r>
          </w:p>
        </w:tc>
        <w:tc>
          <w:tcPr>
            <w:tcW w:w="964" w:type="pct"/>
            <w:hideMark/>
          </w:tcPr>
          <w:p w14:paraId="52817046"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Living circumstances of South African households: education, health, social development, housing, access to services and facilities, food security and agriculture.</w:t>
            </w:r>
          </w:p>
        </w:tc>
        <w:tc>
          <w:tcPr>
            <w:tcW w:w="963" w:type="pct"/>
            <w:hideMark/>
          </w:tcPr>
          <w:p w14:paraId="4ABD09E4"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Sample survey data, units are households and individuals</w:t>
            </w:r>
          </w:p>
        </w:tc>
        <w:tc>
          <w:tcPr>
            <w:tcW w:w="964" w:type="pct"/>
            <w:hideMark/>
          </w:tcPr>
          <w:p w14:paraId="51314F36"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Research Project 2: provides information on socio-economic circumstances of residents within the Gauteng City-Region.</w:t>
            </w:r>
          </w:p>
        </w:tc>
      </w:tr>
      <w:tr w:rsidR="001308A5" w:rsidRPr="00A91EE1" w14:paraId="2A5FD11D"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26DA3F0C"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Quality of Life Surveys, Gauteng City-Region Observatory (GCRO)</w:t>
            </w:r>
          </w:p>
        </w:tc>
        <w:tc>
          <w:tcPr>
            <w:tcW w:w="1144" w:type="pct"/>
            <w:hideMark/>
          </w:tcPr>
          <w:p w14:paraId="1DB17306"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Household Survey</w:t>
            </w:r>
          </w:p>
        </w:tc>
        <w:tc>
          <w:tcPr>
            <w:tcW w:w="964" w:type="pct"/>
            <w:hideMark/>
          </w:tcPr>
          <w:p w14:paraId="3B96617B"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Quality of life, socio-economic circumstances, attitudes to service delivery, psycho-social attitudes, value-base and other characteristics of residents of the Gauteng City-Region.</w:t>
            </w:r>
          </w:p>
        </w:tc>
        <w:tc>
          <w:tcPr>
            <w:tcW w:w="963" w:type="pct"/>
            <w:hideMark/>
          </w:tcPr>
          <w:p w14:paraId="13267D49"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Sample survey data, units are households and individuals</w:t>
            </w:r>
          </w:p>
        </w:tc>
        <w:tc>
          <w:tcPr>
            <w:tcW w:w="964" w:type="pct"/>
            <w:hideMark/>
          </w:tcPr>
          <w:p w14:paraId="46A10594"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Research Project 2: provides information on socio-economic circumstances and attitudes of residents within the Gauteng City-Region.</w:t>
            </w:r>
          </w:p>
        </w:tc>
      </w:tr>
      <w:tr w:rsidR="001308A5" w:rsidRPr="00A91EE1" w14:paraId="27990FF0" w14:textId="77777777" w:rsidTr="00256BD1">
        <w:trPr>
          <w:trHeight w:val="870"/>
        </w:trPr>
        <w:tc>
          <w:tcPr>
            <w:cnfStyle w:val="001000000000" w:firstRow="0" w:lastRow="0" w:firstColumn="1" w:lastColumn="0" w:oddVBand="0" w:evenVBand="0" w:oddHBand="0" w:evenHBand="0" w:firstRowFirstColumn="0" w:firstRowLastColumn="0" w:lastRowFirstColumn="0" w:lastRowLastColumn="0"/>
            <w:tcW w:w="965" w:type="pct"/>
            <w:hideMark/>
          </w:tcPr>
          <w:p w14:paraId="38E610EA"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Global Population (SEDAC) - Gridded Population of the World (GPW), v4</w:t>
            </w:r>
          </w:p>
        </w:tc>
        <w:tc>
          <w:tcPr>
            <w:tcW w:w="1144" w:type="pct"/>
            <w:hideMark/>
          </w:tcPr>
          <w:p w14:paraId="6D23B081"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 xml:space="preserve">Distribution of human population (counts and densities) on continuous global raster surface. Input </w:t>
            </w:r>
            <w:r w:rsidRPr="00A91EE1">
              <w:rPr>
                <w:rFonts w:ascii="Nunito" w:hAnsi="Nunito"/>
                <w:color w:val="000000" w:themeColor="text1"/>
                <w:sz w:val="20"/>
                <w:szCs w:val="20"/>
                <w:lang w:val="en-ZA" w:eastAsia="en-ZA"/>
              </w:rPr>
              <w:lastRenderedPageBreak/>
              <w:t>data are extrapolated to produce population estimates for 5-year intervals</w:t>
            </w:r>
          </w:p>
        </w:tc>
        <w:tc>
          <w:tcPr>
            <w:tcW w:w="964" w:type="pct"/>
            <w:hideMark/>
          </w:tcPr>
          <w:p w14:paraId="0D373A5B"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lastRenderedPageBreak/>
              <w:t>Population counts and density estimates</w:t>
            </w:r>
          </w:p>
        </w:tc>
        <w:tc>
          <w:tcPr>
            <w:tcW w:w="963" w:type="pct"/>
            <w:hideMark/>
          </w:tcPr>
          <w:p w14:paraId="1AC66158"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Spatial: Global coverage, 1km grid res Temporal: 5-yearly; coverage from Jan 2000 to Jan 2020</w:t>
            </w:r>
          </w:p>
        </w:tc>
        <w:tc>
          <w:tcPr>
            <w:tcW w:w="964" w:type="pct"/>
            <w:hideMark/>
          </w:tcPr>
          <w:p w14:paraId="47912DDB"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Accounting for the population exposed</w:t>
            </w:r>
          </w:p>
        </w:tc>
      </w:tr>
      <w:tr w:rsidR="001308A5" w:rsidRPr="00A91EE1" w14:paraId="7C430A46" w14:textId="77777777" w:rsidTr="00256BD1">
        <w:trPr>
          <w:trHeight w:val="290"/>
        </w:trPr>
        <w:tc>
          <w:tcPr>
            <w:cnfStyle w:val="001000000000" w:firstRow="0" w:lastRow="0" w:firstColumn="1" w:lastColumn="0" w:oddVBand="0" w:evenVBand="0" w:oddHBand="0" w:evenHBand="0" w:firstRowFirstColumn="0" w:firstRowLastColumn="0" w:lastRowFirstColumn="0" w:lastRowLastColumn="0"/>
            <w:tcW w:w="965" w:type="pct"/>
            <w:hideMark/>
          </w:tcPr>
          <w:p w14:paraId="36053AD0" w14:textId="77777777" w:rsidR="001308A5" w:rsidRPr="00A91EE1" w:rsidRDefault="001308A5" w:rsidP="00256BD1">
            <w:pPr>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News Coverage (GDELT)</w:t>
            </w:r>
          </w:p>
        </w:tc>
        <w:tc>
          <w:tcPr>
            <w:tcW w:w="1144" w:type="pct"/>
            <w:hideMark/>
          </w:tcPr>
          <w:p w14:paraId="01AE0220"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Portion of news coverage about specific area and time related to Covid-19</w:t>
            </w:r>
          </w:p>
        </w:tc>
        <w:tc>
          <w:tcPr>
            <w:tcW w:w="964" w:type="pct"/>
            <w:hideMark/>
          </w:tcPr>
          <w:p w14:paraId="0B9440D2"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Global events derived from worldwide news coverage.</w:t>
            </w:r>
          </w:p>
        </w:tc>
        <w:tc>
          <w:tcPr>
            <w:tcW w:w="963" w:type="pct"/>
            <w:hideMark/>
          </w:tcPr>
          <w:p w14:paraId="51877ECC"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Spatial: Global coverage, 0.008192 deg. res</w:t>
            </w:r>
          </w:p>
        </w:tc>
        <w:tc>
          <w:tcPr>
            <w:tcW w:w="964" w:type="pct"/>
            <w:hideMark/>
          </w:tcPr>
          <w:p w14:paraId="56184605" w14:textId="77777777" w:rsidR="001308A5" w:rsidRPr="00A91EE1" w:rsidRDefault="001308A5" w:rsidP="00256BD1">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00A91EE1">
              <w:rPr>
                <w:rFonts w:ascii="Nunito" w:hAnsi="Nunito"/>
                <w:color w:val="000000" w:themeColor="text1"/>
                <w:sz w:val="20"/>
                <w:szCs w:val="20"/>
                <w:lang w:val="en-ZA" w:eastAsia="en-ZA"/>
              </w:rPr>
              <w:t>Example for production of spatial data layer for news events</w:t>
            </w:r>
          </w:p>
        </w:tc>
      </w:tr>
    </w:tbl>
    <w:p w14:paraId="32EE252E" w14:textId="77777777" w:rsidR="001308A5" w:rsidRPr="00A91EE1" w:rsidRDefault="001308A5" w:rsidP="001308A5">
      <w:pPr>
        <w:widowControl w:val="0"/>
        <w:spacing w:line="360" w:lineRule="auto"/>
        <w:rPr>
          <w:rFonts w:ascii="Nunito" w:hAnsi="Nunito"/>
          <w:color w:val="000000" w:themeColor="text1"/>
          <w:sz w:val="20"/>
        </w:rPr>
      </w:pPr>
    </w:p>
    <w:p w14:paraId="75151206" w14:textId="77777777" w:rsidR="001308A5" w:rsidRPr="00A91EE1" w:rsidRDefault="001308A5" w:rsidP="001308A5">
      <w:pPr>
        <w:widowControl w:val="0"/>
        <w:spacing w:line="360" w:lineRule="auto"/>
        <w:rPr>
          <w:rFonts w:ascii="Nunito" w:hAnsi="Nunito"/>
          <w:color w:val="000000" w:themeColor="text1"/>
          <w:sz w:val="20"/>
        </w:rPr>
      </w:pPr>
    </w:p>
    <w:p w14:paraId="446178D9" w14:textId="77777777" w:rsidR="001308A5" w:rsidRPr="00A91EE1" w:rsidRDefault="001308A5" w:rsidP="001308A5">
      <w:pPr>
        <w:spacing w:line="360" w:lineRule="auto"/>
        <w:rPr>
          <w:rFonts w:ascii="Nunito" w:hAnsi="Nunito"/>
          <w:color w:val="000000" w:themeColor="text1"/>
          <w:sz w:val="20"/>
          <w:szCs w:val="20"/>
        </w:rPr>
      </w:pPr>
      <w:bookmarkStart w:id="4405" w:name="_heading=h.s3xe5yp367hy"/>
      <w:bookmarkEnd w:id="4405"/>
      <w:r w:rsidRPr="00A91EE1">
        <w:rPr>
          <w:rFonts w:ascii="Nunito" w:hAnsi="Nunito"/>
          <w:color w:val="000000" w:themeColor="text1"/>
          <w:sz w:val="20"/>
          <w:szCs w:val="20"/>
        </w:rPr>
        <w:br w:type="page"/>
      </w:r>
    </w:p>
    <w:p w14:paraId="6A6602A8" w14:textId="77777777" w:rsidR="001308A5" w:rsidRPr="00007315" w:rsidRDefault="001308A5" w:rsidP="001308A5">
      <w:pPr>
        <w:pStyle w:val="Heading1"/>
        <w:spacing w:line="360" w:lineRule="auto"/>
        <w:rPr>
          <w:rFonts w:ascii="Nunito" w:hAnsi="Nunito"/>
          <w:b w:val="0"/>
          <w:bCs w:val="0"/>
          <w:color w:val="auto"/>
          <w:sz w:val="32"/>
          <w:szCs w:val="32"/>
          <w:highlight w:val="yellow"/>
          <w:rPrChange w:id="4406" w:author="Craig Parker" w:date="2024-08-16T13:26:00Z" w16du:dateUtc="2024-08-16T11:26:00Z">
            <w:rPr>
              <w:rFonts w:ascii="Nunito" w:hAnsi="Nunito"/>
              <w:b w:val="0"/>
              <w:bCs w:val="0"/>
              <w:color w:val="000000" w:themeColor="text1"/>
              <w:sz w:val="20"/>
              <w:szCs w:val="20"/>
              <w:highlight w:val="yellow"/>
            </w:rPr>
          </w:rPrChange>
        </w:rPr>
        <w:sectPr w:rsidR="001308A5" w:rsidRPr="00007315" w:rsidSect="001308A5">
          <w:footerReference w:type="default" r:id="rId27"/>
          <w:pgSz w:w="15840" w:h="12240" w:orient="landscape"/>
          <w:pgMar w:top="1440" w:right="1440" w:bottom="1440" w:left="1440" w:header="708" w:footer="708" w:gutter="0"/>
          <w:pgNumType w:start="1"/>
          <w:cols w:space="720"/>
          <w:docGrid w:linePitch="245"/>
        </w:sectPr>
      </w:pPr>
    </w:p>
    <w:p w14:paraId="6680E176" w14:textId="62864B47" w:rsidR="001308A5" w:rsidRPr="00007315" w:rsidRDefault="00B03DD2" w:rsidP="009F6B87">
      <w:pPr>
        <w:pStyle w:val="Heading1"/>
        <w:rPr>
          <w:rFonts w:ascii="Nunito" w:hAnsi="Nunito"/>
          <w:color w:val="auto"/>
          <w:sz w:val="32"/>
          <w:szCs w:val="32"/>
          <w:rPrChange w:id="4407" w:author="Craig Parker" w:date="2024-08-16T13:26:00Z" w16du:dateUtc="2024-08-16T11:26:00Z">
            <w:rPr>
              <w:rFonts w:ascii="Nunito" w:hAnsi="Nunito"/>
            </w:rPr>
          </w:rPrChange>
        </w:rPr>
      </w:pPr>
      <w:bookmarkStart w:id="4408" w:name="_Toc172635240"/>
      <w:bookmarkStart w:id="4409" w:name="_Toc173777830"/>
      <w:bookmarkStart w:id="4410" w:name="_Toc174562965"/>
      <w:bookmarkStart w:id="4411" w:name="_Toc174715518"/>
      <w:proofErr w:type="spellStart"/>
      <w:r w:rsidRPr="00007315">
        <w:rPr>
          <w:rFonts w:ascii="Nunito" w:hAnsi="Nunito"/>
          <w:color w:val="auto"/>
          <w:sz w:val="32"/>
          <w:szCs w:val="32"/>
          <w:rPrChange w:id="4412" w:author="Craig Parker" w:date="2024-08-16T13:26:00Z" w16du:dateUtc="2024-08-16T11:26:00Z">
            <w:rPr>
              <w:rFonts w:ascii="Nunito" w:hAnsi="Nunito"/>
            </w:rPr>
          </w:rPrChange>
        </w:rPr>
        <w:lastRenderedPageBreak/>
        <w:t>Annexe</w:t>
      </w:r>
      <w:proofErr w:type="spellEnd"/>
      <w:r w:rsidR="001308A5" w:rsidRPr="00007315">
        <w:rPr>
          <w:rFonts w:ascii="Nunito" w:hAnsi="Nunito"/>
          <w:color w:val="auto"/>
          <w:sz w:val="32"/>
          <w:szCs w:val="32"/>
          <w:rPrChange w:id="4413" w:author="Craig Parker" w:date="2024-08-16T13:26:00Z" w16du:dateUtc="2024-08-16T11:26:00Z">
            <w:rPr>
              <w:rFonts w:ascii="Nunito" w:hAnsi="Nunito"/>
            </w:rPr>
          </w:rPrChange>
        </w:rPr>
        <w:t xml:space="preserve"> 2: Personal information processing agreement</w:t>
      </w:r>
      <w:bookmarkEnd w:id="4408"/>
      <w:bookmarkEnd w:id="4409"/>
      <w:bookmarkEnd w:id="4410"/>
      <w:bookmarkEnd w:id="4411"/>
    </w:p>
    <w:p w14:paraId="73D88028" w14:textId="04C4D054" w:rsidR="001308A5" w:rsidRPr="00A91EE1" w:rsidRDefault="001308A5" w:rsidP="001308A5">
      <w:pPr>
        <w:spacing w:line="360" w:lineRule="auto"/>
        <w:rPr>
          <w:rFonts w:ascii="Nunito" w:hAnsi="Nunito"/>
          <w:color w:val="000000" w:themeColor="text1"/>
          <w:sz w:val="20"/>
        </w:rPr>
      </w:pPr>
      <w:r w:rsidRPr="00A91EE1">
        <w:rPr>
          <w:rFonts w:ascii="Nunito" w:hAnsi="Nunito"/>
          <w:color w:val="000000" w:themeColor="text1"/>
          <w:sz w:val="20"/>
        </w:rPr>
        <w:t xml:space="preserve">The following agreement will be signed by each person (Operator under POPIA definitions) involved in processing personal information used by the HEAT Center project. This includes the </w:t>
      </w:r>
      <w:r w:rsidRPr="009B0965">
        <w:rPr>
          <w:rFonts w:ascii="Nunito" w:hAnsi="Nunito"/>
          <w:color w:val="000000" w:themeColor="text1"/>
          <w:sz w:val="20"/>
          <w:highlight w:val="yellow"/>
        </w:rPr>
        <w:t>Core</w:t>
      </w:r>
      <w:ins w:id="4414" w:author="Craig Parker" w:date="2024-08-16T13:55:00Z" w16du:dateUtc="2024-08-16T11:55:00Z">
        <w:r w:rsidR="009B0965" w:rsidRPr="009B0965">
          <w:rPr>
            <w:rFonts w:ascii="Nunito" w:hAnsi="Nunito"/>
            <w:color w:val="000000" w:themeColor="text1"/>
            <w:sz w:val="20"/>
            <w:highlight w:val="yellow"/>
            <w:rPrChange w:id="4415" w:author="Craig Parker" w:date="2024-08-16T13:55:00Z" w16du:dateUtc="2024-08-16T11:55:00Z">
              <w:rPr>
                <w:rFonts w:ascii="Nunito" w:hAnsi="Nunito"/>
                <w:color w:val="000000" w:themeColor="text1"/>
                <w:sz w:val="20"/>
              </w:rPr>
            </w:rPrChange>
          </w:rPr>
          <w:t xml:space="preserve"> </w:t>
        </w:r>
        <w:proofErr w:type="gramStart"/>
        <w:r w:rsidR="009B0965" w:rsidRPr="009B0965">
          <w:rPr>
            <w:rFonts w:ascii="Nunito" w:hAnsi="Nunito"/>
            <w:color w:val="000000" w:themeColor="text1"/>
            <w:sz w:val="20"/>
            <w:highlight w:val="yellow"/>
            <w:rPrChange w:id="4416" w:author="Craig Parker" w:date="2024-08-16T13:55:00Z" w16du:dateUtc="2024-08-16T11:55:00Z">
              <w:rPr>
                <w:rFonts w:ascii="Nunito" w:hAnsi="Nunito"/>
                <w:color w:val="000000" w:themeColor="text1"/>
                <w:sz w:val="20"/>
              </w:rPr>
            </w:rPrChange>
          </w:rPr>
          <w:t>Team</w:t>
        </w:r>
      </w:ins>
      <w:r w:rsidRPr="00A91EE1">
        <w:rPr>
          <w:rFonts w:ascii="Nunito" w:hAnsi="Nunito"/>
          <w:color w:val="000000" w:themeColor="text1"/>
          <w:sz w:val="20"/>
        </w:rPr>
        <w:t>[</w:t>
      </w:r>
      <w:proofErr w:type="gramEnd"/>
      <w:r w:rsidRPr="00A91EE1">
        <w:rPr>
          <w:rFonts w:ascii="Nunito" w:hAnsi="Nunito"/>
          <w:color w:val="000000" w:themeColor="text1"/>
          <w:sz w:val="20"/>
        </w:rPr>
        <w:t>Full name] hereby agrees to comply with the requirements of the POPIA Act of South Africa as regards the processing of personal information.  These requirements include:</w:t>
      </w:r>
    </w:p>
    <w:p w14:paraId="53B97345" w14:textId="77777777" w:rsidR="001308A5" w:rsidRPr="00A91EE1" w:rsidRDefault="001308A5" w:rsidP="001308A5">
      <w:pPr>
        <w:spacing w:line="360" w:lineRule="auto"/>
        <w:rPr>
          <w:rFonts w:ascii="Nunito" w:hAnsi="Nunito"/>
          <w:color w:val="000000" w:themeColor="text1"/>
          <w:sz w:val="20"/>
        </w:rPr>
      </w:pPr>
    </w:p>
    <w:p w14:paraId="0C880ED6" w14:textId="77777777" w:rsidR="001308A5" w:rsidRPr="00A91EE1" w:rsidRDefault="001308A5" w:rsidP="001F4BEC">
      <w:pPr>
        <w:numPr>
          <w:ilvl w:val="0"/>
          <w:numId w:val="31"/>
        </w:numPr>
        <w:overflowPunct w:val="0"/>
        <w:autoSpaceDE w:val="0"/>
        <w:autoSpaceDN w:val="0"/>
        <w:adjustRightInd w:val="0"/>
        <w:spacing w:after="0" w:line="360" w:lineRule="auto"/>
        <w:rPr>
          <w:rFonts w:ascii="Nunito" w:hAnsi="Nunito"/>
          <w:color w:val="000000" w:themeColor="text1"/>
          <w:sz w:val="20"/>
        </w:rPr>
      </w:pPr>
      <w:r w:rsidRPr="00A91EE1">
        <w:rPr>
          <w:rFonts w:ascii="Nunito" w:hAnsi="Nunito"/>
          <w:color w:val="000000" w:themeColor="text1"/>
          <w:sz w:val="20"/>
        </w:rPr>
        <w:t xml:space="preserve">Only processing personal information for the purposes described in the HE²AT Center research </w:t>
      </w:r>
      <w:proofErr w:type="gramStart"/>
      <w:r w:rsidRPr="00A91EE1">
        <w:rPr>
          <w:rFonts w:ascii="Nunito" w:hAnsi="Nunito"/>
          <w:color w:val="000000" w:themeColor="text1"/>
          <w:sz w:val="20"/>
        </w:rPr>
        <w:t>protocols;</w:t>
      </w:r>
      <w:proofErr w:type="gramEnd"/>
    </w:p>
    <w:p w14:paraId="5AADE961" w14:textId="77777777" w:rsidR="001308A5" w:rsidRPr="00A91EE1" w:rsidRDefault="001308A5" w:rsidP="001F4BEC">
      <w:pPr>
        <w:numPr>
          <w:ilvl w:val="0"/>
          <w:numId w:val="31"/>
        </w:numPr>
        <w:overflowPunct w:val="0"/>
        <w:autoSpaceDE w:val="0"/>
        <w:autoSpaceDN w:val="0"/>
        <w:adjustRightInd w:val="0"/>
        <w:spacing w:after="0" w:line="360" w:lineRule="auto"/>
        <w:rPr>
          <w:rFonts w:ascii="Nunito" w:hAnsi="Nunito"/>
          <w:color w:val="000000" w:themeColor="text1"/>
          <w:sz w:val="20"/>
        </w:rPr>
      </w:pPr>
      <w:r w:rsidRPr="00A91EE1">
        <w:rPr>
          <w:rFonts w:ascii="Nunito" w:hAnsi="Nunito"/>
          <w:color w:val="000000" w:themeColor="text1"/>
          <w:sz w:val="20"/>
        </w:rPr>
        <w:t xml:space="preserve">Only processing personal information that is required for these </w:t>
      </w:r>
      <w:proofErr w:type="gramStart"/>
      <w:r w:rsidRPr="00A91EE1">
        <w:rPr>
          <w:rFonts w:ascii="Nunito" w:hAnsi="Nunito"/>
          <w:color w:val="000000" w:themeColor="text1"/>
          <w:sz w:val="20"/>
        </w:rPr>
        <w:t>purposes;</w:t>
      </w:r>
      <w:proofErr w:type="gramEnd"/>
    </w:p>
    <w:p w14:paraId="5CDF0C92" w14:textId="77777777" w:rsidR="001308A5" w:rsidRPr="00A91EE1" w:rsidRDefault="001308A5" w:rsidP="001F4BEC">
      <w:pPr>
        <w:numPr>
          <w:ilvl w:val="0"/>
          <w:numId w:val="31"/>
        </w:numPr>
        <w:overflowPunct w:val="0"/>
        <w:autoSpaceDE w:val="0"/>
        <w:autoSpaceDN w:val="0"/>
        <w:adjustRightInd w:val="0"/>
        <w:spacing w:after="0" w:line="360" w:lineRule="auto"/>
        <w:rPr>
          <w:rFonts w:ascii="Nunito" w:hAnsi="Nunito"/>
          <w:color w:val="000000" w:themeColor="text1"/>
          <w:sz w:val="20"/>
        </w:rPr>
      </w:pPr>
      <w:r w:rsidRPr="00A91EE1">
        <w:rPr>
          <w:rFonts w:ascii="Nunito" w:hAnsi="Nunito"/>
          <w:color w:val="000000" w:themeColor="text1"/>
          <w:sz w:val="20"/>
        </w:rPr>
        <w:t xml:space="preserve">Not enabling or allowing access to personal information to anyone who does not have authorization for such </w:t>
      </w:r>
      <w:proofErr w:type="gramStart"/>
      <w:r w:rsidRPr="00A91EE1">
        <w:rPr>
          <w:rFonts w:ascii="Nunito" w:hAnsi="Nunito"/>
          <w:color w:val="000000" w:themeColor="text1"/>
          <w:sz w:val="20"/>
        </w:rPr>
        <w:t>access;</w:t>
      </w:r>
      <w:proofErr w:type="gramEnd"/>
    </w:p>
    <w:p w14:paraId="73F2312D" w14:textId="77777777" w:rsidR="001308A5" w:rsidRPr="00A91EE1" w:rsidRDefault="001308A5" w:rsidP="001F4BEC">
      <w:pPr>
        <w:numPr>
          <w:ilvl w:val="0"/>
          <w:numId w:val="31"/>
        </w:numPr>
        <w:overflowPunct w:val="0"/>
        <w:autoSpaceDE w:val="0"/>
        <w:autoSpaceDN w:val="0"/>
        <w:adjustRightInd w:val="0"/>
        <w:spacing w:after="0" w:line="360" w:lineRule="auto"/>
        <w:rPr>
          <w:rFonts w:ascii="Nunito" w:hAnsi="Nunito"/>
          <w:color w:val="000000" w:themeColor="text1"/>
          <w:sz w:val="20"/>
        </w:rPr>
      </w:pPr>
      <w:r w:rsidRPr="00A91EE1">
        <w:rPr>
          <w:rFonts w:ascii="Nunito" w:hAnsi="Nunito"/>
          <w:color w:val="000000" w:themeColor="text1"/>
          <w:sz w:val="20"/>
        </w:rPr>
        <w:t>Notifying the HE²AT, Steering Committee as the responsible party, if there is any reason to believe that personal information has been accessed or made available to an unauthorized person.</w:t>
      </w:r>
    </w:p>
    <w:p w14:paraId="2D557A05" w14:textId="77777777" w:rsidR="001308A5" w:rsidRPr="00A91EE1" w:rsidRDefault="001308A5" w:rsidP="001308A5">
      <w:pPr>
        <w:spacing w:line="360" w:lineRule="auto"/>
        <w:rPr>
          <w:rFonts w:ascii="Nunito" w:hAnsi="Nunito"/>
          <w:color w:val="000000" w:themeColor="text1"/>
          <w:sz w:val="20"/>
        </w:rPr>
      </w:pPr>
    </w:p>
    <w:p w14:paraId="4336D03B" w14:textId="77777777" w:rsidR="001308A5" w:rsidRPr="00A91EE1" w:rsidRDefault="001308A5" w:rsidP="001308A5">
      <w:pPr>
        <w:spacing w:line="360" w:lineRule="auto"/>
        <w:rPr>
          <w:rFonts w:ascii="Nunito" w:hAnsi="Nunito"/>
          <w:color w:val="000000" w:themeColor="text1"/>
          <w:sz w:val="20"/>
        </w:rPr>
      </w:pPr>
      <w:r w:rsidRPr="00A91EE1">
        <w:rPr>
          <w:rFonts w:ascii="Nunito" w:hAnsi="Nunito"/>
          <w:color w:val="000000" w:themeColor="text1"/>
          <w:sz w:val="20"/>
        </w:rPr>
        <w:t xml:space="preserve">I further note that I have received appropriate training on my </w:t>
      </w:r>
      <w:proofErr w:type="gramStart"/>
      <w:r w:rsidRPr="00A91EE1">
        <w:rPr>
          <w:rFonts w:ascii="Nunito" w:hAnsi="Nunito"/>
          <w:color w:val="000000" w:themeColor="text1"/>
          <w:sz w:val="20"/>
        </w:rPr>
        <w:t>responsibilities</w:t>
      </w:r>
      <w:proofErr w:type="gramEnd"/>
      <w:r w:rsidRPr="00A91EE1">
        <w:rPr>
          <w:rFonts w:ascii="Nunito" w:hAnsi="Nunito"/>
          <w:color w:val="000000" w:themeColor="text1"/>
          <w:sz w:val="20"/>
        </w:rPr>
        <w:t xml:space="preserve"> and I am subject to professional obligations of confidentiality. </w:t>
      </w:r>
    </w:p>
    <w:p w14:paraId="28DF4D0A" w14:textId="77777777" w:rsidR="001308A5" w:rsidRPr="00A91EE1" w:rsidRDefault="001308A5" w:rsidP="001308A5">
      <w:pPr>
        <w:spacing w:line="360" w:lineRule="auto"/>
        <w:rPr>
          <w:rFonts w:ascii="Nunito" w:hAnsi="Nunito"/>
          <w:color w:val="000000" w:themeColor="text1"/>
          <w:sz w:val="20"/>
        </w:rPr>
      </w:pPr>
    </w:p>
    <w:p w14:paraId="199B37CD" w14:textId="77777777" w:rsidR="001308A5" w:rsidRPr="00A91EE1" w:rsidRDefault="001308A5" w:rsidP="001308A5">
      <w:pPr>
        <w:spacing w:line="360" w:lineRule="auto"/>
        <w:rPr>
          <w:rFonts w:ascii="Nunito" w:hAnsi="Nunito"/>
          <w:color w:val="000000" w:themeColor="text1"/>
          <w:sz w:val="20"/>
        </w:rPr>
      </w:pPr>
    </w:p>
    <w:p w14:paraId="72B86BAB" w14:textId="77777777" w:rsidR="001308A5" w:rsidRPr="00A91EE1" w:rsidRDefault="001308A5" w:rsidP="001308A5">
      <w:pPr>
        <w:spacing w:line="360" w:lineRule="auto"/>
        <w:rPr>
          <w:rFonts w:ascii="Nunito" w:hAnsi="Nunito"/>
          <w:color w:val="000000" w:themeColor="text1"/>
          <w:sz w:val="20"/>
        </w:rPr>
      </w:pPr>
    </w:p>
    <w:p w14:paraId="280761CE" w14:textId="77777777" w:rsidR="001308A5" w:rsidRPr="00A91EE1" w:rsidRDefault="001308A5" w:rsidP="001308A5">
      <w:pPr>
        <w:spacing w:line="360" w:lineRule="auto"/>
        <w:rPr>
          <w:rFonts w:ascii="Nunito" w:hAnsi="Nunito"/>
          <w:color w:val="000000" w:themeColor="text1"/>
          <w:sz w:val="20"/>
        </w:rPr>
      </w:pPr>
      <w:r w:rsidRPr="00A91EE1">
        <w:rPr>
          <w:rFonts w:ascii="Nunito" w:hAnsi="Nunito"/>
          <w:color w:val="000000" w:themeColor="text1"/>
          <w:sz w:val="20"/>
        </w:rPr>
        <w:t>Signed ________________________________ at _________________ on this ___ day of __ in the year _______</w:t>
      </w:r>
      <w:bookmarkStart w:id="4417" w:name="_heading=h.ut6guqapo7m" w:colFirst="0" w:colLast="0"/>
      <w:bookmarkEnd w:id="4417"/>
    </w:p>
    <w:p w14:paraId="3E3FD7DB" w14:textId="77777777" w:rsidR="001308A5" w:rsidRPr="00A91EE1" w:rsidRDefault="001308A5" w:rsidP="001308A5">
      <w:pPr>
        <w:spacing w:line="360" w:lineRule="auto"/>
        <w:rPr>
          <w:rFonts w:ascii="Nunito" w:hAnsi="Nunito"/>
          <w:color w:val="000000" w:themeColor="text1"/>
          <w:sz w:val="20"/>
          <w:szCs w:val="20"/>
        </w:rPr>
      </w:pPr>
      <w:bookmarkStart w:id="4418" w:name="_heading=h.el2vygt3jnod" w:colFirst="0" w:colLast="0"/>
      <w:bookmarkEnd w:id="4418"/>
    </w:p>
    <w:p w14:paraId="3248B2FE" w14:textId="77777777" w:rsidR="001308A5" w:rsidRPr="00A91EE1" w:rsidRDefault="001308A5" w:rsidP="001308A5">
      <w:pPr>
        <w:spacing w:line="360" w:lineRule="auto"/>
        <w:rPr>
          <w:rFonts w:ascii="Nunito" w:eastAsia="Nunito" w:hAnsi="Nunito" w:cs="Nunito"/>
          <w:color w:val="000000" w:themeColor="text1"/>
          <w:sz w:val="20"/>
        </w:rPr>
      </w:pPr>
      <w:bookmarkStart w:id="4419" w:name="_heading=h.chb2dbfpizax" w:colFirst="0" w:colLast="0"/>
      <w:bookmarkEnd w:id="4419"/>
    </w:p>
    <w:p w14:paraId="2A078A39" w14:textId="77777777" w:rsidR="001308A5" w:rsidRPr="00A91EE1" w:rsidRDefault="001308A5" w:rsidP="001308A5">
      <w:pPr>
        <w:spacing w:line="360" w:lineRule="auto"/>
        <w:rPr>
          <w:rFonts w:ascii="Nunito" w:eastAsia="Nunito" w:hAnsi="Nunito"/>
          <w:b/>
          <w:bCs/>
          <w:color w:val="000000" w:themeColor="text1"/>
          <w:sz w:val="20"/>
        </w:rPr>
      </w:pPr>
      <w:bookmarkStart w:id="4420" w:name="_Toc172635241"/>
      <w:bookmarkStart w:id="4421" w:name="_Toc173777831"/>
      <w:r w:rsidRPr="00A91EE1">
        <w:rPr>
          <w:rFonts w:ascii="Nunito" w:eastAsia="Nunito" w:hAnsi="Nunito"/>
          <w:b/>
          <w:bCs/>
          <w:color w:val="000000" w:themeColor="text1"/>
          <w:sz w:val="20"/>
        </w:rPr>
        <w:br w:type="page"/>
      </w:r>
    </w:p>
    <w:p w14:paraId="7E4E7F46" w14:textId="6A6F56A8" w:rsidR="001308A5" w:rsidRPr="00007315" w:rsidRDefault="001308A5" w:rsidP="009F6B87">
      <w:pPr>
        <w:pStyle w:val="Heading1"/>
        <w:rPr>
          <w:rFonts w:ascii="Nunito" w:hAnsi="Nunito"/>
          <w:color w:val="auto"/>
          <w:sz w:val="32"/>
          <w:szCs w:val="32"/>
          <w:rPrChange w:id="4422" w:author="Craig Parker" w:date="2024-08-16T13:26:00Z" w16du:dateUtc="2024-08-16T11:26:00Z">
            <w:rPr>
              <w:rFonts w:ascii="Nunito" w:hAnsi="Nunito"/>
            </w:rPr>
          </w:rPrChange>
        </w:rPr>
      </w:pPr>
      <w:bookmarkStart w:id="4423" w:name="_Toc174562966"/>
      <w:bookmarkStart w:id="4424" w:name="_Toc174715519"/>
      <w:proofErr w:type="spellStart"/>
      <w:r w:rsidRPr="00007315">
        <w:rPr>
          <w:rFonts w:ascii="Nunito" w:hAnsi="Nunito"/>
          <w:color w:val="auto"/>
          <w:sz w:val="32"/>
          <w:szCs w:val="32"/>
          <w:rPrChange w:id="4425" w:author="Craig Parker" w:date="2024-08-16T13:26:00Z" w16du:dateUtc="2024-08-16T11:26:00Z">
            <w:rPr>
              <w:rFonts w:ascii="Nunito" w:hAnsi="Nunito"/>
            </w:rPr>
          </w:rPrChange>
        </w:rPr>
        <w:lastRenderedPageBreak/>
        <w:t>Annex</w:t>
      </w:r>
      <w:r w:rsidR="00C15E89" w:rsidRPr="00007315">
        <w:rPr>
          <w:rFonts w:ascii="Nunito" w:hAnsi="Nunito"/>
          <w:color w:val="auto"/>
          <w:sz w:val="32"/>
          <w:szCs w:val="32"/>
          <w:rPrChange w:id="4426" w:author="Craig Parker" w:date="2024-08-16T13:26:00Z" w16du:dateUtc="2024-08-16T11:26:00Z">
            <w:rPr>
              <w:rFonts w:ascii="Nunito" w:hAnsi="Nunito"/>
            </w:rPr>
          </w:rPrChange>
        </w:rPr>
        <w:t>e</w:t>
      </w:r>
      <w:proofErr w:type="spellEnd"/>
      <w:r w:rsidRPr="00007315">
        <w:rPr>
          <w:rFonts w:ascii="Nunito" w:hAnsi="Nunito"/>
          <w:color w:val="auto"/>
          <w:sz w:val="32"/>
          <w:szCs w:val="32"/>
          <w:rPrChange w:id="4427" w:author="Craig Parker" w:date="2024-08-16T13:26:00Z" w16du:dateUtc="2024-08-16T11:26:00Z">
            <w:rPr>
              <w:rFonts w:ascii="Nunito" w:hAnsi="Nunito"/>
            </w:rPr>
          </w:rPrChange>
        </w:rPr>
        <w:t xml:space="preserve"> 3: Ethics notification letter</w:t>
      </w:r>
      <w:bookmarkEnd w:id="4420"/>
      <w:bookmarkEnd w:id="4421"/>
      <w:bookmarkEnd w:id="4423"/>
      <w:bookmarkEnd w:id="4424"/>
    </w:p>
    <w:p w14:paraId="2475A714" w14:textId="77777777" w:rsidR="001308A5" w:rsidRPr="00A91EE1" w:rsidRDefault="001308A5" w:rsidP="001308A5">
      <w:pPr>
        <w:spacing w:line="360" w:lineRule="auto"/>
        <w:rPr>
          <w:rFonts w:ascii="Nunito" w:eastAsia="Nunito" w:hAnsi="Nunito"/>
          <w:color w:val="000000" w:themeColor="text1"/>
          <w:sz w:val="20"/>
        </w:rPr>
      </w:pPr>
    </w:p>
    <w:p w14:paraId="50976D7A" w14:textId="77777777" w:rsidR="001308A5" w:rsidRPr="00A91EE1" w:rsidRDefault="001308A5" w:rsidP="001308A5">
      <w:pPr>
        <w:spacing w:line="360" w:lineRule="auto"/>
        <w:ind w:left="720"/>
        <w:jc w:val="both"/>
        <w:rPr>
          <w:rFonts w:ascii="Nunito" w:hAnsi="Nunito" w:cs="Arial"/>
          <w:b/>
          <w:i/>
          <w:color w:val="000000" w:themeColor="text1"/>
          <w:sz w:val="20"/>
        </w:rPr>
      </w:pPr>
      <w:r w:rsidRPr="00A91EE1">
        <w:rPr>
          <w:rFonts w:ascii="Nunito" w:hAnsi="Nunito"/>
          <w:noProof/>
          <w:color w:val="000000" w:themeColor="text1"/>
          <w:sz w:val="20"/>
        </w:rPr>
        <w:drawing>
          <wp:anchor distT="0" distB="0" distL="114300" distR="114300" simplePos="0" relativeHeight="251698688" behindDoc="0" locked="0" layoutInCell="1" allowOverlap="1" wp14:anchorId="1071E8AD" wp14:editId="7CF7E672">
            <wp:simplePos x="0" y="0"/>
            <wp:positionH relativeFrom="column">
              <wp:posOffset>-289560</wp:posOffset>
            </wp:positionH>
            <wp:positionV relativeFrom="paragraph">
              <wp:posOffset>-91440</wp:posOffset>
            </wp:positionV>
            <wp:extent cx="1165860" cy="1066800"/>
            <wp:effectExtent l="0" t="0" r="0" b="0"/>
            <wp:wrapSquare wrapText="right"/>
            <wp:docPr id="196643318"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3318" name="Picture 1" descr="A logo of a university&#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5860"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FB889" w14:textId="77777777" w:rsidR="001308A5" w:rsidRPr="00A91EE1" w:rsidRDefault="001308A5" w:rsidP="001308A5">
      <w:pPr>
        <w:spacing w:line="360" w:lineRule="auto"/>
        <w:rPr>
          <w:rFonts w:ascii="Nunito" w:hAnsi="Nunito"/>
          <w:color w:val="000000" w:themeColor="text1"/>
          <w:sz w:val="20"/>
        </w:rPr>
      </w:pPr>
    </w:p>
    <w:p w14:paraId="79674A17" w14:textId="77777777" w:rsidR="001308A5" w:rsidRPr="00A91EE1" w:rsidRDefault="001308A5" w:rsidP="001308A5">
      <w:pPr>
        <w:spacing w:line="360" w:lineRule="auto"/>
        <w:ind w:left="1588" w:firstLine="397"/>
        <w:jc w:val="center"/>
        <w:rPr>
          <w:rFonts w:ascii="Nunito" w:hAnsi="Nunito" w:cs="Arial"/>
          <w:b/>
          <w:iCs/>
          <w:color w:val="000000" w:themeColor="text1"/>
          <w:sz w:val="20"/>
          <w:szCs w:val="20"/>
        </w:rPr>
      </w:pPr>
    </w:p>
    <w:p w14:paraId="0A924AE5" w14:textId="77777777" w:rsidR="001308A5" w:rsidRPr="00A91EE1" w:rsidRDefault="001308A5" w:rsidP="001308A5">
      <w:pPr>
        <w:spacing w:line="360" w:lineRule="auto"/>
        <w:ind w:left="1588" w:firstLine="397"/>
        <w:jc w:val="center"/>
        <w:rPr>
          <w:rFonts w:ascii="Nunito" w:hAnsi="Nunito" w:cs="Arial"/>
          <w:b/>
          <w:iCs/>
          <w:color w:val="000000" w:themeColor="text1"/>
          <w:sz w:val="20"/>
          <w:szCs w:val="20"/>
        </w:rPr>
      </w:pPr>
      <w:r w:rsidRPr="00A91EE1">
        <w:rPr>
          <w:rFonts w:ascii="Nunito" w:hAnsi="Nunito" w:cs="Arial"/>
          <w:b/>
          <w:iCs/>
          <w:color w:val="000000" w:themeColor="text1"/>
          <w:sz w:val="20"/>
          <w:szCs w:val="20"/>
        </w:rPr>
        <w:t>APPLICATION FOR A NOTIFICATION REGARDING AN APPROVED STUDY</w:t>
      </w:r>
    </w:p>
    <w:p w14:paraId="294FF475" w14:textId="77777777" w:rsidR="001308A5" w:rsidRPr="00A91EE1" w:rsidRDefault="001308A5" w:rsidP="001308A5">
      <w:pPr>
        <w:spacing w:line="360" w:lineRule="auto"/>
        <w:jc w:val="both"/>
        <w:rPr>
          <w:rFonts w:ascii="Nunito" w:hAnsi="Nunito" w:cs="Arial"/>
          <w:b/>
          <w:bCs/>
          <w:color w:val="000000" w:themeColor="text1"/>
          <w:sz w:val="20"/>
        </w:rPr>
      </w:pPr>
    </w:p>
    <w:p w14:paraId="7B61E7FE" w14:textId="77777777" w:rsidR="001308A5" w:rsidRPr="00A91EE1" w:rsidRDefault="001308A5" w:rsidP="001308A5">
      <w:pPr>
        <w:tabs>
          <w:tab w:val="left" w:pos="4524"/>
        </w:tabs>
        <w:spacing w:line="360" w:lineRule="auto"/>
        <w:jc w:val="both"/>
        <w:rPr>
          <w:rFonts w:ascii="Nunito" w:hAnsi="Nunito" w:cs="Arial"/>
          <w:b/>
          <w:bCs/>
          <w:color w:val="000000" w:themeColor="text1"/>
          <w:sz w:val="20"/>
        </w:rPr>
      </w:pPr>
      <w:bookmarkStart w:id="4428" w:name="_Hlk174473349"/>
      <w:r w:rsidRPr="00A91EE1">
        <w:rPr>
          <w:rFonts w:ascii="Nunito" w:hAnsi="Nunito" w:cs="Arial"/>
          <w:b/>
          <w:bCs/>
          <w:color w:val="000000" w:themeColor="text1"/>
          <w:sz w:val="20"/>
        </w:rPr>
        <w:tab/>
      </w:r>
    </w:p>
    <w:tbl>
      <w:tblPr>
        <w:tblW w:w="99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7"/>
        <w:gridCol w:w="7111"/>
      </w:tblGrid>
      <w:tr w:rsidR="001308A5" w:rsidRPr="00A91EE1" w14:paraId="74BD75DB" w14:textId="77777777" w:rsidTr="00256BD1">
        <w:tc>
          <w:tcPr>
            <w:tcW w:w="9918" w:type="dxa"/>
            <w:gridSpan w:val="2"/>
            <w:shd w:val="clear" w:color="auto" w:fill="auto"/>
          </w:tcPr>
          <w:p w14:paraId="760E0404" w14:textId="77777777" w:rsidR="001308A5" w:rsidRPr="00A91EE1" w:rsidRDefault="001308A5" w:rsidP="00256BD1">
            <w:pPr>
              <w:rPr>
                <w:rFonts w:ascii="Nunito" w:eastAsia="Calibri" w:hAnsi="Nunito" w:cs="Arial"/>
                <w:b/>
                <w:color w:val="000000" w:themeColor="text1"/>
                <w:sz w:val="20"/>
              </w:rPr>
            </w:pPr>
            <w:r w:rsidRPr="00A91EE1">
              <w:rPr>
                <w:rFonts w:ascii="Nunito" w:eastAsia="Calibri" w:hAnsi="Nunito" w:cs="Arial"/>
                <w:b/>
                <w:color w:val="000000" w:themeColor="text1"/>
                <w:sz w:val="20"/>
              </w:rPr>
              <w:t xml:space="preserve">PART 1: ADMINISTRATIVE </w:t>
            </w:r>
          </w:p>
          <w:p w14:paraId="12BCFA54" w14:textId="77777777" w:rsidR="001308A5" w:rsidRPr="00A91EE1" w:rsidRDefault="001308A5" w:rsidP="00256BD1">
            <w:pPr>
              <w:rPr>
                <w:rFonts w:ascii="Nunito" w:eastAsia="Calibri" w:hAnsi="Nunito" w:cs="Arial"/>
                <w:b/>
                <w:color w:val="000000" w:themeColor="text1"/>
                <w:sz w:val="20"/>
              </w:rPr>
            </w:pPr>
            <w:r w:rsidRPr="00A91EE1">
              <w:rPr>
                <w:rFonts w:ascii="Nunito" w:eastAsia="Calibri" w:hAnsi="Nunito" w:cs="Arial"/>
                <w:bCs/>
                <w:i/>
                <w:iCs/>
                <w:color w:val="000000" w:themeColor="text1"/>
                <w:sz w:val="20"/>
              </w:rPr>
              <w:t>(Blocks will expand to contain the information required, no extra references or pages should be added)</w:t>
            </w:r>
          </w:p>
          <w:p w14:paraId="76DC1924" w14:textId="77777777" w:rsidR="001308A5" w:rsidRPr="00A91EE1" w:rsidRDefault="001308A5" w:rsidP="00256BD1">
            <w:pPr>
              <w:rPr>
                <w:rFonts w:ascii="Nunito" w:eastAsia="Calibri" w:hAnsi="Nunito" w:cs="Arial"/>
                <w:b/>
                <w:color w:val="000000" w:themeColor="text1"/>
                <w:sz w:val="20"/>
              </w:rPr>
            </w:pPr>
          </w:p>
        </w:tc>
      </w:tr>
      <w:tr w:rsidR="001308A5" w:rsidRPr="00A91EE1" w14:paraId="0C2D42EB" w14:textId="77777777" w:rsidTr="00256BD1">
        <w:tc>
          <w:tcPr>
            <w:tcW w:w="2807" w:type="dxa"/>
            <w:shd w:val="clear" w:color="auto" w:fill="auto"/>
          </w:tcPr>
          <w:p w14:paraId="235F5576" w14:textId="77777777" w:rsidR="001308A5" w:rsidRPr="00A91EE1" w:rsidRDefault="001308A5" w:rsidP="00256BD1">
            <w:pPr>
              <w:rPr>
                <w:rFonts w:ascii="Nunito" w:eastAsia="Calibri" w:hAnsi="Nunito" w:cs="Arial"/>
                <w:bCs/>
                <w:color w:val="000000" w:themeColor="text1"/>
                <w:sz w:val="20"/>
              </w:rPr>
            </w:pPr>
            <w:r w:rsidRPr="00A91EE1">
              <w:rPr>
                <w:rFonts w:ascii="Nunito" w:eastAsia="Calibri" w:hAnsi="Nunito" w:cs="Arial"/>
                <w:bCs/>
                <w:color w:val="000000" w:themeColor="text1"/>
                <w:sz w:val="20"/>
              </w:rPr>
              <w:t>Ethics Reference Number:</w:t>
            </w:r>
          </w:p>
        </w:tc>
        <w:tc>
          <w:tcPr>
            <w:tcW w:w="7111" w:type="dxa"/>
            <w:shd w:val="clear" w:color="auto" w:fill="auto"/>
          </w:tcPr>
          <w:p w14:paraId="1B5E4FEF" w14:textId="77777777" w:rsidR="001308A5" w:rsidRPr="00A91EE1" w:rsidRDefault="001308A5" w:rsidP="00256BD1">
            <w:pPr>
              <w:rPr>
                <w:rFonts w:ascii="Nunito" w:eastAsia="Calibri" w:hAnsi="Nunito" w:cs="Arial"/>
                <w:b/>
                <w:color w:val="000000" w:themeColor="text1"/>
                <w:sz w:val="20"/>
              </w:rPr>
            </w:pPr>
          </w:p>
        </w:tc>
      </w:tr>
      <w:tr w:rsidR="001308A5" w:rsidRPr="00A91EE1" w14:paraId="511535CA" w14:textId="77777777" w:rsidTr="00256BD1">
        <w:tc>
          <w:tcPr>
            <w:tcW w:w="2807" w:type="dxa"/>
            <w:shd w:val="clear" w:color="auto" w:fill="auto"/>
          </w:tcPr>
          <w:p w14:paraId="3F6CE299" w14:textId="77777777" w:rsidR="001308A5" w:rsidRPr="00A91EE1" w:rsidRDefault="001308A5" w:rsidP="00256BD1">
            <w:pPr>
              <w:rPr>
                <w:rFonts w:ascii="Nunito" w:eastAsia="Calibri" w:hAnsi="Nunito" w:cs="Arial"/>
                <w:bCs/>
                <w:color w:val="000000" w:themeColor="text1"/>
                <w:sz w:val="20"/>
              </w:rPr>
            </w:pPr>
            <w:r w:rsidRPr="00A91EE1">
              <w:rPr>
                <w:rFonts w:ascii="Nunito" w:eastAsia="Calibri" w:hAnsi="Nunito" w:cs="Arial"/>
                <w:bCs/>
                <w:color w:val="000000" w:themeColor="text1"/>
                <w:sz w:val="20"/>
              </w:rPr>
              <w:t>Study Title:</w:t>
            </w:r>
          </w:p>
          <w:p w14:paraId="4F3DEE62" w14:textId="77777777" w:rsidR="001308A5" w:rsidRPr="00A91EE1" w:rsidRDefault="001308A5" w:rsidP="00256BD1">
            <w:pPr>
              <w:tabs>
                <w:tab w:val="left" w:pos="720"/>
              </w:tabs>
              <w:rPr>
                <w:rFonts w:ascii="Nunito" w:eastAsia="Calibri" w:hAnsi="Nunito" w:cs="Arial"/>
                <w:bCs/>
                <w:color w:val="000000" w:themeColor="text1"/>
                <w:sz w:val="20"/>
              </w:rPr>
            </w:pPr>
          </w:p>
        </w:tc>
        <w:tc>
          <w:tcPr>
            <w:tcW w:w="7111" w:type="dxa"/>
            <w:shd w:val="clear" w:color="auto" w:fill="auto"/>
          </w:tcPr>
          <w:p w14:paraId="15EF0789" w14:textId="77777777" w:rsidR="001308A5" w:rsidRPr="00A91EE1" w:rsidRDefault="001308A5" w:rsidP="00256BD1">
            <w:pPr>
              <w:rPr>
                <w:rFonts w:ascii="Nunito" w:eastAsia="Calibri" w:hAnsi="Nunito" w:cs="Arial"/>
                <w:b/>
                <w:color w:val="000000" w:themeColor="text1"/>
                <w:sz w:val="20"/>
              </w:rPr>
            </w:pPr>
          </w:p>
          <w:p w14:paraId="0E00D5C2" w14:textId="77777777" w:rsidR="001308A5" w:rsidRPr="00A91EE1" w:rsidRDefault="001308A5" w:rsidP="00256BD1">
            <w:pPr>
              <w:rPr>
                <w:rFonts w:ascii="Nunito" w:eastAsia="Calibri" w:hAnsi="Nunito" w:cs="Arial"/>
                <w:b/>
                <w:color w:val="000000" w:themeColor="text1"/>
                <w:sz w:val="20"/>
              </w:rPr>
            </w:pPr>
          </w:p>
        </w:tc>
      </w:tr>
      <w:tr w:rsidR="001308A5" w:rsidRPr="00A91EE1" w14:paraId="2E2BDAF7" w14:textId="77777777" w:rsidTr="00256BD1">
        <w:tc>
          <w:tcPr>
            <w:tcW w:w="2807" w:type="dxa"/>
            <w:shd w:val="clear" w:color="auto" w:fill="auto"/>
          </w:tcPr>
          <w:p w14:paraId="35BD56B5" w14:textId="77777777" w:rsidR="001308A5" w:rsidRPr="00A91EE1" w:rsidRDefault="001308A5" w:rsidP="00256BD1">
            <w:pPr>
              <w:rPr>
                <w:rFonts w:ascii="Nunito" w:eastAsia="Calibri" w:hAnsi="Nunito" w:cs="Arial"/>
                <w:bCs/>
                <w:color w:val="000000" w:themeColor="text1"/>
                <w:sz w:val="20"/>
              </w:rPr>
            </w:pPr>
            <w:r w:rsidRPr="00A91EE1">
              <w:rPr>
                <w:rFonts w:ascii="Nunito" w:eastAsia="Calibri" w:hAnsi="Nunito" w:cs="Arial"/>
                <w:bCs/>
                <w:color w:val="000000" w:themeColor="text1"/>
                <w:sz w:val="20"/>
              </w:rPr>
              <w:t>Phase of trial:</w:t>
            </w:r>
          </w:p>
          <w:p w14:paraId="3BB42CCE" w14:textId="77777777" w:rsidR="001308A5" w:rsidRPr="00A91EE1" w:rsidRDefault="001308A5" w:rsidP="00256BD1">
            <w:pPr>
              <w:rPr>
                <w:rFonts w:ascii="Nunito" w:eastAsia="Calibri" w:hAnsi="Nunito" w:cs="Arial"/>
                <w:bCs/>
                <w:color w:val="000000" w:themeColor="text1"/>
                <w:sz w:val="20"/>
              </w:rPr>
            </w:pPr>
          </w:p>
        </w:tc>
        <w:tc>
          <w:tcPr>
            <w:tcW w:w="7111" w:type="dxa"/>
            <w:shd w:val="clear" w:color="auto" w:fill="auto"/>
          </w:tcPr>
          <w:p w14:paraId="0A27A684" w14:textId="77777777" w:rsidR="001308A5" w:rsidRPr="00A91EE1" w:rsidRDefault="001308A5" w:rsidP="00256BD1">
            <w:pPr>
              <w:rPr>
                <w:rFonts w:ascii="Nunito" w:eastAsia="Calibri" w:hAnsi="Nunito" w:cs="Arial"/>
                <w:b/>
                <w:color w:val="000000" w:themeColor="text1"/>
                <w:sz w:val="20"/>
              </w:rPr>
            </w:pPr>
          </w:p>
        </w:tc>
      </w:tr>
      <w:tr w:rsidR="001308A5" w:rsidRPr="00A91EE1" w14:paraId="480F5FF3" w14:textId="77777777" w:rsidTr="00256BD1">
        <w:tc>
          <w:tcPr>
            <w:tcW w:w="2807" w:type="dxa"/>
            <w:shd w:val="clear" w:color="auto" w:fill="auto"/>
          </w:tcPr>
          <w:p w14:paraId="637BF45E"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 xml:space="preserve">Protocol/Project/Study Number: </w:t>
            </w:r>
          </w:p>
        </w:tc>
        <w:tc>
          <w:tcPr>
            <w:tcW w:w="7111" w:type="dxa"/>
            <w:shd w:val="clear" w:color="auto" w:fill="auto"/>
          </w:tcPr>
          <w:p w14:paraId="255AB4A8" w14:textId="77777777" w:rsidR="001308A5" w:rsidRPr="00A91EE1" w:rsidRDefault="001308A5" w:rsidP="00256BD1">
            <w:pPr>
              <w:rPr>
                <w:rFonts w:ascii="Nunito" w:eastAsia="Calibri" w:hAnsi="Nunito" w:cs="Arial"/>
                <w:color w:val="000000" w:themeColor="text1"/>
                <w:sz w:val="20"/>
              </w:rPr>
            </w:pPr>
          </w:p>
          <w:p w14:paraId="23D16A33" w14:textId="77777777" w:rsidR="001308A5" w:rsidRPr="00A91EE1" w:rsidRDefault="001308A5" w:rsidP="00256BD1">
            <w:pPr>
              <w:rPr>
                <w:rFonts w:ascii="Nunito" w:eastAsia="Calibri" w:hAnsi="Nunito" w:cs="Arial"/>
                <w:color w:val="000000" w:themeColor="text1"/>
                <w:sz w:val="20"/>
              </w:rPr>
            </w:pPr>
          </w:p>
          <w:p w14:paraId="33E3DFD9" w14:textId="77777777" w:rsidR="001308A5" w:rsidRPr="00A91EE1" w:rsidRDefault="001308A5" w:rsidP="00256BD1">
            <w:pPr>
              <w:rPr>
                <w:rFonts w:ascii="Nunito" w:eastAsia="Calibri" w:hAnsi="Nunito" w:cs="Arial"/>
                <w:color w:val="000000" w:themeColor="text1"/>
                <w:sz w:val="20"/>
              </w:rPr>
            </w:pPr>
          </w:p>
        </w:tc>
      </w:tr>
      <w:tr w:rsidR="001308A5" w:rsidRPr="00A91EE1" w14:paraId="07B14F4D" w14:textId="77777777" w:rsidTr="00256BD1">
        <w:tc>
          <w:tcPr>
            <w:tcW w:w="2807" w:type="dxa"/>
            <w:shd w:val="clear" w:color="auto" w:fill="auto"/>
          </w:tcPr>
          <w:p w14:paraId="10E0B822"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Approved Version/No. and Date:</w:t>
            </w:r>
          </w:p>
        </w:tc>
        <w:tc>
          <w:tcPr>
            <w:tcW w:w="7111" w:type="dxa"/>
            <w:shd w:val="clear" w:color="auto" w:fill="auto"/>
          </w:tcPr>
          <w:p w14:paraId="1804B570" w14:textId="77777777" w:rsidR="001308A5" w:rsidRPr="00A91EE1" w:rsidRDefault="001308A5" w:rsidP="00256BD1">
            <w:pPr>
              <w:rPr>
                <w:rFonts w:ascii="Nunito" w:eastAsia="Calibri" w:hAnsi="Nunito" w:cs="Arial"/>
                <w:color w:val="000000" w:themeColor="text1"/>
                <w:sz w:val="20"/>
              </w:rPr>
            </w:pPr>
          </w:p>
        </w:tc>
      </w:tr>
      <w:tr w:rsidR="001308A5" w:rsidRPr="00A91EE1" w14:paraId="25EEBB70" w14:textId="77777777" w:rsidTr="00256BD1">
        <w:tc>
          <w:tcPr>
            <w:tcW w:w="2807" w:type="dxa"/>
            <w:shd w:val="clear" w:color="auto" w:fill="auto"/>
          </w:tcPr>
          <w:p w14:paraId="383BE6A2"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Amended Version/No.  and Date:</w:t>
            </w:r>
          </w:p>
          <w:p w14:paraId="6D0BAE63" w14:textId="77777777" w:rsidR="001308A5" w:rsidRPr="00A91EE1" w:rsidRDefault="001308A5" w:rsidP="00256BD1">
            <w:pPr>
              <w:rPr>
                <w:rFonts w:ascii="Nunito" w:eastAsia="Calibri" w:hAnsi="Nunito" w:cs="Arial"/>
                <w:color w:val="000000" w:themeColor="text1"/>
                <w:sz w:val="20"/>
              </w:rPr>
            </w:pPr>
          </w:p>
        </w:tc>
        <w:tc>
          <w:tcPr>
            <w:tcW w:w="7111" w:type="dxa"/>
            <w:shd w:val="clear" w:color="auto" w:fill="auto"/>
          </w:tcPr>
          <w:p w14:paraId="742E0E7D" w14:textId="77777777" w:rsidR="001308A5" w:rsidRPr="00A91EE1" w:rsidRDefault="001308A5" w:rsidP="00256BD1">
            <w:pPr>
              <w:rPr>
                <w:rFonts w:ascii="Nunito" w:eastAsia="Calibri" w:hAnsi="Nunito" w:cs="Arial"/>
                <w:color w:val="000000" w:themeColor="text1"/>
                <w:sz w:val="20"/>
              </w:rPr>
            </w:pPr>
          </w:p>
        </w:tc>
      </w:tr>
      <w:tr w:rsidR="001308A5" w:rsidRPr="00A91EE1" w14:paraId="037CCA6B" w14:textId="77777777" w:rsidTr="00256BD1">
        <w:tc>
          <w:tcPr>
            <w:tcW w:w="2807" w:type="dxa"/>
            <w:shd w:val="clear" w:color="auto" w:fill="auto"/>
          </w:tcPr>
          <w:p w14:paraId="52996C10"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Health product being studied:</w:t>
            </w:r>
          </w:p>
        </w:tc>
        <w:tc>
          <w:tcPr>
            <w:tcW w:w="7111" w:type="dxa"/>
            <w:shd w:val="clear" w:color="auto" w:fill="auto"/>
          </w:tcPr>
          <w:p w14:paraId="62D37A60" w14:textId="77777777" w:rsidR="001308A5" w:rsidRPr="00A91EE1" w:rsidRDefault="001308A5" w:rsidP="00256BD1">
            <w:pPr>
              <w:rPr>
                <w:rFonts w:ascii="Nunito" w:eastAsia="Calibri" w:hAnsi="Nunito" w:cs="Arial"/>
                <w:color w:val="000000" w:themeColor="text1"/>
                <w:sz w:val="20"/>
              </w:rPr>
            </w:pPr>
          </w:p>
          <w:p w14:paraId="660AA989" w14:textId="77777777" w:rsidR="001308A5" w:rsidRPr="00A91EE1" w:rsidRDefault="001308A5" w:rsidP="00256BD1">
            <w:pPr>
              <w:rPr>
                <w:rFonts w:ascii="Nunito" w:eastAsia="Calibri" w:hAnsi="Nunito" w:cs="Arial"/>
                <w:color w:val="000000" w:themeColor="text1"/>
                <w:sz w:val="20"/>
              </w:rPr>
            </w:pPr>
          </w:p>
          <w:p w14:paraId="4216E5DB" w14:textId="77777777" w:rsidR="001308A5" w:rsidRPr="00A91EE1" w:rsidRDefault="001308A5" w:rsidP="00256BD1">
            <w:pPr>
              <w:rPr>
                <w:rFonts w:ascii="Nunito" w:eastAsia="Calibri" w:hAnsi="Nunito" w:cs="Arial"/>
                <w:color w:val="000000" w:themeColor="text1"/>
                <w:sz w:val="20"/>
              </w:rPr>
            </w:pPr>
          </w:p>
        </w:tc>
      </w:tr>
      <w:tr w:rsidR="001308A5" w:rsidRPr="00A91EE1" w14:paraId="4EE75F69" w14:textId="77777777" w:rsidTr="00256BD1">
        <w:tc>
          <w:tcPr>
            <w:tcW w:w="2807" w:type="dxa"/>
            <w:tcBorders>
              <w:top w:val="nil"/>
            </w:tcBorders>
            <w:shd w:val="clear" w:color="auto" w:fill="auto"/>
          </w:tcPr>
          <w:p w14:paraId="656E25C3"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Sponsor/Funder/Donor:</w:t>
            </w:r>
          </w:p>
        </w:tc>
        <w:tc>
          <w:tcPr>
            <w:tcW w:w="7111" w:type="dxa"/>
            <w:shd w:val="clear" w:color="auto" w:fill="auto"/>
          </w:tcPr>
          <w:p w14:paraId="4DABA133" w14:textId="77777777" w:rsidR="001308A5" w:rsidRPr="00A91EE1" w:rsidRDefault="001308A5" w:rsidP="00256BD1">
            <w:pPr>
              <w:rPr>
                <w:rFonts w:ascii="Nunito" w:eastAsia="Calibri" w:hAnsi="Nunito" w:cs="Arial"/>
                <w:color w:val="000000" w:themeColor="text1"/>
                <w:sz w:val="20"/>
              </w:rPr>
            </w:pPr>
          </w:p>
          <w:p w14:paraId="4C5408EE" w14:textId="77777777" w:rsidR="001308A5" w:rsidRPr="00A91EE1" w:rsidRDefault="001308A5" w:rsidP="00256BD1">
            <w:pPr>
              <w:rPr>
                <w:rFonts w:ascii="Nunito" w:eastAsia="Calibri" w:hAnsi="Nunito" w:cs="Arial"/>
                <w:color w:val="000000" w:themeColor="text1"/>
                <w:sz w:val="20"/>
              </w:rPr>
            </w:pPr>
          </w:p>
        </w:tc>
      </w:tr>
      <w:tr w:rsidR="001308A5" w:rsidRPr="00A91EE1" w14:paraId="1BE60119" w14:textId="77777777" w:rsidTr="00256BD1">
        <w:tc>
          <w:tcPr>
            <w:tcW w:w="2807" w:type="dxa"/>
            <w:tcBorders>
              <w:top w:val="nil"/>
            </w:tcBorders>
            <w:shd w:val="clear" w:color="auto" w:fill="auto"/>
          </w:tcPr>
          <w:p w14:paraId="1D442DE4"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Applicant:</w:t>
            </w:r>
          </w:p>
        </w:tc>
        <w:tc>
          <w:tcPr>
            <w:tcW w:w="7111" w:type="dxa"/>
            <w:shd w:val="clear" w:color="auto" w:fill="auto"/>
          </w:tcPr>
          <w:p w14:paraId="5BA14923" w14:textId="77777777" w:rsidR="001308A5" w:rsidRPr="00A91EE1" w:rsidRDefault="001308A5" w:rsidP="00256BD1">
            <w:pPr>
              <w:rPr>
                <w:rFonts w:ascii="Nunito" w:eastAsia="Calibri" w:hAnsi="Nunito" w:cs="Arial"/>
                <w:color w:val="000000" w:themeColor="text1"/>
                <w:sz w:val="20"/>
              </w:rPr>
            </w:pPr>
          </w:p>
          <w:p w14:paraId="557F9E3A" w14:textId="77777777" w:rsidR="001308A5" w:rsidRPr="00A91EE1" w:rsidRDefault="001308A5" w:rsidP="00256BD1">
            <w:pPr>
              <w:rPr>
                <w:rFonts w:ascii="Nunito" w:eastAsia="Calibri" w:hAnsi="Nunito" w:cs="Arial"/>
                <w:color w:val="000000" w:themeColor="text1"/>
                <w:sz w:val="20"/>
              </w:rPr>
            </w:pPr>
          </w:p>
        </w:tc>
      </w:tr>
      <w:tr w:rsidR="001308A5" w:rsidRPr="00A91EE1" w14:paraId="6C51739F" w14:textId="77777777" w:rsidTr="00256BD1">
        <w:tc>
          <w:tcPr>
            <w:tcW w:w="2807" w:type="dxa"/>
            <w:shd w:val="clear" w:color="auto" w:fill="auto"/>
          </w:tcPr>
          <w:p w14:paraId="61C4D061"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Contact Person:</w:t>
            </w:r>
          </w:p>
        </w:tc>
        <w:tc>
          <w:tcPr>
            <w:tcW w:w="7111" w:type="dxa"/>
            <w:shd w:val="clear" w:color="auto" w:fill="auto"/>
          </w:tcPr>
          <w:p w14:paraId="567B1133" w14:textId="77777777" w:rsidR="001308A5" w:rsidRPr="00A91EE1" w:rsidRDefault="001308A5" w:rsidP="00256BD1">
            <w:pPr>
              <w:rPr>
                <w:rFonts w:ascii="Nunito" w:eastAsia="Calibri" w:hAnsi="Nunito" w:cs="Arial"/>
                <w:color w:val="000000" w:themeColor="text1"/>
                <w:sz w:val="20"/>
              </w:rPr>
            </w:pPr>
          </w:p>
          <w:p w14:paraId="4A4FA3F3" w14:textId="77777777" w:rsidR="001308A5" w:rsidRPr="00A91EE1" w:rsidRDefault="001308A5" w:rsidP="00256BD1">
            <w:pPr>
              <w:rPr>
                <w:rFonts w:ascii="Nunito" w:eastAsia="Calibri" w:hAnsi="Nunito" w:cs="Arial"/>
                <w:color w:val="000000" w:themeColor="text1"/>
                <w:sz w:val="20"/>
              </w:rPr>
            </w:pPr>
          </w:p>
        </w:tc>
      </w:tr>
      <w:tr w:rsidR="001308A5" w:rsidRPr="00A91EE1" w14:paraId="5FDB9712" w14:textId="77777777" w:rsidTr="00256BD1">
        <w:tc>
          <w:tcPr>
            <w:tcW w:w="2807" w:type="dxa"/>
            <w:shd w:val="clear" w:color="auto" w:fill="auto"/>
          </w:tcPr>
          <w:p w14:paraId="0BCD8C82"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Address:</w:t>
            </w:r>
          </w:p>
        </w:tc>
        <w:tc>
          <w:tcPr>
            <w:tcW w:w="7111" w:type="dxa"/>
            <w:shd w:val="clear" w:color="auto" w:fill="auto"/>
          </w:tcPr>
          <w:p w14:paraId="67940083" w14:textId="77777777" w:rsidR="001308A5" w:rsidRPr="00A91EE1" w:rsidRDefault="001308A5" w:rsidP="00256BD1">
            <w:pPr>
              <w:rPr>
                <w:rFonts w:ascii="Nunito" w:eastAsia="Calibri" w:hAnsi="Nunito" w:cs="Arial"/>
                <w:color w:val="000000" w:themeColor="text1"/>
                <w:sz w:val="20"/>
              </w:rPr>
            </w:pPr>
          </w:p>
          <w:p w14:paraId="33E47EA7" w14:textId="77777777" w:rsidR="001308A5" w:rsidRPr="00A91EE1" w:rsidRDefault="001308A5" w:rsidP="00256BD1">
            <w:pPr>
              <w:rPr>
                <w:rFonts w:ascii="Nunito" w:eastAsia="Calibri" w:hAnsi="Nunito" w:cs="Arial"/>
                <w:color w:val="000000" w:themeColor="text1"/>
                <w:sz w:val="20"/>
              </w:rPr>
            </w:pPr>
          </w:p>
        </w:tc>
      </w:tr>
      <w:tr w:rsidR="001308A5" w:rsidRPr="00A91EE1" w14:paraId="2E783ED2" w14:textId="77777777" w:rsidTr="00256BD1">
        <w:tc>
          <w:tcPr>
            <w:tcW w:w="2807" w:type="dxa"/>
            <w:shd w:val="clear" w:color="auto" w:fill="auto"/>
          </w:tcPr>
          <w:p w14:paraId="063F758B"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Cell No.:</w:t>
            </w:r>
          </w:p>
        </w:tc>
        <w:tc>
          <w:tcPr>
            <w:tcW w:w="7111" w:type="dxa"/>
            <w:shd w:val="clear" w:color="auto" w:fill="auto"/>
          </w:tcPr>
          <w:p w14:paraId="4B8D0D78" w14:textId="77777777" w:rsidR="001308A5" w:rsidRPr="00A91EE1" w:rsidRDefault="001308A5" w:rsidP="00256BD1">
            <w:pPr>
              <w:rPr>
                <w:rFonts w:ascii="Nunito" w:eastAsia="Calibri" w:hAnsi="Nunito" w:cs="Arial"/>
                <w:color w:val="000000" w:themeColor="text1"/>
                <w:sz w:val="20"/>
              </w:rPr>
            </w:pPr>
          </w:p>
          <w:p w14:paraId="7D4A825E" w14:textId="77777777" w:rsidR="001308A5" w:rsidRPr="00A91EE1" w:rsidRDefault="001308A5" w:rsidP="00256BD1">
            <w:pPr>
              <w:rPr>
                <w:rFonts w:ascii="Nunito" w:eastAsia="Calibri" w:hAnsi="Nunito" w:cs="Arial"/>
                <w:color w:val="000000" w:themeColor="text1"/>
                <w:sz w:val="20"/>
              </w:rPr>
            </w:pPr>
          </w:p>
        </w:tc>
      </w:tr>
      <w:tr w:rsidR="001308A5" w:rsidRPr="00A91EE1" w14:paraId="15699209" w14:textId="77777777" w:rsidTr="00256BD1">
        <w:tc>
          <w:tcPr>
            <w:tcW w:w="2807" w:type="dxa"/>
            <w:shd w:val="clear" w:color="auto" w:fill="auto"/>
          </w:tcPr>
          <w:p w14:paraId="560EBCB4"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E-mail address:</w:t>
            </w:r>
          </w:p>
        </w:tc>
        <w:tc>
          <w:tcPr>
            <w:tcW w:w="7111" w:type="dxa"/>
            <w:shd w:val="clear" w:color="auto" w:fill="auto"/>
          </w:tcPr>
          <w:p w14:paraId="0E6A2AFF" w14:textId="77777777" w:rsidR="001308A5" w:rsidRPr="00A91EE1" w:rsidRDefault="001308A5" w:rsidP="00256BD1">
            <w:pPr>
              <w:rPr>
                <w:rFonts w:ascii="Nunito" w:eastAsia="Calibri" w:hAnsi="Nunito" w:cs="Arial"/>
                <w:color w:val="000000" w:themeColor="text1"/>
                <w:sz w:val="20"/>
              </w:rPr>
            </w:pPr>
          </w:p>
          <w:p w14:paraId="1A0037CE" w14:textId="77777777" w:rsidR="001308A5" w:rsidRPr="00A91EE1" w:rsidRDefault="001308A5" w:rsidP="00256BD1">
            <w:pPr>
              <w:rPr>
                <w:rFonts w:ascii="Nunito" w:eastAsia="Calibri" w:hAnsi="Nunito" w:cs="Arial"/>
                <w:color w:val="000000" w:themeColor="text1"/>
                <w:sz w:val="20"/>
              </w:rPr>
            </w:pPr>
          </w:p>
        </w:tc>
      </w:tr>
      <w:tr w:rsidR="001308A5" w:rsidRPr="00A91EE1" w14:paraId="06F0DD43" w14:textId="77777777" w:rsidTr="00256BD1">
        <w:tc>
          <w:tcPr>
            <w:tcW w:w="2807" w:type="dxa"/>
            <w:shd w:val="clear" w:color="auto" w:fill="auto"/>
          </w:tcPr>
          <w:p w14:paraId="0E141F97"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 xml:space="preserve">Date of Application: </w:t>
            </w:r>
          </w:p>
        </w:tc>
        <w:tc>
          <w:tcPr>
            <w:tcW w:w="7111" w:type="dxa"/>
            <w:shd w:val="clear" w:color="auto" w:fill="auto"/>
          </w:tcPr>
          <w:p w14:paraId="350C9FCD" w14:textId="77777777" w:rsidR="001308A5" w:rsidRPr="00A91EE1" w:rsidRDefault="001308A5" w:rsidP="00256BD1">
            <w:pPr>
              <w:rPr>
                <w:rFonts w:ascii="Nunito" w:eastAsia="Calibri" w:hAnsi="Nunito" w:cs="Arial"/>
                <w:color w:val="000000" w:themeColor="text1"/>
                <w:sz w:val="20"/>
              </w:rPr>
            </w:pPr>
          </w:p>
          <w:p w14:paraId="405B3AF0" w14:textId="77777777" w:rsidR="001308A5" w:rsidRPr="00A91EE1" w:rsidRDefault="001308A5" w:rsidP="00256BD1">
            <w:pPr>
              <w:rPr>
                <w:rFonts w:ascii="Nunito" w:eastAsia="Calibri" w:hAnsi="Nunito" w:cs="Arial"/>
                <w:color w:val="000000" w:themeColor="text1"/>
                <w:sz w:val="20"/>
              </w:rPr>
            </w:pPr>
          </w:p>
        </w:tc>
      </w:tr>
    </w:tbl>
    <w:p w14:paraId="6164FF2C" w14:textId="77777777" w:rsidR="001308A5" w:rsidRPr="00A91EE1" w:rsidRDefault="001308A5" w:rsidP="001308A5">
      <w:pPr>
        <w:spacing w:line="360" w:lineRule="auto"/>
        <w:rPr>
          <w:rFonts w:ascii="Nunito" w:eastAsia="Calibri" w:hAnsi="Nunito"/>
          <w:b/>
          <w:color w:val="000000" w:themeColor="text1"/>
          <w:sz w:val="20"/>
        </w:rPr>
      </w:pPr>
    </w:p>
    <w:p w14:paraId="7A9E1EC9" w14:textId="77777777" w:rsidR="001308A5" w:rsidRPr="00A91EE1" w:rsidRDefault="001308A5" w:rsidP="001308A5">
      <w:pPr>
        <w:spacing w:line="360" w:lineRule="auto"/>
        <w:rPr>
          <w:rFonts w:ascii="Nunito" w:eastAsia="Calibri" w:hAnsi="Nunito"/>
          <w:b/>
          <w:color w:val="000000" w:themeColor="text1"/>
          <w:sz w:val="20"/>
        </w:rPr>
      </w:pPr>
    </w:p>
    <w:p w14:paraId="1F100320" w14:textId="77777777" w:rsidR="001308A5" w:rsidRPr="00A91EE1" w:rsidRDefault="001308A5" w:rsidP="001308A5">
      <w:pPr>
        <w:spacing w:line="360" w:lineRule="auto"/>
        <w:rPr>
          <w:rFonts w:ascii="Nunito" w:eastAsia="Calibri" w:hAnsi="Nunito"/>
          <w:b/>
          <w:color w:val="000000" w:themeColor="text1"/>
          <w:sz w:val="20"/>
        </w:rPr>
      </w:pPr>
    </w:p>
    <w:p w14:paraId="4454B113" w14:textId="77777777" w:rsidR="001308A5" w:rsidRPr="00A91EE1" w:rsidRDefault="001308A5" w:rsidP="001308A5">
      <w:pPr>
        <w:spacing w:line="360" w:lineRule="auto"/>
        <w:rPr>
          <w:rFonts w:ascii="Nunito" w:eastAsia="Calibri" w:hAnsi="Nunito" w:cs="Arial"/>
          <w:b/>
          <w:color w:val="000000" w:themeColor="text1"/>
          <w:sz w:val="20"/>
        </w:rPr>
      </w:pPr>
      <w:r w:rsidRPr="00A91EE1">
        <w:rPr>
          <w:rFonts w:ascii="Nunito" w:eastAsia="Calibri" w:hAnsi="Nunito"/>
          <w:b/>
          <w:color w:val="000000" w:themeColor="text1"/>
          <w:sz w:val="20"/>
        </w:rPr>
        <w:br w:type="page"/>
      </w:r>
    </w:p>
    <w:p w14:paraId="001A0690" w14:textId="77777777" w:rsidR="001308A5" w:rsidRPr="00A91EE1" w:rsidRDefault="001308A5" w:rsidP="001308A5">
      <w:pPr>
        <w:spacing w:line="360" w:lineRule="auto"/>
        <w:rPr>
          <w:rFonts w:ascii="Nunito" w:eastAsia="Calibri" w:hAnsi="Nunito" w:cs="Arial"/>
          <w:color w:val="000000" w:themeColor="text1"/>
          <w:sz w:val="20"/>
        </w:rPr>
      </w:pPr>
      <w:r w:rsidRPr="00A91EE1">
        <w:rPr>
          <w:rFonts w:ascii="Nunito" w:eastAsia="Calibri" w:hAnsi="Nunito" w:cs="Arial"/>
          <w:color w:val="000000" w:themeColor="text1"/>
          <w:sz w:val="20"/>
        </w:rPr>
        <w:lastRenderedPageBreak/>
        <w:t xml:space="preserve"> </w:t>
      </w:r>
    </w:p>
    <w:tbl>
      <w:tblPr>
        <w:tblW w:w="9923" w:type="dxa"/>
        <w:tblInd w:w="-147" w:type="dxa"/>
        <w:tblCellMar>
          <w:left w:w="10" w:type="dxa"/>
          <w:right w:w="10" w:type="dxa"/>
        </w:tblCellMar>
        <w:tblLook w:val="0000" w:firstRow="0" w:lastRow="0" w:firstColumn="0" w:lastColumn="0" w:noHBand="0" w:noVBand="0"/>
      </w:tblPr>
      <w:tblGrid>
        <w:gridCol w:w="9923"/>
      </w:tblGrid>
      <w:tr w:rsidR="001308A5" w:rsidRPr="00A91EE1" w14:paraId="53D7431B" w14:textId="77777777" w:rsidTr="00256BD1">
        <w:tc>
          <w:tcPr>
            <w:tcW w:w="99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7A81EE"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b/>
                <w:color w:val="000000" w:themeColor="text1"/>
                <w:sz w:val="20"/>
              </w:rPr>
              <w:t>PART 2: DETAILS OF NOTIFICATION</w:t>
            </w:r>
          </w:p>
        </w:tc>
      </w:tr>
    </w:tbl>
    <w:p w14:paraId="04363B24" w14:textId="77777777" w:rsidR="001308A5" w:rsidRPr="00A91EE1" w:rsidRDefault="001308A5" w:rsidP="001308A5">
      <w:pPr>
        <w:spacing w:line="360" w:lineRule="auto"/>
        <w:rPr>
          <w:rFonts w:ascii="Nunito" w:eastAsia="Calibri" w:hAnsi="Nunito" w:cs="Arial"/>
          <w:b/>
          <w:color w:val="000000" w:themeColor="text1"/>
          <w:sz w:val="20"/>
        </w:rPr>
      </w:pPr>
    </w:p>
    <w:p w14:paraId="2F878216" w14:textId="77777777" w:rsidR="001308A5" w:rsidRPr="00A91EE1" w:rsidRDefault="001308A5" w:rsidP="001308A5">
      <w:pPr>
        <w:spacing w:line="360" w:lineRule="auto"/>
        <w:rPr>
          <w:rFonts w:ascii="Nunito" w:eastAsia="Calibri" w:hAnsi="Nunito" w:cs="Arial"/>
          <w:b/>
          <w:color w:val="000000" w:themeColor="text1"/>
          <w:sz w:val="20"/>
        </w:rPr>
      </w:pPr>
      <w:r w:rsidRPr="00A91EE1">
        <w:rPr>
          <w:rFonts w:ascii="Nunito" w:eastAsia="Calibri" w:hAnsi="Nunito" w:cs="Arial"/>
          <w:b/>
          <w:color w:val="000000" w:themeColor="text1"/>
          <w:sz w:val="20"/>
        </w:rPr>
        <w:t>Briefly provide:</w:t>
      </w:r>
    </w:p>
    <w:p w14:paraId="7C964DB2" w14:textId="77777777" w:rsidR="001308A5" w:rsidRPr="00A91EE1" w:rsidRDefault="001308A5" w:rsidP="001308A5">
      <w:pPr>
        <w:spacing w:line="360" w:lineRule="auto"/>
        <w:rPr>
          <w:rFonts w:ascii="Nunito" w:eastAsia="Calibri" w:hAnsi="Nunito" w:cs="Arial"/>
          <w:b/>
          <w:color w:val="000000" w:themeColor="text1"/>
          <w:sz w:val="20"/>
        </w:rPr>
      </w:pPr>
    </w:p>
    <w:p w14:paraId="2D2F9F59" w14:textId="77777777" w:rsidR="001308A5" w:rsidRPr="00A91EE1" w:rsidRDefault="001308A5" w:rsidP="001308A5">
      <w:pPr>
        <w:spacing w:line="360" w:lineRule="auto"/>
        <w:rPr>
          <w:rFonts w:ascii="Nunito" w:eastAsia="Calibri" w:hAnsi="Nunito" w:cs="Arial"/>
          <w:bCs/>
          <w:color w:val="000000" w:themeColor="text1"/>
          <w:sz w:val="20"/>
        </w:rPr>
      </w:pPr>
    </w:p>
    <w:p w14:paraId="1700F293" w14:textId="77777777" w:rsidR="001308A5" w:rsidRPr="00A91EE1" w:rsidRDefault="001308A5" w:rsidP="001308A5">
      <w:pPr>
        <w:spacing w:line="360" w:lineRule="auto"/>
        <w:rPr>
          <w:rFonts w:ascii="Nunito" w:eastAsia="Calibri" w:hAnsi="Nunito" w:cs="Arial"/>
          <w:bCs/>
          <w:color w:val="000000" w:themeColor="text1"/>
          <w:sz w:val="20"/>
        </w:rPr>
      </w:pPr>
      <w:r w:rsidRPr="00A91EE1">
        <w:rPr>
          <w:rFonts w:ascii="Nunito" w:eastAsia="Calibri" w:hAnsi="Nunito" w:cs="Arial"/>
          <w:bCs/>
          <w:color w:val="000000" w:themeColor="text1"/>
          <w:sz w:val="20"/>
        </w:rPr>
        <w:t>1. Motivation / Background:</w:t>
      </w:r>
    </w:p>
    <w:p w14:paraId="1A66B1B2" w14:textId="77777777" w:rsidR="001308A5" w:rsidRPr="00A91EE1" w:rsidRDefault="001308A5" w:rsidP="001308A5">
      <w:pPr>
        <w:spacing w:line="360" w:lineRule="auto"/>
        <w:rPr>
          <w:rFonts w:ascii="Nunito" w:eastAsia="Calibri" w:hAnsi="Nunito" w:cs="Arial"/>
          <w:b/>
          <w:color w:val="000000" w:themeColor="text1"/>
          <w:sz w:val="20"/>
        </w:rPr>
      </w:pPr>
    </w:p>
    <w:p w14:paraId="70BBA74B" w14:textId="77777777" w:rsidR="001308A5" w:rsidRPr="00A91EE1" w:rsidRDefault="001308A5" w:rsidP="001308A5">
      <w:pPr>
        <w:spacing w:line="360" w:lineRule="auto"/>
        <w:rPr>
          <w:rFonts w:ascii="Nunito" w:eastAsia="Calibri" w:hAnsi="Nunito" w:cs="Arial"/>
          <w:b/>
          <w:color w:val="000000" w:themeColor="text1"/>
          <w:sz w:val="20"/>
        </w:rPr>
      </w:pPr>
    </w:p>
    <w:tbl>
      <w:tblPr>
        <w:tblW w:w="9923" w:type="dxa"/>
        <w:tblInd w:w="-5" w:type="dxa"/>
        <w:tblCellMar>
          <w:left w:w="10" w:type="dxa"/>
          <w:right w:w="10" w:type="dxa"/>
        </w:tblCellMar>
        <w:tblLook w:val="0000" w:firstRow="0" w:lastRow="0" w:firstColumn="0" w:lastColumn="0" w:noHBand="0" w:noVBand="0"/>
      </w:tblPr>
      <w:tblGrid>
        <w:gridCol w:w="5128"/>
        <w:gridCol w:w="4795"/>
      </w:tblGrid>
      <w:tr w:rsidR="001308A5" w:rsidRPr="00A91EE1" w14:paraId="306ACEAB" w14:textId="77777777" w:rsidTr="00256BD1">
        <w:tc>
          <w:tcPr>
            <w:tcW w:w="99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DD9D6"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olor w:val="000000" w:themeColor="text1"/>
                <w:sz w:val="20"/>
              </w:rPr>
              <w:t>2. Study Plan:</w:t>
            </w:r>
            <w:r w:rsidRPr="00A91EE1">
              <w:rPr>
                <w:rFonts w:ascii="Nunito" w:eastAsia="Calibri" w:hAnsi="Nunito"/>
                <w:color w:val="000000" w:themeColor="text1"/>
                <w:sz w:val="20"/>
              </w:rPr>
              <w:br/>
            </w:r>
            <w:r w:rsidRPr="00A91EE1">
              <w:rPr>
                <w:rFonts w:ascii="Nunito" w:eastAsia="Calibri" w:hAnsi="Nunito"/>
                <w:color w:val="000000" w:themeColor="text1"/>
                <w:sz w:val="20"/>
              </w:rPr>
              <w:br/>
            </w:r>
            <w:r w:rsidRPr="00A91EE1">
              <w:rPr>
                <w:rFonts w:ascii="Nunito" w:eastAsia="Calibri" w:hAnsi="Nunito" w:cs="Arial"/>
                <w:color w:val="000000" w:themeColor="text1"/>
                <w:sz w:val="20"/>
              </w:rPr>
              <w:t>I, the undersigned, agree to conduct/manage the above-mentioned study under the conditions as stated in this application</w:t>
            </w:r>
          </w:p>
        </w:tc>
      </w:tr>
      <w:tr w:rsidR="001308A5" w:rsidRPr="00A91EE1" w14:paraId="7814B71F" w14:textId="77777777" w:rsidTr="00256BD1">
        <w:tc>
          <w:tcPr>
            <w:tcW w:w="51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74D7E" w14:textId="77777777" w:rsidR="001308A5" w:rsidRPr="00A91EE1" w:rsidRDefault="001308A5" w:rsidP="00256BD1">
            <w:pPr>
              <w:rPr>
                <w:rFonts w:ascii="Nunito" w:eastAsia="Calibri" w:hAnsi="Nunito" w:cs="Arial"/>
                <w:color w:val="000000" w:themeColor="text1"/>
                <w:sz w:val="20"/>
              </w:rPr>
            </w:pPr>
          </w:p>
          <w:p w14:paraId="3DB4864F"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Applicant/Principal Investigator:</w:t>
            </w:r>
          </w:p>
          <w:p w14:paraId="51914CA1" w14:textId="77777777" w:rsidR="001308A5" w:rsidRPr="00A91EE1" w:rsidRDefault="001308A5" w:rsidP="00256BD1">
            <w:pPr>
              <w:rPr>
                <w:rFonts w:ascii="Nunito" w:eastAsia="Calibri" w:hAnsi="Nunito" w:cs="Arial"/>
                <w:color w:val="000000" w:themeColor="text1"/>
                <w:sz w:val="20"/>
              </w:rPr>
            </w:pPr>
          </w:p>
          <w:p w14:paraId="4E35A4B7" w14:textId="77777777" w:rsidR="001308A5" w:rsidRPr="00A91EE1" w:rsidRDefault="001308A5" w:rsidP="00256BD1">
            <w:pPr>
              <w:rPr>
                <w:rFonts w:ascii="Nunito" w:eastAsia="Calibri" w:hAnsi="Nunito" w:cs="Arial"/>
                <w:color w:val="000000" w:themeColor="text1"/>
                <w:sz w:val="20"/>
              </w:rPr>
            </w:pPr>
          </w:p>
          <w:p w14:paraId="7AFCCD5B"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 xml:space="preserve">Signature: </w:t>
            </w:r>
          </w:p>
          <w:p w14:paraId="4F5F03D5"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w:t>
            </w:r>
          </w:p>
        </w:tc>
        <w:tc>
          <w:tcPr>
            <w:tcW w:w="47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2F240" w14:textId="77777777" w:rsidR="001308A5" w:rsidRPr="00A91EE1" w:rsidRDefault="001308A5" w:rsidP="00256BD1">
            <w:pPr>
              <w:rPr>
                <w:rFonts w:ascii="Nunito" w:eastAsia="Calibri" w:hAnsi="Nunito" w:cs="Arial"/>
                <w:color w:val="000000" w:themeColor="text1"/>
                <w:sz w:val="20"/>
              </w:rPr>
            </w:pPr>
          </w:p>
          <w:p w14:paraId="56B43BFE"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Date</w:t>
            </w:r>
          </w:p>
          <w:p w14:paraId="5B6E68B2" w14:textId="77777777" w:rsidR="001308A5" w:rsidRPr="00A91EE1" w:rsidRDefault="001308A5" w:rsidP="00256BD1">
            <w:pPr>
              <w:rPr>
                <w:rFonts w:ascii="Nunito" w:eastAsia="Calibri" w:hAnsi="Nunito" w:cs="Arial"/>
                <w:color w:val="000000" w:themeColor="text1"/>
                <w:sz w:val="20"/>
              </w:rPr>
            </w:pPr>
          </w:p>
          <w:p w14:paraId="35B3644F" w14:textId="77777777" w:rsidR="001308A5" w:rsidRPr="00A91EE1" w:rsidRDefault="001308A5" w:rsidP="00256BD1">
            <w:pPr>
              <w:rPr>
                <w:rFonts w:ascii="Nunito" w:eastAsia="Calibri" w:hAnsi="Nunito" w:cs="Arial"/>
                <w:color w:val="000000" w:themeColor="text1"/>
                <w:sz w:val="20"/>
              </w:rPr>
            </w:pPr>
          </w:p>
          <w:p w14:paraId="3E1BF6E7" w14:textId="77777777" w:rsidR="001308A5" w:rsidRPr="00A91EE1" w:rsidRDefault="001308A5" w:rsidP="00256BD1">
            <w:pPr>
              <w:rPr>
                <w:rFonts w:ascii="Nunito" w:eastAsia="Calibri" w:hAnsi="Nunito" w:cs="Arial"/>
                <w:color w:val="000000" w:themeColor="text1"/>
                <w:sz w:val="20"/>
              </w:rPr>
            </w:pPr>
          </w:p>
          <w:p w14:paraId="51DBCB57" w14:textId="77777777" w:rsidR="001308A5" w:rsidRPr="00A91EE1" w:rsidRDefault="001308A5" w:rsidP="00256BD1">
            <w:pPr>
              <w:rPr>
                <w:rFonts w:ascii="Nunito" w:eastAsia="Calibri" w:hAnsi="Nunito" w:cs="Arial"/>
                <w:color w:val="000000" w:themeColor="text1"/>
                <w:sz w:val="20"/>
              </w:rPr>
            </w:pPr>
            <w:r w:rsidRPr="00A91EE1">
              <w:rPr>
                <w:rFonts w:ascii="Nunito" w:eastAsia="Calibri" w:hAnsi="Nunito" w:cs="Arial"/>
                <w:color w:val="000000" w:themeColor="text1"/>
                <w:sz w:val="20"/>
              </w:rPr>
              <w:t>…………………………………….</w:t>
            </w:r>
          </w:p>
        </w:tc>
      </w:tr>
    </w:tbl>
    <w:p w14:paraId="4DC21D64" w14:textId="77777777" w:rsidR="001308A5" w:rsidRPr="00A91EE1" w:rsidRDefault="001308A5" w:rsidP="001308A5">
      <w:pPr>
        <w:spacing w:line="360" w:lineRule="auto"/>
        <w:ind w:left="397"/>
        <w:jc w:val="both"/>
        <w:rPr>
          <w:rFonts w:ascii="Nunito" w:hAnsi="Nunito" w:cs="Arial"/>
          <w:i/>
          <w:iCs/>
          <w:color w:val="000000" w:themeColor="text1"/>
          <w:sz w:val="20"/>
        </w:rPr>
      </w:pPr>
    </w:p>
    <w:p w14:paraId="340CA3AF" w14:textId="77777777" w:rsidR="006D6E36" w:rsidRPr="00A91EE1" w:rsidRDefault="006D6E36">
      <w:pPr>
        <w:rPr>
          <w:rFonts w:ascii="Nunito" w:eastAsia="Nunito" w:hAnsi="Nunito" w:cstheme="majorBidi"/>
          <w:b/>
          <w:bCs/>
          <w:color w:val="000000" w:themeColor="text1"/>
          <w:sz w:val="20"/>
          <w:szCs w:val="20"/>
        </w:rPr>
      </w:pPr>
      <w:bookmarkStart w:id="4429" w:name="_Toc174562967"/>
      <w:r w:rsidRPr="00A91EE1">
        <w:rPr>
          <w:rFonts w:ascii="Nunito" w:eastAsia="Nunito" w:hAnsi="Nunito"/>
          <w:color w:val="000000" w:themeColor="text1"/>
          <w:sz w:val="20"/>
          <w:szCs w:val="20"/>
        </w:rPr>
        <w:br w:type="page"/>
      </w:r>
    </w:p>
    <w:p w14:paraId="3DB982BE" w14:textId="4C5C6AEF" w:rsidR="00DC725D" w:rsidRDefault="00DC725D" w:rsidP="00DC725D">
      <w:pPr>
        <w:pStyle w:val="Heading1"/>
        <w:rPr>
          <w:ins w:id="4430" w:author="Craig Parker" w:date="2024-08-16T13:50:00Z" w16du:dateUtc="2024-08-16T11:50:00Z"/>
          <w:rFonts w:ascii="Nunito" w:hAnsi="Nunito"/>
          <w:color w:val="auto"/>
          <w:sz w:val="32"/>
          <w:szCs w:val="32"/>
          <w:lang w:val="en-ZA" w:eastAsia="en-ZA"/>
        </w:rPr>
      </w:pPr>
      <w:bookmarkStart w:id="4431" w:name="_Toc174715520"/>
      <w:proofErr w:type="spellStart"/>
      <w:r w:rsidRPr="00007315">
        <w:rPr>
          <w:rFonts w:ascii="Nunito" w:hAnsi="Nunito"/>
          <w:color w:val="auto"/>
          <w:sz w:val="32"/>
          <w:szCs w:val="32"/>
          <w:rPrChange w:id="4432" w:author="Craig Parker" w:date="2024-08-16T13:26:00Z" w16du:dateUtc="2024-08-16T11:26:00Z">
            <w:rPr>
              <w:rFonts w:ascii="Nunito" w:hAnsi="Nunito"/>
            </w:rPr>
          </w:rPrChange>
        </w:rPr>
        <w:lastRenderedPageBreak/>
        <w:t>Annex</w:t>
      </w:r>
      <w:r w:rsidR="00C15E89" w:rsidRPr="00007315">
        <w:rPr>
          <w:rFonts w:ascii="Nunito" w:hAnsi="Nunito"/>
          <w:color w:val="auto"/>
          <w:sz w:val="32"/>
          <w:szCs w:val="32"/>
          <w:rPrChange w:id="4433" w:author="Craig Parker" w:date="2024-08-16T13:26:00Z" w16du:dateUtc="2024-08-16T11:26:00Z">
            <w:rPr>
              <w:rFonts w:ascii="Nunito" w:hAnsi="Nunito"/>
            </w:rPr>
          </w:rPrChange>
        </w:rPr>
        <w:t>e</w:t>
      </w:r>
      <w:proofErr w:type="spellEnd"/>
      <w:r w:rsidRPr="00007315">
        <w:rPr>
          <w:rFonts w:ascii="Nunito" w:hAnsi="Nunito"/>
          <w:color w:val="auto"/>
          <w:sz w:val="32"/>
          <w:szCs w:val="32"/>
          <w:rPrChange w:id="4434" w:author="Craig Parker" w:date="2024-08-16T13:26:00Z" w16du:dateUtc="2024-08-16T11:26:00Z">
            <w:rPr>
              <w:rFonts w:ascii="Nunito" w:hAnsi="Nunito"/>
            </w:rPr>
          </w:rPrChange>
        </w:rPr>
        <w:t xml:space="preserve"> 4: </w:t>
      </w:r>
      <w:r w:rsidR="00BA730A" w:rsidRPr="00007315">
        <w:rPr>
          <w:rFonts w:ascii="Nunito" w:hAnsi="Nunito"/>
          <w:color w:val="auto"/>
          <w:sz w:val="32"/>
          <w:szCs w:val="32"/>
          <w:lang w:val="en-ZA" w:eastAsia="en-ZA"/>
          <w:rPrChange w:id="4435" w:author="Craig Parker" w:date="2024-08-16T13:26:00Z" w16du:dateUtc="2024-08-16T11:26:00Z">
            <w:rPr>
              <w:rFonts w:ascii="Nunito" w:hAnsi="Nunito"/>
              <w:lang w:val="en-ZA" w:eastAsia="en-ZA"/>
            </w:rPr>
          </w:rPrChange>
        </w:rPr>
        <w:t xml:space="preserve">Data </w:t>
      </w:r>
      <w:r w:rsidR="005F7544" w:rsidRPr="00007315">
        <w:rPr>
          <w:rFonts w:ascii="Nunito" w:hAnsi="Nunito"/>
          <w:color w:val="auto"/>
          <w:sz w:val="32"/>
          <w:szCs w:val="32"/>
          <w:lang w:val="en-ZA" w:eastAsia="en-ZA"/>
          <w:rPrChange w:id="4436" w:author="Craig Parker" w:date="2024-08-16T13:26:00Z" w16du:dateUtc="2024-08-16T11:26:00Z">
            <w:rPr>
              <w:rFonts w:ascii="Nunito" w:hAnsi="Nunito"/>
              <w:lang w:val="en-ZA" w:eastAsia="en-ZA"/>
            </w:rPr>
          </w:rPrChange>
        </w:rPr>
        <w:t>a</w:t>
      </w:r>
      <w:r w:rsidR="00BA730A" w:rsidRPr="00007315">
        <w:rPr>
          <w:rFonts w:ascii="Nunito" w:hAnsi="Nunito"/>
          <w:color w:val="auto"/>
          <w:sz w:val="32"/>
          <w:szCs w:val="32"/>
          <w:lang w:val="en-ZA" w:eastAsia="en-ZA"/>
          <w:rPrChange w:id="4437" w:author="Craig Parker" w:date="2024-08-16T13:26:00Z" w16du:dateUtc="2024-08-16T11:26:00Z">
            <w:rPr>
              <w:rFonts w:ascii="Nunito" w:hAnsi="Nunito"/>
              <w:lang w:val="en-ZA" w:eastAsia="en-ZA"/>
            </w:rPr>
          </w:rPrChange>
        </w:rPr>
        <w:t xml:space="preserve">ccess </w:t>
      </w:r>
      <w:r w:rsidR="005F7544" w:rsidRPr="00007315">
        <w:rPr>
          <w:rFonts w:ascii="Nunito" w:hAnsi="Nunito"/>
          <w:color w:val="auto"/>
          <w:sz w:val="32"/>
          <w:szCs w:val="32"/>
          <w:lang w:val="en-ZA" w:eastAsia="en-ZA"/>
          <w:rPrChange w:id="4438" w:author="Craig Parker" w:date="2024-08-16T13:26:00Z" w16du:dateUtc="2024-08-16T11:26:00Z">
            <w:rPr>
              <w:rFonts w:ascii="Nunito" w:hAnsi="Nunito"/>
              <w:lang w:val="en-ZA" w:eastAsia="en-ZA"/>
            </w:rPr>
          </w:rPrChange>
        </w:rPr>
        <w:t>c</w:t>
      </w:r>
      <w:r w:rsidR="00BA730A" w:rsidRPr="00007315">
        <w:rPr>
          <w:rFonts w:ascii="Nunito" w:hAnsi="Nunito"/>
          <w:color w:val="auto"/>
          <w:sz w:val="32"/>
          <w:szCs w:val="32"/>
          <w:lang w:val="en-ZA" w:eastAsia="en-ZA"/>
          <w:rPrChange w:id="4439" w:author="Craig Parker" w:date="2024-08-16T13:26:00Z" w16du:dateUtc="2024-08-16T11:26:00Z">
            <w:rPr>
              <w:rFonts w:ascii="Nunito" w:hAnsi="Nunito"/>
              <w:lang w:val="en-ZA" w:eastAsia="en-ZA"/>
            </w:rPr>
          </w:rPrChange>
        </w:rPr>
        <w:t>ommittee (DAC) Terms of Reference for the HE</w:t>
      </w:r>
      <w:r w:rsidR="005F7544" w:rsidRPr="00007315">
        <w:rPr>
          <w:rFonts w:ascii="Nunito" w:hAnsi="Nunito"/>
          <w:color w:val="auto"/>
          <w:sz w:val="32"/>
          <w:szCs w:val="32"/>
          <w:vertAlign w:val="superscript"/>
          <w:lang w:val="en-ZA" w:eastAsia="en-ZA"/>
          <w:rPrChange w:id="4440" w:author="Craig Parker" w:date="2024-08-16T13:26:00Z" w16du:dateUtc="2024-08-16T11:26:00Z">
            <w:rPr>
              <w:rFonts w:ascii="Nunito" w:hAnsi="Nunito"/>
              <w:vertAlign w:val="superscript"/>
              <w:lang w:val="en-ZA" w:eastAsia="en-ZA"/>
            </w:rPr>
          </w:rPrChange>
        </w:rPr>
        <w:t>2</w:t>
      </w:r>
      <w:r w:rsidR="00BA730A" w:rsidRPr="00007315">
        <w:rPr>
          <w:rFonts w:ascii="Nunito" w:hAnsi="Nunito"/>
          <w:color w:val="auto"/>
          <w:sz w:val="32"/>
          <w:szCs w:val="32"/>
          <w:lang w:val="en-ZA" w:eastAsia="en-ZA"/>
          <w:rPrChange w:id="4441" w:author="Craig Parker" w:date="2024-08-16T13:26:00Z" w16du:dateUtc="2024-08-16T11:26:00Z">
            <w:rPr>
              <w:rFonts w:ascii="Nunito" w:hAnsi="Nunito"/>
              <w:lang w:val="en-ZA" w:eastAsia="en-ZA"/>
            </w:rPr>
          </w:rPrChange>
        </w:rPr>
        <w:t xml:space="preserve">AT </w:t>
      </w:r>
      <w:proofErr w:type="spellStart"/>
      <w:r w:rsidR="00BA730A" w:rsidRPr="00007315">
        <w:rPr>
          <w:rFonts w:ascii="Nunito" w:hAnsi="Nunito"/>
          <w:color w:val="auto"/>
          <w:sz w:val="32"/>
          <w:szCs w:val="32"/>
          <w:lang w:val="en-ZA" w:eastAsia="en-ZA"/>
          <w:rPrChange w:id="4442" w:author="Craig Parker" w:date="2024-08-16T13:26:00Z" w16du:dateUtc="2024-08-16T11:26:00Z">
            <w:rPr>
              <w:rFonts w:ascii="Nunito" w:hAnsi="Nunito"/>
              <w:lang w:val="en-ZA" w:eastAsia="en-ZA"/>
            </w:rPr>
          </w:rPrChange>
        </w:rPr>
        <w:t>Center</w:t>
      </w:r>
      <w:bookmarkEnd w:id="4431"/>
      <w:proofErr w:type="spellEnd"/>
    </w:p>
    <w:p w14:paraId="1D8F9D79" w14:textId="77777777" w:rsidR="009B0965" w:rsidRPr="009B0965" w:rsidRDefault="009B0965">
      <w:pPr>
        <w:rPr>
          <w:lang w:val="en-ZA" w:eastAsia="en-ZA"/>
          <w:rPrChange w:id="4443" w:author="Craig Parker" w:date="2024-08-16T13:50:00Z" w16du:dateUtc="2024-08-16T11:50:00Z">
            <w:rPr>
              <w:rFonts w:ascii="Nunito" w:hAnsi="Nunito"/>
              <w:lang w:val="en-ZA" w:eastAsia="en-ZA"/>
            </w:rPr>
          </w:rPrChange>
        </w:rPr>
        <w:pPrChange w:id="4444" w:author="Craig Parker" w:date="2024-08-16T13:50:00Z" w16du:dateUtc="2024-08-16T11:50:00Z">
          <w:pPr>
            <w:pStyle w:val="Heading1"/>
          </w:pPr>
        </w:pPrChange>
      </w:pPr>
    </w:p>
    <w:p w14:paraId="6D4829D0" w14:textId="77777777" w:rsidR="00BA730A" w:rsidRPr="00A91EE1" w:rsidRDefault="00BA730A" w:rsidP="00BA730A">
      <w:pPr>
        <w:shd w:val="clear" w:color="auto" w:fill="FFFFFF"/>
        <w:spacing w:after="0"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1. Purpose</w:t>
      </w:r>
    </w:p>
    <w:p w14:paraId="0478FBB7" w14:textId="243526D4" w:rsidR="00BA730A" w:rsidRPr="00A91EE1" w:rsidRDefault="00BA730A" w:rsidP="00BA730A">
      <w:pPr>
        <w:shd w:val="clear" w:color="auto" w:fill="FFFFFF"/>
        <w:spacing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 xml:space="preserve">The </w:t>
      </w:r>
      <w:r w:rsidR="0075773C" w:rsidRPr="00A91EE1">
        <w:rPr>
          <w:rFonts w:ascii="Nunito" w:eastAsia="Times New Roman" w:hAnsi="Nunito" w:cs="Segoe UI"/>
          <w:color w:val="000000"/>
          <w:sz w:val="24"/>
          <w:szCs w:val="24"/>
          <w:lang w:val="en-ZA" w:eastAsia="en-ZA"/>
        </w:rPr>
        <w:t>HE</w:t>
      </w:r>
      <w:ins w:id="4445" w:author="Craig Parker" w:date="2024-08-16T13:51:00Z" w16du:dateUtc="2024-08-16T11:51:00Z">
        <w:r w:rsidR="009B0965" w:rsidRPr="009B0965">
          <w:rPr>
            <w:rFonts w:ascii="Nunito" w:eastAsia="Times New Roman" w:hAnsi="Nunito" w:cs="Segoe UI"/>
            <w:color w:val="000000"/>
            <w:sz w:val="24"/>
            <w:szCs w:val="24"/>
            <w:vertAlign w:val="superscript"/>
            <w:lang w:val="en-ZA" w:eastAsia="en-ZA"/>
            <w:rPrChange w:id="4446" w:author="Craig Parker" w:date="2024-08-16T13:51:00Z" w16du:dateUtc="2024-08-16T11:51:00Z">
              <w:rPr>
                <w:rFonts w:ascii="Nunito" w:eastAsia="Times New Roman" w:hAnsi="Nunito" w:cs="Segoe UI"/>
                <w:color w:val="000000"/>
                <w:sz w:val="24"/>
                <w:szCs w:val="24"/>
                <w:lang w:val="en-ZA" w:eastAsia="en-ZA"/>
              </w:rPr>
            </w:rPrChange>
          </w:rPr>
          <w:t>2</w:t>
        </w:r>
      </w:ins>
      <w:r w:rsidR="0075773C" w:rsidRPr="00A91EE1">
        <w:rPr>
          <w:rFonts w:ascii="Nunito" w:eastAsia="Times New Roman" w:hAnsi="Nunito" w:cs="Segoe UI"/>
          <w:color w:val="000000"/>
          <w:sz w:val="24"/>
          <w:szCs w:val="24"/>
          <w:lang w:val="en-ZA" w:eastAsia="en-ZA"/>
        </w:rPr>
        <w:t xml:space="preserve">AT </w:t>
      </w:r>
      <w:proofErr w:type="spellStart"/>
      <w:r w:rsidR="0075773C" w:rsidRPr="00A91EE1">
        <w:rPr>
          <w:rFonts w:ascii="Nunito" w:eastAsia="Times New Roman" w:hAnsi="Nunito" w:cs="Segoe UI"/>
          <w:color w:val="000000"/>
          <w:sz w:val="24"/>
          <w:szCs w:val="24"/>
          <w:lang w:val="en-ZA" w:eastAsia="en-ZA"/>
        </w:rPr>
        <w:t>Center's</w:t>
      </w:r>
      <w:proofErr w:type="spellEnd"/>
      <w:r w:rsidR="0075773C" w:rsidRPr="00A91EE1">
        <w:rPr>
          <w:rFonts w:ascii="Nunito" w:eastAsia="Times New Roman" w:hAnsi="Nunito" w:cs="Segoe UI"/>
          <w:color w:val="000000"/>
          <w:sz w:val="24"/>
          <w:szCs w:val="24"/>
          <w:lang w:val="en-ZA" w:eastAsia="en-ZA"/>
        </w:rPr>
        <w:t xml:space="preserve"> Data Access Committee (DAC) oversees and governs</w:t>
      </w:r>
      <w:r w:rsidRPr="00A91EE1">
        <w:rPr>
          <w:rFonts w:ascii="Nunito" w:eastAsia="Times New Roman" w:hAnsi="Nunito" w:cs="Segoe UI"/>
          <w:color w:val="000000"/>
          <w:sz w:val="24"/>
          <w:szCs w:val="24"/>
          <w:lang w:val="en-ZA" w:eastAsia="en-ZA"/>
        </w:rPr>
        <w:t xml:space="preserve"> access to health-related data specifically processed and de-identified for Research Project 1 (RP1) and Research Project 2 (RP2). The DAC ensures that all data requests are reviewed and approved based on scientific merit, ethical considerations, and compliance with legal and institutional requirements. The goal is to facilitate high-quality research while maintaining the integrity, confidentiality, and security of the data.</w:t>
      </w:r>
    </w:p>
    <w:p w14:paraId="305D455E" w14:textId="77777777" w:rsidR="00BA730A" w:rsidRPr="00A91EE1" w:rsidRDefault="00BA730A" w:rsidP="00BA730A">
      <w:pPr>
        <w:shd w:val="clear" w:color="auto" w:fill="FFFFFF"/>
        <w:spacing w:after="0"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2. Scope of Data Types</w:t>
      </w:r>
    </w:p>
    <w:p w14:paraId="053AEF3C" w14:textId="77777777" w:rsidR="00BA730A" w:rsidRPr="00A91EE1" w:rsidRDefault="00BA730A" w:rsidP="00BA730A">
      <w:pPr>
        <w:shd w:val="clear" w:color="auto" w:fill="FFFFFF"/>
        <w:spacing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The DAC’s oversight focuses exclusively on the following data type:</w:t>
      </w:r>
    </w:p>
    <w:p w14:paraId="40F87A3C" w14:textId="77777777" w:rsidR="00BA730A" w:rsidRPr="00A91EE1" w:rsidRDefault="00BA730A" w:rsidP="0075773C">
      <w:pPr>
        <w:shd w:val="clear" w:color="auto" w:fill="FFFFFF"/>
        <w:spacing w:after="0" w:line="240" w:lineRule="auto"/>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RP1/RP2 De-Identified Data</w:t>
      </w:r>
      <w:r w:rsidRPr="00A91EE1">
        <w:rPr>
          <w:rFonts w:ascii="Nunito" w:eastAsia="Times New Roman" w:hAnsi="Nunito" w:cs="Segoe UI"/>
          <w:color w:val="000000"/>
          <w:sz w:val="24"/>
          <w:szCs w:val="24"/>
          <w:lang w:val="en-ZA" w:eastAsia="en-ZA"/>
        </w:rPr>
        <w:t>: Data that has been processed and de-identified specifically for analyses within Research Project 1 (RP1) and Research Project 2 (RP2). These projects focus on understanding the impacts of heat on health and urban vulnerability. Since this data is already de-identified, it can be shared in this form while ensuring compliance with relevant ethical and legal standards.</w:t>
      </w:r>
    </w:p>
    <w:p w14:paraId="1C48C230" w14:textId="77777777" w:rsidR="009B0965" w:rsidRDefault="009B0965" w:rsidP="00BA730A">
      <w:pPr>
        <w:shd w:val="clear" w:color="auto" w:fill="FFFFFF"/>
        <w:spacing w:after="0" w:line="240" w:lineRule="auto"/>
        <w:textAlignment w:val="baseline"/>
        <w:rPr>
          <w:ins w:id="4447" w:author="Craig Parker" w:date="2024-08-16T13:51:00Z" w16du:dateUtc="2024-08-16T11:51:00Z"/>
          <w:rFonts w:ascii="Nunito" w:eastAsia="Times New Roman" w:hAnsi="Nunito" w:cs="Segoe UI"/>
          <w:b/>
          <w:bCs/>
          <w:color w:val="000000"/>
          <w:sz w:val="24"/>
          <w:szCs w:val="24"/>
          <w:lang w:val="en-ZA" w:eastAsia="en-ZA"/>
        </w:rPr>
      </w:pPr>
    </w:p>
    <w:p w14:paraId="1776146F" w14:textId="60CFBB13" w:rsidR="00BA730A" w:rsidRPr="00A91EE1" w:rsidRDefault="00BA730A" w:rsidP="00BA730A">
      <w:pPr>
        <w:shd w:val="clear" w:color="auto" w:fill="FFFFFF"/>
        <w:spacing w:after="0"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3. Composition and Membership</w:t>
      </w:r>
    </w:p>
    <w:p w14:paraId="7888D26A" w14:textId="77777777" w:rsidR="0075773C" w:rsidRPr="00A91EE1" w:rsidRDefault="0075773C" w:rsidP="00BA730A">
      <w:pPr>
        <w:shd w:val="clear" w:color="auto" w:fill="FFFFFF"/>
        <w:spacing w:line="240" w:lineRule="auto"/>
        <w:textAlignment w:val="baseline"/>
        <w:rPr>
          <w:rFonts w:ascii="Nunito" w:eastAsia="Times New Roman" w:hAnsi="Nunito" w:cs="Segoe UI"/>
          <w:color w:val="000000"/>
          <w:sz w:val="24"/>
          <w:szCs w:val="24"/>
          <w:lang w:val="en-ZA" w:eastAsia="en-ZA"/>
        </w:rPr>
      </w:pPr>
    </w:p>
    <w:p w14:paraId="27FAA87D" w14:textId="436799EC" w:rsidR="00BA730A" w:rsidRPr="00A91EE1" w:rsidRDefault="00BA730A" w:rsidP="00BA730A">
      <w:pPr>
        <w:shd w:val="clear" w:color="auto" w:fill="FFFFFF"/>
        <w:spacing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The DAC will comprise:</w:t>
      </w:r>
    </w:p>
    <w:p w14:paraId="561E85CC" w14:textId="77777777" w:rsidR="00BA730A" w:rsidRPr="00A91EE1" w:rsidRDefault="00BA730A" w:rsidP="00BA730A">
      <w:pPr>
        <w:numPr>
          <w:ilvl w:val="0"/>
          <w:numId w:val="40"/>
        </w:numPr>
        <w:shd w:val="clear" w:color="auto" w:fill="FFFFFF"/>
        <w:spacing w:after="0" w:line="240" w:lineRule="auto"/>
        <w:ind w:left="2160"/>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A representative from the UCT Ethics Committee.</w:t>
      </w:r>
    </w:p>
    <w:p w14:paraId="6BFFBA66" w14:textId="77777777" w:rsidR="00BA730A" w:rsidRPr="00A91EE1" w:rsidRDefault="00BA730A" w:rsidP="00BA730A">
      <w:pPr>
        <w:numPr>
          <w:ilvl w:val="0"/>
          <w:numId w:val="40"/>
        </w:numPr>
        <w:shd w:val="clear" w:color="auto" w:fill="FFFFFF"/>
        <w:spacing w:after="0" w:line="240" w:lineRule="auto"/>
        <w:ind w:left="2160"/>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A representative from the ELSI team.</w:t>
      </w:r>
    </w:p>
    <w:p w14:paraId="4C9ECC59" w14:textId="77777777" w:rsidR="00BA730A" w:rsidRPr="00A91EE1" w:rsidRDefault="00BA730A" w:rsidP="00BA730A">
      <w:pPr>
        <w:numPr>
          <w:ilvl w:val="0"/>
          <w:numId w:val="40"/>
        </w:numPr>
        <w:shd w:val="clear" w:color="auto" w:fill="FFFFFF"/>
        <w:spacing w:after="0" w:line="240" w:lineRule="auto"/>
        <w:ind w:left="2160"/>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 xml:space="preserve">Representatives from the </w:t>
      </w:r>
      <w:proofErr w:type="spellStart"/>
      <w:r w:rsidRPr="00A91EE1">
        <w:rPr>
          <w:rFonts w:ascii="Nunito" w:eastAsia="Times New Roman" w:hAnsi="Nunito" w:cs="Segoe UI"/>
          <w:color w:val="000000"/>
          <w:sz w:val="24"/>
          <w:szCs w:val="24"/>
          <w:lang w:val="en-ZA" w:eastAsia="en-ZA"/>
        </w:rPr>
        <w:t>eLwazi</w:t>
      </w:r>
      <w:proofErr w:type="spellEnd"/>
      <w:r w:rsidRPr="00A91EE1">
        <w:rPr>
          <w:rFonts w:ascii="Nunito" w:eastAsia="Times New Roman" w:hAnsi="Nunito" w:cs="Segoe UI"/>
          <w:color w:val="000000"/>
          <w:sz w:val="24"/>
          <w:szCs w:val="24"/>
          <w:lang w:val="en-ZA" w:eastAsia="en-ZA"/>
        </w:rPr>
        <w:t xml:space="preserve"> platform.</w:t>
      </w:r>
    </w:p>
    <w:p w14:paraId="03123E63" w14:textId="77777777" w:rsidR="00BA730A" w:rsidRPr="00A91EE1" w:rsidRDefault="00BA730A" w:rsidP="00BA730A">
      <w:pPr>
        <w:numPr>
          <w:ilvl w:val="0"/>
          <w:numId w:val="40"/>
        </w:numPr>
        <w:shd w:val="clear" w:color="auto" w:fill="FFFFFF"/>
        <w:spacing w:after="0" w:line="240" w:lineRule="auto"/>
        <w:ind w:left="2160"/>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 xml:space="preserve">Principal Investigators (PIs) from relevant HEAT </w:t>
      </w:r>
      <w:proofErr w:type="spellStart"/>
      <w:r w:rsidRPr="00A91EE1">
        <w:rPr>
          <w:rFonts w:ascii="Nunito" w:eastAsia="Times New Roman" w:hAnsi="Nunito" w:cs="Segoe UI"/>
          <w:color w:val="000000"/>
          <w:sz w:val="24"/>
          <w:szCs w:val="24"/>
          <w:lang w:val="en-ZA" w:eastAsia="en-ZA"/>
        </w:rPr>
        <w:t>Center</w:t>
      </w:r>
      <w:proofErr w:type="spellEnd"/>
      <w:r w:rsidRPr="00A91EE1">
        <w:rPr>
          <w:rFonts w:ascii="Nunito" w:eastAsia="Times New Roman" w:hAnsi="Nunito" w:cs="Segoe UI"/>
          <w:color w:val="000000"/>
          <w:sz w:val="24"/>
          <w:szCs w:val="24"/>
          <w:lang w:val="en-ZA" w:eastAsia="en-ZA"/>
        </w:rPr>
        <w:t xml:space="preserve"> studies.</w:t>
      </w:r>
    </w:p>
    <w:p w14:paraId="6DF01D73" w14:textId="77777777" w:rsidR="00BA730A" w:rsidRDefault="00BA730A" w:rsidP="00BA730A">
      <w:pPr>
        <w:numPr>
          <w:ilvl w:val="0"/>
          <w:numId w:val="40"/>
        </w:numPr>
        <w:shd w:val="clear" w:color="auto" w:fill="FFFFFF"/>
        <w:spacing w:after="0" w:line="240" w:lineRule="auto"/>
        <w:ind w:left="2160"/>
        <w:rPr>
          <w:ins w:id="4448" w:author="Craig Parker" w:date="2024-08-16T13:59:00Z" w16du:dateUtc="2024-08-16T11:59:00Z"/>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Additional members with expertise in data science, ethics, and legal matters may be co-opted as needed</w:t>
      </w:r>
      <w:r w:rsidRPr="00A91EE1">
        <w:rPr>
          <w:rFonts w:ascii="Nunito" w:eastAsia="Times New Roman" w:hAnsi="Nunito" w:cs="Arial"/>
          <w:color w:val="000000"/>
          <w:sz w:val="24"/>
          <w:szCs w:val="24"/>
          <w:lang w:val="en-ZA" w:eastAsia="en-ZA"/>
        </w:rPr>
        <w:t>​</w:t>
      </w:r>
      <w:r w:rsidRPr="00A91EE1">
        <w:rPr>
          <w:rFonts w:ascii="Nunito" w:eastAsia="Times New Roman" w:hAnsi="Nunito" w:cs="Aptos"/>
          <w:color w:val="000000"/>
          <w:sz w:val="24"/>
          <w:szCs w:val="24"/>
          <w:lang w:val="en-ZA" w:eastAsia="en-ZA"/>
        </w:rPr>
        <w:t> </w:t>
      </w:r>
      <w:r w:rsidRPr="00A91EE1">
        <w:rPr>
          <w:rFonts w:ascii="Nunito" w:eastAsia="Times New Roman" w:hAnsi="Nunito" w:cs="Segoe UI"/>
          <w:color w:val="000000"/>
          <w:sz w:val="24"/>
          <w:szCs w:val="24"/>
          <w:lang w:val="en-ZA" w:eastAsia="en-ZA"/>
        </w:rPr>
        <w:t>(NIH HE</w:t>
      </w:r>
      <w:r w:rsidRPr="009B0965">
        <w:rPr>
          <w:rFonts w:ascii="Nunito" w:eastAsia="Times New Roman" w:hAnsi="Nunito" w:cs="Segoe UI"/>
          <w:color w:val="000000"/>
          <w:sz w:val="24"/>
          <w:szCs w:val="24"/>
          <w:vertAlign w:val="superscript"/>
          <w:lang w:val="en-ZA" w:eastAsia="en-ZA"/>
          <w:rPrChange w:id="4449" w:author="Craig Parker" w:date="2024-08-16T13:51:00Z" w16du:dateUtc="2024-08-16T11:51:00Z">
            <w:rPr>
              <w:rFonts w:ascii="Nunito" w:eastAsia="Times New Roman" w:hAnsi="Nunito" w:cs="Segoe UI"/>
              <w:color w:val="000000"/>
              <w:sz w:val="24"/>
              <w:szCs w:val="24"/>
              <w:lang w:val="en-ZA" w:eastAsia="en-ZA"/>
            </w:rPr>
          </w:rPrChange>
        </w:rPr>
        <w:t>2</w:t>
      </w:r>
      <w:r w:rsidRPr="00A91EE1">
        <w:rPr>
          <w:rFonts w:ascii="Nunito" w:eastAsia="Times New Roman" w:hAnsi="Nunito" w:cs="Segoe UI"/>
          <w:color w:val="000000"/>
          <w:sz w:val="24"/>
          <w:szCs w:val="24"/>
          <w:lang w:val="en-ZA" w:eastAsia="en-ZA"/>
        </w:rPr>
        <w:t xml:space="preserve">AT </w:t>
      </w:r>
      <w:proofErr w:type="spellStart"/>
      <w:r w:rsidRPr="00A91EE1">
        <w:rPr>
          <w:rFonts w:ascii="Nunito" w:eastAsia="Times New Roman" w:hAnsi="Nunito" w:cs="Segoe UI"/>
          <w:color w:val="000000"/>
          <w:sz w:val="24"/>
          <w:szCs w:val="24"/>
          <w:lang w:val="en-ZA" w:eastAsia="en-ZA"/>
        </w:rPr>
        <w:t>Center</w:t>
      </w:r>
      <w:proofErr w:type="spellEnd"/>
      <w:r w:rsidRPr="00A91EE1">
        <w:rPr>
          <w:rFonts w:ascii="Nunito" w:eastAsia="Times New Roman" w:hAnsi="Nunito" w:cs="Segoe UI"/>
          <w:color w:val="000000"/>
          <w:sz w:val="24"/>
          <w:szCs w:val="24"/>
          <w:lang w:val="en-ZA" w:eastAsia="en-ZA"/>
        </w:rPr>
        <w:t xml:space="preserve"> Data M</w:t>
      </w:r>
      <w:r w:rsidRPr="00A91EE1">
        <w:rPr>
          <w:rFonts w:ascii="Nunito" w:eastAsia="Times New Roman" w:hAnsi="Nunito" w:cs="Aptos"/>
          <w:color w:val="000000"/>
          <w:sz w:val="24"/>
          <w:szCs w:val="24"/>
          <w:lang w:val="en-ZA" w:eastAsia="en-ZA"/>
        </w:rPr>
        <w:t>…</w:t>
      </w:r>
      <w:r w:rsidRPr="00A91EE1">
        <w:rPr>
          <w:rFonts w:ascii="Nunito" w:eastAsia="Times New Roman" w:hAnsi="Nunito" w:cs="Segoe UI"/>
          <w:color w:val="000000"/>
          <w:sz w:val="24"/>
          <w:szCs w:val="24"/>
          <w:lang w:val="en-ZA" w:eastAsia="en-ZA"/>
        </w:rPr>
        <w:t>).</w:t>
      </w:r>
    </w:p>
    <w:p w14:paraId="4FA49CF7" w14:textId="77777777" w:rsidR="000F4B7C" w:rsidRPr="00A91EE1" w:rsidRDefault="000F4B7C">
      <w:pPr>
        <w:shd w:val="clear" w:color="auto" w:fill="FFFFFF"/>
        <w:spacing w:after="0" w:line="240" w:lineRule="auto"/>
        <w:ind w:left="2160"/>
        <w:rPr>
          <w:rFonts w:ascii="Nunito" w:eastAsia="Times New Roman" w:hAnsi="Nunito" w:cs="Segoe UI"/>
          <w:color w:val="000000"/>
          <w:sz w:val="24"/>
          <w:szCs w:val="24"/>
          <w:lang w:val="en-ZA" w:eastAsia="en-ZA"/>
        </w:rPr>
        <w:pPrChange w:id="4450" w:author="Craig Parker" w:date="2024-08-16T13:59:00Z" w16du:dateUtc="2024-08-16T11:59:00Z">
          <w:pPr>
            <w:numPr>
              <w:numId w:val="40"/>
            </w:numPr>
            <w:shd w:val="clear" w:color="auto" w:fill="FFFFFF"/>
            <w:tabs>
              <w:tab w:val="num" w:pos="720"/>
            </w:tabs>
            <w:spacing w:after="0" w:line="240" w:lineRule="auto"/>
            <w:ind w:left="2160" w:hanging="360"/>
          </w:pPr>
        </w:pPrChange>
      </w:pPr>
    </w:p>
    <w:p w14:paraId="2FA6BB8B" w14:textId="77777777" w:rsidR="00BA730A" w:rsidRPr="00A91EE1" w:rsidRDefault="00BA730A" w:rsidP="00BA730A">
      <w:pPr>
        <w:shd w:val="clear" w:color="auto" w:fill="FFFFFF"/>
        <w:spacing w:after="0"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4. Roles and Responsibilities</w:t>
      </w:r>
    </w:p>
    <w:p w14:paraId="2A758A28" w14:textId="2BDAD5E8" w:rsidR="00BA730A" w:rsidRPr="00A91EE1" w:rsidRDefault="00BA730A" w:rsidP="00BA730A">
      <w:pPr>
        <w:numPr>
          <w:ilvl w:val="0"/>
          <w:numId w:val="41"/>
        </w:numPr>
        <w:shd w:val="clear" w:color="auto" w:fill="FFFFFF"/>
        <w:spacing w:after="0" w:line="240" w:lineRule="auto"/>
        <w:ind w:left="2160"/>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Review of Data Requests</w:t>
      </w:r>
      <w:r w:rsidRPr="00A91EE1">
        <w:rPr>
          <w:rFonts w:ascii="Nunito" w:eastAsia="Times New Roman" w:hAnsi="Nunito" w:cs="Segoe UI"/>
          <w:color w:val="000000"/>
          <w:sz w:val="24"/>
          <w:szCs w:val="24"/>
          <w:lang w:val="en-ZA" w:eastAsia="en-ZA"/>
        </w:rPr>
        <w:t xml:space="preserve">: The DAC is responsible for reviewing all data access requests for RP1/RP2 De-Identified Data. Each request will be assessed for alignment </w:t>
      </w:r>
      <w:r w:rsidRPr="00A91EE1">
        <w:rPr>
          <w:rFonts w:ascii="Nunito" w:eastAsia="Times New Roman" w:hAnsi="Nunito" w:cs="Segoe UI"/>
          <w:color w:val="000000"/>
          <w:sz w:val="24"/>
          <w:szCs w:val="24"/>
          <w:lang w:val="en-ZA" w:eastAsia="en-ZA"/>
        </w:rPr>
        <w:lastRenderedPageBreak/>
        <w:t>with the HE</w:t>
      </w:r>
      <w:ins w:id="4451" w:author="Craig Parker" w:date="2024-08-16T14:00:00Z" w16du:dateUtc="2024-08-16T12:00:00Z">
        <w:r w:rsidR="000F4B7C" w:rsidRPr="000F4B7C">
          <w:rPr>
            <w:rFonts w:ascii="Nunito" w:eastAsia="Times New Roman" w:hAnsi="Nunito" w:cs="Segoe UI"/>
            <w:color w:val="000000"/>
            <w:sz w:val="24"/>
            <w:szCs w:val="24"/>
            <w:vertAlign w:val="superscript"/>
            <w:lang w:val="en-ZA" w:eastAsia="en-ZA"/>
            <w:rPrChange w:id="4452" w:author="Craig Parker" w:date="2024-08-16T14:00:00Z" w16du:dateUtc="2024-08-16T12:00:00Z">
              <w:rPr>
                <w:rFonts w:ascii="Nunito" w:eastAsia="Times New Roman" w:hAnsi="Nunito" w:cs="Segoe UI"/>
                <w:color w:val="000000"/>
                <w:sz w:val="24"/>
                <w:szCs w:val="24"/>
                <w:lang w:val="en-ZA" w:eastAsia="en-ZA"/>
              </w:rPr>
            </w:rPrChange>
          </w:rPr>
          <w:t>2</w:t>
        </w:r>
      </w:ins>
      <w:r w:rsidRPr="00A91EE1">
        <w:rPr>
          <w:rFonts w:ascii="Nunito" w:eastAsia="Times New Roman" w:hAnsi="Nunito" w:cs="Segoe UI"/>
          <w:color w:val="000000"/>
          <w:sz w:val="24"/>
          <w:szCs w:val="24"/>
          <w:lang w:val="en-ZA" w:eastAsia="en-ZA"/>
        </w:rPr>
        <w:t xml:space="preserve">AT </w:t>
      </w:r>
      <w:proofErr w:type="spellStart"/>
      <w:r w:rsidRPr="00A91EE1">
        <w:rPr>
          <w:rFonts w:ascii="Nunito" w:eastAsia="Times New Roman" w:hAnsi="Nunito" w:cs="Segoe UI"/>
          <w:color w:val="000000"/>
          <w:sz w:val="24"/>
          <w:szCs w:val="24"/>
          <w:lang w:val="en-ZA" w:eastAsia="en-ZA"/>
        </w:rPr>
        <w:t>Center's</w:t>
      </w:r>
      <w:proofErr w:type="spellEnd"/>
      <w:r w:rsidRPr="00A91EE1">
        <w:rPr>
          <w:rFonts w:ascii="Nunito" w:eastAsia="Times New Roman" w:hAnsi="Nunito" w:cs="Segoe UI"/>
          <w:color w:val="000000"/>
          <w:sz w:val="24"/>
          <w:szCs w:val="24"/>
          <w:lang w:val="en-ZA" w:eastAsia="en-ZA"/>
        </w:rPr>
        <w:t xml:space="preserve"> scientific goals, ethical considerations, and compliance with existing Data Transfer Agreements (DTAs</w:t>
      </w:r>
      <w:proofErr w:type="gramStart"/>
      <w:r w:rsidRPr="00A91EE1">
        <w:rPr>
          <w:rFonts w:ascii="Nunito" w:eastAsia="Times New Roman" w:hAnsi="Nunito" w:cs="Segoe UI"/>
          <w:color w:val="000000"/>
          <w:sz w:val="24"/>
          <w:szCs w:val="24"/>
          <w:lang w:val="en-ZA" w:eastAsia="en-ZA"/>
        </w:rPr>
        <w:t>) .</w:t>
      </w:r>
      <w:proofErr w:type="gramEnd"/>
      <w:r w:rsidRPr="00A91EE1">
        <w:rPr>
          <w:rFonts w:ascii="Nunito" w:eastAsia="Times New Roman" w:hAnsi="Nunito" w:cs="Segoe UI"/>
          <w:color w:val="000000"/>
          <w:sz w:val="24"/>
          <w:szCs w:val="24"/>
          <w:lang w:val="en-ZA" w:eastAsia="en-ZA"/>
        </w:rPr>
        <w:t xml:space="preserve"> Only requests that meet all criteria will be approved.</w:t>
      </w:r>
    </w:p>
    <w:p w14:paraId="7A41DF05" w14:textId="77777777" w:rsidR="00BA730A" w:rsidRPr="00A91EE1" w:rsidRDefault="00BA730A" w:rsidP="00BA730A">
      <w:pPr>
        <w:numPr>
          <w:ilvl w:val="0"/>
          <w:numId w:val="41"/>
        </w:numPr>
        <w:shd w:val="clear" w:color="auto" w:fill="FFFFFF"/>
        <w:spacing w:after="0" w:line="240" w:lineRule="auto"/>
        <w:ind w:left="2160"/>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Decision-Making Process</w:t>
      </w:r>
      <w:r w:rsidRPr="00A91EE1">
        <w:rPr>
          <w:rFonts w:ascii="Nunito" w:eastAsia="Times New Roman" w:hAnsi="Nunito" w:cs="Segoe UI"/>
          <w:color w:val="000000"/>
          <w:sz w:val="24"/>
          <w:szCs w:val="24"/>
          <w:lang w:val="en-ZA" w:eastAsia="en-ZA"/>
        </w:rPr>
        <w:t>: Decisions on data access requests will be made by a majority vote of DAC members. In case of a tie, the Chair will have the deciding vote. All decisions will be documented, including the rationale behind approvals or rejections.</w:t>
      </w:r>
    </w:p>
    <w:p w14:paraId="4C15AF63" w14:textId="77777777" w:rsidR="00BA730A" w:rsidRDefault="00BA730A" w:rsidP="00BA730A">
      <w:pPr>
        <w:numPr>
          <w:ilvl w:val="0"/>
          <w:numId w:val="41"/>
        </w:numPr>
        <w:shd w:val="clear" w:color="auto" w:fill="FFFFFF"/>
        <w:spacing w:after="0" w:line="240" w:lineRule="auto"/>
        <w:ind w:left="2160"/>
        <w:rPr>
          <w:ins w:id="4453" w:author="Craig Parker" w:date="2024-08-16T14:00:00Z" w16du:dateUtc="2024-08-16T12:00:00Z"/>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Transparency and Accountability</w:t>
      </w:r>
      <w:r w:rsidRPr="00A91EE1">
        <w:rPr>
          <w:rFonts w:ascii="Nunito" w:eastAsia="Times New Roman" w:hAnsi="Nunito" w:cs="Segoe UI"/>
          <w:color w:val="000000"/>
          <w:sz w:val="24"/>
          <w:szCs w:val="24"/>
          <w:lang w:val="en-ZA" w:eastAsia="en-ZA"/>
        </w:rPr>
        <w:t>: The DAC will ensure that all decisions are documented and communicated transparently to the applicants, maintaining compliance with POPIA and other relevant regulations.</w:t>
      </w:r>
    </w:p>
    <w:p w14:paraId="3FCF046D" w14:textId="77777777" w:rsidR="000F4B7C" w:rsidRPr="00A91EE1" w:rsidRDefault="000F4B7C">
      <w:pPr>
        <w:shd w:val="clear" w:color="auto" w:fill="FFFFFF"/>
        <w:spacing w:after="0" w:line="240" w:lineRule="auto"/>
        <w:ind w:left="2160"/>
        <w:rPr>
          <w:rFonts w:ascii="Nunito" w:eastAsia="Times New Roman" w:hAnsi="Nunito" w:cs="Segoe UI"/>
          <w:color w:val="000000"/>
          <w:sz w:val="24"/>
          <w:szCs w:val="24"/>
          <w:lang w:val="en-ZA" w:eastAsia="en-ZA"/>
        </w:rPr>
        <w:pPrChange w:id="4454" w:author="Craig Parker" w:date="2024-08-16T14:00:00Z" w16du:dateUtc="2024-08-16T12:00:00Z">
          <w:pPr>
            <w:numPr>
              <w:numId w:val="41"/>
            </w:numPr>
            <w:shd w:val="clear" w:color="auto" w:fill="FFFFFF"/>
            <w:tabs>
              <w:tab w:val="num" w:pos="720"/>
            </w:tabs>
            <w:spacing w:after="0" w:line="240" w:lineRule="auto"/>
            <w:ind w:left="2160" w:hanging="360"/>
          </w:pPr>
        </w:pPrChange>
      </w:pPr>
    </w:p>
    <w:p w14:paraId="76F64A72" w14:textId="77777777" w:rsidR="00BA730A" w:rsidRPr="00A91EE1" w:rsidRDefault="00BA730A" w:rsidP="00BA730A">
      <w:pPr>
        <w:shd w:val="clear" w:color="auto" w:fill="FFFFFF"/>
        <w:spacing w:after="0"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5. Incorporating Best Practices</w:t>
      </w:r>
    </w:p>
    <w:p w14:paraId="6192DD51" w14:textId="77777777" w:rsidR="00BA730A" w:rsidRPr="00A91EE1" w:rsidRDefault="00BA730A" w:rsidP="00BA730A">
      <w:pPr>
        <w:shd w:val="clear" w:color="auto" w:fill="FFFFFF"/>
        <w:spacing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 xml:space="preserve">To enhance the process, the DAC will incorporate practices from the </w:t>
      </w:r>
      <w:proofErr w:type="spellStart"/>
      <w:r w:rsidRPr="00A91EE1">
        <w:rPr>
          <w:rFonts w:ascii="Nunito" w:eastAsia="Times New Roman" w:hAnsi="Nunito" w:cs="Segoe UI"/>
          <w:color w:val="000000"/>
          <w:sz w:val="24"/>
          <w:szCs w:val="24"/>
          <w:lang w:val="en-ZA" w:eastAsia="en-ZA"/>
        </w:rPr>
        <w:t>Vivli</w:t>
      </w:r>
      <w:proofErr w:type="spellEnd"/>
      <w:r w:rsidRPr="00A91EE1">
        <w:rPr>
          <w:rFonts w:ascii="Nunito" w:eastAsia="Times New Roman" w:hAnsi="Nunito" w:cs="Segoe UI"/>
          <w:color w:val="000000"/>
          <w:sz w:val="24"/>
          <w:szCs w:val="24"/>
          <w:lang w:val="en-ZA" w:eastAsia="en-ZA"/>
        </w:rPr>
        <w:t xml:space="preserve"> platform, particularly focusing on:</w:t>
      </w:r>
    </w:p>
    <w:p w14:paraId="5A414776" w14:textId="77777777" w:rsidR="00BA730A" w:rsidRPr="00A91EE1" w:rsidRDefault="00BA730A" w:rsidP="00BA730A">
      <w:pPr>
        <w:numPr>
          <w:ilvl w:val="0"/>
          <w:numId w:val="42"/>
        </w:numPr>
        <w:shd w:val="clear" w:color="auto" w:fill="FFFFFF"/>
        <w:spacing w:after="0" w:line="240" w:lineRule="auto"/>
        <w:ind w:left="2160"/>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Independent Review</w:t>
      </w:r>
      <w:r w:rsidRPr="00A91EE1">
        <w:rPr>
          <w:rFonts w:ascii="Nunito" w:eastAsia="Times New Roman" w:hAnsi="Nunito" w:cs="Segoe UI"/>
          <w:color w:val="000000"/>
          <w:sz w:val="24"/>
          <w:szCs w:val="24"/>
          <w:lang w:val="en-ZA" w:eastAsia="en-ZA"/>
        </w:rPr>
        <w:t xml:space="preserve">: An independent review panel may be established to provide impartial assessments of data requests, similar to </w:t>
      </w:r>
      <w:proofErr w:type="spellStart"/>
      <w:r w:rsidRPr="00A91EE1">
        <w:rPr>
          <w:rFonts w:ascii="Nunito" w:eastAsia="Times New Roman" w:hAnsi="Nunito" w:cs="Segoe UI"/>
          <w:color w:val="000000"/>
          <w:sz w:val="24"/>
          <w:szCs w:val="24"/>
          <w:lang w:val="en-ZA" w:eastAsia="en-ZA"/>
        </w:rPr>
        <w:t>Vivli’s</w:t>
      </w:r>
      <w:proofErr w:type="spellEnd"/>
      <w:r w:rsidRPr="00A91EE1">
        <w:rPr>
          <w:rFonts w:ascii="Nunito" w:eastAsia="Times New Roman" w:hAnsi="Nunito" w:cs="Segoe UI"/>
          <w:color w:val="000000"/>
          <w:sz w:val="24"/>
          <w:szCs w:val="24"/>
          <w:lang w:val="en-ZA" w:eastAsia="en-ZA"/>
        </w:rPr>
        <w:t xml:space="preserve"> Independent Review </w:t>
      </w:r>
      <w:proofErr w:type="gramStart"/>
      <w:r w:rsidRPr="00A91EE1">
        <w:rPr>
          <w:rFonts w:ascii="Nunito" w:eastAsia="Times New Roman" w:hAnsi="Nunito" w:cs="Segoe UI"/>
          <w:color w:val="000000"/>
          <w:sz w:val="24"/>
          <w:szCs w:val="24"/>
          <w:lang w:val="en-ZA" w:eastAsia="en-ZA"/>
        </w:rPr>
        <w:t>Panel.(</w:t>
      </w:r>
      <w:proofErr w:type="gramEnd"/>
      <w:r w:rsidRPr="00A91EE1">
        <w:rPr>
          <w:rFonts w:ascii="Nunito" w:eastAsia="Times New Roman" w:hAnsi="Nunito" w:cs="Segoe UI"/>
          <w:color w:val="000000"/>
          <w:sz w:val="24"/>
          <w:szCs w:val="24"/>
          <w:lang w:val="en-ZA" w:eastAsia="en-ZA"/>
        </w:rPr>
        <w:t>maybe not necessary for us)</w:t>
      </w:r>
    </w:p>
    <w:p w14:paraId="155F6E4F" w14:textId="77777777" w:rsidR="00BA730A" w:rsidRDefault="00BA730A" w:rsidP="00BA730A">
      <w:pPr>
        <w:numPr>
          <w:ilvl w:val="0"/>
          <w:numId w:val="42"/>
        </w:numPr>
        <w:shd w:val="clear" w:color="auto" w:fill="FFFFFF"/>
        <w:spacing w:after="0" w:line="240" w:lineRule="auto"/>
        <w:ind w:left="2160"/>
        <w:rPr>
          <w:ins w:id="4455" w:author="Craig Parker" w:date="2024-08-16T14:00:00Z" w16du:dateUtc="2024-08-16T12:00:00Z"/>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Accelerated Review Process</w:t>
      </w:r>
      <w:r w:rsidRPr="00A91EE1">
        <w:rPr>
          <w:rFonts w:ascii="Nunito" w:eastAsia="Times New Roman" w:hAnsi="Nunito" w:cs="Segoe UI"/>
          <w:color w:val="000000"/>
          <w:sz w:val="24"/>
          <w:szCs w:val="24"/>
          <w:lang w:val="en-ZA" w:eastAsia="en-ZA"/>
        </w:rPr>
        <w:t>: An accelerated review process may be implemented for urgent data requests, allowing timely access to de-identified data.</w:t>
      </w:r>
    </w:p>
    <w:p w14:paraId="41E51B38" w14:textId="77777777" w:rsidR="000F4B7C" w:rsidRPr="00A91EE1" w:rsidRDefault="000F4B7C">
      <w:pPr>
        <w:shd w:val="clear" w:color="auto" w:fill="FFFFFF"/>
        <w:spacing w:after="0" w:line="240" w:lineRule="auto"/>
        <w:ind w:left="2160"/>
        <w:rPr>
          <w:rFonts w:ascii="Nunito" w:eastAsia="Times New Roman" w:hAnsi="Nunito" w:cs="Segoe UI"/>
          <w:color w:val="000000"/>
          <w:sz w:val="24"/>
          <w:szCs w:val="24"/>
          <w:lang w:val="en-ZA" w:eastAsia="en-ZA"/>
        </w:rPr>
        <w:pPrChange w:id="4456" w:author="Craig Parker" w:date="2024-08-16T14:00:00Z" w16du:dateUtc="2024-08-16T12:00:00Z">
          <w:pPr>
            <w:numPr>
              <w:numId w:val="42"/>
            </w:numPr>
            <w:shd w:val="clear" w:color="auto" w:fill="FFFFFF"/>
            <w:tabs>
              <w:tab w:val="num" w:pos="720"/>
            </w:tabs>
            <w:spacing w:after="0" w:line="240" w:lineRule="auto"/>
            <w:ind w:left="2160" w:hanging="360"/>
          </w:pPr>
        </w:pPrChange>
      </w:pPr>
    </w:p>
    <w:p w14:paraId="09178A85" w14:textId="77777777" w:rsidR="00BA730A" w:rsidRPr="00A91EE1" w:rsidRDefault="00BA730A" w:rsidP="00BA730A">
      <w:pPr>
        <w:shd w:val="clear" w:color="auto" w:fill="FFFFFF"/>
        <w:spacing w:after="0"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6. Meeting Frequency</w:t>
      </w:r>
    </w:p>
    <w:p w14:paraId="6729BE2C" w14:textId="77777777" w:rsidR="00BA730A" w:rsidRPr="00A91EE1" w:rsidRDefault="00BA730A" w:rsidP="00BA730A">
      <w:pPr>
        <w:shd w:val="clear" w:color="auto" w:fill="FFFFFF"/>
        <w:spacing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The DAC will meet monthly or as needed, depending on the volume and urgency of data requests. Special meetings can be convened by the Chair to address urgent requests.</w:t>
      </w:r>
    </w:p>
    <w:p w14:paraId="47717E1E" w14:textId="77777777" w:rsidR="00BA730A" w:rsidRPr="00A91EE1" w:rsidRDefault="00BA730A" w:rsidP="00BA730A">
      <w:pPr>
        <w:shd w:val="clear" w:color="auto" w:fill="FFFFFF"/>
        <w:spacing w:after="0"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7. Review Process</w:t>
      </w:r>
    </w:p>
    <w:p w14:paraId="68002075" w14:textId="77777777" w:rsidR="00BA730A" w:rsidRPr="00A91EE1" w:rsidRDefault="00BA730A" w:rsidP="00BA730A">
      <w:pPr>
        <w:numPr>
          <w:ilvl w:val="0"/>
          <w:numId w:val="43"/>
        </w:numPr>
        <w:shd w:val="clear" w:color="auto" w:fill="FFFFFF"/>
        <w:spacing w:after="0" w:line="240" w:lineRule="auto"/>
        <w:ind w:left="2160"/>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Submission</w:t>
      </w:r>
      <w:r w:rsidRPr="00A91EE1">
        <w:rPr>
          <w:rFonts w:ascii="Nunito" w:eastAsia="Times New Roman" w:hAnsi="Nunito" w:cs="Segoe UI"/>
          <w:color w:val="000000"/>
          <w:sz w:val="24"/>
          <w:szCs w:val="24"/>
          <w:lang w:val="en-ZA" w:eastAsia="en-ZA"/>
        </w:rPr>
        <w:t>: Data requests must be submitted using a standardized form that details the project objectives, required data, and ethical approvals. The form must be complete before it will be considered. This form is included in annex 4 of the DMP.</w:t>
      </w:r>
    </w:p>
    <w:p w14:paraId="67EA275B" w14:textId="77777777" w:rsidR="00BA730A" w:rsidRPr="00A91EE1" w:rsidRDefault="00BA730A" w:rsidP="00BA730A">
      <w:pPr>
        <w:numPr>
          <w:ilvl w:val="0"/>
          <w:numId w:val="43"/>
        </w:numPr>
        <w:shd w:val="clear" w:color="auto" w:fill="FFFFFF"/>
        <w:spacing w:after="0" w:line="240" w:lineRule="auto"/>
        <w:ind w:left="2160"/>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Preliminary Screening</w:t>
      </w:r>
      <w:r w:rsidRPr="00A91EE1">
        <w:rPr>
          <w:rFonts w:ascii="Nunito" w:eastAsia="Times New Roman" w:hAnsi="Nunito" w:cs="Segoe UI"/>
          <w:color w:val="000000"/>
          <w:sz w:val="24"/>
          <w:szCs w:val="24"/>
          <w:lang w:val="en-ZA" w:eastAsia="en-ZA"/>
        </w:rPr>
        <w:t xml:space="preserve">: All requests will undergo preliminary screening to confirm completeness and compliance with the HEAT </w:t>
      </w:r>
      <w:proofErr w:type="spellStart"/>
      <w:r w:rsidRPr="00A91EE1">
        <w:rPr>
          <w:rFonts w:ascii="Nunito" w:eastAsia="Times New Roman" w:hAnsi="Nunito" w:cs="Segoe UI"/>
          <w:color w:val="000000"/>
          <w:sz w:val="24"/>
          <w:szCs w:val="24"/>
          <w:lang w:val="en-ZA" w:eastAsia="en-ZA"/>
        </w:rPr>
        <w:t>Center’s</w:t>
      </w:r>
      <w:proofErr w:type="spellEnd"/>
      <w:r w:rsidRPr="00A91EE1">
        <w:rPr>
          <w:rFonts w:ascii="Nunito" w:eastAsia="Times New Roman" w:hAnsi="Nunito" w:cs="Segoe UI"/>
          <w:color w:val="000000"/>
          <w:sz w:val="24"/>
          <w:szCs w:val="24"/>
          <w:lang w:val="en-ZA" w:eastAsia="en-ZA"/>
        </w:rPr>
        <w:t xml:space="preserve"> requirements.</w:t>
      </w:r>
    </w:p>
    <w:p w14:paraId="1CF4BBC2" w14:textId="77777777" w:rsidR="00BA730A" w:rsidRDefault="00BA730A" w:rsidP="00BA730A">
      <w:pPr>
        <w:numPr>
          <w:ilvl w:val="0"/>
          <w:numId w:val="43"/>
        </w:numPr>
        <w:shd w:val="clear" w:color="auto" w:fill="FFFFFF"/>
        <w:spacing w:after="0" w:line="240" w:lineRule="auto"/>
        <w:ind w:left="2160"/>
        <w:rPr>
          <w:ins w:id="4457" w:author="Craig Parker" w:date="2024-08-16T14:01:00Z" w16du:dateUtc="2024-08-16T12:01:00Z"/>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lastRenderedPageBreak/>
        <w:t>Criteria for Approval</w:t>
      </w:r>
      <w:r w:rsidRPr="00A91EE1">
        <w:rPr>
          <w:rFonts w:ascii="Nunito" w:eastAsia="Times New Roman" w:hAnsi="Nunito" w:cs="Segoe UI"/>
          <w:color w:val="000000"/>
          <w:sz w:val="24"/>
          <w:szCs w:val="24"/>
          <w:lang w:val="en-ZA" w:eastAsia="en-ZA"/>
        </w:rPr>
        <w:t xml:space="preserve">: The DAC will evaluate requests based on alignment with the HEAT </w:t>
      </w:r>
      <w:proofErr w:type="spellStart"/>
      <w:r w:rsidRPr="00A91EE1">
        <w:rPr>
          <w:rFonts w:ascii="Nunito" w:eastAsia="Times New Roman" w:hAnsi="Nunito" w:cs="Segoe UI"/>
          <w:color w:val="000000"/>
          <w:sz w:val="24"/>
          <w:szCs w:val="24"/>
          <w:lang w:val="en-ZA" w:eastAsia="en-ZA"/>
        </w:rPr>
        <w:t>Center's</w:t>
      </w:r>
      <w:proofErr w:type="spellEnd"/>
      <w:r w:rsidRPr="00A91EE1">
        <w:rPr>
          <w:rFonts w:ascii="Nunito" w:eastAsia="Times New Roman" w:hAnsi="Nunito" w:cs="Segoe UI"/>
          <w:color w:val="000000"/>
          <w:sz w:val="24"/>
          <w:szCs w:val="24"/>
          <w:lang w:val="en-ZA" w:eastAsia="en-ZA"/>
        </w:rPr>
        <w:t xml:space="preserve"> scientific agenda, scientific merit, feasibility, public health impact, and adherence to ethical and legal standards.</w:t>
      </w:r>
    </w:p>
    <w:p w14:paraId="032129CE" w14:textId="77777777" w:rsidR="000F4B7C" w:rsidRPr="00A91EE1" w:rsidRDefault="000F4B7C">
      <w:pPr>
        <w:shd w:val="clear" w:color="auto" w:fill="FFFFFF"/>
        <w:spacing w:after="0" w:line="240" w:lineRule="auto"/>
        <w:ind w:left="2160"/>
        <w:rPr>
          <w:rFonts w:ascii="Nunito" w:eastAsia="Times New Roman" w:hAnsi="Nunito" w:cs="Segoe UI"/>
          <w:color w:val="000000"/>
          <w:sz w:val="24"/>
          <w:szCs w:val="24"/>
          <w:lang w:val="en-ZA" w:eastAsia="en-ZA"/>
        </w:rPr>
        <w:pPrChange w:id="4458" w:author="Craig Parker" w:date="2024-08-16T14:01:00Z" w16du:dateUtc="2024-08-16T12:01:00Z">
          <w:pPr>
            <w:numPr>
              <w:numId w:val="43"/>
            </w:numPr>
            <w:shd w:val="clear" w:color="auto" w:fill="FFFFFF"/>
            <w:tabs>
              <w:tab w:val="num" w:pos="720"/>
            </w:tabs>
            <w:spacing w:after="0" w:line="240" w:lineRule="auto"/>
            <w:ind w:left="2160" w:hanging="360"/>
          </w:pPr>
        </w:pPrChange>
      </w:pPr>
    </w:p>
    <w:p w14:paraId="73D3B1F4" w14:textId="77777777" w:rsidR="00BA730A" w:rsidRPr="00A91EE1" w:rsidRDefault="00BA730A" w:rsidP="00BA730A">
      <w:pPr>
        <w:shd w:val="clear" w:color="auto" w:fill="FFFFFF"/>
        <w:spacing w:after="0"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8. Legal and Ethical Compliance</w:t>
      </w:r>
    </w:p>
    <w:p w14:paraId="1B5ECB7D" w14:textId="77777777" w:rsidR="00BA730A" w:rsidRDefault="00BA730A" w:rsidP="00BA730A">
      <w:pPr>
        <w:numPr>
          <w:ilvl w:val="0"/>
          <w:numId w:val="44"/>
        </w:numPr>
        <w:shd w:val="clear" w:color="auto" w:fill="FFFFFF"/>
        <w:spacing w:after="0" w:line="240" w:lineRule="auto"/>
        <w:ind w:left="2160"/>
        <w:rPr>
          <w:ins w:id="4459" w:author="Craig Parker" w:date="2024-08-16T14:01:00Z" w16du:dateUtc="2024-08-16T12:01:00Z"/>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Data Transfer Agreement (DTA)</w:t>
      </w:r>
      <w:r w:rsidRPr="00A91EE1">
        <w:rPr>
          <w:rFonts w:ascii="Nunito" w:eastAsia="Times New Roman" w:hAnsi="Nunito" w:cs="Segoe UI"/>
          <w:color w:val="000000"/>
          <w:sz w:val="24"/>
          <w:szCs w:val="24"/>
          <w:lang w:val="en-ZA" w:eastAsia="en-ZA"/>
        </w:rPr>
        <w:t>: Before any data is shared, a DTA must be executed between the data provider and the data recipient. The DTA will outline the terms for data use, confidentiality, and compliance with relevant laws and guidelines. The agreement will also prohibit the on-sharing of data without explicit DAC approval.</w:t>
      </w:r>
    </w:p>
    <w:p w14:paraId="501DE184" w14:textId="77777777" w:rsidR="000F4B7C" w:rsidRPr="00A91EE1" w:rsidRDefault="000F4B7C">
      <w:pPr>
        <w:shd w:val="clear" w:color="auto" w:fill="FFFFFF"/>
        <w:spacing w:after="0" w:line="240" w:lineRule="auto"/>
        <w:ind w:left="2160"/>
        <w:rPr>
          <w:rFonts w:ascii="Nunito" w:eastAsia="Times New Roman" w:hAnsi="Nunito" w:cs="Segoe UI"/>
          <w:color w:val="000000"/>
          <w:sz w:val="24"/>
          <w:szCs w:val="24"/>
          <w:lang w:val="en-ZA" w:eastAsia="en-ZA"/>
        </w:rPr>
        <w:pPrChange w:id="4460" w:author="Craig Parker" w:date="2024-08-16T14:01:00Z" w16du:dateUtc="2024-08-16T12:01:00Z">
          <w:pPr>
            <w:numPr>
              <w:numId w:val="44"/>
            </w:numPr>
            <w:shd w:val="clear" w:color="auto" w:fill="FFFFFF"/>
            <w:tabs>
              <w:tab w:val="num" w:pos="720"/>
            </w:tabs>
            <w:spacing w:after="0" w:line="240" w:lineRule="auto"/>
            <w:ind w:left="2160" w:hanging="360"/>
          </w:pPr>
        </w:pPrChange>
      </w:pPr>
    </w:p>
    <w:p w14:paraId="1EB138FA" w14:textId="77777777" w:rsidR="00BA730A" w:rsidRPr="00A91EE1" w:rsidRDefault="00BA730A" w:rsidP="00BA730A">
      <w:pPr>
        <w:shd w:val="clear" w:color="auto" w:fill="FFFFFF"/>
        <w:spacing w:after="0"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b/>
          <w:bCs/>
          <w:color w:val="000000"/>
          <w:sz w:val="24"/>
          <w:szCs w:val="24"/>
          <w:lang w:val="en-ZA" w:eastAsia="en-ZA"/>
        </w:rPr>
        <w:t>9. Support and Collaboration</w:t>
      </w:r>
    </w:p>
    <w:p w14:paraId="449FB397" w14:textId="51D3407D" w:rsidR="00C15E89" w:rsidRPr="00A91EE1" w:rsidRDefault="00BA730A" w:rsidP="00C15E89">
      <w:pPr>
        <w:shd w:val="clear" w:color="auto" w:fill="FFFFFF"/>
        <w:spacing w:line="240" w:lineRule="auto"/>
        <w:textAlignment w:val="baseline"/>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t xml:space="preserve">The DAC will facilitate collaboration between data requesters and the HEAT </w:t>
      </w:r>
      <w:proofErr w:type="spellStart"/>
      <w:r w:rsidRPr="00A91EE1">
        <w:rPr>
          <w:rFonts w:ascii="Nunito" w:eastAsia="Times New Roman" w:hAnsi="Nunito" w:cs="Segoe UI"/>
          <w:color w:val="000000"/>
          <w:sz w:val="24"/>
          <w:szCs w:val="24"/>
          <w:lang w:val="en-ZA" w:eastAsia="en-ZA"/>
        </w:rPr>
        <w:t>Center’s</w:t>
      </w:r>
      <w:proofErr w:type="spellEnd"/>
      <w:r w:rsidRPr="00A91EE1">
        <w:rPr>
          <w:rFonts w:ascii="Nunito" w:eastAsia="Times New Roman" w:hAnsi="Nunito" w:cs="Segoe UI"/>
          <w:color w:val="000000"/>
          <w:sz w:val="24"/>
          <w:szCs w:val="24"/>
          <w:lang w:val="en-ZA" w:eastAsia="en-ZA"/>
        </w:rPr>
        <w:t xml:space="preserve"> resources to ensure that de-identified data is used effectively and accurately.</w:t>
      </w:r>
    </w:p>
    <w:p w14:paraId="305DC9B6" w14:textId="77777777" w:rsidR="00C15E89" w:rsidRPr="00A91EE1" w:rsidRDefault="00C15E89">
      <w:pPr>
        <w:rPr>
          <w:rFonts w:ascii="Nunito" w:eastAsia="Times New Roman" w:hAnsi="Nunito" w:cs="Segoe UI"/>
          <w:color w:val="000000"/>
          <w:sz w:val="24"/>
          <w:szCs w:val="24"/>
          <w:lang w:val="en-ZA" w:eastAsia="en-ZA"/>
        </w:rPr>
      </w:pPr>
      <w:r w:rsidRPr="00A91EE1">
        <w:rPr>
          <w:rFonts w:ascii="Nunito" w:eastAsia="Times New Roman" w:hAnsi="Nunito" w:cs="Segoe UI"/>
          <w:color w:val="000000"/>
          <w:sz w:val="24"/>
          <w:szCs w:val="24"/>
          <w:lang w:val="en-ZA" w:eastAsia="en-ZA"/>
        </w:rPr>
        <w:br w:type="page"/>
      </w:r>
    </w:p>
    <w:p w14:paraId="6ADA3FEC" w14:textId="77777777" w:rsidR="00DC725D" w:rsidRPr="00A91EE1" w:rsidRDefault="00DC725D" w:rsidP="00C15E89">
      <w:pPr>
        <w:shd w:val="clear" w:color="auto" w:fill="FFFFFF"/>
        <w:spacing w:line="240" w:lineRule="auto"/>
        <w:textAlignment w:val="baseline"/>
        <w:rPr>
          <w:rFonts w:ascii="Nunito" w:eastAsia="Times New Roman" w:hAnsi="Nunito" w:cs="Segoe UI"/>
          <w:color w:val="000000"/>
          <w:sz w:val="24"/>
          <w:szCs w:val="24"/>
          <w:lang w:val="en-ZA" w:eastAsia="en-ZA"/>
        </w:rPr>
      </w:pPr>
    </w:p>
    <w:p w14:paraId="2AEE6C5B" w14:textId="10642AE7" w:rsidR="001308A5" w:rsidRPr="00007315" w:rsidRDefault="001308A5" w:rsidP="009F6B87">
      <w:pPr>
        <w:pStyle w:val="Heading1"/>
        <w:rPr>
          <w:rFonts w:ascii="Nunito" w:hAnsi="Nunito"/>
          <w:color w:val="auto"/>
          <w:sz w:val="32"/>
          <w:szCs w:val="32"/>
          <w:rPrChange w:id="4461" w:author="Craig Parker" w:date="2024-08-16T13:26:00Z" w16du:dateUtc="2024-08-16T11:26:00Z">
            <w:rPr>
              <w:rFonts w:ascii="Nunito" w:hAnsi="Nunito"/>
            </w:rPr>
          </w:rPrChange>
        </w:rPr>
      </w:pPr>
      <w:bookmarkStart w:id="4462" w:name="_Toc174715521"/>
      <w:r w:rsidRPr="00007315">
        <w:rPr>
          <w:rFonts w:ascii="Nunito" w:hAnsi="Nunito"/>
          <w:color w:val="auto"/>
          <w:sz w:val="32"/>
          <w:szCs w:val="32"/>
          <w:rPrChange w:id="4463" w:author="Craig Parker" w:date="2024-08-16T13:26:00Z" w16du:dateUtc="2024-08-16T11:26:00Z">
            <w:rPr>
              <w:rFonts w:ascii="Nunito" w:hAnsi="Nunito"/>
            </w:rPr>
          </w:rPrChange>
        </w:rPr>
        <w:t xml:space="preserve">Annex </w:t>
      </w:r>
      <w:r w:rsidR="005F7544" w:rsidRPr="00007315">
        <w:rPr>
          <w:rFonts w:ascii="Nunito" w:hAnsi="Nunito"/>
          <w:color w:val="auto"/>
          <w:sz w:val="32"/>
          <w:szCs w:val="32"/>
          <w:rPrChange w:id="4464" w:author="Craig Parker" w:date="2024-08-16T13:26:00Z" w16du:dateUtc="2024-08-16T11:26:00Z">
            <w:rPr>
              <w:rFonts w:ascii="Nunito" w:hAnsi="Nunito"/>
            </w:rPr>
          </w:rPrChange>
        </w:rPr>
        <w:t>5</w:t>
      </w:r>
      <w:r w:rsidRPr="00007315">
        <w:rPr>
          <w:rFonts w:ascii="Nunito" w:hAnsi="Nunito"/>
          <w:color w:val="auto"/>
          <w:sz w:val="32"/>
          <w:szCs w:val="32"/>
          <w:rPrChange w:id="4465" w:author="Craig Parker" w:date="2024-08-16T13:26:00Z" w16du:dateUtc="2024-08-16T11:26:00Z">
            <w:rPr>
              <w:rFonts w:ascii="Nunito" w:hAnsi="Nunito"/>
            </w:rPr>
          </w:rPrChange>
        </w:rPr>
        <w:t>: Data Access Committee: Data Request form</w:t>
      </w:r>
      <w:bookmarkEnd w:id="4429"/>
      <w:bookmarkEnd w:id="4462"/>
    </w:p>
    <w:p w14:paraId="17BFAF89" w14:textId="77777777" w:rsidR="001308A5" w:rsidRPr="00A91EE1" w:rsidRDefault="001308A5" w:rsidP="001308A5">
      <w:pPr>
        <w:spacing w:line="360" w:lineRule="auto"/>
        <w:rPr>
          <w:rFonts w:ascii="Nunito" w:eastAsia="Nunito" w:hAnsi="Nunito"/>
        </w:rPr>
      </w:pPr>
    </w:p>
    <w:p w14:paraId="2FBDD165" w14:textId="77777777" w:rsidR="001308A5" w:rsidRPr="00A91EE1" w:rsidRDefault="001308A5" w:rsidP="001308A5">
      <w:pPr>
        <w:spacing w:line="360" w:lineRule="auto"/>
        <w:rPr>
          <w:rFonts w:ascii="Nunito" w:eastAsia="Nunito" w:hAnsi="Nunito"/>
          <w:b/>
          <w:bCs/>
        </w:rPr>
      </w:pPr>
      <w:r w:rsidRPr="00A91EE1">
        <w:rPr>
          <w:rFonts w:ascii="Nunito" w:eastAsia="Nunito" w:hAnsi="Nunito"/>
          <w:b/>
          <w:bCs/>
        </w:rPr>
        <w:t>Requesting HE</w:t>
      </w:r>
      <w:r w:rsidRPr="00A91EE1">
        <w:rPr>
          <w:rFonts w:ascii="Nunito" w:eastAsia="Nunito" w:hAnsi="Nunito"/>
          <w:b/>
          <w:bCs/>
          <w:vertAlign w:val="superscript"/>
        </w:rPr>
        <w:t>2</w:t>
      </w:r>
      <w:r w:rsidRPr="00A91EE1">
        <w:rPr>
          <w:rFonts w:ascii="Nunito" w:eastAsia="Nunito" w:hAnsi="Nunito"/>
          <w:b/>
          <w:bCs/>
        </w:rPr>
        <w:t xml:space="preserve">AT Center data </w:t>
      </w:r>
    </w:p>
    <w:p w14:paraId="2016D321" w14:textId="53B38F29" w:rsidR="001308A5" w:rsidRPr="00A91EE1" w:rsidRDefault="001308A5" w:rsidP="001308A5">
      <w:pPr>
        <w:spacing w:line="360" w:lineRule="auto"/>
        <w:rPr>
          <w:rFonts w:ascii="Nunito" w:eastAsia="Nunito" w:hAnsi="Nunito"/>
        </w:rPr>
      </w:pPr>
      <w:r w:rsidRPr="00A91EE1">
        <w:rPr>
          <w:rFonts w:ascii="Nunito" w:eastAsia="Nunito" w:hAnsi="Nunito"/>
        </w:rPr>
        <w:t>Proposals for new studies that utilize data collected in the HE</w:t>
      </w:r>
      <w:r w:rsidRPr="00A91EE1">
        <w:rPr>
          <w:rFonts w:ascii="Nunito" w:eastAsia="Nunito" w:hAnsi="Nunito"/>
          <w:vertAlign w:val="superscript"/>
        </w:rPr>
        <w:t>2</w:t>
      </w:r>
      <w:r w:rsidRPr="00A91EE1">
        <w:rPr>
          <w:rFonts w:ascii="Nunito" w:eastAsia="Nunito" w:hAnsi="Nunito"/>
        </w:rPr>
        <w:t>AT Center may be submitted by external investigators in the form of a study proposal at any time. The proposal will be reviewed by the xxx HE</w:t>
      </w:r>
      <w:r w:rsidRPr="00A91EE1">
        <w:rPr>
          <w:rFonts w:ascii="Nunito" w:eastAsia="Nunito" w:hAnsi="Nunito"/>
          <w:vertAlign w:val="superscript"/>
        </w:rPr>
        <w:t>2</w:t>
      </w:r>
      <w:r w:rsidRPr="00A91EE1">
        <w:rPr>
          <w:rFonts w:ascii="Nunito" w:eastAsia="Nunito" w:hAnsi="Nunito"/>
        </w:rPr>
        <w:t>AT Center</w:t>
      </w:r>
      <w:ins w:id="4466" w:author="Craig Parker" w:date="2024-08-16T13:06:00Z" w16du:dateUtc="2024-08-16T11:06:00Z">
        <w:r w:rsidR="00B80E10">
          <w:rPr>
            <w:rFonts w:ascii="Nunito" w:eastAsia="Nunito" w:hAnsi="Nunito"/>
          </w:rPr>
          <w:t xml:space="preserve"> Data Access</w:t>
        </w:r>
      </w:ins>
      <w:r w:rsidRPr="00A91EE1">
        <w:rPr>
          <w:rFonts w:ascii="Nunito" w:eastAsia="Nunito" w:hAnsi="Nunito"/>
        </w:rPr>
        <w:t xml:space="preserve"> </w:t>
      </w:r>
      <w:proofErr w:type="gramStart"/>
      <w:r w:rsidRPr="00A91EE1">
        <w:rPr>
          <w:rFonts w:ascii="Nunito" w:eastAsia="Nunito" w:hAnsi="Nunito"/>
        </w:rPr>
        <w:t>Committee</w:t>
      </w:r>
      <w:ins w:id="4467" w:author="Craig Parker" w:date="2024-08-16T13:07:00Z" w16du:dateUtc="2024-08-16T11:07:00Z">
        <w:r w:rsidR="00B80E10">
          <w:rPr>
            <w:rFonts w:ascii="Nunito" w:eastAsia="Nunito" w:hAnsi="Nunito"/>
          </w:rPr>
          <w:t>(</w:t>
        </w:r>
        <w:proofErr w:type="gramEnd"/>
        <w:r w:rsidR="00B80E10">
          <w:rPr>
            <w:rFonts w:ascii="Nunito" w:eastAsia="Nunito" w:hAnsi="Nunito"/>
          </w:rPr>
          <w:t>DAC)</w:t>
        </w:r>
      </w:ins>
      <w:del w:id="4468" w:author="Craig Parker" w:date="2024-08-16T13:07:00Z" w16du:dateUtc="2024-08-16T11:07:00Z">
        <w:r w:rsidRPr="00A91EE1" w:rsidDel="00B80E10">
          <w:rPr>
            <w:rFonts w:ascii="Nunito" w:eastAsia="Nunito" w:hAnsi="Nunito"/>
          </w:rPr>
          <w:delText>,</w:delText>
        </w:r>
      </w:del>
      <w:r w:rsidRPr="00A91EE1">
        <w:rPr>
          <w:rFonts w:ascii="Nunito" w:eastAsia="Nunito" w:hAnsi="Nunito"/>
        </w:rPr>
        <w:t xml:space="preserve"> using the following criteria: </w:t>
      </w:r>
    </w:p>
    <w:p w14:paraId="26AE5EC0" w14:textId="77777777" w:rsidR="001308A5" w:rsidRPr="00A91EE1" w:rsidRDefault="001308A5" w:rsidP="001F4BEC">
      <w:pPr>
        <w:numPr>
          <w:ilvl w:val="0"/>
          <w:numId w:val="34"/>
        </w:numPr>
        <w:overflowPunct w:val="0"/>
        <w:autoSpaceDE w:val="0"/>
        <w:autoSpaceDN w:val="0"/>
        <w:adjustRightInd w:val="0"/>
        <w:spacing w:after="0" w:line="360" w:lineRule="auto"/>
        <w:rPr>
          <w:rFonts w:ascii="Nunito" w:eastAsia="Nunito" w:hAnsi="Nunito"/>
        </w:rPr>
      </w:pPr>
      <w:r w:rsidRPr="00A91EE1">
        <w:rPr>
          <w:rFonts w:ascii="Nunito" w:eastAsia="Nunito" w:hAnsi="Nunito"/>
          <w:b/>
          <w:bCs/>
        </w:rPr>
        <w:t>Scientific merit</w:t>
      </w:r>
    </w:p>
    <w:p w14:paraId="0A75A35A" w14:textId="77777777" w:rsidR="001308A5" w:rsidRPr="00A91EE1" w:rsidRDefault="001308A5" w:rsidP="001F4BEC">
      <w:pPr>
        <w:numPr>
          <w:ilvl w:val="1"/>
          <w:numId w:val="34"/>
        </w:numPr>
        <w:overflowPunct w:val="0"/>
        <w:autoSpaceDE w:val="0"/>
        <w:autoSpaceDN w:val="0"/>
        <w:adjustRightInd w:val="0"/>
        <w:spacing w:after="0" w:line="360" w:lineRule="auto"/>
        <w:rPr>
          <w:rFonts w:ascii="Nunito" w:eastAsia="Nunito" w:hAnsi="Nunito"/>
        </w:rPr>
      </w:pPr>
      <w:r w:rsidRPr="00A91EE1">
        <w:rPr>
          <w:rFonts w:ascii="Nunito" w:eastAsia="Nunito" w:hAnsi="Nunito"/>
        </w:rPr>
        <w:t>Study is aligned with HE</w:t>
      </w:r>
      <w:r w:rsidRPr="00A91EE1">
        <w:rPr>
          <w:rFonts w:ascii="Nunito" w:eastAsia="Nunito" w:hAnsi="Nunito"/>
          <w:vertAlign w:val="superscript"/>
        </w:rPr>
        <w:t>2</w:t>
      </w:r>
      <w:r w:rsidRPr="00A91EE1">
        <w:rPr>
          <w:rFonts w:ascii="Nunito" w:eastAsia="Nunito" w:hAnsi="Nunito"/>
        </w:rPr>
        <w:t>AT Center scientific agenda and priorities</w:t>
      </w:r>
    </w:p>
    <w:p w14:paraId="5E085EA1" w14:textId="77777777" w:rsidR="001308A5" w:rsidRPr="00A91EE1" w:rsidRDefault="001308A5" w:rsidP="001F4BEC">
      <w:pPr>
        <w:numPr>
          <w:ilvl w:val="1"/>
          <w:numId w:val="34"/>
        </w:numPr>
        <w:overflowPunct w:val="0"/>
        <w:autoSpaceDE w:val="0"/>
        <w:autoSpaceDN w:val="0"/>
        <w:adjustRightInd w:val="0"/>
        <w:spacing w:after="0" w:line="360" w:lineRule="auto"/>
        <w:rPr>
          <w:rFonts w:ascii="Nunito" w:eastAsia="Nunito" w:hAnsi="Nunito"/>
        </w:rPr>
      </w:pPr>
      <w:r w:rsidRPr="00A91EE1">
        <w:rPr>
          <w:rFonts w:ascii="Nunito" w:eastAsia="Nunito" w:hAnsi="Nunito"/>
        </w:rPr>
        <w:t>Research question is scientifically sound and can be tested with the proposed study design and methodologies</w:t>
      </w:r>
    </w:p>
    <w:p w14:paraId="02232367" w14:textId="77777777" w:rsidR="001308A5" w:rsidRPr="00A91EE1" w:rsidRDefault="001308A5" w:rsidP="001F4BEC">
      <w:pPr>
        <w:numPr>
          <w:ilvl w:val="1"/>
          <w:numId w:val="34"/>
        </w:numPr>
        <w:overflowPunct w:val="0"/>
        <w:autoSpaceDE w:val="0"/>
        <w:autoSpaceDN w:val="0"/>
        <w:adjustRightInd w:val="0"/>
        <w:spacing w:after="0" w:line="360" w:lineRule="auto"/>
        <w:rPr>
          <w:rFonts w:ascii="Nunito" w:eastAsia="Nunito" w:hAnsi="Nunito"/>
        </w:rPr>
      </w:pPr>
      <w:r w:rsidRPr="00A91EE1">
        <w:rPr>
          <w:rFonts w:ascii="Nunito" w:eastAsia="Nunito" w:hAnsi="Nunito"/>
        </w:rPr>
        <w:t>Appropriate skills and expertise available in the proposed investigators</w:t>
      </w:r>
    </w:p>
    <w:p w14:paraId="1911E2E3" w14:textId="77777777" w:rsidR="001308A5" w:rsidRPr="00A91EE1" w:rsidRDefault="001308A5" w:rsidP="001F4BEC">
      <w:pPr>
        <w:numPr>
          <w:ilvl w:val="0"/>
          <w:numId w:val="34"/>
        </w:numPr>
        <w:overflowPunct w:val="0"/>
        <w:autoSpaceDE w:val="0"/>
        <w:autoSpaceDN w:val="0"/>
        <w:adjustRightInd w:val="0"/>
        <w:spacing w:after="0" w:line="360" w:lineRule="auto"/>
        <w:rPr>
          <w:rFonts w:ascii="Nunito" w:eastAsia="Nunito" w:hAnsi="Nunito"/>
        </w:rPr>
      </w:pPr>
      <w:r w:rsidRPr="00A91EE1">
        <w:rPr>
          <w:rFonts w:ascii="Nunito" w:eastAsia="Nunito" w:hAnsi="Nunito"/>
          <w:b/>
          <w:bCs/>
        </w:rPr>
        <w:t>Potential public health impact</w:t>
      </w:r>
    </w:p>
    <w:p w14:paraId="5E39E858" w14:textId="77777777" w:rsidR="001308A5" w:rsidRPr="00A91EE1" w:rsidRDefault="001308A5" w:rsidP="001F4BEC">
      <w:pPr>
        <w:numPr>
          <w:ilvl w:val="1"/>
          <w:numId w:val="34"/>
        </w:numPr>
        <w:overflowPunct w:val="0"/>
        <w:autoSpaceDE w:val="0"/>
        <w:autoSpaceDN w:val="0"/>
        <w:adjustRightInd w:val="0"/>
        <w:spacing w:after="0" w:line="360" w:lineRule="auto"/>
        <w:rPr>
          <w:rFonts w:ascii="Nunito" w:eastAsia="Nunito" w:hAnsi="Nunito"/>
        </w:rPr>
      </w:pPr>
      <w:r w:rsidRPr="00A91EE1">
        <w:rPr>
          <w:rFonts w:ascii="Nunito" w:eastAsia="Nunito" w:hAnsi="Nunito"/>
        </w:rPr>
        <w:t>Study is relevant to one or more HE</w:t>
      </w:r>
      <w:r w:rsidRPr="00A91EE1">
        <w:rPr>
          <w:rFonts w:ascii="Nunito" w:eastAsia="Nunito" w:hAnsi="Nunito"/>
          <w:vertAlign w:val="superscript"/>
        </w:rPr>
        <w:t>2</w:t>
      </w:r>
      <w:r w:rsidRPr="00A91EE1">
        <w:rPr>
          <w:rFonts w:ascii="Nunito" w:eastAsia="Nunito" w:hAnsi="Nunito"/>
        </w:rPr>
        <w:t>AT Center study populations (infants, pregnant women, postpartum women)</w:t>
      </w:r>
    </w:p>
    <w:p w14:paraId="6E936C8E" w14:textId="77777777" w:rsidR="001308A5" w:rsidRPr="00A91EE1" w:rsidRDefault="001308A5" w:rsidP="001F4BEC">
      <w:pPr>
        <w:numPr>
          <w:ilvl w:val="1"/>
          <w:numId w:val="34"/>
        </w:numPr>
        <w:overflowPunct w:val="0"/>
        <w:autoSpaceDE w:val="0"/>
        <w:autoSpaceDN w:val="0"/>
        <w:adjustRightInd w:val="0"/>
        <w:spacing w:after="0" w:line="360" w:lineRule="auto"/>
        <w:rPr>
          <w:rFonts w:ascii="Nunito" w:eastAsia="Nunito" w:hAnsi="Nunito"/>
        </w:rPr>
      </w:pPr>
      <w:r w:rsidRPr="00A91EE1">
        <w:rPr>
          <w:rFonts w:ascii="Nunito" w:eastAsia="Nunito" w:hAnsi="Nunito"/>
        </w:rPr>
        <w:t>Study will answer important public health questions or is in the critical pathway of research toward such answers</w:t>
      </w:r>
    </w:p>
    <w:p w14:paraId="28B875B4" w14:textId="77777777" w:rsidR="001308A5" w:rsidRPr="00A91EE1" w:rsidRDefault="001308A5" w:rsidP="001F4BEC">
      <w:pPr>
        <w:numPr>
          <w:ilvl w:val="0"/>
          <w:numId w:val="35"/>
        </w:numPr>
        <w:overflowPunct w:val="0"/>
        <w:autoSpaceDE w:val="0"/>
        <w:autoSpaceDN w:val="0"/>
        <w:adjustRightInd w:val="0"/>
        <w:spacing w:after="0" w:line="360" w:lineRule="auto"/>
        <w:rPr>
          <w:rFonts w:ascii="Nunito" w:eastAsia="Nunito" w:hAnsi="Nunito"/>
        </w:rPr>
      </w:pPr>
      <w:r w:rsidRPr="00A91EE1">
        <w:rPr>
          <w:rFonts w:ascii="Nunito" w:eastAsia="Nunito" w:hAnsi="Nunito"/>
          <w:b/>
          <w:bCs/>
        </w:rPr>
        <w:t>Feasibility</w:t>
      </w:r>
    </w:p>
    <w:p w14:paraId="47884671" w14:textId="77777777" w:rsidR="001308A5" w:rsidRPr="00A91EE1" w:rsidRDefault="001308A5" w:rsidP="001F4BEC">
      <w:pPr>
        <w:numPr>
          <w:ilvl w:val="1"/>
          <w:numId w:val="35"/>
        </w:numPr>
        <w:overflowPunct w:val="0"/>
        <w:autoSpaceDE w:val="0"/>
        <w:autoSpaceDN w:val="0"/>
        <w:adjustRightInd w:val="0"/>
        <w:spacing w:after="0" w:line="360" w:lineRule="auto"/>
        <w:rPr>
          <w:rFonts w:ascii="Nunito" w:eastAsia="Nunito" w:hAnsi="Nunito"/>
        </w:rPr>
      </w:pPr>
      <w:r w:rsidRPr="00A91EE1">
        <w:rPr>
          <w:rFonts w:ascii="Nunito" w:eastAsia="Nunito" w:hAnsi="Nunito"/>
        </w:rPr>
        <w:t>Study population and variables required are available in the HE</w:t>
      </w:r>
      <w:r w:rsidRPr="00A91EE1">
        <w:rPr>
          <w:rFonts w:ascii="Nunito" w:eastAsia="Nunito" w:hAnsi="Nunito"/>
          <w:vertAlign w:val="superscript"/>
        </w:rPr>
        <w:t>2</w:t>
      </w:r>
      <w:r w:rsidRPr="00A91EE1">
        <w:rPr>
          <w:rFonts w:ascii="Nunito" w:eastAsia="Nunito" w:hAnsi="Nunito"/>
        </w:rPr>
        <w:t>AT Center data</w:t>
      </w:r>
    </w:p>
    <w:p w14:paraId="520344E7" w14:textId="77777777" w:rsidR="001308A5" w:rsidRPr="00A91EE1" w:rsidRDefault="001308A5" w:rsidP="001F4BEC">
      <w:pPr>
        <w:numPr>
          <w:ilvl w:val="1"/>
          <w:numId w:val="35"/>
        </w:numPr>
        <w:overflowPunct w:val="0"/>
        <w:autoSpaceDE w:val="0"/>
        <w:autoSpaceDN w:val="0"/>
        <w:adjustRightInd w:val="0"/>
        <w:spacing w:after="0" w:line="360" w:lineRule="auto"/>
        <w:rPr>
          <w:rFonts w:ascii="Nunito" w:eastAsia="Nunito" w:hAnsi="Nunito"/>
        </w:rPr>
      </w:pPr>
      <w:r w:rsidRPr="00A91EE1">
        <w:rPr>
          <w:rFonts w:ascii="Nunito" w:eastAsia="Nunito" w:hAnsi="Nunito"/>
        </w:rPr>
        <w:t>Study is feasible within proposed timelines</w:t>
      </w:r>
    </w:p>
    <w:p w14:paraId="62772250" w14:textId="77777777" w:rsidR="001308A5" w:rsidRPr="00A91EE1" w:rsidRDefault="001308A5" w:rsidP="001F4BEC">
      <w:pPr>
        <w:numPr>
          <w:ilvl w:val="0"/>
          <w:numId w:val="35"/>
        </w:numPr>
        <w:overflowPunct w:val="0"/>
        <w:autoSpaceDE w:val="0"/>
        <w:autoSpaceDN w:val="0"/>
        <w:adjustRightInd w:val="0"/>
        <w:spacing w:after="0" w:line="360" w:lineRule="auto"/>
        <w:rPr>
          <w:rFonts w:ascii="Nunito" w:eastAsia="Nunito" w:hAnsi="Nunito"/>
          <w:b/>
          <w:bCs/>
        </w:rPr>
      </w:pPr>
      <w:r w:rsidRPr="00A91EE1">
        <w:rPr>
          <w:rFonts w:ascii="Nunito" w:eastAsia="Nunito" w:hAnsi="Nunito"/>
          <w:b/>
          <w:bCs/>
        </w:rPr>
        <w:t xml:space="preserve">Data management  </w:t>
      </w:r>
    </w:p>
    <w:p w14:paraId="0F6C5372" w14:textId="77777777" w:rsidR="001308A5" w:rsidRPr="00A91EE1" w:rsidRDefault="001308A5" w:rsidP="001F4BEC">
      <w:pPr>
        <w:numPr>
          <w:ilvl w:val="1"/>
          <w:numId w:val="35"/>
        </w:numPr>
        <w:overflowPunct w:val="0"/>
        <w:autoSpaceDE w:val="0"/>
        <w:autoSpaceDN w:val="0"/>
        <w:adjustRightInd w:val="0"/>
        <w:spacing w:after="0" w:line="360" w:lineRule="auto"/>
        <w:rPr>
          <w:rFonts w:ascii="Nunito" w:eastAsia="Nunito" w:hAnsi="Nunito"/>
        </w:rPr>
      </w:pPr>
      <w:r w:rsidRPr="00A91EE1">
        <w:rPr>
          <w:rFonts w:ascii="Nunito" w:eastAsia="Nunito" w:hAnsi="Nunito"/>
        </w:rPr>
        <w:t>The study proposal has outlined how data will be managed to ensure the protection of individual’s health data</w:t>
      </w:r>
    </w:p>
    <w:p w14:paraId="49CA03F8" w14:textId="7855D7A6" w:rsidR="001308A5" w:rsidRPr="00A91EE1" w:rsidDel="00B80E10" w:rsidRDefault="001308A5" w:rsidP="001308A5">
      <w:pPr>
        <w:spacing w:line="360" w:lineRule="auto"/>
        <w:rPr>
          <w:del w:id="4469" w:author="Craig Parker" w:date="2024-08-16T13:08:00Z" w16du:dateUtc="2024-08-16T11:08:00Z"/>
          <w:rFonts w:ascii="Nunito" w:eastAsia="Nunito" w:hAnsi="Nunito"/>
        </w:rPr>
      </w:pPr>
      <w:del w:id="4470" w:author="Craig Parker" w:date="2024-08-16T13:08:00Z" w16du:dateUtc="2024-08-16T11:08:00Z">
        <w:r w:rsidRPr="00A91EE1" w:rsidDel="00B80E10">
          <w:rPr>
            <w:rFonts w:ascii="Nunito" w:eastAsia="Nunito" w:hAnsi="Nunito"/>
          </w:rPr>
          <w:delText>Please contact </w:delText>
        </w:r>
        <w:r w:rsidDel="00B80E10">
          <w:fldChar w:fldCharType="begin"/>
        </w:r>
        <w:r w:rsidDel="00B80E10">
          <w:delInstrText>HYPERLINK "mailto:impaact.capsubmissions@fstrf.org"</w:delInstrText>
        </w:r>
        <w:r w:rsidDel="00B80E10">
          <w:fldChar w:fldCharType="separate"/>
        </w:r>
        <w:r w:rsidRPr="00A91EE1" w:rsidDel="00B80E10">
          <w:rPr>
            <w:rStyle w:val="Hyperlink"/>
            <w:rFonts w:ascii="Nunito" w:eastAsia="Nunito" w:hAnsi="Nunito"/>
            <w:b/>
            <w:bCs/>
          </w:rPr>
          <w:delText>xxx </w:delText>
        </w:r>
        <w:r w:rsidDel="00B80E10">
          <w:rPr>
            <w:rStyle w:val="Hyperlink"/>
            <w:rFonts w:ascii="Nunito" w:eastAsia="Nunito" w:hAnsi="Nunito"/>
            <w:b/>
            <w:bCs/>
          </w:rPr>
          <w:fldChar w:fldCharType="end"/>
        </w:r>
        <w:r w:rsidRPr="00A91EE1" w:rsidDel="00B80E10">
          <w:rPr>
            <w:rFonts w:ascii="Nunito" w:eastAsia="Nunito" w:hAnsi="Nunito"/>
          </w:rPr>
          <w:delText>with any questions.</w:delText>
        </w:r>
      </w:del>
    </w:p>
    <w:p w14:paraId="66072CD7" w14:textId="4B905C55" w:rsidR="001308A5" w:rsidRPr="00A91EE1" w:rsidDel="00B80E10" w:rsidRDefault="001308A5" w:rsidP="001308A5">
      <w:pPr>
        <w:spacing w:line="360" w:lineRule="auto"/>
        <w:rPr>
          <w:del w:id="4471" w:author="Craig Parker" w:date="2024-08-16T13:08:00Z" w16du:dateUtc="2024-08-16T11:08:00Z"/>
          <w:rFonts w:ascii="Nunito" w:eastAsia="Nunito" w:hAnsi="Nunito"/>
        </w:rPr>
      </w:pPr>
      <w:del w:id="4472" w:author="Craig Parker" w:date="2024-08-16T13:08:00Z" w16du:dateUtc="2024-08-16T11:08:00Z">
        <w:r w:rsidRPr="00A91EE1" w:rsidDel="00B80E10">
          <w:rPr>
            <w:rFonts w:ascii="Nunito" w:eastAsia="Nunito" w:hAnsi="Nunito"/>
          </w:rPr>
          <w:delText>All completed submissions should be sent to the HE</w:delText>
        </w:r>
        <w:r w:rsidRPr="00A91EE1" w:rsidDel="00B80E10">
          <w:rPr>
            <w:rFonts w:ascii="Nunito" w:eastAsia="Nunito" w:hAnsi="Nunito"/>
            <w:vertAlign w:val="superscript"/>
          </w:rPr>
          <w:delText>2</w:delText>
        </w:r>
        <w:r w:rsidRPr="00A91EE1" w:rsidDel="00B80E10">
          <w:rPr>
            <w:rFonts w:ascii="Nunito" w:eastAsia="Nunito" w:hAnsi="Nunito"/>
          </w:rPr>
          <w:delText>AT Center using this email: xxx.</w:delText>
        </w:r>
      </w:del>
    </w:p>
    <w:p w14:paraId="3F5EBAE0" w14:textId="77777777" w:rsidR="00B80E10" w:rsidRPr="00B80E10" w:rsidRDefault="001308A5" w:rsidP="00B80E10">
      <w:pPr>
        <w:spacing w:line="360" w:lineRule="auto"/>
        <w:rPr>
          <w:ins w:id="4473" w:author="Craig Parker" w:date="2024-08-16T13:08:00Z"/>
          <w:rFonts w:ascii="Nunito" w:eastAsia="Nunito" w:hAnsi="Nunito"/>
        </w:rPr>
      </w:pPr>
      <w:r w:rsidRPr="00A91EE1">
        <w:rPr>
          <w:rFonts w:ascii="Nunito" w:eastAsia="Nunito" w:hAnsi="Nunito"/>
        </w:rPr>
        <w:t> </w:t>
      </w:r>
      <w:ins w:id="4474" w:author="Craig Parker" w:date="2024-08-16T13:08:00Z">
        <w:r w:rsidR="00B80E10" w:rsidRPr="00B80E10">
          <w:rPr>
            <w:rFonts w:ascii="Nunito" w:eastAsia="Nunito" w:hAnsi="Nunito"/>
          </w:rPr>
          <w:t>Please contact </w:t>
        </w:r>
        <w:r w:rsidR="00B80E10" w:rsidRPr="00B80E10">
          <w:rPr>
            <w:rFonts w:ascii="Nunito" w:eastAsia="Nunito" w:hAnsi="Nunito"/>
          </w:rPr>
          <w:fldChar w:fldCharType="begin"/>
        </w:r>
        <w:r w:rsidR="00B80E10" w:rsidRPr="00B80E10">
          <w:rPr>
            <w:rFonts w:ascii="Nunito" w:eastAsia="Nunito" w:hAnsi="Nunito"/>
          </w:rPr>
          <w:instrText>HYPERLINK "mailto:impaact.capsubmissions@fstrf.org"</w:instrText>
        </w:r>
        <w:r w:rsidR="00B80E10" w:rsidRPr="00B80E10">
          <w:rPr>
            <w:rFonts w:ascii="Nunito" w:eastAsia="Nunito" w:hAnsi="Nunito"/>
          </w:rPr>
        </w:r>
        <w:r w:rsidR="00B80E10" w:rsidRPr="00B80E10">
          <w:rPr>
            <w:rFonts w:ascii="Nunito" w:eastAsia="Nunito" w:hAnsi="Nunito"/>
          </w:rPr>
          <w:fldChar w:fldCharType="separate"/>
        </w:r>
        <w:r w:rsidR="00B80E10" w:rsidRPr="00B80E10">
          <w:rPr>
            <w:rStyle w:val="Hyperlink"/>
            <w:rFonts w:ascii="Nunito" w:eastAsia="Nunito" w:hAnsi="Nunito"/>
            <w:b/>
            <w:bCs/>
          </w:rPr>
          <w:t>xxx </w:t>
        </w:r>
      </w:ins>
      <w:r w:rsidR="00B80E10" w:rsidRPr="00B80E10">
        <w:rPr>
          <w:rFonts w:ascii="Nunito" w:eastAsia="Nunito" w:hAnsi="Nunito"/>
        </w:rPr>
        <w:fldChar w:fldCharType="end"/>
      </w:r>
      <w:ins w:id="4475" w:author="Craig Parker" w:date="2024-08-16T13:08:00Z">
        <w:r w:rsidR="00B80E10" w:rsidRPr="00B80E10">
          <w:rPr>
            <w:rFonts w:ascii="Nunito" w:eastAsia="Nunito" w:hAnsi="Nunito"/>
          </w:rPr>
          <w:t>with any questions.</w:t>
        </w:r>
      </w:ins>
    </w:p>
    <w:p w14:paraId="3C501596" w14:textId="7D9CD848" w:rsidR="001308A5" w:rsidRPr="00A91EE1" w:rsidDel="00B80E10" w:rsidRDefault="00B80E10" w:rsidP="001308A5">
      <w:pPr>
        <w:spacing w:line="360" w:lineRule="auto"/>
        <w:rPr>
          <w:del w:id="4476" w:author="Craig Parker" w:date="2024-08-16T13:08:00Z" w16du:dateUtc="2024-08-16T11:08:00Z"/>
          <w:rFonts w:ascii="Nunito" w:eastAsia="Nunito" w:hAnsi="Nunito"/>
        </w:rPr>
      </w:pPr>
      <w:ins w:id="4477" w:author="Craig Parker" w:date="2024-08-16T13:08:00Z">
        <w:r w:rsidRPr="00B80E10">
          <w:rPr>
            <w:rFonts w:ascii="Nunito" w:eastAsia="Nunito" w:hAnsi="Nunito"/>
          </w:rPr>
          <w:lastRenderedPageBreak/>
          <w:t>All completed submissions should be sent to the HE</w:t>
        </w:r>
        <w:r w:rsidRPr="00B80E10">
          <w:rPr>
            <w:rFonts w:ascii="Nunito" w:eastAsia="Nunito" w:hAnsi="Nunito"/>
            <w:vertAlign w:val="superscript"/>
          </w:rPr>
          <w:t>2</w:t>
        </w:r>
        <w:r w:rsidRPr="00B80E10">
          <w:rPr>
            <w:rFonts w:ascii="Nunito" w:eastAsia="Nunito" w:hAnsi="Nunito"/>
          </w:rPr>
          <w:t>AT Center using this email: xxx.</w:t>
        </w:r>
      </w:ins>
    </w:p>
    <w:p w14:paraId="67590165" w14:textId="77777777" w:rsidR="001308A5" w:rsidDel="009B0965" w:rsidRDefault="001308A5" w:rsidP="001308A5">
      <w:pPr>
        <w:spacing w:line="360" w:lineRule="auto"/>
        <w:rPr>
          <w:del w:id="4478" w:author="Craig Parker" w:date="2024-08-16T13:56:00Z" w16du:dateUtc="2024-08-16T11:56:00Z"/>
          <w:rFonts w:ascii="Nunito" w:eastAsia="Nunito" w:hAnsi="Nunito"/>
          <w:b/>
        </w:rPr>
      </w:pPr>
      <w:del w:id="4479" w:author="Craig Parker" w:date="2024-08-16T13:56:00Z" w16du:dateUtc="2024-08-16T11:56:00Z">
        <w:r w:rsidRPr="00A91EE1" w:rsidDel="009B0965">
          <w:rPr>
            <w:rFonts w:ascii="Nunito" w:eastAsia="Nunito" w:hAnsi="Nunito"/>
          </w:rPr>
          <w:br w:type="page"/>
        </w:r>
      </w:del>
    </w:p>
    <w:p w14:paraId="78C5F04A" w14:textId="29A969E0" w:rsidR="009B0965" w:rsidRDefault="009B0965">
      <w:pPr>
        <w:rPr>
          <w:ins w:id="4480" w:author="Craig Parker" w:date="2024-08-16T13:56:00Z" w16du:dateUtc="2024-08-16T11:56:00Z"/>
          <w:rFonts w:ascii="Nunito" w:eastAsia="Nunito" w:hAnsi="Nunito"/>
          <w:b/>
        </w:rPr>
      </w:pPr>
      <w:ins w:id="4481" w:author="Craig Parker" w:date="2024-08-16T13:56:00Z" w16du:dateUtc="2024-08-16T11:56:00Z">
        <w:r>
          <w:rPr>
            <w:rFonts w:ascii="Nunito" w:eastAsia="Nunito" w:hAnsi="Nunito"/>
            <w:b/>
          </w:rPr>
          <w:br w:type="page"/>
        </w:r>
      </w:ins>
    </w:p>
    <w:p w14:paraId="634F7DA1" w14:textId="77777777" w:rsidR="009B0965" w:rsidRPr="00A91EE1" w:rsidRDefault="009B0965" w:rsidP="001308A5">
      <w:pPr>
        <w:spacing w:line="360" w:lineRule="auto"/>
        <w:rPr>
          <w:ins w:id="4482" w:author="Craig Parker" w:date="2024-08-16T13:56:00Z" w16du:dateUtc="2024-08-16T11:56:00Z"/>
          <w:rFonts w:ascii="Nunito" w:eastAsia="Nunito" w:hAnsi="Nunito"/>
        </w:rPr>
      </w:pPr>
    </w:p>
    <w:p w14:paraId="5C975ABA" w14:textId="77777777" w:rsidR="001308A5" w:rsidRPr="00A91EE1" w:rsidRDefault="001308A5" w:rsidP="001308A5">
      <w:pPr>
        <w:spacing w:line="360" w:lineRule="auto"/>
        <w:rPr>
          <w:rFonts w:ascii="Nunito" w:eastAsia="Nunito" w:hAnsi="Nunito"/>
          <w:b/>
        </w:rPr>
      </w:pPr>
      <w:r w:rsidRPr="00A91EE1">
        <w:rPr>
          <w:rFonts w:ascii="Nunito" w:eastAsia="Nunito" w:hAnsi="Nunito"/>
          <w:b/>
        </w:rPr>
        <w:t>HE</w:t>
      </w:r>
      <w:r w:rsidRPr="00A91EE1">
        <w:rPr>
          <w:rFonts w:ascii="Nunito" w:eastAsia="Nunito" w:hAnsi="Nunito"/>
          <w:b/>
          <w:vertAlign w:val="superscript"/>
        </w:rPr>
        <w:t>2</w:t>
      </w:r>
      <w:r w:rsidRPr="00A91EE1">
        <w:rPr>
          <w:rFonts w:ascii="Nunito" w:eastAsia="Nunito" w:hAnsi="Nunito"/>
          <w:b/>
        </w:rPr>
        <w:t>AT Center Data Request Application Form</w:t>
      </w:r>
    </w:p>
    <w:p w14:paraId="35808603" w14:textId="77777777" w:rsidR="001308A5" w:rsidRPr="00A91EE1" w:rsidDel="00B80E10" w:rsidRDefault="001308A5" w:rsidP="001308A5">
      <w:pPr>
        <w:spacing w:line="360" w:lineRule="auto"/>
        <w:rPr>
          <w:del w:id="4483" w:author="Craig Parker" w:date="2024-08-16T13:08:00Z" w16du:dateUtc="2024-08-16T11:08:00Z"/>
          <w:rFonts w:ascii="Nunito" w:eastAsia="Nunito" w:hAnsi="Nunito"/>
        </w:rPr>
      </w:pPr>
    </w:p>
    <w:p w14:paraId="1EA1DEE8" w14:textId="77777777" w:rsidR="001308A5" w:rsidRPr="00A91EE1" w:rsidRDefault="001308A5" w:rsidP="001308A5">
      <w:pPr>
        <w:spacing w:line="360" w:lineRule="auto"/>
        <w:rPr>
          <w:rFonts w:ascii="Nunito" w:eastAsia="Nunito" w:hAnsi="Nunito"/>
        </w:rPr>
      </w:pPr>
      <w:r w:rsidRPr="00A91EE1">
        <w:rPr>
          <w:rFonts w:ascii="Nunito" w:eastAsia="Nunito" w:hAnsi="Nunito"/>
        </w:rPr>
        <w:t xml:space="preserve">Submit the completed form to the </w:t>
      </w:r>
      <w:r w:rsidRPr="00A91EE1">
        <w:rPr>
          <w:rFonts w:ascii="Nunito" w:eastAsia="Nunito" w:hAnsi="Nunito"/>
          <w:b/>
        </w:rPr>
        <w:t>HE</w:t>
      </w:r>
      <w:r w:rsidRPr="00A91EE1">
        <w:rPr>
          <w:rFonts w:ascii="Nunito" w:eastAsia="Nunito" w:hAnsi="Nunito"/>
          <w:b/>
          <w:vertAlign w:val="superscript"/>
        </w:rPr>
        <w:t>2</w:t>
      </w:r>
      <w:r w:rsidRPr="00A91EE1">
        <w:rPr>
          <w:rFonts w:ascii="Nunito" w:eastAsia="Nunito" w:hAnsi="Nunito"/>
          <w:b/>
        </w:rPr>
        <w:t>AT Center</w:t>
      </w:r>
      <w:r w:rsidRPr="00A91EE1">
        <w:rPr>
          <w:rFonts w:ascii="Nunito" w:eastAsia="Nunito" w:hAnsi="Nunito"/>
        </w:rPr>
        <w:t xml:space="preserve"> for consideration using this email address: xxx</w:t>
      </w:r>
    </w:p>
    <w:p w14:paraId="42F13E80" w14:textId="77777777" w:rsidR="001308A5" w:rsidRPr="00A91EE1" w:rsidRDefault="001308A5" w:rsidP="001308A5">
      <w:pPr>
        <w:spacing w:line="360" w:lineRule="auto"/>
        <w:rPr>
          <w:rFonts w:ascii="Nunito" w:eastAsia="Nunito" w:hAnsi="Nunito"/>
          <w:b/>
          <w:bCs/>
          <w:u w:val="single"/>
        </w:rPr>
      </w:pPr>
      <w:r w:rsidRPr="00A91EE1">
        <w:rPr>
          <w:rFonts w:ascii="Nunito" w:eastAsia="Nunito" w:hAnsi="Nunito"/>
          <w:b/>
          <w:bCs/>
        </w:rPr>
        <w:t>GENERAL INFORMATION</w:t>
      </w:r>
    </w:p>
    <w:p w14:paraId="3BF794A2" w14:textId="77777777" w:rsidR="001308A5" w:rsidRPr="00A91EE1" w:rsidRDefault="001308A5" w:rsidP="001F4BEC">
      <w:pPr>
        <w:numPr>
          <w:ilvl w:val="2"/>
          <w:numId w:val="34"/>
        </w:numPr>
        <w:tabs>
          <w:tab w:val="left" w:pos="720"/>
        </w:tabs>
        <w:overflowPunct w:val="0"/>
        <w:autoSpaceDE w:val="0"/>
        <w:autoSpaceDN w:val="0"/>
        <w:adjustRightInd w:val="0"/>
        <w:spacing w:after="0" w:line="360" w:lineRule="auto"/>
        <w:rPr>
          <w:rFonts w:ascii="Nunito" w:eastAsia="Nunito" w:hAnsi="Nunito"/>
          <w:bCs/>
        </w:rPr>
      </w:pPr>
      <w:bookmarkStart w:id="4484" w:name="_Hlk62120802"/>
      <w:r w:rsidRPr="00A91EE1">
        <w:rPr>
          <w:rFonts w:ascii="Nunito" w:eastAsia="Nunito" w:hAnsi="Nunito"/>
          <w:b/>
        </w:rPr>
        <w:t xml:space="preserve">Request submitted by: </w:t>
      </w:r>
      <w:bookmarkEnd w:id="4484"/>
    </w:p>
    <w:p w14:paraId="240DE66A" w14:textId="77777777" w:rsidR="001308A5" w:rsidRPr="00A91EE1" w:rsidRDefault="001308A5" w:rsidP="001F4BEC">
      <w:pPr>
        <w:numPr>
          <w:ilvl w:val="0"/>
          <w:numId w:val="36"/>
        </w:numPr>
        <w:overflowPunct w:val="0"/>
        <w:autoSpaceDE w:val="0"/>
        <w:autoSpaceDN w:val="0"/>
        <w:adjustRightInd w:val="0"/>
        <w:spacing w:after="0" w:line="360" w:lineRule="auto"/>
        <w:rPr>
          <w:rFonts w:ascii="Nunito" w:eastAsia="Nunito" w:hAnsi="Nunito"/>
          <w:bCs/>
        </w:rPr>
      </w:pPr>
      <w:r w:rsidRPr="00A91EE1">
        <w:rPr>
          <w:rFonts w:ascii="Nunito" w:eastAsia="Nunito" w:hAnsi="Nunito"/>
          <w:bCs/>
        </w:rPr>
        <w:t xml:space="preserve">Name: </w:t>
      </w:r>
    </w:p>
    <w:p w14:paraId="444D4900" w14:textId="77777777" w:rsidR="001308A5" w:rsidRPr="00A91EE1" w:rsidRDefault="001308A5" w:rsidP="001F4BEC">
      <w:pPr>
        <w:numPr>
          <w:ilvl w:val="0"/>
          <w:numId w:val="36"/>
        </w:numPr>
        <w:overflowPunct w:val="0"/>
        <w:autoSpaceDE w:val="0"/>
        <w:autoSpaceDN w:val="0"/>
        <w:adjustRightInd w:val="0"/>
        <w:spacing w:after="0" w:line="360" w:lineRule="auto"/>
        <w:rPr>
          <w:rFonts w:ascii="Nunito" w:eastAsia="Nunito" w:hAnsi="Nunito"/>
          <w:bCs/>
        </w:rPr>
      </w:pPr>
      <w:r w:rsidRPr="00A91EE1">
        <w:rPr>
          <w:rFonts w:ascii="Nunito" w:eastAsia="Nunito" w:hAnsi="Nunito"/>
          <w:bCs/>
        </w:rPr>
        <w:t xml:space="preserve">Institution </w:t>
      </w:r>
    </w:p>
    <w:p w14:paraId="63F64C54" w14:textId="77777777" w:rsidR="001308A5" w:rsidRPr="00A91EE1" w:rsidRDefault="001308A5" w:rsidP="001F4BEC">
      <w:pPr>
        <w:numPr>
          <w:ilvl w:val="0"/>
          <w:numId w:val="36"/>
        </w:numPr>
        <w:overflowPunct w:val="0"/>
        <w:autoSpaceDE w:val="0"/>
        <w:autoSpaceDN w:val="0"/>
        <w:adjustRightInd w:val="0"/>
        <w:spacing w:after="0" w:line="360" w:lineRule="auto"/>
        <w:rPr>
          <w:rFonts w:ascii="Nunito" w:eastAsia="Nunito" w:hAnsi="Nunito"/>
        </w:rPr>
      </w:pPr>
      <w:r w:rsidRPr="00A91EE1">
        <w:rPr>
          <w:rFonts w:ascii="Nunito" w:eastAsia="Nunito" w:hAnsi="Nunito"/>
          <w:bCs/>
        </w:rPr>
        <w:t xml:space="preserve">Email address: </w:t>
      </w:r>
    </w:p>
    <w:p w14:paraId="7ADB2FB8" w14:textId="77777777" w:rsidR="001308A5" w:rsidRPr="00A91EE1" w:rsidRDefault="001308A5" w:rsidP="001308A5">
      <w:pPr>
        <w:spacing w:line="360" w:lineRule="auto"/>
        <w:rPr>
          <w:rFonts w:ascii="Nunito" w:eastAsia="Nunito" w:hAnsi="Nunito"/>
        </w:rPr>
      </w:pPr>
    </w:p>
    <w:p w14:paraId="45C293B0" w14:textId="77777777" w:rsidR="001308A5" w:rsidRPr="00A91EE1" w:rsidRDefault="001308A5" w:rsidP="001F4BEC">
      <w:pPr>
        <w:numPr>
          <w:ilvl w:val="2"/>
          <w:numId w:val="34"/>
        </w:numPr>
        <w:overflowPunct w:val="0"/>
        <w:autoSpaceDE w:val="0"/>
        <w:autoSpaceDN w:val="0"/>
        <w:adjustRightInd w:val="0"/>
        <w:spacing w:after="0" w:line="360" w:lineRule="auto"/>
        <w:rPr>
          <w:rFonts w:ascii="Nunito" w:eastAsia="Nunito" w:hAnsi="Nunito"/>
          <w:b/>
        </w:rPr>
      </w:pPr>
      <w:r w:rsidRPr="00A91EE1">
        <w:rPr>
          <w:rFonts w:ascii="Nunito" w:eastAsia="Nunito" w:hAnsi="Nunito"/>
          <w:b/>
        </w:rPr>
        <w:t xml:space="preserve">Date submitted: </w:t>
      </w:r>
    </w:p>
    <w:p w14:paraId="54A8ABDD" w14:textId="77777777" w:rsidR="001308A5" w:rsidRPr="00A91EE1" w:rsidRDefault="001308A5" w:rsidP="001308A5">
      <w:pPr>
        <w:spacing w:line="360" w:lineRule="auto"/>
        <w:rPr>
          <w:rFonts w:ascii="Nunito" w:eastAsia="Nunito" w:hAnsi="Nunito"/>
          <w:b/>
        </w:rPr>
      </w:pPr>
    </w:p>
    <w:p w14:paraId="65D630D3" w14:textId="77777777" w:rsidR="001308A5" w:rsidRPr="00A91EE1" w:rsidRDefault="001308A5" w:rsidP="001F4BEC">
      <w:pPr>
        <w:numPr>
          <w:ilvl w:val="2"/>
          <w:numId w:val="34"/>
        </w:numPr>
        <w:overflowPunct w:val="0"/>
        <w:autoSpaceDE w:val="0"/>
        <w:autoSpaceDN w:val="0"/>
        <w:adjustRightInd w:val="0"/>
        <w:spacing w:after="0" w:line="360" w:lineRule="auto"/>
        <w:rPr>
          <w:rFonts w:ascii="Nunito" w:eastAsia="Nunito" w:hAnsi="Nunito"/>
          <w:b/>
        </w:rPr>
      </w:pPr>
      <w:r w:rsidRPr="00A91EE1">
        <w:rPr>
          <w:rFonts w:ascii="Nunito" w:eastAsia="Nunito" w:hAnsi="Nunito"/>
          <w:b/>
        </w:rPr>
        <w:t xml:space="preserve">Title: </w:t>
      </w:r>
    </w:p>
    <w:p w14:paraId="651BEBF0" w14:textId="77777777" w:rsidR="001308A5" w:rsidRPr="00A91EE1" w:rsidRDefault="001308A5" w:rsidP="001308A5">
      <w:pPr>
        <w:spacing w:line="360" w:lineRule="auto"/>
        <w:rPr>
          <w:rFonts w:ascii="Nunito" w:eastAsia="Nunito" w:hAnsi="Nunito"/>
          <w:b/>
        </w:rPr>
      </w:pPr>
    </w:p>
    <w:p w14:paraId="7B37357E" w14:textId="77777777" w:rsidR="001308A5" w:rsidRPr="00A91EE1" w:rsidRDefault="001308A5" w:rsidP="001F4BEC">
      <w:pPr>
        <w:numPr>
          <w:ilvl w:val="2"/>
          <w:numId w:val="34"/>
        </w:numPr>
        <w:overflowPunct w:val="0"/>
        <w:autoSpaceDE w:val="0"/>
        <w:autoSpaceDN w:val="0"/>
        <w:adjustRightInd w:val="0"/>
        <w:spacing w:after="0" w:line="360" w:lineRule="auto"/>
        <w:rPr>
          <w:rFonts w:ascii="Nunito" w:eastAsia="Nunito" w:hAnsi="Nunito"/>
          <w:b/>
        </w:rPr>
      </w:pPr>
      <w:r w:rsidRPr="00A91EE1">
        <w:rPr>
          <w:rFonts w:ascii="Nunito" w:eastAsia="Nunito" w:hAnsi="Nunito"/>
          <w:b/>
        </w:rPr>
        <w:t>Lead investigator:</w:t>
      </w:r>
    </w:p>
    <w:p w14:paraId="100C24C7" w14:textId="77777777" w:rsidR="001308A5" w:rsidRPr="00A91EE1" w:rsidRDefault="001308A5" w:rsidP="001F4BEC">
      <w:pPr>
        <w:numPr>
          <w:ilvl w:val="0"/>
          <w:numId w:val="37"/>
        </w:numPr>
        <w:overflowPunct w:val="0"/>
        <w:autoSpaceDE w:val="0"/>
        <w:autoSpaceDN w:val="0"/>
        <w:adjustRightInd w:val="0"/>
        <w:spacing w:after="0" w:line="360" w:lineRule="auto"/>
        <w:rPr>
          <w:rFonts w:ascii="Nunito" w:eastAsia="Nunito" w:hAnsi="Nunito"/>
          <w:bCs/>
        </w:rPr>
      </w:pPr>
      <w:r w:rsidRPr="00A91EE1">
        <w:rPr>
          <w:rFonts w:ascii="Nunito" w:eastAsia="Nunito" w:hAnsi="Nunito"/>
          <w:bCs/>
        </w:rPr>
        <w:t xml:space="preserve">Name </w:t>
      </w:r>
    </w:p>
    <w:p w14:paraId="3CEB9F77" w14:textId="77777777" w:rsidR="001308A5" w:rsidRPr="00A91EE1" w:rsidRDefault="001308A5" w:rsidP="001F4BEC">
      <w:pPr>
        <w:numPr>
          <w:ilvl w:val="0"/>
          <w:numId w:val="37"/>
        </w:numPr>
        <w:overflowPunct w:val="0"/>
        <w:autoSpaceDE w:val="0"/>
        <w:autoSpaceDN w:val="0"/>
        <w:adjustRightInd w:val="0"/>
        <w:spacing w:after="0" w:line="360" w:lineRule="auto"/>
        <w:rPr>
          <w:rFonts w:ascii="Nunito" w:eastAsia="Nunito" w:hAnsi="Nunito"/>
          <w:bCs/>
        </w:rPr>
      </w:pPr>
      <w:r w:rsidRPr="00A91EE1">
        <w:rPr>
          <w:rFonts w:ascii="Nunito" w:eastAsia="Nunito" w:hAnsi="Nunito"/>
          <w:bCs/>
        </w:rPr>
        <w:t xml:space="preserve">Institution </w:t>
      </w:r>
    </w:p>
    <w:p w14:paraId="36516269" w14:textId="77777777" w:rsidR="001308A5" w:rsidRPr="00A91EE1" w:rsidRDefault="001308A5" w:rsidP="001F4BEC">
      <w:pPr>
        <w:numPr>
          <w:ilvl w:val="0"/>
          <w:numId w:val="37"/>
        </w:numPr>
        <w:overflowPunct w:val="0"/>
        <w:autoSpaceDE w:val="0"/>
        <w:autoSpaceDN w:val="0"/>
        <w:adjustRightInd w:val="0"/>
        <w:spacing w:after="0" w:line="360" w:lineRule="auto"/>
        <w:rPr>
          <w:rFonts w:ascii="Nunito" w:eastAsia="Nunito" w:hAnsi="Nunito"/>
          <w:bCs/>
        </w:rPr>
      </w:pPr>
      <w:r w:rsidRPr="00A91EE1">
        <w:rPr>
          <w:rFonts w:ascii="Nunito" w:eastAsia="Nunito" w:hAnsi="Nunito"/>
          <w:bCs/>
        </w:rPr>
        <w:t xml:space="preserve">Email address: </w:t>
      </w:r>
    </w:p>
    <w:p w14:paraId="6B39293D" w14:textId="77777777" w:rsidR="001308A5" w:rsidRPr="00A91EE1" w:rsidRDefault="001308A5" w:rsidP="001308A5">
      <w:pPr>
        <w:spacing w:line="360" w:lineRule="auto"/>
        <w:rPr>
          <w:rFonts w:ascii="Nunito" w:eastAsia="Nunito" w:hAnsi="Nunito"/>
          <w:bCs/>
        </w:rPr>
      </w:pPr>
    </w:p>
    <w:p w14:paraId="0AEFF3DD" w14:textId="77777777" w:rsidR="001308A5" w:rsidRPr="00A91EE1" w:rsidRDefault="001308A5" w:rsidP="001F4BEC">
      <w:pPr>
        <w:numPr>
          <w:ilvl w:val="2"/>
          <w:numId w:val="34"/>
        </w:numPr>
        <w:overflowPunct w:val="0"/>
        <w:autoSpaceDE w:val="0"/>
        <w:autoSpaceDN w:val="0"/>
        <w:adjustRightInd w:val="0"/>
        <w:spacing w:after="0" w:line="360" w:lineRule="auto"/>
        <w:rPr>
          <w:rFonts w:ascii="Nunito" w:eastAsia="Nunito" w:hAnsi="Nunito"/>
          <w:b/>
        </w:rPr>
      </w:pPr>
      <w:r w:rsidRPr="00A91EE1">
        <w:rPr>
          <w:rFonts w:ascii="Nunito" w:eastAsia="Nunito" w:hAnsi="Nunito"/>
          <w:b/>
        </w:rPr>
        <w:t xml:space="preserve">Co-investigator(s): </w:t>
      </w:r>
      <w:r w:rsidRPr="00A91EE1">
        <w:rPr>
          <w:rFonts w:ascii="Nunito" w:eastAsia="Nunito" w:hAnsi="Nunito"/>
        </w:rPr>
        <w:t>Include name(s), institution(s), email(s)</w:t>
      </w:r>
    </w:p>
    <w:p w14:paraId="326B0B93" w14:textId="77777777" w:rsidR="001308A5" w:rsidRPr="00A91EE1" w:rsidRDefault="001308A5" w:rsidP="001308A5">
      <w:pPr>
        <w:spacing w:line="360" w:lineRule="auto"/>
        <w:rPr>
          <w:rFonts w:ascii="Nunito" w:eastAsia="Nunito" w:hAnsi="Nunito"/>
          <w:b/>
        </w:rPr>
      </w:pPr>
    </w:p>
    <w:p w14:paraId="4FA7D946" w14:textId="77777777" w:rsidR="001308A5" w:rsidRPr="00A91EE1" w:rsidRDefault="001308A5" w:rsidP="001F4BEC">
      <w:pPr>
        <w:numPr>
          <w:ilvl w:val="2"/>
          <w:numId w:val="34"/>
        </w:numPr>
        <w:overflowPunct w:val="0"/>
        <w:autoSpaceDE w:val="0"/>
        <w:autoSpaceDN w:val="0"/>
        <w:adjustRightInd w:val="0"/>
        <w:spacing w:after="0" w:line="360" w:lineRule="auto"/>
        <w:rPr>
          <w:rFonts w:ascii="Nunito" w:eastAsia="Nunito" w:hAnsi="Nunito"/>
        </w:rPr>
      </w:pPr>
      <w:r w:rsidRPr="00A91EE1">
        <w:rPr>
          <w:rFonts w:ascii="Nunito" w:eastAsia="Nunito" w:hAnsi="Nunito"/>
          <w:b/>
        </w:rPr>
        <w:t xml:space="preserve">Relevant studies: </w:t>
      </w:r>
      <w:r w:rsidRPr="00A91EE1">
        <w:rPr>
          <w:rFonts w:ascii="Nunito" w:eastAsia="Nunito" w:hAnsi="Nunito"/>
        </w:rPr>
        <w:t>List all HE</w:t>
      </w:r>
      <w:r w:rsidRPr="00A91EE1">
        <w:rPr>
          <w:rFonts w:ascii="Nunito" w:eastAsia="Nunito" w:hAnsi="Nunito"/>
          <w:vertAlign w:val="superscript"/>
        </w:rPr>
        <w:t>2</w:t>
      </w:r>
      <w:r w:rsidRPr="00A91EE1">
        <w:rPr>
          <w:rFonts w:ascii="Nunito" w:eastAsia="Nunito" w:hAnsi="Nunito"/>
        </w:rPr>
        <w:t xml:space="preserve">AT Center studies from which data are being requested: </w:t>
      </w:r>
    </w:p>
    <w:p w14:paraId="75472838" w14:textId="77777777" w:rsidR="001308A5" w:rsidRPr="00A91EE1" w:rsidRDefault="001308A5" w:rsidP="001308A5">
      <w:pPr>
        <w:spacing w:line="360" w:lineRule="auto"/>
        <w:rPr>
          <w:rFonts w:ascii="Nunito" w:eastAsia="Nunito" w:hAnsi="Nunito"/>
        </w:rPr>
      </w:pPr>
    </w:p>
    <w:p w14:paraId="45DEEBB9" w14:textId="77777777" w:rsidR="001308A5" w:rsidRPr="00A91EE1" w:rsidRDefault="001308A5" w:rsidP="001F4BEC">
      <w:pPr>
        <w:numPr>
          <w:ilvl w:val="2"/>
          <w:numId w:val="34"/>
        </w:numPr>
        <w:overflowPunct w:val="0"/>
        <w:autoSpaceDE w:val="0"/>
        <w:autoSpaceDN w:val="0"/>
        <w:adjustRightInd w:val="0"/>
        <w:spacing w:after="0" w:line="360" w:lineRule="auto"/>
        <w:rPr>
          <w:rFonts w:ascii="Nunito" w:eastAsia="Nunito" w:hAnsi="Nunito"/>
        </w:rPr>
      </w:pPr>
      <w:r w:rsidRPr="00A91EE1">
        <w:rPr>
          <w:rFonts w:ascii="Nunito" w:eastAsia="Nunito" w:hAnsi="Nunito"/>
          <w:b/>
        </w:rPr>
        <w:lastRenderedPageBreak/>
        <w:t xml:space="preserve">Relevant variables: </w:t>
      </w:r>
      <w:r w:rsidRPr="00A91EE1">
        <w:rPr>
          <w:rFonts w:ascii="Nunito" w:eastAsia="Nunito" w:hAnsi="Nunito"/>
        </w:rPr>
        <w:t xml:space="preserve">List all variables that are being requested: </w:t>
      </w:r>
    </w:p>
    <w:p w14:paraId="1405E9F5" w14:textId="77777777" w:rsidR="001308A5" w:rsidRPr="00A91EE1" w:rsidRDefault="001308A5" w:rsidP="001308A5">
      <w:pPr>
        <w:spacing w:line="360" w:lineRule="auto"/>
        <w:rPr>
          <w:rFonts w:ascii="Nunito" w:eastAsia="Nunito" w:hAnsi="Nunito"/>
          <w:b/>
          <w:bCs/>
        </w:rPr>
      </w:pPr>
    </w:p>
    <w:p w14:paraId="41ED1600" w14:textId="77777777" w:rsidR="001308A5" w:rsidRPr="00A91EE1" w:rsidRDefault="001308A5" w:rsidP="001F4BEC">
      <w:pPr>
        <w:numPr>
          <w:ilvl w:val="2"/>
          <w:numId w:val="34"/>
        </w:numPr>
        <w:overflowPunct w:val="0"/>
        <w:autoSpaceDE w:val="0"/>
        <w:autoSpaceDN w:val="0"/>
        <w:adjustRightInd w:val="0"/>
        <w:spacing w:after="0" w:line="360" w:lineRule="auto"/>
        <w:rPr>
          <w:rFonts w:ascii="Nunito" w:eastAsia="Nunito" w:hAnsi="Nunito"/>
          <w:b/>
          <w:bCs/>
        </w:rPr>
      </w:pPr>
      <w:r w:rsidRPr="00A91EE1">
        <w:rPr>
          <w:rFonts w:ascii="Nunito" w:eastAsia="Nunito" w:hAnsi="Nunito"/>
          <w:b/>
          <w:bCs/>
        </w:rPr>
        <w:t>Please indicate your preference regarding the type of file format you wish to receive.</w:t>
      </w:r>
    </w:p>
    <w:p w14:paraId="3F71C81B" w14:textId="77777777" w:rsidR="001308A5" w:rsidRPr="00A91EE1" w:rsidRDefault="0048589B" w:rsidP="001308A5">
      <w:pPr>
        <w:spacing w:line="360" w:lineRule="auto"/>
        <w:rPr>
          <w:rFonts w:ascii="Nunito" w:eastAsia="Nunito" w:hAnsi="Nunito"/>
        </w:rPr>
      </w:pPr>
      <w:sdt>
        <w:sdtPr>
          <w:rPr>
            <w:rFonts w:ascii="Nunito" w:eastAsia="Nunito" w:hAnsi="Nunito"/>
          </w:rPr>
          <w:id w:val="1847824728"/>
          <w14:checkbox>
            <w14:checked w14:val="0"/>
            <w14:checkedState w14:val="2612" w14:font="MS Gothic"/>
            <w14:uncheckedState w14:val="2610" w14:font="MS Gothic"/>
          </w14:checkbox>
        </w:sdtPr>
        <w:sdtEndPr/>
        <w:sdtContent>
          <w:r w:rsidR="001308A5" w:rsidRPr="00A91EE1">
            <w:rPr>
              <w:rFonts w:ascii="Segoe UI Symbol" w:eastAsia="Nunito" w:hAnsi="Segoe UI Symbol" w:cs="Segoe UI Symbol"/>
            </w:rPr>
            <w:t>☐</w:t>
          </w:r>
        </w:sdtContent>
      </w:sdt>
      <w:r w:rsidR="001308A5" w:rsidRPr="00A91EE1">
        <w:rPr>
          <w:rFonts w:ascii="Nunito" w:eastAsia="Nunito" w:hAnsi="Nunito"/>
        </w:rPr>
        <w:t xml:space="preserve"> .csv (text)</w:t>
      </w:r>
    </w:p>
    <w:p w14:paraId="0B167FF0" w14:textId="77777777" w:rsidR="001308A5" w:rsidRPr="00A91EE1" w:rsidRDefault="0048589B" w:rsidP="001308A5">
      <w:pPr>
        <w:spacing w:line="360" w:lineRule="auto"/>
        <w:rPr>
          <w:rFonts w:ascii="Nunito" w:eastAsia="Nunito" w:hAnsi="Nunito"/>
        </w:rPr>
      </w:pPr>
      <w:sdt>
        <w:sdtPr>
          <w:rPr>
            <w:rFonts w:ascii="Nunito" w:eastAsia="Nunito" w:hAnsi="Nunito"/>
          </w:rPr>
          <w:id w:val="-527255888"/>
          <w14:checkbox>
            <w14:checked w14:val="0"/>
            <w14:checkedState w14:val="2612" w14:font="MS Gothic"/>
            <w14:uncheckedState w14:val="2610" w14:font="MS Gothic"/>
          </w14:checkbox>
        </w:sdtPr>
        <w:sdtEndPr/>
        <w:sdtContent>
          <w:r w:rsidR="001308A5" w:rsidRPr="00A91EE1">
            <w:rPr>
              <w:rFonts w:ascii="Segoe UI Symbol" w:eastAsia="Nunito" w:hAnsi="Segoe UI Symbol" w:cs="Segoe UI Symbol"/>
            </w:rPr>
            <w:t>☐</w:t>
          </w:r>
        </w:sdtContent>
      </w:sdt>
      <w:r w:rsidR="001308A5" w:rsidRPr="00A91EE1">
        <w:rPr>
          <w:rFonts w:ascii="Nunito" w:eastAsia="Nunito" w:hAnsi="Nunito"/>
        </w:rPr>
        <w:t xml:space="preserve"> .xlsx (Excel)</w:t>
      </w:r>
    </w:p>
    <w:p w14:paraId="7936E2A4" w14:textId="77777777" w:rsidR="001308A5" w:rsidRPr="00A91EE1" w:rsidRDefault="0048589B" w:rsidP="001308A5">
      <w:pPr>
        <w:spacing w:line="360" w:lineRule="auto"/>
        <w:rPr>
          <w:rFonts w:ascii="Nunito" w:eastAsia="Nunito" w:hAnsi="Nunito"/>
        </w:rPr>
      </w:pPr>
      <w:sdt>
        <w:sdtPr>
          <w:rPr>
            <w:rFonts w:ascii="Nunito" w:eastAsia="Nunito" w:hAnsi="Nunito"/>
          </w:rPr>
          <w:id w:val="-771167965"/>
          <w14:checkbox>
            <w14:checked w14:val="0"/>
            <w14:checkedState w14:val="2612" w14:font="MS Gothic"/>
            <w14:uncheckedState w14:val="2610" w14:font="MS Gothic"/>
          </w14:checkbox>
        </w:sdtPr>
        <w:sdtEndPr/>
        <w:sdtContent>
          <w:r w:rsidR="001308A5" w:rsidRPr="00A91EE1">
            <w:rPr>
              <w:rFonts w:ascii="Segoe UI Symbol" w:eastAsia="Nunito" w:hAnsi="Segoe UI Symbol" w:cs="Segoe UI Symbol"/>
            </w:rPr>
            <w:t>☐</w:t>
          </w:r>
        </w:sdtContent>
      </w:sdt>
      <w:r w:rsidR="001308A5" w:rsidRPr="00A91EE1">
        <w:rPr>
          <w:rFonts w:ascii="Nunito" w:eastAsia="Nunito" w:hAnsi="Nunito"/>
        </w:rPr>
        <w:t xml:space="preserve"> Other (please specify): </w:t>
      </w:r>
    </w:p>
    <w:p w14:paraId="49A1A038" w14:textId="77777777" w:rsidR="001308A5" w:rsidRPr="00A91EE1" w:rsidRDefault="001308A5" w:rsidP="001308A5">
      <w:pPr>
        <w:spacing w:line="360" w:lineRule="auto"/>
        <w:rPr>
          <w:rFonts w:ascii="Nunito" w:eastAsia="Nunito" w:hAnsi="Nunito"/>
        </w:rPr>
      </w:pPr>
    </w:p>
    <w:p w14:paraId="588C5AE2" w14:textId="77777777" w:rsidR="001308A5" w:rsidRPr="00A91EE1" w:rsidRDefault="001308A5" w:rsidP="001F4BEC">
      <w:pPr>
        <w:numPr>
          <w:ilvl w:val="2"/>
          <w:numId w:val="34"/>
        </w:numPr>
        <w:overflowPunct w:val="0"/>
        <w:autoSpaceDE w:val="0"/>
        <w:autoSpaceDN w:val="0"/>
        <w:adjustRightInd w:val="0"/>
        <w:spacing w:after="0" w:line="360" w:lineRule="auto"/>
        <w:rPr>
          <w:rFonts w:ascii="Nunito" w:eastAsia="Nunito" w:hAnsi="Nunito"/>
          <w:b/>
          <w:bCs/>
        </w:rPr>
      </w:pPr>
      <w:r w:rsidRPr="00A91EE1">
        <w:rPr>
          <w:rFonts w:ascii="Nunito" w:eastAsia="Nunito" w:hAnsi="Nunito"/>
          <w:b/>
          <w:bCs/>
        </w:rPr>
        <w:t>For access to HE</w:t>
      </w:r>
      <w:r w:rsidRPr="00A91EE1">
        <w:rPr>
          <w:rFonts w:ascii="Nunito" w:eastAsia="Nunito" w:hAnsi="Nunito"/>
          <w:b/>
          <w:bCs/>
          <w:vertAlign w:val="superscript"/>
        </w:rPr>
        <w:t>2</w:t>
      </w:r>
      <w:r w:rsidRPr="00A91EE1">
        <w:rPr>
          <w:rFonts w:ascii="Nunito" w:eastAsia="Nunito" w:hAnsi="Nunito"/>
          <w:b/>
          <w:bCs/>
        </w:rPr>
        <w:t>AT Center study data, you must have your institution's ethics approval or waiver. Please confirm that you have attached a copy of the ethics approval or waiver from your institution.</w:t>
      </w:r>
    </w:p>
    <w:p w14:paraId="1B878870" w14:textId="77777777" w:rsidR="001308A5" w:rsidRPr="00A91EE1" w:rsidRDefault="0048589B" w:rsidP="001308A5">
      <w:pPr>
        <w:spacing w:line="360" w:lineRule="auto"/>
        <w:rPr>
          <w:rFonts w:ascii="Nunito" w:eastAsia="Nunito" w:hAnsi="Nunito"/>
        </w:rPr>
      </w:pPr>
      <w:sdt>
        <w:sdtPr>
          <w:rPr>
            <w:rFonts w:ascii="Nunito" w:eastAsia="Nunito" w:hAnsi="Nunito"/>
          </w:rPr>
          <w:id w:val="1384369159"/>
          <w14:checkbox>
            <w14:checked w14:val="0"/>
            <w14:checkedState w14:val="2612" w14:font="MS Gothic"/>
            <w14:uncheckedState w14:val="2610" w14:font="MS Gothic"/>
          </w14:checkbox>
        </w:sdtPr>
        <w:sdtEndPr/>
        <w:sdtContent>
          <w:r w:rsidR="001308A5" w:rsidRPr="00A91EE1">
            <w:rPr>
              <w:rFonts w:ascii="Segoe UI Symbol" w:eastAsia="Nunito" w:hAnsi="Segoe UI Symbol" w:cs="Segoe UI Symbol"/>
            </w:rPr>
            <w:t>☐</w:t>
          </w:r>
        </w:sdtContent>
      </w:sdt>
      <w:r w:rsidR="001308A5" w:rsidRPr="00A91EE1">
        <w:rPr>
          <w:rFonts w:ascii="Nunito" w:eastAsia="Nunito" w:hAnsi="Nunito"/>
        </w:rPr>
        <w:t xml:space="preserve"> Confirmed</w:t>
      </w:r>
    </w:p>
    <w:p w14:paraId="3989FF96" w14:textId="77777777" w:rsidR="001308A5" w:rsidRPr="00A91EE1" w:rsidRDefault="0048589B" w:rsidP="001308A5">
      <w:pPr>
        <w:spacing w:line="360" w:lineRule="auto"/>
        <w:rPr>
          <w:rFonts w:ascii="Nunito" w:eastAsia="Nunito" w:hAnsi="Nunito"/>
        </w:rPr>
      </w:pPr>
      <w:sdt>
        <w:sdtPr>
          <w:rPr>
            <w:rFonts w:ascii="Nunito" w:eastAsia="Nunito" w:hAnsi="Nunito"/>
          </w:rPr>
          <w:id w:val="-1962874234"/>
          <w14:checkbox>
            <w14:checked w14:val="0"/>
            <w14:checkedState w14:val="2612" w14:font="MS Gothic"/>
            <w14:uncheckedState w14:val="2610" w14:font="MS Gothic"/>
          </w14:checkbox>
        </w:sdtPr>
        <w:sdtEndPr/>
        <w:sdtContent>
          <w:r w:rsidR="001308A5" w:rsidRPr="00A91EE1">
            <w:rPr>
              <w:rFonts w:ascii="Segoe UI Symbol" w:eastAsia="Nunito" w:hAnsi="Segoe UI Symbol" w:cs="Segoe UI Symbol"/>
            </w:rPr>
            <w:t>☐</w:t>
          </w:r>
        </w:sdtContent>
      </w:sdt>
      <w:r w:rsidR="001308A5" w:rsidRPr="00A91EE1">
        <w:rPr>
          <w:rFonts w:ascii="Nunito" w:eastAsia="Nunito" w:hAnsi="Nunito"/>
        </w:rPr>
        <w:t xml:space="preserve"> Pending (please provide further details):</w:t>
      </w:r>
    </w:p>
    <w:p w14:paraId="7E1F0198" w14:textId="77777777" w:rsidR="001308A5" w:rsidRPr="00A91EE1" w:rsidRDefault="001308A5" w:rsidP="001308A5">
      <w:pPr>
        <w:spacing w:line="360" w:lineRule="auto"/>
        <w:rPr>
          <w:rFonts w:ascii="Nunito" w:eastAsia="Nunito" w:hAnsi="Nunito"/>
          <w:b/>
          <w:bCs/>
        </w:rPr>
      </w:pPr>
    </w:p>
    <w:p w14:paraId="068D17D6" w14:textId="77777777" w:rsidR="001308A5" w:rsidRPr="00A91EE1" w:rsidRDefault="001308A5" w:rsidP="001F4BEC">
      <w:pPr>
        <w:numPr>
          <w:ilvl w:val="2"/>
          <w:numId w:val="34"/>
        </w:numPr>
        <w:overflowPunct w:val="0"/>
        <w:autoSpaceDE w:val="0"/>
        <w:autoSpaceDN w:val="0"/>
        <w:adjustRightInd w:val="0"/>
        <w:spacing w:after="0" w:line="360" w:lineRule="auto"/>
        <w:rPr>
          <w:rFonts w:ascii="Nunito" w:eastAsia="Nunito" w:hAnsi="Nunito"/>
          <w:b/>
          <w:bCs/>
        </w:rPr>
      </w:pPr>
      <w:r w:rsidRPr="00A91EE1">
        <w:rPr>
          <w:rFonts w:ascii="Nunito" w:eastAsia="Nunito" w:hAnsi="Nunito"/>
          <w:b/>
          <w:bCs/>
        </w:rPr>
        <w:t>For access to HE</w:t>
      </w:r>
      <w:r w:rsidRPr="00A91EE1">
        <w:rPr>
          <w:rFonts w:ascii="Nunito" w:eastAsia="Nunito" w:hAnsi="Nunito"/>
          <w:b/>
          <w:bCs/>
          <w:vertAlign w:val="superscript"/>
        </w:rPr>
        <w:t>2</w:t>
      </w:r>
      <w:r w:rsidRPr="00A91EE1">
        <w:rPr>
          <w:rFonts w:ascii="Nunito" w:eastAsia="Nunito" w:hAnsi="Nunito"/>
          <w:b/>
          <w:bCs/>
        </w:rPr>
        <w:t xml:space="preserve">AT Center data, we will need to execute a data sharing agreement. Will you adhere to the terms and conditions of the data sharing agreement? </w:t>
      </w:r>
    </w:p>
    <w:p w14:paraId="6DD82AB5" w14:textId="77777777" w:rsidR="001308A5" w:rsidRPr="00A91EE1" w:rsidRDefault="0048589B" w:rsidP="001308A5">
      <w:pPr>
        <w:spacing w:line="360" w:lineRule="auto"/>
        <w:rPr>
          <w:rFonts w:ascii="Nunito" w:eastAsia="Nunito" w:hAnsi="Nunito"/>
        </w:rPr>
      </w:pPr>
      <w:sdt>
        <w:sdtPr>
          <w:rPr>
            <w:rFonts w:ascii="Nunito" w:eastAsia="Nunito" w:hAnsi="Nunito"/>
          </w:rPr>
          <w:id w:val="1565294287"/>
          <w14:checkbox>
            <w14:checked w14:val="0"/>
            <w14:checkedState w14:val="2612" w14:font="MS Gothic"/>
            <w14:uncheckedState w14:val="2610" w14:font="MS Gothic"/>
          </w14:checkbox>
        </w:sdtPr>
        <w:sdtEndPr/>
        <w:sdtContent>
          <w:r w:rsidR="001308A5" w:rsidRPr="00A91EE1">
            <w:rPr>
              <w:rFonts w:ascii="Segoe UI Symbol" w:eastAsia="Nunito" w:hAnsi="Segoe UI Symbol" w:cs="Segoe UI Symbol"/>
            </w:rPr>
            <w:t>☐</w:t>
          </w:r>
        </w:sdtContent>
      </w:sdt>
      <w:r w:rsidR="001308A5" w:rsidRPr="00A91EE1">
        <w:rPr>
          <w:rFonts w:ascii="Nunito" w:eastAsia="Nunito" w:hAnsi="Nunito"/>
        </w:rPr>
        <w:t xml:space="preserve"> Yes</w:t>
      </w:r>
    </w:p>
    <w:p w14:paraId="18EB43EA" w14:textId="77777777" w:rsidR="001308A5" w:rsidRPr="00A91EE1" w:rsidRDefault="0048589B" w:rsidP="001308A5">
      <w:pPr>
        <w:spacing w:line="360" w:lineRule="auto"/>
        <w:rPr>
          <w:rFonts w:ascii="Nunito" w:eastAsia="Nunito" w:hAnsi="Nunito"/>
        </w:rPr>
      </w:pPr>
      <w:sdt>
        <w:sdtPr>
          <w:rPr>
            <w:rFonts w:ascii="Nunito" w:eastAsia="Nunito" w:hAnsi="Nunito"/>
          </w:rPr>
          <w:id w:val="589815037"/>
          <w14:checkbox>
            <w14:checked w14:val="0"/>
            <w14:checkedState w14:val="2612" w14:font="MS Gothic"/>
            <w14:uncheckedState w14:val="2610" w14:font="MS Gothic"/>
          </w14:checkbox>
        </w:sdtPr>
        <w:sdtEndPr/>
        <w:sdtContent>
          <w:r w:rsidR="001308A5" w:rsidRPr="00A91EE1">
            <w:rPr>
              <w:rFonts w:ascii="Segoe UI Symbol" w:eastAsia="Nunito" w:hAnsi="Segoe UI Symbol" w:cs="Segoe UI Symbol"/>
            </w:rPr>
            <w:t>☐</w:t>
          </w:r>
        </w:sdtContent>
      </w:sdt>
      <w:r w:rsidR="001308A5" w:rsidRPr="00A91EE1">
        <w:rPr>
          <w:rFonts w:ascii="Nunito" w:eastAsia="Nunito" w:hAnsi="Nunito"/>
        </w:rPr>
        <w:t xml:space="preserve"> No</w:t>
      </w:r>
    </w:p>
    <w:p w14:paraId="149919B0" w14:textId="77777777" w:rsidR="001308A5" w:rsidRPr="00A91EE1" w:rsidRDefault="001308A5" w:rsidP="001308A5">
      <w:pPr>
        <w:spacing w:line="360" w:lineRule="auto"/>
        <w:rPr>
          <w:rFonts w:ascii="Nunito" w:eastAsia="Nunito" w:hAnsi="Nunito"/>
        </w:rPr>
      </w:pPr>
    </w:p>
    <w:p w14:paraId="507B38D2" w14:textId="77777777" w:rsidR="001308A5" w:rsidRPr="00A91EE1" w:rsidRDefault="001308A5" w:rsidP="001308A5">
      <w:pPr>
        <w:spacing w:line="360" w:lineRule="auto"/>
        <w:rPr>
          <w:rFonts w:ascii="Nunito" w:eastAsia="Nunito" w:hAnsi="Nunito"/>
          <w:b/>
        </w:rPr>
      </w:pPr>
      <w:r w:rsidRPr="00A91EE1">
        <w:rPr>
          <w:rFonts w:ascii="Nunito" w:eastAsia="Nunito" w:hAnsi="Nunito"/>
          <w:b/>
        </w:rPr>
        <w:t xml:space="preserve">STUDY DESIGN </w:t>
      </w:r>
    </w:p>
    <w:p w14:paraId="223FBFDC" w14:textId="77777777" w:rsidR="001308A5" w:rsidRPr="00A91EE1" w:rsidRDefault="001308A5" w:rsidP="001F4BEC">
      <w:pPr>
        <w:numPr>
          <w:ilvl w:val="0"/>
          <w:numId w:val="38"/>
        </w:numPr>
        <w:overflowPunct w:val="0"/>
        <w:autoSpaceDE w:val="0"/>
        <w:autoSpaceDN w:val="0"/>
        <w:adjustRightInd w:val="0"/>
        <w:spacing w:after="0" w:line="360" w:lineRule="auto"/>
        <w:rPr>
          <w:rFonts w:ascii="Nunito" w:eastAsia="Nunito" w:hAnsi="Nunito"/>
          <w:bCs/>
        </w:rPr>
      </w:pPr>
      <w:r w:rsidRPr="00A91EE1">
        <w:rPr>
          <w:rFonts w:ascii="Nunito" w:eastAsia="Nunito" w:hAnsi="Nunito"/>
          <w:b/>
        </w:rPr>
        <w:t>Background:</w:t>
      </w:r>
      <w:r w:rsidRPr="00A91EE1">
        <w:rPr>
          <w:rFonts w:ascii="Nunito" w:eastAsia="Nunito" w:hAnsi="Nunito"/>
          <w:bCs/>
        </w:rPr>
        <w:t xml:space="preserve"> Include brief literature review, and any research gaps that the proposed analysis will fill (maximum 200 words)</w:t>
      </w:r>
    </w:p>
    <w:p w14:paraId="02B02029" w14:textId="77777777" w:rsidR="001308A5" w:rsidRPr="00A91EE1" w:rsidRDefault="001308A5" w:rsidP="001308A5">
      <w:pPr>
        <w:spacing w:line="360" w:lineRule="auto"/>
        <w:rPr>
          <w:rFonts w:ascii="Nunito" w:eastAsia="Nunito" w:hAnsi="Nunito"/>
          <w:bCs/>
        </w:rPr>
      </w:pPr>
    </w:p>
    <w:p w14:paraId="39CE7214" w14:textId="77777777" w:rsidR="001308A5" w:rsidRPr="00A91EE1" w:rsidRDefault="001308A5" w:rsidP="001F4BEC">
      <w:pPr>
        <w:numPr>
          <w:ilvl w:val="0"/>
          <w:numId w:val="38"/>
        </w:numPr>
        <w:overflowPunct w:val="0"/>
        <w:autoSpaceDE w:val="0"/>
        <w:autoSpaceDN w:val="0"/>
        <w:adjustRightInd w:val="0"/>
        <w:spacing w:after="0" w:line="360" w:lineRule="auto"/>
        <w:rPr>
          <w:rFonts w:ascii="Nunito" w:eastAsia="Nunito" w:hAnsi="Nunito"/>
        </w:rPr>
      </w:pPr>
      <w:r w:rsidRPr="00A91EE1">
        <w:rPr>
          <w:rFonts w:ascii="Nunito" w:eastAsia="Nunito" w:hAnsi="Nunito"/>
          <w:b/>
        </w:rPr>
        <w:t xml:space="preserve">Study rationale: </w:t>
      </w:r>
      <w:r w:rsidRPr="00A91EE1">
        <w:rPr>
          <w:rFonts w:ascii="Nunito" w:eastAsia="Nunito" w:hAnsi="Nunito"/>
          <w:bCs/>
        </w:rPr>
        <w:t>(maximum 100 words)</w:t>
      </w:r>
      <w:r w:rsidRPr="00A91EE1">
        <w:rPr>
          <w:rFonts w:ascii="Nunito" w:eastAsia="Nunito" w:hAnsi="Nunito"/>
          <w:b/>
        </w:rPr>
        <w:t xml:space="preserve"> </w:t>
      </w:r>
    </w:p>
    <w:p w14:paraId="3FFB310D" w14:textId="77777777" w:rsidR="001308A5" w:rsidRPr="00A91EE1" w:rsidRDefault="001308A5" w:rsidP="001308A5">
      <w:pPr>
        <w:spacing w:line="360" w:lineRule="auto"/>
        <w:rPr>
          <w:rFonts w:ascii="Nunito" w:eastAsia="Nunito" w:hAnsi="Nunito"/>
          <w:b/>
        </w:rPr>
      </w:pPr>
    </w:p>
    <w:p w14:paraId="22958AA7" w14:textId="77777777" w:rsidR="001308A5" w:rsidRPr="00A91EE1" w:rsidRDefault="001308A5" w:rsidP="001F4BEC">
      <w:pPr>
        <w:numPr>
          <w:ilvl w:val="0"/>
          <w:numId w:val="38"/>
        </w:numPr>
        <w:overflowPunct w:val="0"/>
        <w:autoSpaceDE w:val="0"/>
        <w:autoSpaceDN w:val="0"/>
        <w:adjustRightInd w:val="0"/>
        <w:spacing w:after="0" w:line="360" w:lineRule="auto"/>
        <w:rPr>
          <w:rFonts w:ascii="Nunito" w:eastAsia="Nunito" w:hAnsi="Nunito"/>
          <w:b/>
        </w:rPr>
      </w:pPr>
      <w:r w:rsidRPr="00A91EE1">
        <w:rPr>
          <w:rFonts w:ascii="Nunito" w:eastAsia="Nunito" w:hAnsi="Nunito"/>
          <w:b/>
        </w:rPr>
        <w:t>Study aims and objectives:</w:t>
      </w:r>
    </w:p>
    <w:p w14:paraId="5DF4F4B8" w14:textId="77777777" w:rsidR="001308A5" w:rsidRPr="00A91EE1" w:rsidRDefault="001308A5" w:rsidP="001308A5">
      <w:pPr>
        <w:spacing w:line="360" w:lineRule="auto"/>
        <w:rPr>
          <w:rFonts w:ascii="Nunito" w:eastAsia="Nunito" w:hAnsi="Nunito"/>
          <w:b/>
        </w:rPr>
      </w:pPr>
    </w:p>
    <w:p w14:paraId="195D1EB2" w14:textId="77777777" w:rsidR="001308A5" w:rsidRPr="00A91EE1" w:rsidRDefault="001308A5" w:rsidP="001F4BEC">
      <w:pPr>
        <w:numPr>
          <w:ilvl w:val="0"/>
          <w:numId w:val="38"/>
        </w:numPr>
        <w:overflowPunct w:val="0"/>
        <w:autoSpaceDE w:val="0"/>
        <w:autoSpaceDN w:val="0"/>
        <w:adjustRightInd w:val="0"/>
        <w:spacing w:after="0" w:line="360" w:lineRule="auto"/>
        <w:rPr>
          <w:rFonts w:ascii="Nunito" w:eastAsia="Nunito" w:hAnsi="Nunito"/>
          <w:b/>
        </w:rPr>
      </w:pPr>
      <w:r w:rsidRPr="00A91EE1">
        <w:rPr>
          <w:rFonts w:ascii="Nunito" w:eastAsia="Nunito" w:hAnsi="Nunito"/>
          <w:b/>
        </w:rPr>
        <w:t xml:space="preserve">Study design and analysis: </w:t>
      </w:r>
      <w:r w:rsidRPr="00A91EE1">
        <w:rPr>
          <w:rFonts w:ascii="Nunito" w:eastAsia="Nunito" w:hAnsi="Nunito"/>
          <w:bCs/>
        </w:rPr>
        <w:t>(maximum 300 words)</w:t>
      </w:r>
    </w:p>
    <w:p w14:paraId="246F6310" w14:textId="77777777" w:rsidR="001308A5" w:rsidRPr="00A91EE1" w:rsidRDefault="001308A5" w:rsidP="001308A5">
      <w:pPr>
        <w:spacing w:line="360" w:lineRule="auto"/>
        <w:rPr>
          <w:rFonts w:ascii="Nunito" w:eastAsia="Nunito" w:hAnsi="Nunito"/>
        </w:rPr>
      </w:pPr>
    </w:p>
    <w:p w14:paraId="603832D4" w14:textId="77777777" w:rsidR="001308A5" w:rsidRPr="00A91EE1" w:rsidRDefault="001308A5" w:rsidP="001F4BEC">
      <w:pPr>
        <w:numPr>
          <w:ilvl w:val="0"/>
          <w:numId w:val="38"/>
        </w:numPr>
        <w:overflowPunct w:val="0"/>
        <w:autoSpaceDE w:val="0"/>
        <w:autoSpaceDN w:val="0"/>
        <w:adjustRightInd w:val="0"/>
        <w:spacing w:after="0" w:line="360" w:lineRule="auto"/>
        <w:rPr>
          <w:rFonts w:ascii="Nunito" w:eastAsia="Nunito" w:hAnsi="Nunito"/>
        </w:rPr>
      </w:pPr>
      <w:r w:rsidRPr="00A91EE1">
        <w:rPr>
          <w:rFonts w:ascii="Nunito" w:eastAsia="Nunito" w:hAnsi="Nunito"/>
          <w:b/>
        </w:rPr>
        <w:t xml:space="preserve">Data management: </w:t>
      </w:r>
      <w:r w:rsidRPr="00A91EE1">
        <w:rPr>
          <w:rFonts w:ascii="Nunito" w:eastAsia="Nunito" w:hAnsi="Nunito"/>
          <w:bCs/>
        </w:rPr>
        <w:t xml:space="preserve">Please include information here about your procedures to safely manage and store the data, as well as how the data will be shared between study investigators (maximum 200 words) </w:t>
      </w:r>
    </w:p>
    <w:p w14:paraId="6702DCEF" w14:textId="77777777" w:rsidR="001308A5" w:rsidRPr="00A91EE1" w:rsidRDefault="001308A5" w:rsidP="001308A5">
      <w:pPr>
        <w:spacing w:line="360" w:lineRule="auto"/>
        <w:rPr>
          <w:rFonts w:ascii="Nunito" w:eastAsia="Nunito" w:hAnsi="Nunito"/>
        </w:rPr>
      </w:pPr>
    </w:p>
    <w:p w14:paraId="73E2A891" w14:textId="77777777" w:rsidR="001308A5" w:rsidRPr="00A91EE1" w:rsidRDefault="001308A5" w:rsidP="001F4BEC">
      <w:pPr>
        <w:numPr>
          <w:ilvl w:val="0"/>
          <w:numId w:val="38"/>
        </w:numPr>
        <w:overflowPunct w:val="0"/>
        <w:autoSpaceDE w:val="0"/>
        <w:autoSpaceDN w:val="0"/>
        <w:adjustRightInd w:val="0"/>
        <w:spacing w:after="0" w:line="360" w:lineRule="auto"/>
        <w:rPr>
          <w:rFonts w:ascii="Nunito" w:eastAsia="Nunito" w:hAnsi="Nunito"/>
          <w:b/>
        </w:rPr>
      </w:pPr>
      <w:r w:rsidRPr="00A91EE1">
        <w:rPr>
          <w:rFonts w:ascii="Nunito" w:eastAsia="Nunito" w:hAnsi="Nunito"/>
          <w:b/>
        </w:rPr>
        <w:t>Timeline for completion:</w:t>
      </w:r>
    </w:p>
    <w:p w14:paraId="5969CA85" w14:textId="77777777" w:rsidR="001308A5" w:rsidRPr="00A91EE1" w:rsidRDefault="001308A5" w:rsidP="001308A5">
      <w:pPr>
        <w:spacing w:line="360" w:lineRule="auto"/>
        <w:rPr>
          <w:rFonts w:ascii="Nunito" w:eastAsia="Nunito" w:hAnsi="Nunito"/>
          <w:b/>
        </w:rPr>
      </w:pPr>
    </w:p>
    <w:p w14:paraId="4A8B364B" w14:textId="77777777" w:rsidR="001308A5" w:rsidRPr="00A91EE1" w:rsidRDefault="001308A5" w:rsidP="001F4BEC">
      <w:pPr>
        <w:numPr>
          <w:ilvl w:val="0"/>
          <w:numId w:val="38"/>
        </w:numPr>
        <w:overflowPunct w:val="0"/>
        <w:autoSpaceDE w:val="0"/>
        <w:autoSpaceDN w:val="0"/>
        <w:adjustRightInd w:val="0"/>
        <w:spacing w:after="0" w:line="360" w:lineRule="auto"/>
        <w:rPr>
          <w:rFonts w:ascii="Nunito" w:eastAsia="Nunito" w:hAnsi="Nunito"/>
          <w:b/>
        </w:rPr>
      </w:pPr>
      <w:r w:rsidRPr="00A91EE1">
        <w:rPr>
          <w:rFonts w:ascii="Nunito" w:eastAsia="Nunito" w:hAnsi="Nunito"/>
          <w:b/>
        </w:rPr>
        <w:t xml:space="preserve">Dissemination plan/impact: </w:t>
      </w:r>
      <w:r w:rsidRPr="00A91EE1">
        <w:rPr>
          <w:rFonts w:ascii="Nunito" w:eastAsia="Nunito" w:hAnsi="Nunito"/>
          <w:bCs/>
        </w:rPr>
        <w:t>Please indicate meetings, conferences, and/or journals where you are planning to submit this work, with anticipated dates. Please include any other planned dissemination activities (maximum 100 words)</w:t>
      </w:r>
    </w:p>
    <w:p w14:paraId="59AEBD40" w14:textId="77777777" w:rsidR="001308A5" w:rsidRPr="00A91EE1" w:rsidRDefault="001308A5" w:rsidP="001308A5">
      <w:pPr>
        <w:spacing w:line="360" w:lineRule="auto"/>
        <w:rPr>
          <w:rFonts w:ascii="Nunito" w:eastAsia="Nunito" w:hAnsi="Nunito"/>
          <w:sz w:val="18"/>
          <w:szCs w:val="20"/>
        </w:rPr>
      </w:pPr>
    </w:p>
    <w:p w14:paraId="1F9F3092" w14:textId="77777777" w:rsidR="001308A5" w:rsidRPr="00A91EE1" w:rsidRDefault="001308A5" w:rsidP="001308A5">
      <w:pPr>
        <w:spacing w:line="360" w:lineRule="auto"/>
        <w:rPr>
          <w:rFonts w:ascii="Nunito" w:eastAsia="Nunito" w:hAnsi="Nunito"/>
        </w:rPr>
      </w:pPr>
    </w:p>
    <w:p w14:paraId="44B01B22" w14:textId="77777777" w:rsidR="001308A5" w:rsidRPr="00A91EE1" w:rsidRDefault="001308A5" w:rsidP="001308A5">
      <w:pPr>
        <w:spacing w:line="360" w:lineRule="auto"/>
        <w:rPr>
          <w:rFonts w:ascii="Nunito" w:eastAsia="Calibri" w:hAnsi="Nunito" w:cs="Arial"/>
          <w:b/>
          <w:color w:val="000000" w:themeColor="text1"/>
          <w:sz w:val="20"/>
          <w:u w:val="single"/>
        </w:rPr>
      </w:pPr>
    </w:p>
    <w:bookmarkEnd w:id="4428"/>
    <w:p w14:paraId="330DB2E1" w14:textId="77777777" w:rsidR="001308A5" w:rsidRPr="00A91EE1" w:rsidRDefault="001308A5" w:rsidP="001308A5">
      <w:pPr>
        <w:spacing w:line="360" w:lineRule="auto"/>
        <w:rPr>
          <w:rFonts w:ascii="Nunito" w:eastAsia="Nunito" w:hAnsi="Nunito"/>
          <w:color w:val="000000" w:themeColor="text1"/>
          <w:sz w:val="20"/>
        </w:rPr>
      </w:pPr>
    </w:p>
    <w:p w14:paraId="145256F5" w14:textId="77777777" w:rsidR="006D6E36" w:rsidRPr="00A91EE1" w:rsidRDefault="006D6E36">
      <w:pPr>
        <w:rPr>
          <w:rFonts w:ascii="Nunito" w:eastAsiaTheme="majorEastAsia" w:hAnsi="Nunito" w:cstheme="majorBidi"/>
          <w:b/>
          <w:bCs/>
          <w:color w:val="000000" w:themeColor="text1"/>
          <w:sz w:val="20"/>
          <w:szCs w:val="20"/>
        </w:rPr>
      </w:pPr>
      <w:bookmarkStart w:id="4485" w:name="_Toc172635238"/>
      <w:bookmarkStart w:id="4486" w:name="_Toc173777828"/>
      <w:bookmarkStart w:id="4487" w:name="_Toc174562968"/>
      <w:r w:rsidRPr="00A91EE1">
        <w:rPr>
          <w:rFonts w:ascii="Nunito" w:hAnsi="Nunito"/>
          <w:color w:val="000000" w:themeColor="text1"/>
          <w:sz w:val="20"/>
          <w:szCs w:val="20"/>
        </w:rPr>
        <w:br w:type="page"/>
      </w:r>
    </w:p>
    <w:p w14:paraId="2F943F2D" w14:textId="296E35A5" w:rsidR="001308A5" w:rsidRPr="00007315" w:rsidDel="00FD5108" w:rsidRDefault="001308A5" w:rsidP="009F6B87">
      <w:pPr>
        <w:pStyle w:val="Heading1"/>
        <w:rPr>
          <w:del w:id="4488" w:author="Craig Parker" w:date="2024-08-15T16:59:00Z" w16du:dateUtc="2024-08-15T14:59:00Z"/>
          <w:rFonts w:ascii="Nunito" w:hAnsi="Nunito"/>
          <w:color w:val="auto"/>
          <w:sz w:val="32"/>
          <w:szCs w:val="32"/>
          <w:rPrChange w:id="4489" w:author="Craig Parker" w:date="2024-08-16T13:26:00Z" w16du:dateUtc="2024-08-16T11:26:00Z">
            <w:rPr>
              <w:del w:id="4490" w:author="Craig Parker" w:date="2024-08-15T16:59:00Z" w16du:dateUtc="2024-08-15T14:59:00Z"/>
              <w:rFonts w:ascii="Nunito" w:hAnsi="Nunito"/>
            </w:rPr>
          </w:rPrChange>
        </w:rPr>
      </w:pPr>
      <w:del w:id="4491" w:author="Craig Parker" w:date="2024-08-15T16:59:00Z" w16du:dateUtc="2024-08-15T14:59:00Z">
        <w:r w:rsidRPr="00007315" w:rsidDel="00FD5108">
          <w:rPr>
            <w:rFonts w:ascii="Nunito" w:hAnsi="Nunito"/>
            <w:color w:val="auto"/>
            <w:sz w:val="32"/>
            <w:szCs w:val="32"/>
            <w:rPrChange w:id="4492" w:author="Craig Parker" w:date="2024-08-16T13:26:00Z" w16du:dateUtc="2024-08-16T11:26:00Z">
              <w:rPr>
                <w:rFonts w:ascii="Nunito" w:hAnsi="Nunito"/>
              </w:rPr>
            </w:rPrChange>
          </w:rPr>
          <w:lastRenderedPageBreak/>
          <w:delText>References</w:delText>
        </w:r>
        <w:bookmarkEnd w:id="4485"/>
        <w:bookmarkEnd w:id="4486"/>
        <w:bookmarkEnd w:id="4487"/>
      </w:del>
    </w:p>
    <w:p w14:paraId="25D372D5" w14:textId="040CC640" w:rsidR="001308A5" w:rsidRPr="00A91EE1" w:rsidDel="00FD5108" w:rsidRDefault="001308A5" w:rsidP="001308A5">
      <w:pPr>
        <w:spacing w:line="360" w:lineRule="auto"/>
        <w:rPr>
          <w:del w:id="4493" w:author="Craig Parker" w:date="2024-08-15T16:59:00Z" w16du:dateUtc="2024-08-15T14:59:00Z"/>
          <w:rFonts w:ascii="Nunito" w:eastAsia="Nunito" w:hAnsi="Nunito"/>
          <w:color w:val="000000" w:themeColor="text1"/>
          <w:sz w:val="20"/>
        </w:rPr>
      </w:pPr>
    </w:p>
    <w:p w14:paraId="3BE90F39" w14:textId="57379F08" w:rsidR="001308A5" w:rsidRPr="00A91EE1" w:rsidDel="00FD5108" w:rsidRDefault="001308A5" w:rsidP="001308A5">
      <w:pPr>
        <w:pStyle w:val="EndNoteBibliography"/>
        <w:spacing w:line="360" w:lineRule="auto"/>
        <w:ind w:left="720" w:hanging="720"/>
        <w:rPr>
          <w:del w:id="4494" w:author="Craig Parker" w:date="2024-08-15T16:59:00Z" w16du:dateUtc="2024-08-15T14:59:00Z"/>
          <w:rFonts w:ascii="Nunito" w:hAnsi="Nunito"/>
          <w:sz w:val="20"/>
        </w:rPr>
      </w:pPr>
      <w:del w:id="4495" w:author="Craig Parker" w:date="2024-08-15T16:59:00Z" w16du:dateUtc="2024-08-15T14:59:00Z">
        <w:r w:rsidRPr="00A91EE1" w:rsidDel="00FD5108">
          <w:rPr>
            <w:rFonts w:ascii="Nunito" w:eastAsia="Nunito" w:hAnsi="Nunito"/>
            <w:color w:val="000000" w:themeColor="text1"/>
            <w:sz w:val="20"/>
          </w:rPr>
          <w:fldChar w:fldCharType="begin"/>
        </w:r>
        <w:r w:rsidRPr="00A91EE1" w:rsidDel="00FD5108">
          <w:rPr>
            <w:rFonts w:ascii="Nunito" w:eastAsia="Nunito" w:hAnsi="Nunito"/>
            <w:color w:val="000000" w:themeColor="text1"/>
            <w:sz w:val="20"/>
          </w:rPr>
          <w:delInstrText xml:space="preserve"> ADDIN EN.REFLIST </w:delInstrText>
        </w:r>
        <w:r w:rsidRPr="00A91EE1" w:rsidDel="00FD5108">
          <w:rPr>
            <w:rFonts w:ascii="Nunito" w:eastAsia="Nunito" w:hAnsi="Nunito"/>
            <w:color w:val="000000" w:themeColor="text1"/>
            <w:sz w:val="20"/>
          </w:rPr>
          <w:fldChar w:fldCharType="separate"/>
        </w:r>
        <w:r w:rsidRPr="00A91EE1" w:rsidDel="00FD5108">
          <w:rPr>
            <w:rFonts w:ascii="Nunito" w:hAnsi="Nunito"/>
            <w:sz w:val="20"/>
          </w:rPr>
          <w:delText>1.</w:delText>
        </w:r>
        <w:r w:rsidRPr="00A91EE1" w:rsidDel="00FD5108">
          <w:rPr>
            <w:rFonts w:ascii="Nunito" w:hAnsi="Nunito"/>
            <w:sz w:val="20"/>
          </w:rPr>
          <w:tab/>
          <w:delText xml:space="preserve">Lakhoo, D.P., et al., </w:delText>
        </w:r>
        <w:r w:rsidRPr="00A91EE1" w:rsidDel="00FD5108">
          <w:rPr>
            <w:rFonts w:ascii="Nunito" w:hAnsi="Nunito"/>
            <w:i/>
            <w:sz w:val="20"/>
          </w:rPr>
          <w:delText>Protocol of an individual participant data meta-analysis to quantify the impact of high ambient temperatures on maternal and child health in Africa (HE(2)AT IPD).</w:delText>
        </w:r>
        <w:r w:rsidRPr="00A91EE1" w:rsidDel="00FD5108">
          <w:rPr>
            <w:rFonts w:ascii="Nunito" w:hAnsi="Nunito"/>
            <w:sz w:val="20"/>
          </w:rPr>
          <w:delText xml:space="preserve"> BMJ Open, 2024. </w:delText>
        </w:r>
        <w:r w:rsidRPr="00A91EE1" w:rsidDel="00FD5108">
          <w:rPr>
            <w:rFonts w:ascii="Nunito" w:hAnsi="Nunito"/>
            <w:b/>
            <w:sz w:val="20"/>
          </w:rPr>
          <w:delText>14</w:delText>
        </w:r>
        <w:r w:rsidRPr="00A91EE1" w:rsidDel="00FD5108">
          <w:rPr>
            <w:rFonts w:ascii="Nunito" w:hAnsi="Nunito"/>
            <w:sz w:val="20"/>
          </w:rPr>
          <w:delText>(1): p. e077768.</w:delText>
        </w:r>
      </w:del>
    </w:p>
    <w:p w14:paraId="76F9E03C" w14:textId="66D7E097" w:rsidR="001308A5" w:rsidRPr="00A91EE1" w:rsidDel="00FD5108" w:rsidRDefault="001308A5" w:rsidP="001308A5">
      <w:pPr>
        <w:pStyle w:val="EndNoteBibliography"/>
        <w:spacing w:line="360" w:lineRule="auto"/>
        <w:ind w:left="720" w:hanging="720"/>
        <w:rPr>
          <w:del w:id="4496" w:author="Craig Parker" w:date="2024-08-15T16:59:00Z" w16du:dateUtc="2024-08-15T14:59:00Z"/>
          <w:rFonts w:ascii="Nunito" w:hAnsi="Nunito"/>
          <w:sz w:val="20"/>
        </w:rPr>
      </w:pPr>
      <w:del w:id="4497" w:author="Craig Parker" w:date="2024-08-15T16:59:00Z" w16du:dateUtc="2024-08-15T14:59:00Z">
        <w:r w:rsidRPr="00A91EE1" w:rsidDel="00FD5108">
          <w:rPr>
            <w:rFonts w:ascii="Nunito" w:hAnsi="Nunito"/>
            <w:sz w:val="20"/>
          </w:rPr>
          <w:delText>2.</w:delText>
        </w:r>
        <w:r w:rsidRPr="00A91EE1" w:rsidDel="00FD5108">
          <w:rPr>
            <w:rFonts w:ascii="Nunito" w:hAnsi="Nunito"/>
            <w:sz w:val="20"/>
          </w:rPr>
          <w:tab/>
          <w:delText xml:space="preserve">Jack, C., et al., </w:delText>
        </w:r>
        <w:r w:rsidRPr="00A91EE1" w:rsidDel="00FD5108">
          <w:rPr>
            <w:rFonts w:ascii="Nunito" w:hAnsi="Nunito"/>
            <w:i/>
            <w:sz w:val="20"/>
          </w:rPr>
          <w:delText>Leveraging data science and machine learning for urban climate adaptation in two major African cities: a HE(2)AT Center study protocol.</w:delText>
        </w:r>
        <w:r w:rsidRPr="00A91EE1" w:rsidDel="00FD5108">
          <w:rPr>
            <w:rFonts w:ascii="Nunito" w:hAnsi="Nunito"/>
            <w:sz w:val="20"/>
          </w:rPr>
          <w:delText xml:space="preserve"> BMJ Open, 2024. </w:delText>
        </w:r>
        <w:r w:rsidRPr="00A91EE1" w:rsidDel="00FD5108">
          <w:rPr>
            <w:rFonts w:ascii="Nunito" w:hAnsi="Nunito"/>
            <w:b/>
            <w:sz w:val="20"/>
          </w:rPr>
          <w:delText>14</w:delText>
        </w:r>
        <w:r w:rsidRPr="00A91EE1" w:rsidDel="00FD5108">
          <w:rPr>
            <w:rFonts w:ascii="Nunito" w:hAnsi="Nunito"/>
            <w:sz w:val="20"/>
          </w:rPr>
          <w:delText>(6): p. e077529.</w:delText>
        </w:r>
      </w:del>
    </w:p>
    <w:p w14:paraId="6B1C5887" w14:textId="20355751" w:rsidR="001308A5" w:rsidRPr="00A91EE1" w:rsidDel="00FD5108" w:rsidRDefault="001308A5" w:rsidP="001308A5">
      <w:pPr>
        <w:pStyle w:val="EndNoteBibliography"/>
        <w:spacing w:line="360" w:lineRule="auto"/>
        <w:ind w:left="720" w:hanging="720"/>
        <w:rPr>
          <w:del w:id="4498" w:author="Craig Parker" w:date="2024-08-15T16:59:00Z" w16du:dateUtc="2024-08-15T14:59:00Z"/>
          <w:rFonts w:ascii="Nunito" w:hAnsi="Nunito"/>
          <w:sz w:val="20"/>
        </w:rPr>
      </w:pPr>
      <w:del w:id="4499" w:author="Craig Parker" w:date="2024-08-15T16:59:00Z" w16du:dateUtc="2024-08-15T14:59:00Z">
        <w:r w:rsidRPr="00A91EE1" w:rsidDel="00FD5108">
          <w:rPr>
            <w:rFonts w:ascii="Nunito" w:hAnsi="Nunito"/>
            <w:sz w:val="20"/>
          </w:rPr>
          <w:delText>3.</w:delText>
        </w:r>
        <w:r w:rsidRPr="00A91EE1" w:rsidDel="00FD5108">
          <w:rPr>
            <w:rFonts w:ascii="Nunito" w:hAnsi="Nunito"/>
            <w:sz w:val="20"/>
          </w:rPr>
          <w:tab/>
          <w:delText xml:space="preserve">Zandbergen, P.A., </w:delText>
        </w:r>
        <w:r w:rsidRPr="00A91EE1" w:rsidDel="00FD5108">
          <w:rPr>
            <w:rFonts w:ascii="Nunito" w:hAnsi="Nunito"/>
            <w:i/>
            <w:sz w:val="20"/>
          </w:rPr>
          <w:delText>Ensuring Confidentiality of Geocoded Health Data: Assessing Geographic Masking Strategies for Individual-Level Data.</w:delText>
        </w:r>
        <w:r w:rsidRPr="00A91EE1" w:rsidDel="00FD5108">
          <w:rPr>
            <w:rFonts w:ascii="Nunito" w:hAnsi="Nunito"/>
            <w:sz w:val="20"/>
          </w:rPr>
          <w:delText xml:space="preserve"> Adv Med, 2014. </w:delText>
        </w:r>
        <w:r w:rsidRPr="00A91EE1" w:rsidDel="00FD5108">
          <w:rPr>
            <w:rFonts w:ascii="Nunito" w:hAnsi="Nunito"/>
            <w:b/>
            <w:sz w:val="20"/>
          </w:rPr>
          <w:delText>2014</w:delText>
        </w:r>
        <w:r w:rsidRPr="00A91EE1" w:rsidDel="00FD5108">
          <w:rPr>
            <w:rFonts w:ascii="Nunito" w:hAnsi="Nunito"/>
            <w:sz w:val="20"/>
          </w:rPr>
          <w:delText>: p. 567049.</w:delText>
        </w:r>
      </w:del>
    </w:p>
    <w:p w14:paraId="397D2143" w14:textId="396393FF" w:rsidR="001308A5" w:rsidRPr="00A91EE1" w:rsidRDefault="001308A5" w:rsidP="001308A5">
      <w:pPr>
        <w:spacing w:line="360" w:lineRule="auto"/>
        <w:rPr>
          <w:rFonts w:ascii="Nunito" w:eastAsia="Nunito" w:hAnsi="Nunito"/>
          <w:color w:val="000000" w:themeColor="text1"/>
          <w:sz w:val="20"/>
        </w:rPr>
      </w:pPr>
      <w:del w:id="4500" w:author="Craig Parker" w:date="2024-08-15T16:59:00Z" w16du:dateUtc="2024-08-15T14:59:00Z">
        <w:r w:rsidRPr="00A91EE1" w:rsidDel="00FD5108">
          <w:rPr>
            <w:rFonts w:ascii="Nunito" w:eastAsia="Nunito" w:hAnsi="Nunito"/>
            <w:color w:val="000000" w:themeColor="text1"/>
            <w:sz w:val="20"/>
          </w:rPr>
          <w:fldChar w:fldCharType="end"/>
        </w:r>
      </w:del>
    </w:p>
    <w:p w14:paraId="7B1DF3EA" w14:textId="77777777" w:rsidR="00DF755F" w:rsidRPr="00A91EE1" w:rsidRDefault="00DF755F" w:rsidP="00754F48">
      <w:pPr>
        <w:spacing w:line="360" w:lineRule="auto"/>
        <w:rPr>
          <w:rFonts w:ascii="Nunito" w:eastAsia="Nunito" w:hAnsi="Nunito" w:cs="Nunito"/>
          <w:color w:val="000000" w:themeColor="text1"/>
          <w:sz w:val="20"/>
          <w:lang w:val="en-ZA"/>
        </w:rPr>
      </w:pPr>
    </w:p>
    <w:p w14:paraId="4045661E" w14:textId="77777777" w:rsidR="00754F48" w:rsidRPr="00A91EE1" w:rsidRDefault="00754F48" w:rsidP="00754F48">
      <w:pPr>
        <w:rPr>
          <w:rFonts w:ascii="Nunito" w:hAnsi="Nunito"/>
        </w:rPr>
      </w:pPr>
    </w:p>
    <w:p w14:paraId="30ECD2FD" w14:textId="77777777" w:rsidR="0023439B" w:rsidRPr="00A91EE1" w:rsidRDefault="0023439B" w:rsidP="0023439B">
      <w:pPr>
        <w:rPr>
          <w:rFonts w:ascii="Nunito" w:hAnsi="Nunito"/>
        </w:rPr>
      </w:pPr>
    </w:p>
    <w:sectPr w:rsidR="0023439B" w:rsidRPr="00A91EE1" w:rsidSect="002C66B1">
      <w:headerReference w:type="default" r:id="rId29"/>
      <w:footerReference w:type="default" r:id="rId30"/>
      <w:pgSz w:w="12240" w:h="15840"/>
      <w:pgMar w:top="1440"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35" w:author="Lisa van Aardenne" w:date="2024-08-18T20:12:00Z" w:initials="LA">
    <w:p w14:paraId="591471EF" w14:textId="4D6A31E8" w:rsidR="19F00FA1" w:rsidRDefault="19F00FA1">
      <w:pPr>
        <w:pStyle w:val="CommentText"/>
      </w:pPr>
      <w:r>
        <w:t>That is fine for the mother's date of birth, but what about the date of birth of the child! we clearly do not want to convert this to years! This is probably the key sticking point</w:t>
      </w:r>
      <w:r>
        <w:rPr>
          <w:rStyle w:val="CommentReference"/>
        </w:rPr>
        <w:annotationRef/>
      </w:r>
    </w:p>
  </w:comment>
  <w:comment w:id="1903" w:author="Matthew Chersich" w:date="2024-08-13T23:41:00Z" w:initials="MC">
    <w:p w14:paraId="7B81B902" w14:textId="77777777" w:rsidR="002B05DD" w:rsidRDefault="002B05DD" w:rsidP="002B05DD">
      <w:pPr>
        <w:pStyle w:val="CommentText"/>
      </w:pPr>
      <w:r>
        <w:rPr>
          <w:rStyle w:val="CommentReference"/>
        </w:rPr>
        <w:annotationRef/>
      </w:r>
      <w:r>
        <w:t>Which format?</w:t>
      </w:r>
    </w:p>
  </w:comment>
  <w:comment w:id="2064" w:author="Matthew Chersich" w:date="2024-08-13T23:45:00Z" w:initials="MC">
    <w:p w14:paraId="5D2C5CE0" w14:textId="77777777" w:rsidR="002B05DD" w:rsidRDefault="002B05DD" w:rsidP="002B05DD">
      <w:pPr>
        <w:pStyle w:val="CommentText"/>
      </w:pPr>
      <w:r>
        <w:rPr>
          <w:rStyle w:val="CommentReference"/>
        </w:rPr>
        <w:annotationRef/>
      </w:r>
      <w:r>
        <w:t>What does reformatted mean, not descirbed above</w:t>
      </w:r>
    </w:p>
  </w:comment>
  <w:comment w:id="2157" w:author="Christopher Jack" w:date="2024-08-18T16:33:00Z" w:initials="CJ">
    <w:p w14:paraId="41A052EC" w14:textId="70631137" w:rsidR="786D7FE7" w:rsidRDefault="786D7FE7">
      <w:pPr>
        <w:pStyle w:val="CommentText"/>
      </w:pPr>
      <w:r>
        <w:t>This doesn't align with our four pillars above.  Consortium shared data is available to members of the consortium under the oversight of the Steerco.  De-identified is shared through the DAC</w:t>
      </w:r>
      <w:r>
        <w:rPr>
          <w:rStyle w:val="CommentReference"/>
        </w:rPr>
        <w:annotationRef/>
      </w:r>
    </w:p>
  </w:comment>
  <w:comment w:id="2355" w:author="Matthew Chersich" w:date="2024-08-13T23:32:00Z" w:initials="MC">
    <w:p w14:paraId="5F449C69" w14:textId="77777777" w:rsidR="00DD2A01" w:rsidRDefault="00DD2A01" w:rsidP="00DD2A01">
      <w:pPr>
        <w:pStyle w:val="CommentText"/>
      </w:pPr>
      <w:r>
        <w:rPr>
          <w:rStyle w:val="CommentReference"/>
        </w:rPr>
        <w:annotationRef/>
      </w:r>
      <w:r>
        <w:t>State what does indexiing mean actually.. What does it involve</w:t>
      </w:r>
    </w:p>
  </w:comment>
  <w:comment w:id="2474" w:author="Craig Parker" w:date="2024-08-16T14:24:00Z" w:initials="CP">
    <w:p w14:paraId="06C39337" w14:textId="77777777" w:rsidR="002241F2" w:rsidRDefault="002241F2" w:rsidP="002241F2">
      <w:pPr>
        <w:pStyle w:val="CommentText"/>
      </w:pPr>
      <w:r>
        <w:rPr>
          <w:rStyle w:val="CommentReference"/>
        </w:rPr>
        <w:annotationRef/>
      </w:r>
      <w:r>
        <w:t>Stay away from commercial products.</w:t>
      </w:r>
    </w:p>
  </w:comment>
  <w:comment w:id="2475" w:author="Craig Parker" w:date="2024-08-16T14:24:00Z" w:initials="CP">
    <w:p w14:paraId="42AE8423" w14:textId="77777777" w:rsidR="002241F2" w:rsidRDefault="002241F2" w:rsidP="002241F2">
      <w:pPr>
        <w:pStyle w:val="CommentText"/>
      </w:pPr>
      <w:r>
        <w:rPr>
          <w:rStyle w:val="CommentReference"/>
        </w:rPr>
        <w:annotationRef/>
      </w:r>
      <w:r>
        <w:t>Geo-DN UI: accessible through Jupyter</w:t>
      </w:r>
    </w:p>
  </w:comment>
  <w:comment w:id="2529" w:author="Matthew Chersich" w:date="2024-08-13T23:34:00Z" w:initials="MC">
    <w:p w14:paraId="36B26BB1" w14:textId="2CD99CA7" w:rsidR="003977E6" w:rsidRDefault="003977E6" w:rsidP="003977E6">
      <w:pPr>
        <w:pStyle w:val="CommentText"/>
      </w:pPr>
      <w:r>
        <w:rPr>
          <w:rStyle w:val="CommentReference"/>
        </w:rPr>
        <w:annotationRef/>
      </w:r>
      <w:r>
        <w:t>State when we use aggregation and when jittering</w:t>
      </w:r>
    </w:p>
  </w:comment>
  <w:comment w:id="3024" w:author="Matthew Chersich" w:date="2024-08-05T09:41:00Z" w:initials="MC">
    <w:p w14:paraId="7CBDF1DC" w14:textId="77777777" w:rsidR="00E0472D" w:rsidRDefault="00E0472D" w:rsidP="00E0472D">
      <w:pPr>
        <w:pStyle w:val="CommentText"/>
      </w:pPr>
      <w:r>
        <w:t>check with DTA align with that text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91471EF" w15:done="0"/>
  <w15:commentEx w15:paraId="7B81B902" w15:done="0"/>
  <w15:commentEx w15:paraId="5D2C5CE0" w15:done="0"/>
  <w15:commentEx w15:paraId="41A052EC" w15:done="0"/>
  <w15:commentEx w15:paraId="5F449C69" w15:done="0"/>
  <w15:commentEx w15:paraId="06C39337" w15:done="0"/>
  <w15:commentEx w15:paraId="42AE8423" w15:paraIdParent="06C39337" w15:done="0"/>
  <w15:commentEx w15:paraId="36B26BB1" w15:done="1"/>
  <w15:commentEx w15:paraId="7CBDF1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2BF58AF" w16cex:dateUtc="2024-08-18T18:12:00Z"/>
  <w16cex:commentExtensible w16cex:durableId="2A666D8C" w16cex:dateUtc="2024-08-13T22:41:00Z"/>
  <w16cex:commentExtensible w16cex:durableId="2A666E7F" w16cex:dateUtc="2024-08-13T22:45:00Z"/>
  <w16cex:commentExtensible w16cex:durableId="112DFF7F" w16cex:dateUtc="2024-08-18T14:33:00Z"/>
  <w16cex:commentExtensible w16cex:durableId="2A666B88" w16cex:dateUtc="2024-08-13T22:32:00Z"/>
  <w16cex:commentExtensible w16cex:durableId="05ED47C4" w16cex:dateUtc="2024-08-16T12:24:00Z"/>
  <w16cex:commentExtensible w16cex:durableId="4DA07649" w16cex:dateUtc="2024-08-16T12:24:00Z"/>
  <w16cex:commentExtensible w16cex:durableId="2A666C17" w16cex:dateUtc="2024-08-13T22:34:00Z"/>
  <w16cex:commentExtensible w16cex:durableId="5598F35A" w16cex:dateUtc="2024-08-05T0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91471EF" w16cid:durableId="62BF58AF"/>
  <w16cid:commentId w16cid:paraId="7B81B902" w16cid:durableId="2A666D8C"/>
  <w16cid:commentId w16cid:paraId="5D2C5CE0" w16cid:durableId="2A666E7F"/>
  <w16cid:commentId w16cid:paraId="41A052EC" w16cid:durableId="112DFF7F"/>
  <w16cid:commentId w16cid:paraId="5F449C69" w16cid:durableId="2A666B88"/>
  <w16cid:commentId w16cid:paraId="06C39337" w16cid:durableId="05ED47C4"/>
  <w16cid:commentId w16cid:paraId="42AE8423" w16cid:durableId="4DA07649"/>
  <w16cid:commentId w16cid:paraId="36B26BB1" w16cid:durableId="2A666C17"/>
  <w16cid:commentId w16cid:paraId="7CBDF1DC" w16cid:durableId="5598F3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75F14" w14:textId="77777777" w:rsidR="00E34EDD" w:rsidRDefault="00E34EDD" w:rsidP="003977E6">
      <w:pPr>
        <w:spacing w:after="0" w:line="240" w:lineRule="auto"/>
      </w:pPr>
      <w:r>
        <w:separator/>
      </w:r>
    </w:p>
  </w:endnote>
  <w:endnote w:type="continuationSeparator" w:id="0">
    <w:p w14:paraId="4CDE7C2D" w14:textId="77777777" w:rsidR="00E34EDD" w:rsidRDefault="00E34EDD" w:rsidP="00397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BD8CE" w14:textId="77777777" w:rsidR="001308A5" w:rsidRDefault="001308A5">
    <w:pPr>
      <w:pStyle w:val="Footer"/>
    </w:pPr>
    <w:r>
      <w:t>Document version 2.1 | 14-08-2024</w:t>
    </w:r>
  </w:p>
  <w:p w14:paraId="7799382A" w14:textId="77777777" w:rsidR="001308A5" w:rsidRDefault="001308A5" w:rsidP="3DE9DB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001308A5" w14:paraId="6A625B61" w14:textId="77777777" w:rsidTr="3DE9DB2F">
      <w:trPr>
        <w:trHeight w:val="300"/>
      </w:trPr>
      <w:tc>
        <w:tcPr>
          <w:tcW w:w="4320" w:type="dxa"/>
        </w:tcPr>
        <w:p w14:paraId="1BA2BAB8" w14:textId="77777777" w:rsidR="001308A5" w:rsidRDefault="001308A5" w:rsidP="3DE9DB2F">
          <w:pPr>
            <w:pStyle w:val="Header"/>
            <w:ind w:left="-115"/>
          </w:pPr>
        </w:p>
      </w:tc>
      <w:tc>
        <w:tcPr>
          <w:tcW w:w="4320" w:type="dxa"/>
        </w:tcPr>
        <w:p w14:paraId="4CE1F504" w14:textId="77777777" w:rsidR="001308A5" w:rsidRDefault="001308A5" w:rsidP="3DE9DB2F">
          <w:pPr>
            <w:pStyle w:val="Header"/>
            <w:jc w:val="center"/>
          </w:pPr>
        </w:p>
      </w:tc>
      <w:tc>
        <w:tcPr>
          <w:tcW w:w="4320" w:type="dxa"/>
        </w:tcPr>
        <w:p w14:paraId="138181EF" w14:textId="77777777" w:rsidR="001308A5" w:rsidRDefault="001308A5" w:rsidP="3DE9DB2F">
          <w:pPr>
            <w:pStyle w:val="Header"/>
            <w:ind w:right="-115"/>
            <w:jc w:val="right"/>
          </w:pPr>
        </w:p>
      </w:tc>
    </w:tr>
  </w:tbl>
  <w:p w14:paraId="5A5882DC" w14:textId="77777777" w:rsidR="001308A5" w:rsidRDefault="001308A5" w:rsidP="3DE9DB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9EE95" w14:textId="300A479F" w:rsidR="00DE3F52" w:rsidRDefault="00DE3F52">
    <w:pPr>
      <w:pStyle w:val="Footer"/>
    </w:pPr>
    <w:r>
      <w:t>Document version 2.1. | 15-08-2024</w:t>
    </w:r>
  </w:p>
  <w:p w14:paraId="7F1D0478" w14:textId="77777777" w:rsidR="00BE5849" w:rsidRDefault="00BE5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E7A95" w14:textId="77777777" w:rsidR="00E34EDD" w:rsidRDefault="00E34EDD" w:rsidP="003977E6">
      <w:pPr>
        <w:spacing w:after="0" w:line="240" w:lineRule="auto"/>
      </w:pPr>
      <w:r>
        <w:separator/>
      </w:r>
    </w:p>
  </w:footnote>
  <w:footnote w:type="continuationSeparator" w:id="0">
    <w:p w14:paraId="42D7C6A8" w14:textId="77777777" w:rsidR="00E34EDD" w:rsidRDefault="00E34EDD" w:rsidP="003977E6">
      <w:pPr>
        <w:spacing w:after="0" w:line="240" w:lineRule="auto"/>
      </w:pPr>
      <w:r>
        <w:continuationSeparator/>
      </w:r>
    </w:p>
  </w:footnote>
  <w:footnote w:id="1">
    <w:p w14:paraId="755E18F8" w14:textId="79001177" w:rsidR="007B4BF7" w:rsidRPr="00C67E0E" w:rsidRDefault="007B4BF7">
      <w:pPr>
        <w:pStyle w:val="FootnoteText"/>
        <w:rPr>
          <w:rFonts w:ascii="Nunito" w:hAnsi="Nunito"/>
          <w:rPrChange w:id="1405" w:author="Craig Parker" w:date="2024-08-15T16:43:00Z" w16du:dateUtc="2024-08-15T14:43:00Z">
            <w:rPr/>
          </w:rPrChange>
        </w:rPr>
      </w:pPr>
      <w:ins w:id="1406" w:author="Craig Parker" w:date="2024-08-15T15:21:00Z" w16du:dateUtc="2024-08-15T13:21:00Z">
        <w:r w:rsidRPr="00C67E0E">
          <w:rPr>
            <w:rStyle w:val="FootnoteReference"/>
            <w:rFonts w:ascii="Nunito" w:hAnsi="Nunito"/>
            <w:rPrChange w:id="1407" w:author="Craig Parker" w:date="2024-08-15T16:43:00Z" w16du:dateUtc="2024-08-15T14:43:00Z">
              <w:rPr>
                <w:rStyle w:val="FootnoteReference"/>
              </w:rPr>
            </w:rPrChange>
          </w:rPr>
          <w:footnoteRef/>
        </w:r>
        <w:r w:rsidRPr="00C67E0E">
          <w:rPr>
            <w:rFonts w:ascii="Nunito" w:hAnsi="Nunito"/>
            <w:rPrChange w:id="1408" w:author="Craig Parker" w:date="2024-08-15T16:43:00Z" w16du:dateUtc="2024-08-15T14:43:00Z">
              <w:rPr/>
            </w:rPrChange>
          </w:rPr>
          <w:t xml:space="preserve"> </w:t>
        </w:r>
      </w:ins>
      <w:ins w:id="1409" w:author="Craig Parker" w:date="2024-08-15T15:22:00Z">
        <w:r w:rsidR="00B45565" w:rsidRPr="00C67E0E">
          <w:rPr>
            <w:rFonts w:ascii="Nunito" w:hAnsi="Nunito"/>
            <w:rPrChange w:id="1410" w:author="Craig Parker" w:date="2024-08-15T16:43:00Z" w16du:dateUtc="2024-08-15T14:43:00Z">
              <w:rPr/>
            </w:rPrChange>
          </w:rPr>
          <w:t xml:space="preserve">Solarin, I., Dumbura, C., Lakhoo, D. P., Chande, K., Maimela, G., Luchters, S., &amp; Chersich, M., for the HE²AT Center. (under review). Characteristics of longitudinal maternal health studies in sub-Saharan Africa: A systematic mapping of literature between 2012 and 2022. </w:t>
        </w:r>
        <w:r w:rsidR="00B45565" w:rsidRPr="00C67E0E">
          <w:rPr>
            <w:rFonts w:ascii="Nunito" w:hAnsi="Nunito"/>
            <w:i/>
            <w:iCs/>
            <w:rPrChange w:id="1411" w:author="Craig Parker" w:date="2024-08-15T16:43:00Z" w16du:dateUtc="2024-08-15T14:43:00Z">
              <w:rPr>
                <w:i/>
                <w:iCs/>
              </w:rPr>
            </w:rPrChange>
          </w:rPr>
          <w:t>International Journal of Gynecology and Obstetrics</w:t>
        </w:r>
        <w:r w:rsidR="00B45565" w:rsidRPr="00C67E0E">
          <w:rPr>
            <w:rFonts w:ascii="Nunito" w:hAnsi="Nunito"/>
            <w:rPrChange w:id="1412" w:author="Craig Parker" w:date="2024-08-15T16:43:00Z" w16du:dateUtc="2024-08-15T14:43:00Z">
              <w:rPr/>
            </w:rPrChange>
          </w:rPr>
          <w:t>.</w:t>
        </w:r>
      </w:ins>
    </w:p>
  </w:footnote>
  <w:footnote w:id="2">
    <w:p w14:paraId="4940D8FA" w14:textId="24D23B2F" w:rsidR="00A4216A" w:rsidRDefault="00A4216A">
      <w:pPr>
        <w:pStyle w:val="FootnoteText"/>
      </w:pPr>
      <w:ins w:id="1415" w:author="Craig Parker" w:date="2024-08-15T16:39:00Z" w16du:dateUtc="2024-08-15T14:39:00Z">
        <w:r w:rsidRPr="00C67E0E">
          <w:rPr>
            <w:rStyle w:val="FootnoteReference"/>
            <w:rFonts w:ascii="Nunito" w:hAnsi="Nunito"/>
            <w:rPrChange w:id="1416" w:author="Craig Parker" w:date="2024-08-15T16:43:00Z" w16du:dateUtc="2024-08-15T14:43:00Z">
              <w:rPr>
                <w:rStyle w:val="FootnoteReference"/>
              </w:rPr>
            </w:rPrChange>
          </w:rPr>
          <w:footnoteRef/>
        </w:r>
        <w:r w:rsidRPr="00C67E0E">
          <w:rPr>
            <w:rFonts w:ascii="Nunito" w:hAnsi="Nunito"/>
            <w:rPrChange w:id="1417" w:author="Craig Parker" w:date="2024-08-15T16:43:00Z" w16du:dateUtc="2024-08-15T14:43:00Z">
              <w:rPr/>
            </w:rPrChange>
          </w:rPr>
          <w:t xml:space="preserve"> </w:t>
        </w:r>
      </w:ins>
      <w:ins w:id="1418" w:author="Craig Parker" w:date="2024-08-15T16:42:00Z">
        <w:r w:rsidR="009C4603" w:rsidRPr="00C67E0E">
          <w:rPr>
            <w:rFonts w:ascii="Nunito" w:hAnsi="Nunito"/>
          </w:rPr>
          <w:t xml:space="preserve">Lakhoo, D. P., Chersich, M. F., Jack, C., Maimela, G., Cissé, G., Solarin, I., Ebi, K. L., Chande, K. S., Dumbura, C., &amp; Tatenda, P. (2024). Protocol of an individual participant data meta-analysis to quantify the impact of high ambient temperatures on maternal and child health in Africa (HE²AT IPD). </w:t>
        </w:r>
        <w:r w:rsidR="009C4603" w:rsidRPr="00C67E0E">
          <w:rPr>
            <w:rFonts w:ascii="Nunito" w:hAnsi="Nunito"/>
            <w:i/>
            <w:iCs/>
          </w:rPr>
          <w:t>BMJ Open, 14</w:t>
        </w:r>
        <w:r w:rsidR="009C4603" w:rsidRPr="00C67E0E">
          <w:rPr>
            <w:rFonts w:ascii="Nunito" w:hAnsi="Nunito"/>
          </w:rPr>
          <w:t>(1), e077768. https://doi.org/10.1136/bmjopen-2023-077768</w:t>
        </w:r>
      </w:ins>
      <w:ins w:id="1419" w:author="Craig Parker" w:date="2024-08-15T16:39:00Z" w16du:dateUtc="2024-08-15T14:39:00Z">
        <w:r w:rsidR="006F188A" w:rsidRPr="00C67E0E">
          <w:rPr>
            <w:rFonts w:ascii="Nunito" w:hAnsi="Nunito"/>
          </w:rPr>
          <w:t>.</w:t>
        </w:r>
      </w:ins>
    </w:p>
  </w:footnote>
  <w:footnote w:id="3">
    <w:p w14:paraId="71B3EB4D" w14:textId="62873290" w:rsidR="00D03E93" w:rsidRPr="00A73339" w:rsidRDefault="00D03E93">
      <w:pPr>
        <w:pStyle w:val="FootnoteText"/>
        <w:rPr>
          <w:rFonts w:ascii="Nunito" w:hAnsi="Nunito"/>
          <w:rPrChange w:id="1429" w:author="Craig Parker" w:date="2024-08-15T16:47:00Z" w16du:dateUtc="2024-08-15T14:47:00Z">
            <w:rPr/>
          </w:rPrChange>
        </w:rPr>
      </w:pPr>
      <w:ins w:id="1430" w:author="Craig Parker" w:date="2024-08-15T16:40:00Z" w16du:dateUtc="2024-08-15T14:40:00Z">
        <w:r w:rsidRPr="00A73339">
          <w:rPr>
            <w:rStyle w:val="FootnoteReference"/>
            <w:rFonts w:ascii="Nunito" w:hAnsi="Nunito"/>
            <w:rPrChange w:id="1431" w:author="Craig Parker" w:date="2024-08-15T16:47:00Z" w16du:dateUtc="2024-08-15T14:47:00Z">
              <w:rPr>
                <w:rStyle w:val="FootnoteReference"/>
              </w:rPr>
            </w:rPrChange>
          </w:rPr>
          <w:footnoteRef/>
        </w:r>
        <w:r w:rsidRPr="00A73339">
          <w:rPr>
            <w:rFonts w:ascii="Nunito" w:hAnsi="Nunito"/>
            <w:rPrChange w:id="1432" w:author="Craig Parker" w:date="2024-08-15T16:47:00Z" w16du:dateUtc="2024-08-15T14:47:00Z">
              <w:rPr/>
            </w:rPrChange>
          </w:rPr>
          <w:t xml:space="preserve"> </w:t>
        </w:r>
      </w:ins>
      <w:ins w:id="1433" w:author="Craig Parker" w:date="2024-08-15T16:47:00Z">
        <w:r w:rsidR="00A73339" w:rsidRPr="00A73339">
          <w:rPr>
            <w:rFonts w:ascii="Nunito" w:hAnsi="Nunito"/>
            <w:rPrChange w:id="1434" w:author="Craig Parker" w:date="2024-08-15T16:47:00Z" w16du:dateUtc="2024-08-15T14:47:00Z">
              <w:rPr/>
            </w:rPrChange>
          </w:rPr>
          <w:t xml:space="preserve">Jack, C., Parker, C., Kouakou, Y. E., Joubert, B., McAllister, K. A., Ilias, M., Maimela, G., Chersich, M., Makhanya, S., Luchters, S., Makanga, P. T., Vos, E., Ebi, K. L., Koné, B., Waljee, A. K., Cissé, G., Tall, A., Vanga, A. F., Mahlasi, C., Dely, I. D., ... Kurien, T. (2024). Leveraging data science and machine learning for urban climate adaptation in two major African cities: a HE²AT Center study protocol. </w:t>
        </w:r>
        <w:r w:rsidR="00A73339" w:rsidRPr="00A73339">
          <w:rPr>
            <w:rFonts w:ascii="Nunito" w:hAnsi="Nunito"/>
            <w:i/>
            <w:iCs/>
            <w:rPrChange w:id="1435" w:author="Craig Parker" w:date="2024-08-15T16:47:00Z" w16du:dateUtc="2024-08-15T14:47:00Z">
              <w:rPr>
                <w:i/>
                <w:iCs/>
              </w:rPr>
            </w:rPrChange>
          </w:rPr>
          <w:t>BMJ Open, 14</w:t>
        </w:r>
        <w:r w:rsidR="00A73339" w:rsidRPr="00A73339">
          <w:rPr>
            <w:rFonts w:ascii="Nunito" w:hAnsi="Nunito"/>
            <w:rPrChange w:id="1436" w:author="Craig Parker" w:date="2024-08-15T16:47:00Z" w16du:dateUtc="2024-08-15T14:47:00Z">
              <w:rPr/>
            </w:rPrChange>
          </w:rPr>
          <w:t xml:space="preserve">(6), e077529. </w:t>
        </w:r>
        <w:r w:rsidR="00A73339" w:rsidRPr="00A73339">
          <w:rPr>
            <w:rFonts w:ascii="Nunito" w:hAnsi="Nunito"/>
            <w:rPrChange w:id="1437" w:author="Craig Parker" w:date="2024-08-15T16:47:00Z" w16du:dateUtc="2024-08-15T14:47:00Z">
              <w:rPr/>
            </w:rPrChange>
          </w:rPr>
          <w:fldChar w:fldCharType="begin"/>
        </w:r>
        <w:r w:rsidR="00A73339" w:rsidRPr="00A73339">
          <w:rPr>
            <w:rFonts w:ascii="Nunito" w:hAnsi="Nunito"/>
            <w:rPrChange w:id="1438" w:author="Craig Parker" w:date="2024-08-15T16:47:00Z" w16du:dateUtc="2024-08-15T14:47:00Z">
              <w:rPr/>
            </w:rPrChange>
          </w:rPr>
          <w:instrText>HYPERLINK "https://doi.org/10.1136/bmjopen-2023-077529" \t "_new"</w:instrText>
        </w:r>
        <w:r w:rsidR="00A73339" w:rsidRPr="0048589B">
          <w:rPr>
            <w:rFonts w:ascii="Nunito" w:hAnsi="Nunito"/>
          </w:rPr>
        </w:r>
        <w:r w:rsidR="00A73339" w:rsidRPr="00A73339">
          <w:rPr>
            <w:rFonts w:ascii="Nunito" w:hAnsi="Nunito"/>
            <w:rPrChange w:id="1439" w:author="Craig Parker" w:date="2024-08-15T16:47:00Z" w16du:dateUtc="2024-08-15T14:47:00Z">
              <w:rPr/>
            </w:rPrChange>
          </w:rPr>
          <w:fldChar w:fldCharType="separate"/>
        </w:r>
        <w:r w:rsidR="00A73339" w:rsidRPr="00A73339">
          <w:rPr>
            <w:rStyle w:val="Hyperlink"/>
            <w:rFonts w:ascii="Nunito" w:hAnsi="Nunito"/>
            <w:rPrChange w:id="1440" w:author="Craig Parker" w:date="2024-08-15T16:47:00Z" w16du:dateUtc="2024-08-15T14:47:00Z">
              <w:rPr>
                <w:rStyle w:val="Hyperlink"/>
              </w:rPr>
            </w:rPrChange>
          </w:rPr>
          <w:t>https://doi.org/10.1136/bmjopen-2023-077529</w:t>
        </w:r>
      </w:ins>
      <w:ins w:id="1441" w:author="Craig Parker" w:date="2024-08-15T16:47:00Z" w16du:dateUtc="2024-08-15T14:47:00Z">
        <w:r w:rsidR="00A73339" w:rsidRPr="00A73339">
          <w:rPr>
            <w:rFonts w:ascii="Nunito" w:hAnsi="Nunito"/>
            <w:rPrChange w:id="1442" w:author="Craig Parker" w:date="2024-08-15T16:47:00Z" w16du:dateUtc="2024-08-15T14:47:00Z">
              <w:rPr/>
            </w:rPrChange>
          </w:rPr>
          <w:fldChar w:fldCharType="end"/>
        </w:r>
      </w:ins>
    </w:p>
  </w:footnote>
  <w:footnote w:id="4">
    <w:p w14:paraId="14D995B8" w14:textId="77777777" w:rsidR="003977E6" w:rsidRPr="00FD5108" w:rsidRDefault="003977E6" w:rsidP="003977E6">
      <w:pPr>
        <w:spacing w:line="240" w:lineRule="auto"/>
        <w:rPr>
          <w:rFonts w:ascii="Nunito" w:hAnsi="Nunito"/>
          <w:sz w:val="20"/>
          <w:szCs w:val="20"/>
          <w:rPrChange w:id="2521" w:author="Craig Parker" w:date="2024-08-15T16:59:00Z" w16du:dateUtc="2024-08-15T14:59:00Z">
            <w:rPr>
              <w:sz w:val="18"/>
              <w:szCs w:val="18"/>
            </w:rPr>
          </w:rPrChange>
        </w:rPr>
      </w:pPr>
      <w:r w:rsidRPr="00FD5108">
        <w:rPr>
          <w:rFonts w:ascii="Nunito" w:hAnsi="Nunito"/>
          <w:sz w:val="20"/>
          <w:szCs w:val="20"/>
          <w:vertAlign w:val="superscript"/>
          <w:rPrChange w:id="2522" w:author="Craig Parker" w:date="2024-08-15T16:59:00Z" w16du:dateUtc="2024-08-15T14:59:00Z">
            <w:rPr>
              <w:szCs w:val="18"/>
              <w:vertAlign w:val="superscript"/>
            </w:rPr>
          </w:rPrChange>
        </w:rPr>
        <w:footnoteRef/>
      </w:r>
      <w:r w:rsidRPr="00FD5108">
        <w:rPr>
          <w:rFonts w:ascii="Nunito" w:hAnsi="Nunito"/>
          <w:sz w:val="20"/>
          <w:szCs w:val="20"/>
          <w:rPrChange w:id="2523" w:author="Craig Parker" w:date="2024-08-15T16:59:00Z" w16du:dateUtc="2024-08-15T14:59:00Z">
            <w:rPr>
              <w:sz w:val="18"/>
              <w:szCs w:val="18"/>
            </w:rPr>
          </w:rPrChange>
        </w:rPr>
        <w:t xml:space="preserve"> https://www.hhs.gov/hipaa/for-professionals/privacy/special-topics/de-identification/index.html</w:t>
      </w:r>
    </w:p>
  </w:footnote>
  <w:footnote w:id="5">
    <w:p w14:paraId="31D6DC35" w14:textId="325C1818" w:rsidR="0024538A" w:rsidRDefault="0024538A">
      <w:pPr>
        <w:pStyle w:val="FootnoteText"/>
      </w:pPr>
      <w:ins w:id="2568" w:author="Craig Parker" w:date="2024-08-15T16:57:00Z" w16du:dateUtc="2024-08-15T14:57:00Z">
        <w:r w:rsidRPr="00FD5108">
          <w:rPr>
            <w:rStyle w:val="FootnoteReference"/>
            <w:rFonts w:ascii="Nunito" w:hAnsi="Nunito"/>
            <w:rPrChange w:id="2569" w:author="Craig Parker" w:date="2024-08-15T16:59:00Z" w16du:dateUtc="2024-08-15T14:59:00Z">
              <w:rPr>
                <w:rStyle w:val="FootnoteReference"/>
              </w:rPr>
            </w:rPrChange>
          </w:rPr>
          <w:footnoteRef/>
        </w:r>
        <w:r w:rsidRPr="00FD5108">
          <w:rPr>
            <w:rFonts w:ascii="Nunito" w:hAnsi="Nunito"/>
            <w:rPrChange w:id="2570" w:author="Craig Parker" w:date="2024-08-15T16:59:00Z" w16du:dateUtc="2024-08-15T14:59:00Z">
              <w:rPr/>
            </w:rPrChange>
          </w:rPr>
          <w:t xml:space="preserve"> </w:t>
        </w:r>
      </w:ins>
      <w:ins w:id="2571" w:author="Craig Parker" w:date="2024-08-15T16:58:00Z">
        <w:r w:rsidR="00FD5108" w:rsidRPr="00FD5108">
          <w:rPr>
            <w:rFonts w:ascii="Nunito" w:hAnsi="Nunito"/>
            <w:rPrChange w:id="2572" w:author="Craig Parker" w:date="2024-08-15T16:59:00Z" w16du:dateUtc="2024-08-15T14:59:00Z">
              <w:rPr/>
            </w:rPrChange>
          </w:rPr>
          <w:t xml:space="preserve">Zandbergen, P. A. (2014). Ensuring confidentiality of geocoded health data: Assessing geographic masking strategies for individual-level data. </w:t>
        </w:r>
        <w:r w:rsidR="00FD5108" w:rsidRPr="00FD5108">
          <w:rPr>
            <w:rFonts w:ascii="Nunito" w:hAnsi="Nunito"/>
            <w:i/>
            <w:iCs/>
            <w:rPrChange w:id="2573" w:author="Craig Parker" w:date="2024-08-15T16:59:00Z" w16du:dateUtc="2024-08-15T14:59:00Z">
              <w:rPr>
                <w:i/>
                <w:iCs/>
              </w:rPr>
            </w:rPrChange>
          </w:rPr>
          <w:t>Advances in Medicine, 2014</w:t>
        </w:r>
        <w:r w:rsidR="00FD5108" w:rsidRPr="00FD5108">
          <w:rPr>
            <w:rFonts w:ascii="Nunito" w:hAnsi="Nunito"/>
            <w:rPrChange w:id="2574" w:author="Craig Parker" w:date="2024-08-15T16:59:00Z" w16du:dateUtc="2024-08-15T14:59:00Z">
              <w:rPr/>
            </w:rPrChange>
          </w:rPr>
          <w:t>, Article 567049. https://doi.org/10.1155/2014/567049</w:t>
        </w:r>
      </w:ins>
    </w:p>
  </w:footnote>
  <w:footnote w:id="6">
    <w:p w14:paraId="3B9BE2F5" w14:textId="08C2C718" w:rsidR="00F6724E" w:rsidRPr="009461FE" w:rsidRDefault="00F6724E">
      <w:pPr>
        <w:pStyle w:val="FootnoteText"/>
        <w:rPr>
          <w:rFonts w:ascii="Nunito" w:hAnsi="Nunito"/>
          <w:rPrChange w:id="2659" w:author="Craig Parker" w:date="2024-08-15T15:18:00Z" w16du:dateUtc="2024-08-15T13:18:00Z">
            <w:rPr/>
          </w:rPrChange>
        </w:rPr>
      </w:pPr>
      <w:ins w:id="2660" w:author="Craig Parker" w:date="2024-08-15T15:17:00Z" w16du:dateUtc="2024-08-15T13:17:00Z">
        <w:r>
          <w:rPr>
            <w:rStyle w:val="FootnoteReference"/>
          </w:rPr>
          <w:footnoteRef/>
        </w:r>
        <w:r>
          <w:t xml:space="preserve"> </w:t>
        </w:r>
        <w:r w:rsidRPr="009461FE">
          <w:rPr>
            <w:rFonts w:ascii="Nunito" w:hAnsi="Nunito"/>
          </w:rPr>
          <w:t xml:space="preserve">Zandbergen, P.A., </w:t>
        </w:r>
        <w:r w:rsidRPr="009461FE">
          <w:rPr>
            <w:rFonts w:ascii="Nunito" w:hAnsi="Nunito"/>
            <w:i/>
          </w:rPr>
          <w:t>Ensuring Confidentiality of Geocoded Health Data: Assessing Geographic Masking Strategies for Individual-Level Data.</w:t>
        </w:r>
        <w:r w:rsidRPr="009461FE">
          <w:rPr>
            <w:rFonts w:ascii="Nunito" w:hAnsi="Nunito"/>
          </w:rPr>
          <w:t xml:space="preserve"> Adv Med, 2014. </w:t>
        </w:r>
        <w:r w:rsidRPr="009461FE">
          <w:rPr>
            <w:rFonts w:ascii="Nunito" w:hAnsi="Nunito"/>
            <w:b/>
          </w:rPr>
          <w:t>2014</w:t>
        </w:r>
        <w:r w:rsidRPr="009461FE">
          <w:rPr>
            <w:rFonts w:ascii="Nunito" w:hAnsi="Nunito"/>
          </w:rPr>
          <w:t>: p. 567049.</w:t>
        </w:r>
      </w:ins>
    </w:p>
  </w:footnote>
  <w:footnote w:id="7">
    <w:p w14:paraId="7A51637F" w14:textId="28B31BCD" w:rsidR="003977E6" w:rsidRPr="00256BD1" w:rsidRDefault="003977E6" w:rsidP="003977E6">
      <w:pPr>
        <w:spacing w:line="240" w:lineRule="auto"/>
        <w:rPr>
          <w:sz w:val="18"/>
          <w:szCs w:val="18"/>
        </w:rPr>
      </w:pPr>
      <w:r w:rsidRPr="009461FE">
        <w:rPr>
          <w:rFonts w:ascii="Nunito" w:hAnsi="Nunito"/>
          <w:sz w:val="20"/>
          <w:szCs w:val="20"/>
          <w:vertAlign w:val="superscript"/>
          <w:rPrChange w:id="2665" w:author="Craig Parker" w:date="2024-08-15T15:18:00Z" w16du:dateUtc="2024-08-15T13:18:00Z">
            <w:rPr>
              <w:szCs w:val="18"/>
              <w:vertAlign w:val="superscript"/>
            </w:rPr>
          </w:rPrChange>
        </w:rPr>
        <w:footnoteRef/>
      </w:r>
      <w:r w:rsidRPr="009461FE">
        <w:rPr>
          <w:rFonts w:ascii="Nunito" w:hAnsi="Nunito"/>
          <w:sz w:val="20"/>
          <w:szCs w:val="20"/>
          <w:rPrChange w:id="2666" w:author="Craig Parker" w:date="2024-08-15T15:18:00Z" w16du:dateUtc="2024-08-15T13:18:00Z">
            <w:rPr>
              <w:sz w:val="18"/>
              <w:szCs w:val="18"/>
            </w:rPr>
          </w:rPrChange>
        </w:rPr>
        <w:t xml:space="preserve"> https://www.hhs.gov/hipaa/for-professionals/privacy/special-topics/de-identificatio</w:t>
      </w:r>
      <w:ins w:id="2667" w:author="Craig Parker" w:date="2024-08-15T15:18:00Z" w16du:dateUtc="2024-08-15T13:18:00Z">
        <w:r w:rsidR="009461FE" w:rsidRPr="009461FE">
          <w:rPr>
            <w:rFonts w:ascii="Nunito" w:hAnsi="Nunito"/>
            <w:sz w:val="20"/>
            <w:szCs w:val="20"/>
            <w:rPrChange w:id="2668" w:author="Craig Parker" w:date="2024-08-15T15:18:00Z" w16du:dateUtc="2024-08-15T13:18:00Z">
              <w:rPr>
                <w:sz w:val="18"/>
                <w:szCs w:val="18"/>
              </w:rPr>
            </w:rPrChange>
          </w:rPr>
          <w:t>n</w:t>
        </w:r>
      </w:ins>
      <w:del w:id="2669" w:author="Craig Parker" w:date="2024-08-15T15:18:00Z" w16du:dateUtc="2024-08-15T13:18:00Z">
        <w:r w:rsidRPr="00256BD1" w:rsidDel="00143202">
          <w:rPr>
            <w:sz w:val="18"/>
            <w:szCs w:val="18"/>
          </w:rPr>
          <w:delText>n</w:delText>
        </w:r>
      </w:del>
      <w:del w:id="2670" w:author="Craig Parker" w:date="2024-08-15T15:17:00Z" w16du:dateUtc="2024-08-15T13:17:00Z">
        <w:r w:rsidRPr="00256BD1" w:rsidDel="00F6724E">
          <w:rPr>
            <w:sz w:val="18"/>
            <w:szCs w:val="18"/>
          </w:rPr>
          <w:delText>/index.html</w:delText>
        </w:r>
      </w:del>
    </w:p>
  </w:footnote>
  <w:footnote w:id="8">
    <w:p w14:paraId="2AA412AE" w14:textId="03931681" w:rsidR="005E54FD" w:rsidRDefault="005E54FD">
      <w:pPr>
        <w:pStyle w:val="FootnoteText"/>
      </w:pPr>
      <w:ins w:id="3220" w:author="Craig Parker" w:date="2024-08-15T19:17:00Z" w16du:dateUtc="2024-08-15T17:17:00Z">
        <w:r>
          <w:rPr>
            <w:rStyle w:val="FootnoteReference"/>
          </w:rPr>
          <w:footnoteRef/>
        </w:r>
        <w:r>
          <w:t xml:space="preserve"> </w:t>
        </w:r>
      </w:ins>
      <w:ins w:id="3221" w:author="Craig Parker" w:date="2024-08-15T19:17:00Z">
        <w:r w:rsidRPr="005E54FD">
          <w:rPr>
            <w:rFonts w:ascii="Nunito" w:hAnsi="Nunito"/>
            <w:rPrChange w:id="3222" w:author="Craig Parker" w:date="2024-08-15T19:18:00Z" w16du:dateUtc="2024-08-15T17:18:00Z">
              <w:rPr/>
            </w:rPrChange>
          </w:rPr>
          <w:t xml:space="preserve">Republic of South Africa. (2013). </w:t>
        </w:r>
        <w:r w:rsidRPr="005E54FD">
          <w:rPr>
            <w:rFonts w:ascii="Nunito" w:hAnsi="Nunito"/>
            <w:i/>
            <w:iCs/>
            <w:rPrChange w:id="3223" w:author="Craig Parker" w:date="2024-08-15T19:18:00Z" w16du:dateUtc="2024-08-15T17:18:00Z">
              <w:rPr>
                <w:i/>
                <w:iCs/>
              </w:rPr>
            </w:rPrChange>
          </w:rPr>
          <w:t>Protection of Personal Information Act 4 of 2013</w:t>
        </w:r>
        <w:r w:rsidRPr="005E54FD">
          <w:rPr>
            <w:rFonts w:ascii="Nunito" w:hAnsi="Nunito"/>
            <w:rPrChange w:id="3224" w:author="Craig Parker" w:date="2024-08-15T19:18:00Z" w16du:dateUtc="2024-08-15T17:18:00Z">
              <w:rPr/>
            </w:rPrChange>
          </w:rPr>
          <w:t>. Government Gazette No. 37067. Retrieved from https://www.gov.za/documents/protection-personal-information-act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552DD" w14:textId="77777777" w:rsidR="001308A5" w:rsidRDefault="001308A5" w:rsidP="3DE9DB2F">
    <w:pPr>
      <w:pStyle w:val="Header"/>
      <w:jc w:val="center"/>
    </w:pPr>
    <w:r>
      <w:fldChar w:fldCharType="begin"/>
    </w:r>
    <w:r>
      <w:instrText>PAGE</w:instrText>
    </w:r>
    <w:r>
      <w:fldChar w:fldCharType="separate"/>
    </w:r>
    <w:r>
      <w:rPr>
        <w:noProof/>
      </w:rPr>
      <w:t>1</w:t>
    </w:r>
    <w:r>
      <w:fldChar w:fldCharType="end"/>
    </w:r>
  </w:p>
  <w:p w14:paraId="06C8B158" w14:textId="77777777" w:rsidR="001308A5" w:rsidRDefault="001308A5">
    <w:pPr>
      <w:pBdr>
        <w:top w:val="nil"/>
        <w:left w:val="nil"/>
        <w:bottom w:val="nil"/>
        <w:right w:val="nil"/>
        <w:between w:val="nil"/>
      </w:pBdr>
      <w:tabs>
        <w:tab w:val="center" w:pos="4513"/>
        <w:tab w:val="right" w:pos="9026"/>
      </w:tabs>
      <w:spacing w:line="240" w:lineRule="auto"/>
      <w:jc w:val="right"/>
      <w:rPr>
        <w:rFonts w:eastAsia="Arial" w:cs="Arial"/>
        <w:color w:val="000000"/>
        <w:szCs w:val="18"/>
      </w:rPr>
    </w:pPr>
    <w:r>
      <w:rPr>
        <w:rFonts w:eastAsia="Arial" w:cs="Arial"/>
        <w:noProof/>
        <w:color w:val="000000"/>
        <w:szCs w:val="18"/>
      </w:rPr>
      <w:drawing>
        <wp:inline distT="0" distB="0" distL="0" distR="0" wp14:anchorId="10078A17" wp14:editId="0C49436A">
          <wp:extent cx="761710" cy="789155"/>
          <wp:effectExtent l="0" t="0" r="0" b="0"/>
          <wp:docPr id="2074471186" name="image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icon&#10;&#10;Description automatically generated"/>
                  <pic:cNvPicPr preferRelativeResize="0"/>
                </pic:nvPicPr>
                <pic:blipFill>
                  <a:blip r:embed="rId1"/>
                  <a:srcRect/>
                  <a:stretch>
                    <a:fillRect/>
                  </a:stretch>
                </pic:blipFill>
                <pic:spPr>
                  <a:xfrm>
                    <a:off x="0" y="0"/>
                    <a:ext cx="761710" cy="789155"/>
                  </a:xfrm>
                  <a:prstGeom prst="rect">
                    <a:avLst/>
                  </a:prstGeom>
                  <a:ln/>
                </pic:spPr>
              </pic:pic>
            </a:graphicData>
          </a:graphic>
        </wp:inline>
      </w:drawing>
    </w:r>
  </w:p>
  <w:p w14:paraId="5C483444" w14:textId="77777777" w:rsidR="001308A5" w:rsidRDefault="001308A5">
    <w:pPr>
      <w:pBdr>
        <w:top w:val="nil"/>
        <w:left w:val="nil"/>
        <w:bottom w:val="nil"/>
        <w:right w:val="nil"/>
        <w:between w:val="nil"/>
      </w:pBdr>
      <w:tabs>
        <w:tab w:val="center" w:pos="4513"/>
        <w:tab w:val="right" w:pos="9026"/>
      </w:tabs>
      <w:spacing w:line="240" w:lineRule="auto"/>
      <w:rPr>
        <w:rFonts w:eastAsia="Arial" w:cs="Arial"/>
        <w:color w:val="00000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234175"/>
      <w:docPartObj>
        <w:docPartGallery w:val="Page Numbers (Top of Page)"/>
        <w:docPartUnique/>
      </w:docPartObj>
    </w:sdtPr>
    <w:sdtEndPr>
      <w:rPr>
        <w:noProof/>
      </w:rPr>
    </w:sdtEndPr>
    <w:sdtContent>
      <w:p w14:paraId="1C00224C" w14:textId="01C2E4E8" w:rsidR="00B82DFC" w:rsidRDefault="00B82D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6484BA" w14:textId="77777777" w:rsidR="00B82DFC" w:rsidRDefault="00B82D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20D6512"/>
    <w:multiLevelType w:val="multilevel"/>
    <w:tmpl w:val="9828B8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4F81BD" w:themeColor="accent1"/>
        <w:sz w:val="26"/>
      </w:rPr>
    </w:lvl>
    <w:lvl w:ilvl="2">
      <w:start w:val="1"/>
      <w:numFmt w:val="decimal"/>
      <w:lvlText w:val="%1.%2.%3."/>
      <w:lvlJc w:val="left"/>
      <w:pPr>
        <w:ind w:left="1224" w:hanging="504"/>
      </w:pPr>
      <w:rPr>
        <w:rFonts w:hint="default"/>
        <w:color w:val="auto"/>
        <w:sz w:val="26"/>
      </w:rPr>
    </w:lvl>
    <w:lvl w:ilvl="3">
      <w:start w:val="1"/>
      <w:numFmt w:val="decimal"/>
      <w:lvlText w:val="%1.%2.%3.%4."/>
      <w:lvlJc w:val="left"/>
      <w:pPr>
        <w:ind w:left="1728" w:hanging="648"/>
      </w:pPr>
      <w:rPr>
        <w:rFonts w:hint="default"/>
        <w:color w:val="4F81BD" w:themeColor="accent1"/>
        <w:sz w:val="26"/>
      </w:rPr>
    </w:lvl>
    <w:lvl w:ilvl="4">
      <w:start w:val="1"/>
      <w:numFmt w:val="decimal"/>
      <w:lvlText w:val="%1.%2.%3.%4.%5."/>
      <w:lvlJc w:val="left"/>
      <w:pPr>
        <w:ind w:left="2232" w:hanging="792"/>
      </w:pPr>
      <w:rPr>
        <w:rFonts w:hint="default"/>
        <w:color w:val="4F81BD" w:themeColor="accent1"/>
        <w:sz w:val="26"/>
      </w:rPr>
    </w:lvl>
    <w:lvl w:ilvl="5">
      <w:start w:val="1"/>
      <w:numFmt w:val="decimal"/>
      <w:lvlText w:val="%1.%2.%3.%4.%5.%6."/>
      <w:lvlJc w:val="left"/>
      <w:pPr>
        <w:ind w:left="2736" w:hanging="936"/>
      </w:pPr>
      <w:rPr>
        <w:rFonts w:hint="default"/>
        <w:color w:val="4F81BD" w:themeColor="accent1"/>
        <w:sz w:val="26"/>
      </w:rPr>
    </w:lvl>
    <w:lvl w:ilvl="6">
      <w:start w:val="1"/>
      <w:numFmt w:val="decimal"/>
      <w:lvlText w:val="%1.%2.%3.%4.%5.%6.%7."/>
      <w:lvlJc w:val="left"/>
      <w:pPr>
        <w:ind w:left="3240" w:hanging="1080"/>
      </w:pPr>
      <w:rPr>
        <w:rFonts w:hint="default"/>
        <w:color w:val="4F81BD" w:themeColor="accent1"/>
        <w:sz w:val="26"/>
      </w:rPr>
    </w:lvl>
    <w:lvl w:ilvl="7">
      <w:start w:val="1"/>
      <w:numFmt w:val="decimal"/>
      <w:lvlText w:val="%1.%2.%3.%4.%5.%6.%7.%8."/>
      <w:lvlJc w:val="left"/>
      <w:pPr>
        <w:ind w:left="3744" w:hanging="1224"/>
      </w:pPr>
      <w:rPr>
        <w:rFonts w:hint="default"/>
        <w:color w:val="4F81BD" w:themeColor="accent1"/>
        <w:sz w:val="26"/>
      </w:rPr>
    </w:lvl>
    <w:lvl w:ilvl="8">
      <w:start w:val="1"/>
      <w:numFmt w:val="decimal"/>
      <w:lvlText w:val="%1.%2.%3.%4.%5.%6.%7.%8.%9."/>
      <w:lvlJc w:val="left"/>
      <w:pPr>
        <w:ind w:left="4320" w:hanging="1440"/>
      </w:pPr>
      <w:rPr>
        <w:rFonts w:hint="default"/>
        <w:color w:val="4F81BD" w:themeColor="accent1"/>
        <w:sz w:val="26"/>
      </w:rPr>
    </w:lvl>
  </w:abstractNum>
  <w:abstractNum w:abstractNumId="7" w15:restartNumberingAfterBreak="0">
    <w:nsid w:val="02F23973"/>
    <w:multiLevelType w:val="multilevel"/>
    <w:tmpl w:val="802A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F40449"/>
    <w:multiLevelType w:val="multilevel"/>
    <w:tmpl w:val="4A78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D60159"/>
    <w:multiLevelType w:val="hybridMultilevel"/>
    <w:tmpl w:val="BAA25E5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624506C"/>
    <w:multiLevelType w:val="multilevel"/>
    <w:tmpl w:val="243A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B00520"/>
    <w:multiLevelType w:val="multilevel"/>
    <w:tmpl w:val="534E3C8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861861"/>
    <w:multiLevelType w:val="multilevel"/>
    <w:tmpl w:val="EF228068"/>
    <w:lvl w:ilvl="0">
      <w:start w:val="13"/>
      <w:numFmt w:val="decimal"/>
      <w:lvlText w:val="%1."/>
      <w:lvlJc w:val="left"/>
      <w:pPr>
        <w:ind w:left="650" w:hanging="650"/>
      </w:pPr>
      <w:rPr>
        <w:rFonts w:hint="default"/>
      </w:rPr>
    </w:lvl>
    <w:lvl w:ilvl="1">
      <w:start w:val="1"/>
      <w:numFmt w:val="decimal"/>
      <w:lvlText w:val="%1.%2."/>
      <w:lvlJc w:val="left"/>
      <w:pPr>
        <w:ind w:left="2210" w:hanging="720"/>
      </w:pPr>
      <w:rPr>
        <w:rFonts w:hint="default"/>
      </w:rPr>
    </w:lvl>
    <w:lvl w:ilvl="2">
      <w:start w:val="1"/>
      <w:numFmt w:val="decimal"/>
      <w:lvlText w:val="%1.%2.%3."/>
      <w:lvlJc w:val="left"/>
      <w:pPr>
        <w:ind w:left="3700" w:hanging="720"/>
      </w:pPr>
      <w:rPr>
        <w:rFonts w:hint="default"/>
      </w:rPr>
    </w:lvl>
    <w:lvl w:ilvl="3">
      <w:start w:val="1"/>
      <w:numFmt w:val="decimal"/>
      <w:lvlText w:val="%1.%2.%3.%4."/>
      <w:lvlJc w:val="left"/>
      <w:pPr>
        <w:ind w:left="5550" w:hanging="1080"/>
      </w:pPr>
      <w:rPr>
        <w:rFonts w:hint="default"/>
      </w:rPr>
    </w:lvl>
    <w:lvl w:ilvl="4">
      <w:start w:val="1"/>
      <w:numFmt w:val="decimal"/>
      <w:lvlText w:val="%1.%2.%3.%4.%5."/>
      <w:lvlJc w:val="left"/>
      <w:pPr>
        <w:ind w:left="7400" w:hanging="1440"/>
      </w:pPr>
      <w:rPr>
        <w:rFonts w:hint="default"/>
      </w:rPr>
    </w:lvl>
    <w:lvl w:ilvl="5">
      <w:start w:val="1"/>
      <w:numFmt w:val="decimal"/>
      <w:lvlText w:val="%1.%2.%3.%4.%5.%6."/>
      <w:lvlJc w:val="left"/>
      <w:pPr>
        <w:ind w:left="8890" w:hanging="1440"/>
      </w:pPr>
      <w:rPr>
        <w:rFonts w:hint="default"/>
      </w:rPr>
    </w:lvl>
    <w:lvl w:ilvl="6">
      <w:start w:val="1"/>
      <w:numFmt w:val="decimal"/>
      <w:lvlText w:val="%1.%2.%3.%4.%5.%6.%7."/>
      <w:lvlJc w:val="left"/>
      <w:pPr>
        <w:ind w:left="10740" w:hanging="1800"/>
      </w:pPr>
      <w:rPr>
        <w:rFonts w:hint="default"/>
      </w:rPr>
    </w:lvl>
    <w:lvl w:ilvl="7">
      <w:start w:val="1"/>
      <w:numFmt w:val="decimal"/>
      <w:lvlText w:val="%1.%2.%3.%4.%5.%6.%7.%8."/>
      <w:lvlJc w:val="left"/>
      <w:pPr>
        <w:ind w:left="12590" w:hanging="2160"/>
      </w:pPr>
      <w:rPr>
        <w:rFonts w:hint="default"/>
      </w:rPr>
    </w:lvl>
    <w:lvl w:ilvl="8">
      <w:start w:val="1"/>
      <w:numFmt w:val="decimal"/>
      <w:lvlText w:val="%1.%2.%3.%4.%5.%6.%7.%8.%9."/>
      <w:lvlJc w:val="left"/>
      <w:pPr>
        <w:ind w:left="14080" w:hanging="2160"/>
      </w:pPr>
      <w:rPr>
        <w:rFonts w:hint="default"/>
      </w:rPr>
    </w:lvl>
  </w:abstractNum>
  <w:abstractNum w:abstractNumId="13" w15:restartNumberingAfterBreak="0">
    <w:nsid w:val="0D7C06A8"/>
    <w:multiLevelType w:val="multilevel"/>
    <w:tmpl w:val="2766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5B719E"/>
    <w:multiLevelType w:val="multilevel"/>
    <w:tmpl w:val="FFFFFFFF"/>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15" w15:restartNumberingAfterBreak="0">
    <w:nsid w:val="0E6D1501"/>
    <w:multiLevelType w:val="multilevel"/>
    <w:tmpl w:val="15801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4E2BF0"/>
    <w:multiLevelType w:val="multilevel"/>
    <w:tmpl w:val="C72A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DC3D7A"/>
    <w:multiLevelType w:val="multilevel"/>
    <w:tmpl w:val="7F148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6532D1"/>
    <w:multiLevelType w:val="multilevel"/>
    <w:tmpl w:val="5606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696798"/>
    <w:multiLevelType w:val="multilevel"/>
    <w:tmpl w:val="DE9A4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0633C3"/>
    <w:multiLevelType w:val="multilevel"/>
    <w:tmpl w:val="534E3C8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55B7A57"/>
    <w:multiLevelType w:val="multilevel"/>
    <w:tmpl w:val="7F901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7308BA"/>
    <w:multiLevelType w:val="multilevel"/>
    <w:tmpl w:val="FE94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35E90"/>
    <w:multiLevelType w:val="hybridMultilevel"/>
    <w:tmpl w:val="FC388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1A765936"/>
    <w:multiLevelType w:val="hybridMultilevel"/>
    <w:tmpl w:val="81A644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1CA40177"/>
    <w:multiLevelType w:val="multilevel"/>
    <w:tmpl w:val="A134C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C342AF"/>
    <w:multiLevelType w:val="multilevel"/>
    <w:tmpl w:val="E2928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5D4193"/>
    <w:multiLevelType w:val="hybridMultilevel"/>
    <w:tmpl w:val="54C0C768"/>
    <w:lvl w:ilvl="0" w:tplc="C0120872">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13B0776"/>
    <w:multiLevelType w:val="multilevel"/>
    <w:tmpl w:val="E0F0E480"/>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90" w:hanging="410"/>
      </w:pPr>
      <w:rPr>
        <w:rFonts w:hint="default"/>
        <w:b/>
        <w:bCs/>
        <w:color w:val="000000" w:themeColor="text1"/>
        <w:sz w:val="32"/>
        <w:szCs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6959E2"/>
    <w:multiLevelType w:val="multilevel"/>
    <w:tmpl w:val="534E3C8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2A96EA5"/>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3A77C24"/>
    <w:multiLevelType w:val="multilevel"/>
    <w:tmpl w:val="63400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C7238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7CC745B"/>
    <w:multiLevelType w:val="multilevel"/>
    <w:tmpl w:val="BC1E3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502"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6D2324"/>
    <w:multiLevelType w:val="multilevel"/>
    <w:tmpl w:val="1F545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F453CE"/>
    <w:multiLevelType w:val="multilevel"/>
    <w:tmpl w:val="F9086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4F81BD" w:themeColor="accent1"/>
        <w:sz w:val="26"/>
      </w:rPr>
    </w:lvl>
    <w:lvl w:ilvl="2">
      <w:start w:val="1"/>
      <w:numFmt w:val="decimal"/>
      <w:lvlText w:val="%1.%2.%3."/>
      <w:lvlJc w:val="left"/>
      <w:pPr>
        <w:ind w:left="1224" w:hanging="504"/>
      </w:pPr>
      <w:rPr>
        <w:rFonts w:hint="default"/>
        <w:color w:val="auto"/>
        <w:sz w:val="26"/>
      </w:rPr>
    </w:lvl>
    <w:lvl w:ilvl="3">
      <w:start w:val="1"/>
      <w:numFmt w:val="decimal"/>
      <w:lvlText w:val="%1.%2.%3.%4."/>
      <w:lvlJc w:val="left"/>
      <w:pPr>
        <w:ind w:left="1728" w:hanging="648"/>
      </w:pPr>
      <w:rPr>
        <w:rFonts w:hint="default"/>
        <w:color w:val="4F81BD" w:themeColor="accent1"/>
        <w:sz w:val="26"/>
      </w:rPr>
    </w:lvl>
    <w:lvl w:ilvl="4">
      <w:start w:val="1"/>
      <w:numFmt w:val="decimal"/>
      <w:lvlText w:val="%1.%2.%3.%4.%5."/>
      <w:lvlJc w:val="left"/>
      <w:pPr>
        <w:ind w:left="2232" w:hanging="792"/>
      </w:pPr>
      <w:rPr>
        <w:rFonts w:hint="default"/>
        <w:color w:val="4F81BD" w:themeColor="accent1"/>
        <w:sz w:val="26"/>
      </w:rPr>
    </w:lvl>
    <w:lvl w:ilvl="5">
      <w:start w:val="1"/>
      <w:numFmt w:val="decimal"/>
      <w:lvlText w:val="%1.%2.%3.%4.%5.%6."/>
      <w:lvlJc w:val="left"/>
      <w:pPr>
        <w:ind w:left="2736" w:hanging="936"/>
      </w:pPr>
      <w:rPr>
        <w:rFonts w:hint="default"/>
        <w:color w:val="4F81BD" w:themeColor="accent1"/>
        <w:sz w:val="26"/>
      </w:rPr>
    </w:lvl>
    <w:lvl w:ilvl="6">
      <w:start w:val="1"/>
      <w:numFmt w:val="decimal"/>
      <w:lvlText w:val="%1.%2.%3.%4.%5.%6.%7."/>
      <w:lvlJc w:val="left"/>
      <w:pPr>
        <w:ind w:left="3240" w:hanging="1080"/>
      </w:pPr>
      <w:rPr>
        <w:rFonts w:hint="default"/>
        <w:color w:val="4F81BD" w:themeColor="accent1"/>
        <w:sz w:val="26"/>
      </w:rPr>
    </w:lvl>
    <w:lvl w:ilvl="7">
      <w:start w:val="1"/>
      <w:numFmt w:val="decimal"/>
      <w:lvlText w:val="%1.%2.%3.%4.%5.%6.%7.%8."/>
      <w:lvlJc w:val="left"/>
      <w:pPr>
        <w:ind w:left="3744" w:hanging="1224"/>
      </w:pPr>
      <w:rPr>
        <w:rFonts w:hint="default"/>
        <w:color w:val="4F81BD" w:themeColor="accent1"/>
        <w:sz w:val="26"/>
      </w:rPr>
    </w:lvl>
    <w:lvl w:ilvl="8">
      <w:start w:val="1"/>
      <w:numFmt w:val="decimal"/>
      <w:lvlText w:val="%1.%2.%3.%4.%5.%6.%7.%8.%9."/>
      <w:lvlJc w:val="left"/>
      <w:pPr>
        <w:ind w:left="4320" w:hanging="1440"/>
      </w:pPr>
      <w:rPr>
        <w:rFonts w:hint="default"/>
        <w:color w:val="4F81BD" w:themeColor="accent1"/>
        <w:sz w:val="26"/>
      </w:rPr>
    </w:lvl>
  </w:abstractNum>
  <w:abstractNum w:abstractNumId="36" w15:restartNumberingAfterBreak="0">
    <w:nsid w:val="294B6920"/>
    <w:multiLevelType w:val="multilevel"/>
    <w:tmpl w:val="639A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9943D3"/>
    <w:multiLevelType w:val="hybridMultilevel"/>
    <w:tmpl w:val="55CAAD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2CD34AA4"/>
    <w:multiLevelType w:val="multilevel"/>
    <w:tmpl w:val="EE62D9B8"/>
    <w:lvl w:ilvl="0">
      <w:start w:val="5"/>
      <w:numFmt w:val="decimal"/>
      <w:lvlText w:val="%1."/>
      <w:lvlJc w:val="left"/>
      <w:pPr>
        <w:ind w:left="360" w:hanging="360"/>
      </w:pPr>
      <w:rPr>
        <w:rFonts w:eastAsia="Times New Roman" w:cs="Times New Roman" w:hint="default"/>
      </w:rPr>
    </w:lvl>
    <w:lvl w:ilvl="1">
      <w:start w:val="6"/>
      <w:numFmt w:val="decimal"/>
      <w:lvlText w:val="%1.%2."/>
      <w:lvlJc w:val="left"/>
      <w:pPr>
        <w:ind w:left="360" w:hanging="360"/>
      </w:pPr>
      <w:rPr>
        <w:rFonts w:eastAsia="Times New Roman" w:cs="Times New Roman" w:hint="default"/>
      </w:rPr>
    </w:lvl>
    <w:lvl w:ilvl="2">
      <w:start w:val="1"/>
      <w:numFmt w:val="decimal"/>
      <w:lvlText w:val="%1.%2.%3."/>
      <w:lvlJc w:val="left"/>
      <w:pPr>
        <w:ind w:left="720" w:hanging="720"/>
      </w:pPr>
      <w:rPr>
        <w:rFonts w:eastAsia="Times New Roman" w:cs="Times New Roman" w:hint="default"/>
      </w:rPr>
    </w:lvl>
    <w:lvl w:ilvl="3">
      <w:start w:val="1"/>
      <w:numFmt w:val="decimal"/>
      <w:lvlText w:val="%1.%2.%3.%4."/>
      <w:lvlJc w:val="left"/>
      <w:pPr>
        <w:ind w:left="720" w:hanging="720"/>
      </w:pPr>
      <w:rPr>
        <w:rFonts w:eastAsia="Times New Roman" w:cs="Times New Roman" w:hint="default"/>
      </w:rPr>
    </w:lvl>
    <w:lvl w:ilvl="4">
      <w:start w:val="1"/>
      <w:numFmt w:val="decimal"/>
      <w:lvlText w:val="%1.%2.%3.%4.%5."/>
      <w:lvlJc w:val="left"/>
      <w:pPr>
        <w:ind w:left="1080" w:hanging="1080"/>
      </w:pPr>
      <w:rPr>
        <w:rFonts w:eastAsia="Times New Roman" w:cs="Times New Roman" w:hint="default"/>
      </w:rPr>
    </w:lvl>
    <w:lvl w:ilvl="5">
      <w:start w:val="1"/>
      <w:numFmt w:val="decimal"/>
      <w:lvlText w:val="%1.%2.%3.%4.%5.%6."/>
      <w:lvlJc w:val="left"/>
      <w:pPr>
        <w:ind w:left="1080" w:hanging="1080"/>
      </w:pPr>
      <w:rPr>
        <w:rFonts w:eastAsia="Times New Roman" w:cs="Times New Roman" w:hint="default"/>
      </w:rPr>
    </w:lvl>
    <w:lvl w:ilvl="6">
      <w:start w:val="1"/>
      <w:numFmt w:val="decimal"/>
      <w:lvlText w:val="%1.%2.%3.%4.%5.%6.%7."/>
      <w:lvlJc w:val="left"/>
      <w:pPr>
        <w:ind w:left="1440" w:hanging="1440"/>
      </w:pPr>
      <w:rPr>
        <w:rFonts w:eastAsia="Times New Roman" w:cs="Times New Roman" w:hint="default"/>
      </w:rPr>
    </w:lvl>
    <w:lvl w:ilvl="7">
      <w:start w:val="1"/>
      <w:numFmt w:val="decimal"/>
      <w:lvlText w:val="%1.%2.%3.%4.%5.%6.%7.%8."/>
      <w:lvlJc w:val="left"/>
      <w:pPr>
        <w:ind w:left="1440" w:hanging="1440"/>
      </w:pPr>
      <w:rPr>
        <w:rFonts w:eastAsia="Times New Roman" w:cs="Times New Roman" w:hint="default"/>
      </w:rPr>
    </w:lvl>
    <w:lvl w:ilvl="8">
      <w:start w:val="1"/>
      <w:numFmt w:val="decimal"/>
      <w:lvlText w:val="%1.%2.%3.%4.%5.%6.%7.%8.%9."/>
      <w:lvlJc w:val="left"/>
      <w:pPr>
        <w:ind w:left="1800" w:hanging="1800"/>
      </w:pPr>
      <w:rPr>
        <w:rFonts w:eastAsia="Times New Roman" w:cs="Times New Roman" w:hint="default"/>
      </w:rPr>
    </w:lvl>
  </w:abstractNum>
  <w:abstractNum w:abstractNumId="39" w15:restartNumberingAfterBreak="0">
    <w:nsid w:val="2D9266B1"/>
    <w:multiLevelType w:val="multilevel"/>
    <w:tmpl w:val="A064B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D158A1"/>
    <w:multiLevelType w:val="hybridMultilevel"/>
    <w:tmpl w:val="AFCE1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A4AFC"/>
    <w:multiLevelType w:val="hybridMultilevel"/>
    <w:tmpl w:val="E6B08B2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30F15731"/>
    <w:multiLevelType w:val="multilevel"/>
    <w:tmpl w:val="76343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E914DE"/>
    <w:multiLevelType w:val="multilevel"/>
    <w:tmpl w:val="7F56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007EF7"/>
    <w:multiLevelType w:val="multilevel"/>
    <w:tmpl w:val="609A7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283121"/>
    <w:multiLevelType w:val="multilevel"/>
    <w:tmpl w:val="00AAF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002902"/>
    <w:multiLevelType w:val="multilevel"/>
    <w:tmpl w:val="EBA02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B3651E"/>
    <w:multiLevelType w:val="multilevel"/>
    <w:tmpl w:val="ECCCF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A15253"/>
    <w:multiLevelType w:val="hybridMultilevel"/>
    <w:tmpl w:val="2480A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EB5075"/>
    <w:multiLevelType w:val="multilevel"/>
    <w:tmpl w:val="C248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EC76C6"/>
    <w:multiLevelType w:val="multilevel"/>
    <w:tmpl w:val="B4D02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DF60F1"/>
    <w:multiLevelType w:val="multilevel"/>
    <w:tmpl w:val="87D8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B74723"/>
    <w:multiLevelType w:val="multilevel"/>
    <w:tmpl w:val="AF00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D14116"/>
    <w:multiLevelType w:val="multilevel"/>
    <w:tmpl w:val="1F02FBBC"/>
    <w:lvl w:ilvl="0">
      <w:start w:val="7"/>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4" w15:restartNumberingAfterBreak="0">
    <w:nsid w:val="58685965"/>
    <w:multiLevelType w:val="multilevel"/>
    <w:tmpl w:val="909AD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740B38"/>
    <w:multiLevelType w:val="multilevel"/>
    <w:tmpl w:val="48601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D70511"/>
    <w:multiLevelType w:val="multilevel"/>
    <w:tmpl w:val="23BA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57209D"/>
    <w:multiLevelType w:val="hybridMultilevel"/>
    <w:tmpl w:val="A18AC3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617A42A9"/>
    <w:multiLevelType w:val="hybridMultilevel"/>
    <w:tmpl w:val="277ACD96"/>
    <w:lvl w:ilvl="0" w:tplc="9B14B858">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39C1A3C"/>
    <w:multiLevelType w:val="multilevel"/>
    <w:tmpl w:val="655E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083C3B"/>
    <w:multiLevelType w:val="hybridMultilevel"/>
    <w:tmpl w:val="B24A36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659C6BF4"/>
    <w:multiLevelType w:val="multilevel"/>
    <w:tmpl w:val="6C708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F665BD"/>
    <w:multiLevelType w:val="multilevel"/>
    <w:tmpl w:val="ABD69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B823A8A"/>
    <w:multiLevelType w:val="hybridMultilevel"/>
    <w:tmpl w:val="1020D91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6C874CDB"/>
    <w:multiLevelType w:val="multilevel"/>
    <w:tmpl w:val="7728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6E5FF3"/>
    <w:multiLevelType w:val="multilevel"/>
    <w:tmpl w:val="5BF4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95436D"/>
    <w:multiLevelType w:val="multilevel"/>
    <w:tmpl w:val="C832A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0CB5CF1"/>
    <w:multiLevelType w:val="multilevel"/>
    <w:tmpl w:val="9E50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76091A"/>
    <w:multiLevelType w:val="multilevel"/>
    <w:tmpl w:val="C708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6B4884"/>
    <w:multiLevelType w:val="multilevel"/>
    <w:tmpl w:val="8452B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2882C50"/>
    <w:multiLevelType w:val="multilevel"/>
    <w:tmpl w:val="4534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546CB2"/>
    <w:multiLevelType w:val="multilevel"/>
    <w:tmpl w:val="7F12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026DE9"/>
    <w:multiLevelType w:val="multilevel"/>
    <w:tmpl w:val="9EFE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660ACA"/>
    <w:multiLevelType w:val="multilevel"/>
    <w:tmpl w:val="2EFE2826"/>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4" w15:restartNumberingAfterBreak="0">
    <w:nsid w:val="76F275FD"/>
    <w:multiLevelType w:val="multilevel"/>
    <w:tmpl w:val="891C6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095326"/>
    <w:multiLevelType w:val="multilevel"/>
    <w:tmpl w:val="643010A2"/>
    <w:lvl w:ilvl="0">
      <w:start w:val="13"/>
      <w:numFmt w:val="decimal"/>
      <w:lvlText w:val="%1."/>
      <w:lvlJc w:val="left"/>
      <w:pPr>
        <w:ind w:left="650" w:hanging="650"/>
      </w:pPr>
      <w:rPr>
        <w:rFonts w:hint="default"/>
      </w:rPr>
    </w:lvl>
    <w:lvl w:ilvl="1">
      <w:start w:val="1"/>
      <w:numFmt w:val="decimal"/>
      <w:lvlText w:val="%1.%2."/>
      <w:lvlJc w:val="left"/>
      <w:pPr>
        <w:ind w:left="2210" w:hanging="720"/>
      </w:pPr>
      <w:rPr>
        <w:rFonts w:hint="default"/>
      </w:rPr>
    </w:lvl>
    <w:lvl w:ilvl="2">
      <w:start w:val="1"/>
      <w:numFmt w:val="decimal"/>
      <w:lvlText w:val="%1.%2.%3."/>
      <w:lvlJc w:val="left"/>
      <w:pPr>
        <w:ind w:left="3700" w:hanging="720"/>
      </w:pPr>
      <w:rPr>
        <w:rFonts w:hint="default"/>
      </w:rPr>
    </w:lvl>
    <w:lvl w:ilvl="3">
      <w:start w:val="1"/>
      <w:numFmt w:val="decimal"/>
      <w:lvlText w:val="%1.%2.%3.%4."/>
      <w:lvlJc w:val="left"/>
      <w:pPr>
        <w:ind w:left="5550" w:hanging="1080"/>
      </w:pPr>
      <w:rPr>
        <w:rFonts w:hint="default"/>
      </w:rPr>
    </w:lvl>
    <w:lvl w:ilvl="4">
      <w:start w:val="1"/>
      <w:numFmt w:val="decimal"/>
      <w:lvlText w:val="%1.%2.%3.%4.%5."/>
      <w:lvlJc w:val="left"/>
      <w:pPr>
        <w:ind w:left="7400" w:hanging="1440"/>
      </w:pPr>
      <w:rPr>
        <w:rFonts w:hint="default"/>
      </w:rPr>
    </w:lvl>
    <w:lvl w:ilvl="5">
      <w:start w:val="1"/>
      <w:numFmt w:val="decimal"/>
      <w:lvlText w:val="%1.%2.%3.%4.%5.%6."/>
      <w:lvlJc w:val="left"/>
      <w:pPr>
        <w:ind w:left="8890" w:hanging="1440"/>
      </w:pPr>
      <w:rPr>
        <w:rFonts w:hint="default"/>
      </w:rPr>
    </w:lvl>
    <w:lvl w:ilvl="6">
      <w:start w:val="1"/>
      <w:numFmt w:val="decimal"/>
      <w:lvlText w:val="%1.%2.%3.%4.%5.%6.%7."/>
      <w:lvlJc w:val="left"/>
      <w:pPr>
        <w:ind w:left="10740" w:hanging="1800"/>
      </w:pPr>
      <w:rPr>
        <w:rFonts w:hint="default"/>
      </w:rPr>
    </w:lvl>
    <w:lvl w:ilvl="7">
      <w:start w:val="1"/>
      <w:numFmt w:val="decimal"/>
      <w:lvlText w:val="%1.%2.%3.%4.%5.%6.%7.%8."/>
      <w:lvlJc w:val="left"/>
      <w:pPr>
        <w:ind w:left="12590" w:hanging="2160"/>
      </w:pPr>
      <w:rPr>
        <w:rFonts w:hint="default"/>
      </w:rPr>
    </w:lvl>
    <w:lvl w:ilvl="8">
      <w:start w:val="1"/>
      <w:numFmt w:val="decimal"/>
      <w:lvlText w:val="%1.%2.%3.%4.%5.%6.%7.%8.%9."/>
      <w:lvlJc w:val="left"/>
      <w:pPr>
        <w:ind w:left="14080" w:hanging="2160"/>
      </w:pPr>
      <w:rPr>
        <w:rFonts w:hint="default"/>
      </w:rPr>
    </w:lvl>
  </w:abstractNum>
  <w:abstractNum w:abstractNumId="76" w15:restartNumberingAfterBreak="0">
    <w:nsid w:val="777B68A4"/>
    <w:multiLevelType w:val="multilevel"/>
    <w:tmpl w:val="6BB6AB5E"/>
    <w:lvl w:ilvl="0">
      <w:start w:val="9"/>
      <w:numFmt w:val="decimal"/>
      <w:lvlText w:val="%1."/>
      <w:lvlJc w:val="left"/>
      <w:pPr>
        <w:ind w:left="1104" w:hanging="1104"/>
      </w:pPr>
      <w:rPr>
        <w:rFonts w:eastAsiaTheme="majorEastAsia" w:cstheme="majorBidi" w:hint="default"/>
      </w:rPr>
    </w:lvl>
    <w:lvl w:ilvl="1">
      <w:start w:val="1"/>
      <w:numFmt w:val="decimal"/>
      <w:lvlText w:val="%1.%2."/>
      <w:lvlJc w:val="left"/>
      <w:pPr>
        <w:ind w:left="2076" w:hanging="1464"/>
      </w:pPr>
      <w:rPr>
        <w:rFonts w:eastAsiaTheme="majorEastAsia" w:cstheme="majorBidi" w:hint="default"/>
      </w:rPr>
    </w:lvl>
    <w:lvl w:ilvl="2">
      <w:start w:val="1"/>
      <w:numFmt w:val="decimal"/>
      <w:lvlText w:val="%1.%2.%3."/>
      <w:lvlJc w:val="left"/>
      <w:pPr>
        <w:ind w:left="2688" w:hanging="1464"/>
      </w:pPr>
      <w:rPr>
        <w:rFonts w:eastAsiaTheme="majorEastAsia" w:cstheme="majorBidi" w:hint="default"/>
      </w:rPr>
    </w:lvl>
    <w:lvl w:ilvl="3">
      <w:start w:val="1"/>
      <w:numFmt w:val="decimal"/>
      <w:lvlText w:val="%1.%2.%3.%4."/>
      <w:lvlJc w:val="left"/>
      <w:pPr>
        <w:ind w:left="3660" w:hanging="1824"/>
      </w:pPr>
      <w:rPr>
        <w:rFonts w:eastAsiaTheme="majorEastAsia" w:cstheme="majorBidi" w:hint="default"/>
      </w:rPr>
    </w:lvl>
    <w:lvl w:ilvl="4">
      <w:start w:val="1"/>
      <w:numFmt w:val="decimal"/>
      <w:lvlText w:val="%1.%2.%3.%4.%5."/>
      <w:lvlJc w:val="left"/>
      <w:pPr>
        <w:ind w:left="4272" w:hanging="1824"/>
      </w:pPr>
      <w:rPr>
        <w:rFonts w:eastAsiaTheme="majorEastAsia" w:cstheme="majorBidi" w:hint="default"/>
      </w:rPr>
    </w:lvl>
    <w:lvl w:ilvl="5">
      <w:start w:val="1"/>
      <w:numFmt w:val="decimal"/>
      <w:lvlText w:val="%1.%2.%3.%4.%5.%6."/>
      <w:lvlJc w:val="left"/>
      <w:pPr>
        <w:ind w:left="5244" w:hanging="2184"/>
      </w:pPr>
      <w:rPr>
        <w:rFonts w:eastAsiaTheme="majorEastAsia" w:cstheme="majorBidi" w:hint="default"/>
      </w:rPr>
    </w:lvl>
    <w:lvl w:ilvl="6">
      <w:start w:val="1"/>
      <w:numFmt w:val="decimal"/>
      <w:lvlText w:val="%1.%2.%3.%4.%5.%6.%7."/>
      <w:lvlJc w:val="left"/>
      <w:pPr>
        <w:ind w:left="5856" w:hanging="2184"/>
      </w:pPr>
      <w:rPr>
        <w:rFonts w:eastAsiaTheme="majorEastAsia" w:cstheme="majorBidi" w:hint="default"/>
      </w:rPr>
    </w:lvl>
    <w:lvl w:ilvl="7">
      <w:start w:val="1"/>
      <w:numFmt w:val="decimal"/>
      <w:lvlText w:val="%1.%2.%3.%4.%5.%6.%7.%8."/>
      <w:lvlJc w:val="left"/>
      <w:pPr>
        <w:ind w:left="6828" w:hanging="2544"/>
      </w:pPr>
      <w:rPr>
        <w:rFonts w:eastAsiaTheme="majorEastAsia" w:cstheme="majorBidi" w:hint="default"/>
      </w:rPr>
    </w:lvl>
    <w:lvl w:ilvl="8">
      <w:start w:val="1"/>
      <w:numFmt w:val="decimal"/>
      <w:lvlText w:val="%1.%2.%3.%4.%5.%6.%7.%8.%9."/>
      <w:lvlJc w:val="left"/>
      <w:pPr>
        <w:ind w:left="7440" w:hanging="2544"/>
      </w:pPr>
      <w:rPr>
        <w:rFonts w:eastAsiaTheme="majorEastAsia" w:cstheme="majorBidi" w:hint="default"/>
      </w:rPr>
    </w:lvl>
  </w:abstractNum>
  <w:abstractNum w:abstractNumId="77" w15:restartNumberingAfterBreak="0">
    <w:nsid w:val="7FB220F5"/>
    <w:multiLevelType w:val="multilevel"/>
    <w:tmpl w:val="2CB0E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860493">
    <w:abstractNumId w:val="5"/>
  </w:num>
  <w:num w:numId="2" w16cid:durableId="1338190297">
    <w:abstractNumId w:val="3"/>
  </w:num>
  <w:num w:numId="3" w16cid:durableId="2044085861">
    <w:abstractNumId w:val="2"/>
  </w:num>
  <w:num w:numId="4" w16cid:durableId="632562099">
    <w:abstractNumId w:val="4"/>
  </w:num>
  <w:num w:numId="5" w16cid:durableId="1144078069">
    <w:abstractNumId w:val="1"/>
  </w:num>
  <w:num w:numId="6" w16cid:durableId="830289713">
    <w:abstractNumId w:val="0"/>
  </w:num>
  <w:num w:numId="7" w16cid:durableId="318265827">
    <w:abstractNumId w:val="29"/>
  </w:num>
  <w:num w:numId="8" w16cid:durableId="558592444">
    <w:abstractNumId w:val="20"/>
  </w:num>
  <w:num w:numId="9" w16cid:durableId="818031959">
    <w:abstractNumId w:val="35"/>
  </w:num>
  <w:num w:numId="10" w16cid:durableId="1861238056">
    <w:abstractNumId w:val="22"/>
  </w:num>
  <w:num w:numId="11" w16cid:durableId="149299334">
    <w:abstractNumId w:val="38"/>
  </w:num>
  <w:num w:numId="12" w16cid:durableId="1321348674">
    <w:abstractNumId w:val="69"/>
  </w:num>
  <w:num w:numId="13" w16cid:durableId="474372010">
    <w:abstractNumId w:val="10"/>
  </w:num>
  <w:num w:numId="14" w16cid:durableId="1810590954">
    <w:abstractNumId w:val="52"/>
  </w:num>
  <w:num w:numId="15" w16cid:durableId="638923400">
    <w:abstractNumId w:val="13"/>
  </w:num>
  <w:num w:numId="16" w16cid:durableId="876157768">
    <w:abstractNumId w:val="25"/>
  </w:num>
  <w:num w:numId="17" w16cid:durableId="972517073">
    <w:abstractNumId w:val="50"/>
  </w:num>
  <w:num w:numId="18" w16cid:durableId="1016346297">
    <w:abstractNumId w:val="9"/>
  </w:num>
  <w:num w:numId="19" w16cid:durableId="192771438">
    <w:abstractNumId w:val="14"/>
  </w:num>
  <w:num w:numId="20" w16cid:durableId="895090746">
    <w:abstractNumId w:val="57"/>
  </w:num>
  <w:num w:numId="21" w16cid:durableId="1461611417">
    <w:abstractNumId w:val="23"/>
  </w:num>
  <w:num w:numId="22" w16cid:durableId="1026522363">
    <w:abstractNumId w:val="70"/>
  </w:num>
  <w:num w:numId="23" w16cid:durableId="1631131443">
    <w:abstractNumId w:val="37"/>
  </w:num>
  <w:num w:numId="24" w16cid:durableId="230314099">
    <w:abstractNumId w:val="36"/>
  </w:num>
  <w:num w:numId="25" w16cid:durableId="828863977">
    <w:abstractNumId w:val="74"/>
  </w:num>
  <w:num w:numId="26" w16cid:durableId="1217744448">
    <w:abstractNumId w:val="46"/>
  </w:num>
  <w:num w:numId="27" w16cid:durableId="2095396914">
    <w:abstractNumId w:val="77"/>
  </w:num>
  <w:num w:numId="28" w16cid:durableId="641036809">
    <w:abstractNumId w:val="19"/>
  </w:num>
  <w:num w:numId="29" w16cid:durableId="1215041919">
    <w:abstractNumId w:val="60"/>
  </w:num>
  <w:num w:numId="30" w16cid:durableId="328557280">
    <w:abstractNumId w:val="11"/>
  </w:num>
  <w:num w:numId="31" w16cid:durableId="3167254">
    <w:abstractNumId w:val="32"/>
  </w:num>
  <w:num w:numId="32" w16cid:durableId="1031688013">
    <w:abstractNumId w:val="21"/>
  </w:num>
  <w:num w:numId="33" w16cid:durableId="48497928">
    <w:abstractNumId w:val="17"/>
  </w:num>
  <w:num w:numId="34" w16cid:durableId="1665432442">
    <w:abstractNumId w:val="33"/>
  </w:num>
  <w:num w:numId="35" w16cid:durableId="224032169">
    <w:abstractNumId w:val="55"/>
  </w:num>
  <w:num w:numId="36" w16cid:durableId="2002732144">
    <w:abstractNumId w:val="40"/>
  </w:num>
  <w:num w:numId="37" w16cid:durableId="176506526">
    <w:abstractNumId w:val="48"/>
  </w:num>
  <w:num w:numId="38" w16cid:durableId="37509245">
    <w:abstractNumId w:val="58"/>
  </w:num>
  <w:num w:numId="39" w16cid:durableId="1244608893">
    <w:abstractNumId w:val="71"/>
  </w:num>
  <w:num w:numId="40" w16cid:durableId="426342475">
    <w:abstractNumId w:val="56"/>
  </w:num>
  <w:num w:numId="41" w16cid:durableId="1442334429">
    <w:abstractNumId w:val="43"/>
  </w:num>
  <w:num w:numId="42" w16cid:durableId="681081951">
    <w:abstractNumId w:val="72"/>
  </w:num>
  <w:num w:numId="43" w16cid:durableId="951126830">
    <w:abstractNumId w:val="8"/>
  </w:num>
  <w:num w:numId="44" w16cid:durableId="1586911879">
    <w:abstractNumId w:val="18"/>
  </w:num>
  <w:num w:numId="45" w16cid:durableId="999385543">
    <w:abstractNumId w:val="61"/>
  </w:num>
  <w:num w:numId="46" w16cid:durableId="114375215">
    <w:abstractNumId w:val="49"/>
  </w:num>
  <w:num w:numId="47" w16cid:durableId="879630604">
    <w:abstractNumId w:val="51"/>
  </w:num>
  <w:num w:numId="48" w16cid:durableId="115682856">
    <w:abstractNumId w:val="15"/>
  </w:num>
  <w:num w:numId="49" w16cid:durableId="356083613">
    <w:abstractNumId w:val="67"/>
  </w:num>
  <w:num w:numId="50" w16cid:durableId="606619470">
    <w:abstractNumId w:val="68"/>
  </w:num>
  <w:num w:numId="51" w16cid:durableId="1740861137">
    <w:abstractNumId w:val="44"/>
  </w:num>
  <w:num w:numId="52" w16cid:durableId="1099448795">
    <w:abstractNumId w:val="65"/>
  </w:num>
  <w:num w:numId="53" w16cid:durableId="1361013575">
    <w:abstractNumId w:val="34"/>
  </w:num>
  <w:num w:numId="54" w16cid:durableId="1835874304">
    <w:abstractNumId w:val="47"/>
  </w:num>
  <w:num w:numId="55" w16cid:durableId="791484465">
    <w:abstractNumId w:val="28"/>
  </w:num>
  <w:num w:numId="56" w16cid:durableId="776171710">
    <w:abstractNumId w:val="54"/>
  </w:num>
  <w:num w:numId="57" w16cid:durableId="1563828032">
    <w:abstractNumId w:val="66"/>
  </w:num>
  <w:num w:numId="58" w16cid:durableId="2074229907">
    <w:abstractNumId w:val="16"/>
  </w:num>
  <w:num w:numId="59" w16cid:durableId="1834448954">
    <w:abstractNumId w:val="26"/>
  </w:num>
  <w:num w:numId="60" w16cid:durableId="179467967">
    <w:abstractNumId w:val="62"/>
  </w:num>
  <w:num w:numId="61" w16cid:durableId="1077551071">
    <w:abstractNumId w:val="63"/>
  </w:num>
  <w:num w:numId="62" w16cid:durableId="556205923">
    <w:abstractNumId w:val="30"/>
  </w:num>
  <w:num w:numId="63" w16cid:durableId="1621691881">
    <w:abstractNumId w:val="73"/>
  </w:num>
  <w:num w:numId="64" w16cid:durableId="600188601">
    <w:abstractNumId w:val="41"/>
  </w:num>
  <w:num w:numId="65" w16cid:durableId="1660890782">
    <w:abstractNumId w:val="27"/>
  </w:num>
  <w:num w:numId="66" w16cid:durableId="459346363">
    <w:abstractNumId w:val="53"/>
  </w:num>
  <w:num w:numId="67" w16cid:durableId="1768190708">
    <w:abstractNumId w:val="76"/>
  </w:num>
  <w:num w:numId="68" w16cid:durableId="1028874771">
    <w:abstractNumId w:val="3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Nunito" w:hAnsi="Nunito" w:hint="default"/>
          <w:b/>
          <w:bCs/>
          <w:color w:val="auto"/>
          <w:sz w:val="26"/>
        </w:rPr>
      </w:lvl>
    </w:lvlOverride>
    <w:lvlOverride w:ilvl="2">
      <w:lvl w:ilvl="2">
        <w:start w:val="1"/>
        <w:numFmt w:val="decimal"/>
        <w:lvlText w:val="%1.%2.%3."/>
        <w:lvlJc w:val="left"/>
        <w:pPr>
          <w:ind w:left="1224" w:hanging="504"/>
        </w:pPr>
        <w:rPr>
          <w:rFonts w:hint="default"/>
          <w:color w:val="000000" w:themeColor="text1"/>
          <w:sz w:val="26"/>
        </w:rPr>
      </w:lvl>
    </w:lvlOverride>
    <w:lvlOverride w:ilvl="3">
      <w:lvl w:ilvl="3">
        <w:start w:val="1"/>
        <w:numFmt w:val="decimal"/>
        <w:lvlText w:val="%1.%2.%3.%4."/>
        <w:lvlJc w:val="left"/>
        <w:pPr>
          <w:ind w:left="1728" w:hanging="648"/>
        </w:pPr>
        <w:rPr>
          <w:rFonts w:hint="default"/>
          <w:color w:val="4F81BD" w:themeColor="accent1"/>
          <w:sz w:val="26"/>
        </w:rPr>
      </w:lvl>
    </w:lvlOverride>
    <w:lvlOverride w:ilvl="4">
      <w:lvl w:ilvl="4">
        <w:start w:val="1"/>
        <w:numFmt w:val="decimal"/>
        <w:lvlText w:val="%1.%2.%3.%4.%5."/>
        <w:lvlJc w:val="left"/>
        <w:pPr>
          <w:ind w:left="2232" w:hanging="792"/>
        </w:pPr>
        <w:rPr>
          <w:rFonts w:hint="default"/>
          <w:color w:val="4F81BD" w:themeColor="accent1"/>
          <w:sz w:val="26"/>
        </w:rPr>
      </w:lvl>
    </w:lvlOverride>
    <w:lvlOverride w:ilvl="5">
      <w:lvl w:ilvl="5">
        <w:start w:val="1"/>
        <w:numFmt w:val="decimal"/>
        <w:lvlText w:val="%1.%2.%3.%4.%5.%6."/>
        <w:lvlJc w:val="left"/>
        <w:pPr>
          <w:ind w:left="2736" w:hanging="936"/>
        </w:pPr>
        <w:rPr>
          <w:rFonts w:hint="default"/>
          <w:color w:val="4F81BD" w:themeColor="accent1"/>
          <w:sz w:val="26"/>
        </w:rPr>
      </w:lvl>
    </w:lvlOverride>
    <w:lvlOverride w:ilvl="6">
      <w:lvl w:ilvl="6">
        <w:start w:val="1"/>
        <w:numFmt w:val="decimal"/>
        <w:lvlText w:val="%1.%2.%3.%4.%5.%6.%7."/>
        <w:lvlJc w:val="left"/>
        <w:pPr>
          <w:ind w:left="3240" w:hanging="1080"/>
        </w:pPr>
        <w:rPr>
          <w:rFonts w:hint="default"/>
          <w:color w:val="4F81BD" w:themeColor="accent1"/>
          <w:sz w:val="26"/>
        </w:rPr>
      </w:lvl>
    </w:lvlOverride>
    <w:lvlOverride w:ilvl="7">
      <w:lvl w:ilvl="7">
        <w:start w:val="1"/>
        <w:numFmt w:val="decimal"/>
        <w:lvlText w:val="%1.%2.%3.%4.%5.%6.%7.%8."/>
        <w:lvlJc w:val="left"/>
        <w:pPr>
          <w:ind w:left="3744" w:hanging="1224"/>
        </w:pPr>
        <w:rPr>
          <w:rFonts w:hint="default"/>
          <w:color w:val="4F81BD" w:themeColor="accent1"/>
          <w:sz w:val="26"/>
        </w:rPr>
      </w:lvl>
    </w:lvlOverride>
    <w:lvlOverride w:ilvl="8">
      <w:lvl w:ilvl="8">
        <w:start w:val="1"/>
        <w:numFmt w:val="decimal"/>
        <w:lvlText w:val="%1.%2.%3.%4.%5.%6.%7.%8.%9."/>
        <w:lvlJc w:val="left"/>
        <w:pPr>
          <w:ind w:left="4320" w:hanging="1440"/>
        </w:pPr>
        <w:rPr>
          <w:rFonts w:hint="default"/>
          <w:color w:val="4F81BD" w:themeColor="accent1"/>
          <w:sz w:val="26"/>
        </w:rPr>
      </w:lvl>
    </w:lvlOverride>
  </w:num>
  <w:num w:numId="69" w16cid:durableId="613024067">
    <w:abstractNumId w:val="6"/>
  </w:num>
  <w:num w:numId="70" w16cid:durableId="1074428564">
    <w:abstractNumId w:val="64"/>
  </w:num>
  <w:num w:numId="71" w16cid:durableId="418065970">
    <w:abstractNumId w:val="42"/>
  </w:num>
  <w:num w:numId="72" w16cid:durableId="938803908">
    <w:abstractNumId w:val="59"/>
  </w:num>
  <w:num w:numId="73" w16cid:durableId="806704167">
    <w:abstractNumId w:val="24"/>
  </w:num>
  <w:num w:numId="74" w16cid:durableId="1114400127">
    <w:abstractNumId w:val="45"/>
  </w:num>
  <w:num w:numId="75" w16cid:durableId="214590404">
    <w:abstractNumId w:val="7"/>
  </w:num>
  <w:num w:numId="76" w16cid:durableId="932739284">
    <w:abstractNumId w:val="31"/>
  </w:num>
  <w:num w:numId="77" w16cid:durableId="1023632710">
    <w:abstractNumId w:val="12"/>
  </w:num>
  <w:num w:numId="78" w16cid:durableId="912739858">
    <w:abstractNumId w:val="75"/>
  </w:num>
  <w:num w:numId="79" w16cid:durableId="685907861">
    <w:abstractNumId w:val="39"/>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aig Parker">
    <w15:presenceInfo w15:providerId="AD" w15:userId="S::craig.parker@witsphr.org::70c86836-d7e6-4ae6-8761-74d99aa1dff5"/>
  </w15:person>
  <w15:person w15:author="Matthew Chersich">
    <w15:presenceInfo w15:providerId="AD" w15:userId="S::CHERSICM@tcd.ie::3996de51-8e24-468e-a3e8-e51afd8eae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B48"/>
    <w:rsid w:val="00004004"/>
    <w:rsid w:val="00007315"/>
    <w:rsid w:val="00007860"/>
    <w:rsid w:val="00013FE8"/>
    <w:rsid w:val="000330FE"/>
    <w:rsid w:val="00034616"/>
    <w:rsid w:val="00041A22"/>
    <w:rsid w:val="00046C64"/>
    <w:rsid w:val="00057BEF"/>
    <w:rsid w:val="00057DD2"/>
    <w:rsid w:val="0006063C"/>
    <w:rsid w:val="00077418"/>
    <w:rsid w:val="00077EB8"/>
    <w:rsid w:val="00081290"/>
    <w:rsid w:val="0008446E"/>
    <w:rsid w:val="000853B2"/>
    <w:rsid w:val="00087DDF"/>
    <w:rsid w:val="00093104"/>
    <w:rsid w:val="00095944"/>
    <w:rsid w:val="000A2E54"/>
    <w:rsid w:val="000A66B6"/>
    <w:rsid w:val="000B1BCF"/>
    <w:rsid w:val="000C08CA"/>
    <w:rsid w:val="000C61E6"/>
    <w:rsid w:val="000D4A29"/>
    <w:rsid w:val="000D5BEA"/>
    <w:rsid w:val="000F27A8"/>
    <w:rsid w:val="000F4B7C"/>
    <w:rsid w:val="001009AE"/>
    <w:rsid w:val="00101F7D"/>
    <w:rsid w:val="0010699B"/>
    <w:rsid w:val="001119A0"/>
    <w:rsid w:val="00111E49"/>
    <w:rsid w:val="00120BFD"/>
    <w:rsid w:val="001248BC"/>
    <w:rsid w:val="0013060C"/>
    <w:rsid w:val="001308A5"/>
    <w:rsid w:val="00130B31"/>
    <w:rsid w:val="00143202"/>
    <w:rsid w:val="0014541D"/>
    <w:rsid w:val="00146F39"/>
    <w:rsid w:val="0015074B"/>
    <w:rsid w:val="00151533"/>
    <w:rsid w:val="001521D7"/>
    <w:rsid w:val="00160EC3"/>
    <w:rsid w:val="00166B2F"/>
    <w:rsid w:val="0018338B"/>
    <w:rsid w:val="00194BE0"/>
    <w:rsid w:val="001A23BF"/>
    <w:rsid w:val="001A54EF"/>
    <w:rsid w:val="001B35CA"/>
    <w:rsid w:val="001B654C"/>
    <w:rsid w:val="001C3C3E"/>
    <w:rsid w:val="001C4BF0"/>
    <w:rsid w:val="001C52CB"/>
    <w:rsid w:val="001C700F"/>
    <w:rsid w:val="001C7CEE"/>
    <w:rsid w:val="001E2D16"/>
    <w:rsid w:val="001E497F"/>
    <w:rsid w:val="001E55F8"/>
    <w:rsid w:val="001E756D"/>
    <w:rsid w:val="001F3596"/>
    <w:rsid w:val="001F4BEC"/>
    <w:rsid w:val="001F4D7E"/>
    <w:rsid w:val="00202155"/>
    <w:rsid w:val="00213C1A"/>
    <w:rsid w:val="00214269"/>
    <w:rsid w:val="002241F2"/>
    <w:rsid w:val="0023439B"/>
    <w:rsid w:val="0024538A"/>
    <w:rsid w:val="00246FE5"/>
    <w:rsid w:val="00251EFB"/>
    <w:rsid w:val="002520BF"/>
    <w:rsid w:val="00253FCD"/>
    <w:rsid w:val="00260F46"/>
    <w:rsid w:val="002831FC"/>
    <w:rsid w:val="00291820"/>
    <w:rsid w:val="0029639D"/>
    <w:rsid w:val="002A69DA"/>
    <w:rsid w:val="002B05DD"/>
    <w:rsid w:val="002B3F9B"/>
    <w:rsid w:val="002B431B"/>
    <w:rsid w:val="002B6EFA"/>
    <w:rsid w:val="002C3E4D"/>
    <w:rsid w:val="002C66B1"/>
    <w:rsid w:val="002D6003"/>
    <w:rsid w:val="002E1E76"/>
    <w:rsid w:val="002F3E86"/>
    <w:rsid w:val="002F71D5"/>
    <w:rsid w:val="003254CB"/>
    <w:rsid w:val="00325A2C"/>
    <w:rsid w:val="00326F90"/>
    <w:rsid w:val="003307A4"/>
    <w:rsid w:val="00335A6F"/>
    <w:rsid w:val="00345231"/>
    <w:rsid w:val="0036155C"/>
    <w:rsid w:val="003644EC"/>
    <w:rsid w:val="00377CA6"/>
    <w:rsid w:val="0038113A"/>
    <w:rsid w:val="003842DC"/>
    <w:rsid w:val="00394C88"/>
    <w:rsid w:val="00396029"/>
    <w:rsid w:val="003977E6"/>
    <w:rsid w:val="003A0DC5"/>
    <w:rsid w:val="003A2DC2"/>
    <w:rsid w:val="003A7958"/>
    <w:rsid w:val="003B3443"/>
    <w:rsid w:val="003B6D86"/>
    <w:rsid w:val="003C3CD4"/>
    <w:rsid w:val="003D385F"/>
    <w:rsid w:val="003D7FED"/>
    <w:rsid w:val="003E45BD"/>
    <w:rsid w:val="003E4CD2"/>
    <w:rsid w:val="003F0ABF"/>
    <w:rsid w:val="0040151B"/>
    <w:rsid w:val="0040228A"/>
    <w:rsid w:val="004055BE"/>
    <w:rsid w:val="004254FA"/>
    <w:rsid w:val="00456CCB"/>
    <w:rsid w:val="0046172A"/>
    <w:rsid w:val="00463892"/>
    <w:rsid w:val="00465D2D"/>
    <w:rsid w:val="0047078F"/>
    <w:rsid w:val="0047647D"/>
    <w:rsid w:val="004836D0"/>
    <w:rsid w:val="0048589B"/>
    <w:rsid w:val="004A0F2E"/>
    <w:rsid w:val="004A258A"/>
    <w:rsid w:val="004B4209"/>
    <w:rsid w:val="004C06F0"/>
    <w:rsid w:val="004C2305"/>
    <w:rsid w:val="004C5E85"/>
    <w:rsid w:val="004D3D99"/>
    <w:rsid w:val="004E1D1D"/>
    <w:rsid w:val="004E6EB1"/>
    <w:rsid w:val="00502603"/>
    <w:rsid w:val="005027A8"/>
    <w:rsid w:val="00502BB6"/>
    <w:rsid w:val="00506438"/>
    <w:rsid w:val="00532F25"/>
    <w:rsid w:val="0053345A"/>
    <w:rsid w:val="00566482"/>
    <w:rsid w:val="005861D7"/>
    <w:rsid w:val="00590FE2"/>
    <w:rsid w:val="00591675"/>
    <w:rsid w:val="005A4A8E"/>
    <w:rsid w:val="005B14E9"/>
    <w:rsid w:val="005B388F"/>
    <w:rsid w:val="005B5F9B"/>
    <w:rsid w:val="005B6BF4"/>
    <w:rsid w:val="005E0BCB"/>
    <w:rsid w:val="005E54FD"/>
    <w:rsid w:val="005F0EDC"/>
    <w:rsid w:val="005F7544"/>
    <w:rsid w:val="00602CC2"/>
    <w:rsid w:val="00606366"/>
    <w:rsid w:val="00606FFD"/>
    <w:rsid w:val="00611560"/>
    <w:rsid w:val="00613712"/>
    <w:rsid w:val="00614B1F"/>
    <w:rsid w:val="0061575C"/>
    <w:rsid w:val="00615980"/>
    <w:rsid w:val="006205BE"/>
    <w:rsid w:val="00626A3C"/>
    <w:rsid w:val="00627620"/>
    <w:rsid w:val="00627B84"/>
    <w:rsid w:val="006325CE"/>
    <w:rsid w:val="00645995"/>
    <w:rsid w:val="00651A0F"/>
    <w:rsid w:val="00652A11"/>
    <w:rsid w:val="00660885"/>
    <w:rsid w:val="00666BDD"/>
    <w:rsid w:val="00671FEC"/>
    <w:rsid w:val="00674792"/>
    <w:rsid w:val="00674CE0"/>
    <w:rsid w:val="00685090"/>
    <w:rsid w:val="00691453"/>
    <w:rsid w:val="006920B8"/>
    <w:rsid w:val="00694A3E"/>
    <w:rsid w:val="00694C80"/>
    <w:rsid w:val="006A4986"/>
    <w:rsid w:val="006B0C3B"/>
    <w:rsid w:val="006B2432"/>
    <w:rsid w:val="006B2E3A"/>
    <w:rsid w:val="006C3D6D"/>
    <w:rsid w:val="006C7221"/>
    <w:rsid w:val="006D6E36"/>
    <w:rsid w:val="006F188A"/>
    <w:rsid w:val="00704604"/>
    <w:rsid w:val="0071767C"/>
    <w:rsid w:val="00717D16"/>
    <w:rsid w:val="00721DA5"/>
    <w:rsid w:val="007356A9"/>
    <w:rsid w:val="00742D3E"/>
    <w:rsid w:val="007522F2"/>
    <w:rsid w:val="00754BB3"/>
    <w:rsid w:val="00754F48"/>
    <w:rsid w:val="007576A6"/>
    <w:rsid w:val="0075773C"/>
    <w:rsid w:val="00767A92"/>
    <w:rsid w:val="00774F75"/>
    <w:rsid w:val="00783625"/>
    <w:rsid w:val="00786076"/>
    <w:rsid w:val="00795718"/>
    <w:rsid w:val="0079607D"/>
    <w:rsid w:val="007A62CA"/>
    <w:rsid w:val="007A6E47"/>
    <w:rsid w:val="007B3DC3"/>
    <w:rsid w:val="007B4BF7"/>
    <w:rsid w:val="007B5ECD"/>
    <w:rsid w:val="007C7E08"/>
    <w:rsid w:val="007D0D4C"/>
    <w:rsid w:val="007D19DE"/>
    <w:rsid w:val="007D4309"/>
    <w:rsid w:val="007D66BC"/>
    <w:rsid w:val="007E235B"/>
    <w:rsid w:val="007E5485"/>
    <w:rsid w:val="007F3DF4"/>
    <w:rsid w:val="007F59C6"/>
    <w:rsid w:val="00804C05"/>
    <w:rsid w:val="0081381A"/>
    <w:rsid w:val="008207AB"/>
    <w:rsid w:val="008257CE"/>
    <w:rsid w:val="00834B2E"/>
    <w:rsid w:val="00836607"/>
    <w:rsid w:val="00844848"/>
    <w:rsid w:val="0086466B"/>
    <w:rsid w:val="008706B5"/>
    <w:rsid w:val="00872127"/>
    <w:rsid w:val="00873669"/>
    <w:rsid w:val="00874AC3"/>
    <w:rsid w:val="00875319"/>
    <w:rsid w:val="00875499"/>
    <w:rsid w:val="00885AAF"/>
    <w:rsid w:val="00897B69"/>
    <w:rsid w:val="008A4D19"/>
    <w:rsid w:val="008B62B0"/>
    <w:rsid w:val="008B7937"/>
    <w:rsid w:val="008C0CDE"/>
    <w:rsid w:val="008C188C"/>
    <w:rsid w:val="008F07EA"/>
    <w:rsid w:val="008F0FD2"/>
    <w:rsid w:val="008F15C4"/>
    <w:rsid w:val="008F4A14"/>
    <w:rsid w:val="008F5C89"/>
    <w:rsid w:val="008F6787"/>
    <w:rsid w:val="0090508B"/>
    <w:rsid w:val="00906093"/>
    <w:rsid w:val="00907271"/>
    <w:rsid w:val="009203E4"/>
    <w:rsid w:val="00922F46"/>
    <w:rsid w:val="00930828"/>
    <w:rsid w:val="00936AB7"/>
    <w:rsid w:val="0093796E"/>
    <w:rsid w:val="00941976"/>
    <w:rsid w:val="00943DE1"/>
    <w:rsid w:val="00944DE2"/>
    <w:rsid w:val="009461FE"/>
    <w:rsid w:val="009502F5"/>
    <w:rsid w:val="0095076B"/>
    <w:rsid w:val="00951A16"/>
    <w:rsid w:val="00951F2E"/>
    <w:rsid w:val="00966A72"/>
    <w:rsid w:val="009742F2"/>
    <w:rsid w:val="009750FA"/>
    <w:rsid w:val="009813D8"/>
    <w:rsid w:val="0098485D"/>
    <w:rsid w:val="009920F6"/>
    <w:rsid w:val="00996689"/>
    <w:rsid w:val="009A6296"/>
    <w:rsid w:val="009B0965"/>
    <w:rsid w:val="009B4355"/>
    <w:rsid w:val="009C32F8"/>
    <w:rsid w:val="009C4603"/>
    <w:rsid w:val="009C53B7"/>
    <w:rsid w:val="009F1665"/>
    <w:rsid w:val="009F28EF"/>
    <w:rsid w:val="009F6B87"/>
    <w:rsid w:val="00A056C5"/>
    <w:rsid w:val="00A12466"/>
    <w:rsid w:val="00A16EA0"/>
    <w:rsid w:val="00A2286D"/>
    <w:rsid w:val="00A25114"/>
    <w:rsid w:val="00A30C88"/>
    <w:rsid w:val="00A360CF"/>
    <w:rsid w:val="00A4216A"/>
    <w:rsid w:val="00A56999"/>
    <w:rsid w:val="00A6057B"/>
    <w:rsid w:val="00A66147"/>
    <w:rsid w:val="00A67EF7"/>
    <w:rsid w:val="00A70AE6"/>
    <w:rsid w:val="00A70F9E"/>
    <w:rsid w:val="00A7164A"/>
    <w:rsid w:val="00A73339"/>
    <w:rsid w:val="00A735FE"/>
    <w:rsid w:val="00A77B84"/>
    <w:rsid w:val="00A81AC5"/>
    <w:rsid w:val="00A87926"/>
    <w:rsid w:val="00A91EE1"/>
    <w:rsid w:val="00A941B9"/>
    <w:rsid w:val="00A94810"/>
    <w:rsid w:val="00AA1D8D"/>
    <w:rsid w:val="00AA5DA1"/>
    <w:rsid w:val="00AB56B2"/>
    <w:rsid w:val="00AC6993"/>
    <w:rsid w:val="00B03DD2"/>
    <w:rsid w:val="00B2431D"/>
    <w:rsid w:val="00B25B34"/>
    <w:rsid w:val="00B44EAA"/>
    <w:rsid w:val="00B45565"/>
    <w:rsid w:val="00B46077"/>
    <w:rsid w:val="00B47730"/>
    <w:rsid w:val="00B514A8"/>
    <w:rsid w:val="00B7220E"/>
    <w:rsid w:val="00B77732"/>
    <w:rsid w:val="00B80E10"/>
    <w:rsid w:val="00B81765"/>
    <w:rsid w:val="00B82DFC"/>
    <w:rsid w:val="00BA094E"/>
    <w:rsid w:val="00BA17A4"/>
    <w:rsid w:val="00BA3EAF"/>
    <w:rsid w:val="00BA6932"/>
    <w:rsid w:val="00BA730A"/>
    <w:rsid w:val="00BC0324"/>
    <w:rsid w:val="00BC08A0"/>
    <w:rsid w:val="00BC6D27"/>
    <w:rsid w:val="00BE5849"/>
    <w:rsid w:val="00BE6478"/>
    <w:rsid w:val="00BE659A"/>
    <w:rsid w:val="00BE74E8"/>
    <w:rsid w:val="00BE7F71"/>
    <w:rsid w:val="00C01299"/>
    <w:rsid w:val="00C109C7"/>
    <w:rsid w:val="00C15E89"/>
    <w:rsid w:val="00C45561"/>
    <w:rsid w:val="00C57738"/>
    <w:rsid w:val="00C63A5D"/>
    <w:rsid w:val="00C67E0E"/>
    <w:rsid w:val="00C80A78"/>
    <w:rsid w:val="00C83FCE"/>
    <w:rsid w:val="00C8697F"/>
    <w:rsid w:val="00C972D5"/>
    <w:rsid w:val="00CA5A9B"/>
    <w:rsid w:val="00CB0664"/>
    <w:rsid w:val="00CB12F8"/>
    <w:rsid w:val="00CC5D4A"/>
    <w:rsid w:val="00CC79A1"/>
    <w:rsid w:val="00CD5433"/>
    <w:rsid w:val="00CD7224"/>
    <w:rsid w:val="00CE1352"/>
    <w:rsid w:val="00CF191E"/>
    <w:rsid w:val="00CF4FEC"/>
    <w:rsid w:val="00D03E93"/>
    <w:rsid w:val="00D04289"/>
    <w:rsid w:val="00D043C0"/>
    <w:rsid w:val="00D0654F"/>
    <w:rsid w:val="00D07129"/>
    <w:rsid w:val="00D1250D"/>
    <w:rsid w:val="00D128BC"/>
    <w:rsid w:val="00D178F7"/>
    <w:rsid w:val="00D209A4"/>
    <w:rsid w:val="00D238F4"/>
    <w:rsid w:val="00D408D3"/>
    <w:rsid w:val="00D42360"/>
    <w:rsid w:val="00D45C0A"/>
    <w:rsid w:val="00D51FB4"/>
    <w:rsid w:val="00D601F9"/>
    <w:rsid w:val="00D61BA0"/>
    <w:rsid w:val="00D65A73"/>
    <w:rsid w:val="00D751C7"/>
    <w:rsid w:val="00D76E89"/>
    <w:rsid w:val="00D936F9"/>
    <w:rsid w:val="00DA0CA8"/>
    <w:rsid w:val="00DA282F"/>
    <w:rsid w:val="00DA2BF5"/>
    <w:rsid w:val="00DC725D"/>
    <w:rsid w:val="00DD2A01"/>
    <w:rsid w:val="00DE1DAD"/>
    <w:rsid w:val="00DE2E53"/>
    <w:rsid w:val="00DE3EA5"/>
    <w:rsid w:val="00DE3F52"/>
    <w:rsid w:val="00DE71CE"/>
    <w:rsid w:val="00DF113A"/>
    <w:rsid w:val="00DF755F"/>
    <w:rsid w:val="00E02415"/>
    <w:rsid w:val="00E0472D"/>
    <w:rsid w:val="00E211D7"/>
    <w:rsid w:val="00E26EAB"/>
    <w:rsid w:val="00E3044B"/>
    <w:rsid w:val="00E3394E"/>
    <w:rsid w:val="00E34EDD"/>
    <w:rsid w:val="00E35BE8"/>
    <w:rsid w:val="00E5163D"/>
    <w:rsid w:val="00E5450B"/>
    <w:rsid w:val="00E5744E"/>
    <w:rsid w:val="00E601A5"/>
    <w:rsid w:val="00E61320"/>
    <w:rsid w:val="00E6279A"/>
    <w:rsid w:val="00E653DD"/>
    <w:rsid w:val="00E81403"/>
    <w:rsid w:val="00E942EC"/>
    <w:rsid w:val="00E9497E"/>
    <w:rsid w:val="00E94D90"/>
    <w:rsid w:val="00EA1E29"/>
    <w:rsid w:val="00EA35C2"/>
    <w:rsid w:val="00EC15CE"/>
    <w:rsid w:val="00EE1C1C"/>
    <w:rsid w:val="00F01A62"/>
    <w:rsid w:val="00F03E6E"/>
    <w:rsid w:val="00F16C58"/>
    <w:rsid w:val="00F17434"/>
    <w:rsid w:val="00F178FA"/>
    <w:rsid w:val="00F24FC4"/>
    <w:rsid w:val="00F334A1"/>
    <w:rsid w:val="00F354C6"/>
    <w:rsid w:val="00F51F0D"/>
    <w:rsid w:val="00F53FB2"/>
    <w:rsid w:val="00F55E47"/>
    <w:rsid w:val="00F6208A"/>
    <w:rsid w:val="00F6499D"/>
    <w:rsid w:val="00F6724E"/>
    <w:rsid w:val="00F71B06"/>
    <w:rsid w:val="00F728A6"/>
    <w:rsid w:val="00F72976"/>
    <w:rsid w:val="00F77484"/>
    <w:rsid w:val="00F825FB"/>
    <w:rsid w:val="00FB4A54"/>
    <w:rsid w:val="00FC5960"/>
    <w:rsid w:val="00FC693F"/>
    <w:rsid w:val="00FD5108"/>
    <w:rsid w:val="00FF2C5C"/>
    <w:rsid w:val="00FF472B"/>
    <w:rsid w:val="00FF5746"/>
    <w:rsid w:val="19F00FA1"/>
    <w:rsid w:val="266515E9"/>
    <w:rsid w:val="4BB0F642"/>
    <w:rsid w:val="786D7F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062061"/>
  <w14:defaultImageDpi w14:val="330"/>
  <w15:docId w15:val="{0D0B4C36-64A4-48E9-9934-BDF2D3C5A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Grid Table Light" w:uiPriority="40"/>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CommentText">
    <w:name w:val="annotation text"/>
    <w:basedOn w:val="Normal"/>
    <w:link w:val="CommentTextChar"/>
    <w:uiPriority w:val="99"/>
    <w:unhideWhenUsed/>
    <w:rsid w:val="00E6279A"/>
    <w:pPr>
      <w:overflowPunct w:val="0"/>
      <w:autoSpaceDE w:val="0"/>
      <w:autoSpaceDN w:val="0"/>
      <w:adjustRightInd w:val="0"/>
      <w:spacing w:after="0" w:line="240" w:lineRule="auto"/>
    </w:pPr>
    <w:rPr>
      <w:rFonts w:ascii="Arial" w:eastAsia="Times New Roman" w:hAnsi="Arial" w:cs="Times New Roman"/>
      <w:sz w:val="20"/>
      <w:szCs w:val="20"/>
      <w:lang w:eastAsia="ja-JP"/>
    </w:rPr>
  </w:style>
  <w:style w:type="character" w:customStyle="1" w:styleId="CommentTextChar">
    <w:name w:val="Comment Text Char"/>
    <w:basedOn w:val="DefaultParagraphFont"/>
    <w:link w:val="CommentText"/>
    <w:uiPriority w:val="99"/>
    <w:rsid w:val="00E6279A"/>
    <w:rPr>
      <w:rFonts w:ascii="Arial" w:eastAsia="Times New Roman" w:hAnsi="Arial" w:cs="Times New Roman"/>
      <w:sz w:val="20"/>
      <w:szCs w:val="20"/>
      <w:lang w:eastAsia="ja-JP"/>
    </w:rPr>
  </w:style>
  <w:style w:type="character" w:styleId="CommentReference">
    <w:name w:val="annotation reference"/>
    <w:basedOn w:val="DefaultParagraphFont"/>
    <w:uiPriority w:val="99"/>
    <w:semiHidden/>
    <w:unhideWhenUsed/>
    <w:rsid w:val="00E6279A"/>
    <w:rPr>
      <w:sz w:val="16"/>
      <w:szCs w:val="16"/>
    </w:rPr>
  </w:style>
  <w:style w:type="character" w:styleId="Hyperlink">
    <w:name w:val="Hyperlink"/>
    <w:basedOn w:val="DefaultParagraphFont"/>
    <w:uiPriority w:val="99"/>
    <w:unhideWhenUsed/>
    <w:rsid w:val="00754F48"/>
    <w:rPr>
      <w:color w:val="0000FF" w:themeColor="hyperlink"/>
      <w:u w:val="single"/>
    </w:rPr>
  </w:style>
  <w:style w:type="table" w:styleId="PlainTable4">
    <w:name w:val="Plain Table 4"/>
    <w:basedOn w:val="TableNormal"/>
    <w:uiPriority w:val="44"/>
    <w:rsid w:val="00D0654F"/>
    <w:pPr>
      <w:spacing w:after="0" w:line="240" w:lineRule="auto"/>
    </w:pPr>
    <w:rPr>
      <w:rFonts w:ascii="Arial" w:eastAsia="Arial" w:hAnsi="Arial" w:cs="Arial"/>
      <w:lang w:eastAsia="ja-JP"/>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2C66B1"/>
  </w:style>
  <w:style w:type="paragraph" w:styleId="TOC2">
    <w:name w:val="toc 2"/>
    <w:basedOn w:val="Normal"/>
    <w:next w:val="Normal"/>
    <w:autoRedefine/>
    <w:uiPriority w:val="39"/>
    <w:unhideWhenUsed/>
    <w:rsid w:val="00D61BA0"/>
    <w:pPr>
      <w:spacing w:after="100"/>
      <w:ind w:left="220"/>
    </w:pPr>
  </w:style>
  <w:style w:type="paragraph" w:styleId="TOC1">
    <w:name w:val="toc 1"/>
    <w:basedOn w:val="Normal"/>
    <w:next w:val="Normal"/>
    <w:autoRedefine/>
    <w:uiPriority w:val="39"/>
    <w:unhideWhenUsed/>
    <w:rsid w:val="00D61BA0"/>
    <w:pPr>
      <w:spacing w:after="100"/>
    </w:pPr>
  </w:style>
  <w:style w:type="paragraph" w:styleId="TOC3">
    <w:name w:val="toc 3"/>
    <w:basedOn w:val="Normal"/>
    <w:next w:val="Normal"/>
    <w:autoRedefine/>
    <w:uiPriority w:val="39"/>
    <w:unhideWhenUsed/>
    <w:rsid w:val="00D61BA0"/>
    <w:pPr>
      <w:spacing w:after="100"/>
      <w:ind w:left="440"/>
    </w:pPr>
  </w:style>
  <w:style w:type="paragraph" w:styleId="Revision">
    <w:name w:val="Revision"/>
    <w:hidden/>
    <w:uiPriority w:val="99"/>
    <w:semiHidden/>
    <w:rsid w:val="001308A5"/>
    <w:pPr>
      <w:spacing w:after="0" w:line="240" w:lineRule="auto"/>
    </w:pPr>
    <w:rPr>
      <w:rFonts w:ascii="Arial" w:eastAsia="Times New Roman" w:hAnsi="Arial" w:cs="Times New Roman"/>
      <w:sz w:val="18"/>
      <w:szCs w:val="20"/>
      <w:lang w:eastAsia="ja-JP"/>
    </w:rPr>
  </w:style>
  <w:style w:type="character" w:styleId="UnresolvedMention">
    <w:name w:val="Unresolved Mention"/>
    <w:basedOn w:val="DefaultParagraphFont"/>
    <w:uiPriority w:val="99"/>
    <w:semiHidden/>
    <w:unhideWhenUsed/>
    <w:rsid w:val="001308A5"/>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308A5"/>
    <w:rPr>
      <w:b/>
      <w:bCs/>
    </w:rPr>
  </w:style>
  <w:style w:type="character" w:customStyle="1" w:styleId="CommentSubjectChar">
    <w:name w:val="Comment Subject Char"/>
    <w:basedOn w:val="CommentTextChar"/>
    <w:link w:val="CommentSubject"/>
    <w:uiPriority w:val="99"/>
    <w:semiHidden/>
    <w:rsid w:val="001308A5"/>
    <w:rPr>
      <w:rFonts w:ascii="Arial" w:eastAsia="Times New Roman" w:hAnsi="Arial" w:cs="Times New Roman"/>
      <w:b/>
      <w:bCs/>
      <w:sz w:val="20"/>
      <w:szCs w:val="20"/>
      <w:lang w:eastAsia="ja-JP"/>
    </w:rPr>
  </w:style>
  <w:style w:type="paragraph" w:customStyle="1" w:styleId="xxmsonormal">
    <w:name w:val="x_x_msonormal"/>
    <w:basedOn w:val="Normal"/>
    <w:rsid w:val="001308A5"/>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paragraph" w:styleId="NormalWeb">
    <w:name w:val="Normal (Web)"/>
    <w:basedOn w:val="Normal"/>
    <w:uiPriority w:val="99"/>
    <w:unhideWhenUsed/>
    <w:rsid w:val="001308A5"/>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paragraph" w:customStyle="1" w:styleId="EndNoteBibliographyTitle">
    <w:name w:val="EndNote Bibliography Title"/>
    <w:basedOn w:val="Normal"/>
    <w:link w:val="EndNoteBibliographyTitleChar"/>
    <w:rsid w:val="001308A5"/>
    <w:pPr>
      <w:overflowPunct w:val="0"/>
      <w:autoSpaceDE w:val="0"/>
      <w:autoSpaceDN w:val="0"/>
      <w:adjustRightInd w:val="0"/>
      <w:spacing w:after="0"/>
      <w:jc w:val="center"/>
    </w:pPr>
    <w:rPr>
      <w:rFonts w:ascii="Arial" w:eastAsia="Times New Roman" w:hAnsi="Arial" w:cs="Arial"/>
      <w:noProof/>
      <w:sz w:val="18"/>
      <w:szCs w:val="20"/>
      <w:lang w:eastAsia="ja-JP"/>
    </w:rPr>
  </w:style>
  <w:style w:type="character" w:customStyle="1" w:styleId="EndNoteBibliographyTitleChar">
    <w:name w:val="EndNote Bibliography Title Char"/>
    <w:basedOn w:val="DefaultParagraphFont"/>
    <w:link w:val="EndNoteBibliographyTitle"/>
    <w:rsid w:val="001308A5"/>
    <w:rPr>
      <w:rFonts w:ascii="Arial" w:eastAsia="Times New Roman" w:hAnsi="Arial" w:cs="Arial"/>
      <w:noProof/>
      <w:sz w:val="18"/>
      <w:szCs w:val="20"/>
      <w:lang w:eastAsia="ja-JP"/>
    </w:rPr>
  </w:style>
  <w:style w:type="paragraph" w:customStyle="1" w:styleId="EndNoteBibliography">
    <w:name w:val="EndNote Bibliography"/>
    <w:basedOn w:val="Normal"/>
    <w:link w:val="EndNoteBibliographyChar"/>
    <w:rsid w:val="001308A5"/>
    <w:pPr>
      <w:overflowPunct w:val="0"/>
      <w:autoSpaceDE w:val="0"/>
      <w:autoSpaceDN w:val="0"/>
      <w:adjustRightInd w:val="0"/>
      <w:spacing w:after="0" w:line="240" w:lineRule="auto"/>
    </w:pPr>
    <w:rPr>
      <w:rFonts w:ascii="Arial" w:eastAsia="Times New Roman" w:hAnsi="Arial" w:cs="Arial"/>
      <w:noProof/>
      <w:sz w:val="18"/>
      <w:szCs w:val="20"/>
      <w:lang w:eastAsia="ja-JP"/>
    </w:rPr>
  </w:style>
  <w:style w:type="character" w:customStyle="1" w:styleId="EndNoteBibliographyChar">
    <w:name w:val="EndNote Bibliography Char"/>
    <w:basedOn w:val="DefaultParagraphFont"/>
    <w:link w:val="EndNoteBibliography"/>
    <w:rsid w:val="001308A5"/>
    <w:rPr>
      <w:rFonts w:ascii="Arial" w:eastAsia="Times New Roman" w:hAnsi="Arial" w:cs="Arial"/>
      <w:noProof/>
      <w:sz w:val="18"/>
      <w:szCs w:val="20"/>
      <w:lang w:eastAsia="ja-JP"/>
    </w:rPr>
  </w:style>
  <w:style w:type="table" w:styleId="PlainTable1">
    <w:name w:val="Plain Table 1"/>
    <w:basedOn w:val="TableNormal"/>
    <w:uiPriority w:val="41"/>
    <w:rsid w:val="001308A5"/>
    <w:pPr>
      <w:spacing w:after="0" w:line="240" w:lineRule="auto"/>
    </w:pPr>
    <w:rPr>
      <w:rFonts w:ascii="Arial" w:eastAsia="Arial" w:hAnsi="Arial" w:cs="Arial"/>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308A5"/>
    <w:pPr>
      <w:spacing w:after="0" w:line="240" w:lineRule="auto"/>
    </w:pPr>
    <w:rPr>
      <w:rFonts w:ascii="Arial" w:eastAsia="Arial" w:hAnsi="Arial" w:cs="Arial"/>
      <w:lang w:eastAsia="ja-JP"/>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1308A5"/>
    <w:pPr>
      <w:spacing w:after="0" w:line="240" w:lineRule="auto"/>
    </w:pPr>
    <w:rPr>
      <w:rFonts w:ascii="Arial" w:eastAsia="Arial" w:hAnsi="Arial" w:cs="Arial"/>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1308A5"/>
    <w:pPr>
      <w:spacing w:after="0" w:line="240" w:lineRule="auto"/>
    </w:pPr>
    <w:rPr>
      <w:rFonts w:ascii="Arial" w:eastAsia="Arial" w:hAnsi="Arial" w:cs="Arial"/>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1308A5"/>
    <w:pPr>
      <w:overflowPunct w:val="0"/>
      <w:autoSpaceDE w:val="0"/>
      <w:autoSpaceDN w:val="0"/>
      <w:adjustRightInd w:val="0"/>
      <w:spacing w:after="0" w:line="240" w:lineRule="auto"/>
    </w:pPr>
    <w:rPr>
      <w:rFonts w:ascii="Arial" w:eastAsia="Times New Roman" w:hAnsi="Arial" w:cs="Times New Roman"/>
      <w:sz w:val="20"/>
      <w:szCs w:val="20"/>
      <w:lang w:eastAsia="ja-JP"/>
    </w:rPr>
  </w:style>
  <w:style w:type="character" w:customStyle="1" w:styleId="FootnoteTextChar">
    <w:name w:val="Footnote Text Char"/>
    <w:basedOn w:val="DefaultParagraphFont"/>
    <w:link w:val="FootnoteText"/>
    <w:uiPriority w:val="99"/>
    <w:semiHidden/>
    <w:rsid w:val="001308A5"/>
    <w:rPr>
      <w:rFonts w:ascii="Arial" w:eastAsia="Times New Roman" w:hAnsi="Arial" w:cs="Times New Roman"/>
      <w:sz w:val="20"/>
      <w:szCs w:val="20"/>
      <w:lang w:eastAsia="ja-JP"/>
    </w:rPr>
  </w:style>
  <w:style w:type="character" w:styleId="FootnoteReference">
    <w:name w:val="footnote reference"/>
    <w:basedOn w:val="DefaultParagraphFont"/>
    <w:uiPriority w:val="99"/>
    <w:semiHidden/>
    <w:unhideWhenUsed/>
    <w:rsid w:val="001308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022178">
      <w:bodyDiv w:val="1"/>
      <w:marLeft w:val="0"/>
      <w:marRight w:val="0"/>
      <w:marTop w:val="0"/>
      <w:marBottom w:val="0"/>
      <w:divBdr>
        <w:top w:val="none" w:sz="0" w:space="0" w:color="auto"/>
        <w:left w:val="none" w:sz="0" w:space="0" w:color="auto"/>
        <w:bottom w:val="none" w:sz="0" w:space="0" w:color="auto"/>
        <w:right w:val="none" w:sz="0" w:space="0" w:color="auto"/>
      </w:divBdr>
    </w:div>
    <w:div w:id="207768467">
      <w:bodyDiv w:val="1"/>
      <w:marLeft w:val="0"/>
      <w:marRight w:val="0"/>
      <w:marTop w:val="0"/>
      <w:marBottom w:val="0"/>
      <w:divBdr>
        <w:top w:val="none" w:sz="0" w:space="0" w:color="auto"/>
        <w:left w:val="none" w:sz="0" w:space="0" w:color="auto"/>
        <w:bottom w:val="none" w:sz="0" w:space="0" w:color="auto"/>
        <w:right w:val="none" w:sz="0" w:space="0" w:color="auto"/>
      </w:divBdr>
    </w:div>
    <w:div w:id="266933079">
      <w:bodyDiv w:val="1"/>
      <w:marLeft w:val="0"/>
      <w:marRight w:val="0"/>
      <w:marTop w:val="0"/>
      <w:marBottom w:val="0"/>
      <w:divBdr>
        <w:top w:val="none" w:sz="0" w:space="0" w:color="auto"/>
        <w:left w:val="none" w:sz="0" w:space="0" w:color="auto"/>
        <w:bottom w:val="none" w:sz="0" w:space="0" w:color="auto"/>
        <w:right w:val="none" w:sz="0" w:space="0" w:color="auto"/>
      </w:divBdr>
    </w:div>
    <w:div w:id="284235705">
      <w:bodyDiv w:val="1"/>
      <w:marLeft w:val="0"/>
      <w:marRight w:val="0"/>
      <w:marTop w:val="0"/>
      <w:marBottom w:val="0"/>
      <w:divBdr>
        <w:top w:val="none" w:sz="0" w:space="0" w:color="auto"/>
        <w:left w:val="none" w:sz="0" w:space="0" w:color="auto"/>
        <w:bottom w:val="none" w:sz="0" w:space="0" w:color="auto"/>
        <w:right w:val="none" w:sz="0" w:space="0" w:color="auto"/>
      </w:divBdr>
    </w:div>
    <w:div w:id="332071261">
      <w:bodyDiv w:val="1"/>
      <w:marLeft w:val="0"/>
      <w:marRight w:val="0"/>
      <w:marTop w:val="0"/>
      <w:marBottom w:val="0"/>
      <w:divBdr>
        <w:top w:val="none" w:sz="0" w:space="0" w:color="auto"/>
        <w:left w:val="none" w:sz="0" w:space="0" w:color="auto"/>
        <w:bottom w:val="none" w:sz="0" w:space="0" w:color="auto"/>
        <w:right w:val="none" w:sz="0" w:space="0" w:color="auto"/>
      </w:divBdr>
    </w:div>
    <w:div w:id="448201850">
      <w:bodyDiv w:val="1"/>
      <w:marLeft w:val="0"/>
      <w:marRight w:val="0"/>
      <w:marTop w:val="0"/>
      <w:marBottom w:val="0"/>
      <w:divBdr>
        <w:top w:val="none" w:sz="0" w:space="0" w:color="auto"/>
        <w:left w:val="none" w:sz="0" w:space="0" w:color="auto"/>
        <w:bottom w:val="none" w:sz="0" w:space="0" w:color="auto"/>
        <w:right w:val="none" w:sz="0" w:space="0" w:color="auto"/>
      </w:divBdr>
    </w:div>
    <w:div w:id="536309728">
      <w:bodyDiv w:val="1"/>
      <w:marLeft w:val="0"/>
      <w:marRight w:val="0"/>
      <w:marTop w:val="0"/>
      <w:marBottom w:val="0"/>
      <w:divBdr>
        <w:top w:val="none" w:sz="0" w:space="0" w:color="auto"/>
        <w:left w:val="none" w:sz="0" w:space="0" w:color="auto"/>
        <w:bottom w:val="none" w:sz="0" w:space="0" w:color="auto"/>
        <w:right w:val="none" w:sz="0" w:space="0" w:color="auto"/>
      </w:divBdr>
    </w:div>
    <w:div w:id="901673478">
      <w:bodyDiv w:val="1"/>
      <w:marLeft w:val="0"/>
      <w:marRight w:val="0"/>
      <w:marTop w:val="0"/>
      <w:marBottom w:val="0"/>
      <w:divBdr>
        <w:top w:val="none" w:sz="0" w:space="0" w:color="auto"/>
        <w:left w:val="none" w:sz="0" w:space="0" w:color="auto"/>
        <w:bottom w:val="none" w:sz="0" w:space="0" w:color="auto"/>
        <w:right w:val="none" w:sz="0" w:space="0" w:color="auto"/>
      </w:divBdr>
    </w:div>
    <w:div w:id="961810348">
      <w:bodyDiv w:val="1"/>
      <w:marLeft w:val="0"/>
      <w:marRight w:val="0"/>
      <w:marTop w:val="0"/>
      <w:marBottom w:val="0"/>
      <w:divBdr>
        <w:top w:val="none" w:sz="0" w:space="0" w:color="auto"/>
        <w:left w:val="none" w:sz="0" w:space="0" w:color="auto"/>
        <w:bottom w:val="none" w:sz="0" w:space="0" w:color="auto"/>
        <w:right w:val="none" w:sz="0" w:space="0" w:color="auto"/>
      </w:divBdr>
    </w:div>
    <w:div w:id="1028331692">
      <w:bodyDiv w:val="1"/>
      <w:marLeft w:val="0"/>
      <w:marRight w:val="0"/>
      <w:marTop w:val="0"/>
      <w:marBottom w:val="0"/>
      <w:divBdr>
        <w:top w:val="none" w:sz="0" w:space="0" w:color="auto"/>
        <w:left w:val="none" w:sz="0" w:space="0" w:color="auto"/>
        <w:bottom w:val="none" w:sz="0" w:space="0" w:color="auto"/>
        <w:right w:val="none" w:sz="0" w:space="0" w:color="auto"/>
      </w:divBdr>
    </w:div>
    <w:div w:id="1089277111">
      <w:bodyDiv w:val="1"/>
      <w:marLeft w:val="0"/>
      <w:marRight w:val="0"/>
      <w:marTop w:val="0"/>
      <w:marBottom w:val="0"/>
      <w:divBdr>
        <w:top w:val="none" w:sz="0" w:space="0" w:color="auto"/>
        <w:left w:val="none" w:sz="0" w:space="0" w:color="auto"/>
        <w:bottom w:val="none" w:sz="0" w:space="0" w:color="auto"/>
        <w:right w:val="none" w:sz="0" w:space="0" w:color="auto"/>
      </w:divBdr>
    </w:div>
    <w:div w:id="1127703317">
      <w:bodyDiv w:val="1"/>
      <w:marLeft w:val="0"/>
      <w:marRight w:val="0"/>
      <w:marTop w:val="0"/>
      <w:marBottom w:val="0"/>
      <w:divBdr>
        <w:top w:val="none" w:sz="0" w:space="0" w:color="auto"/>
        <w:left w:val="none" w:sz="0" w:space="0" w:color="auto"/>
        <w:bottom w:val="none" w:sz="0" w:space="0" w:color="auto"/>
        <w:right w:val="none" w:sz="0" w:space="0" w:color="auto"/>
      </w:divBdr>
    </w:div>
    <w:div w:id="1156385157">
      <w:bodyDiv w:val="1"/>
      <w:marLeft w:val="0"/>
      <w:marRight w:val="0"/>
      <w:marTop w:val="0"/>
      <w:marBottom w:val="0"/>
      <w:divBdr>
        <w:top w:val="none" w:sz="0" w:space="0" w:color="auto"/>
        <w:left w:val="none" w:sz="0" w:space="0" w:color="auto"/>
        <w:bottom w:val="none" w:sz="0" w:space="0" w:color="auto"/>
        <w:right w:val="none" w:sz="0" w:space="0" w:color="auto"/>
      </w:divBdr>
    </w:div>
    <w:div w:id="1211303430">
      <w:bodyDiv w:val="1"/>
      <w:marLeft w:val="0"/>
      <w:marRight w:val="0"/>
      <w:marTop w:val="0"/>
      <w:marBottom w:val="0"/>
      <w:divBdr>
        <w:top w:val="none" w:sz="0" w:space="0" w:color="auto"/>
        <w:left w:val="none" w:sz="0" w:space="0" w:color="auto"/>
        <w:bottom w:val="none" w:sz="0" w:space="0" w:color="auto"/>
        <w:right w:val="none" w:sz="0" w:space="0" w:color="auto"/>
      </w:divBdr>
    </w:div>
    <w:div w:id="1320039363">
      <w:bodyDiv w:val="1"/>
      <w:marLeft w:val="0"/>
      <w:marRight w:val="0"/>
      <w:marTop w:val="0"/>
      <w:marBottom w:val="0"/>
      <w:divBdr>
        <w:top w:val="none" w:sz="0" w:space="0" w:color="auto"/>
        <w:left w:val="none" w:sz="0" w:space="0" w:color="auto"/>
        <w:bottom w:val="none" w:sz="0" w:space="0" w:color="auto"/>
        <w:right w:val="none" w:sz="0" w:space="0" w:color="auto"/>
      </w:divBdr>
    </w:div>
    <w:div w:id="1412463817">
      <w:bodyDiv w:val="1"/>
      <w:marLeft w:val="0"/>
      <w:marRight w:val="0"/>
      <w:marTop w:val="0"/>
      <w:marBottom w:val="0"/>
      <w:divBdr>
        <w:top w:val="none" w:sz="0" w:space="0" w:color="auto"/>
        <w:left w:val="none" w:sz="0" w:space="0" w:color="auto"/>
        <w:bottom w:val="none" w:sz="0" w:space="0" w:color="auto"/>
        <w:right w:val="none" w:sz="0" w:space="0" w:color="auto"/>
      </w:divBdr>
    </w:div>
    <w:div w:id="1429692009">
      <w:bodyDiv w:val="1"/>
      <w:marLeft w:val="0"/>
      <w:marRight w:val="0"/>
      <w:marTop w:val="0"/>
      <w:marBottom w:val="0"/>
      <w:divBdr>
        <w:top w:val="none" w:sz="0" w:space="0" w:color="auto"/>
        <w:left w:val="none" w:sz="0" w:space="0" w:color="auto"/>
        <w:bottom w:val="none" w:sz="0" w:space="0" w:color="auto"/>
        <w:right w:val="none" w:sz="0" w:space="0" w:color="auto"/>
      </w:divBdr>
    </w:div>
    <w:div w:id="1567451358">
      <w:bodyDiv w:val="1"/>
      <w:marLeft w:val="0"/>
      <w:marRight w:val="0"/>
      <w:marTop w:val="0"/>
      <w:marBottom w:val="0"/>
      <w:divBdr>
        <w:top w:val="none" w:sz="0" w:space="0" w:color="auto"/>
        <w:left w:val="none" w:sz="0" w:space="0" w:color="auto"/>
        <w:bottom w:val="none" w:sz="0" w:space="0" w:color="auto"/>
        <w:right w:val="none" w:sz="0" w:space="0" w:color="auto"/>
      </w:divBdr>
    </w:div>
    <w:div w:id="1625577776">
      <w:bodyDiv w:val="1"/>
      <w:marLeft w:val="0"/>
      <w:marRight w:val="0"/>
      <w:marTop w:val="0"/>
      <w:marBottom w:val="0"/>
      <w:divBdr>
        <w:top w:val="none" w:sz="0" w:space="0" w:color="auto"/>
        <w:left w:val="none" w:sz="0" w:space="0" w:color="auto"/>
        <w:bottom w:val="none" w:sz="0" w:space="0" w:color="auto"/>
        <w:right w:val="none" w:sz="0" w:space="0" w:color="auto"/>
      </w:divBdr>
      <w:divsChild>
        <w:div w:id="7849327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0138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6570967">
                  <w:marLeft w:val="0"/>
                  <w:marRight w:val="0"/>
                  <w:marTop w:val="240"/>
                  <w:marBottom w:val="240"/>
                  <w:divBdr>
                    <w:top w:val="none" w:sz="0" w:space="0" w:color="auto"/>
                    <w:left w:val="none" w:sz="0" w:space="0" w:color="auto"/>
                    <w:bottom w:val="none" w:sz="0" w:space="0" w:color="auto"/>
                    <w:right w:val="none" w:sz="0" w:space="0" w:color="auto"/>
                  </w:divBdr>
                </w:div>
                <w:div w:id="1727991015">
                  <w:marLeft w:val="0"/>
                  <w:marRight w:val="0"/>
                  <w:marTop w:val="240"/>
                  <w:marBottom w:val="240"/>
                  <w:divBdr>
                    <w:top w:val="none" w:sz="0" w:space="0" w:color="auto"/>
                    <w:left w:val="none" w:sz="0" w:space="0" w:color="auto"/>
                    <w:bottom w:val="none" w:sz="0" w:space="0" w:color="auto"/>
                    <w:right w:val="none" w:sz="0" w:space="0" w:color="auto"/>
                  </w:divBdr>
                </w:div>
                <w:div w:id="890386515">
                  <w:marLeft w:val="0"/>
                  <w:marRight w:val="0"/>
                  <w:marTop w:val="240"/>
                  <w:marBottom w:val="240"/>
                  <w:divBdr>
                    <w:top w:val="none" w:sz="0" w:space="0" w:color="auto"/>
                    <w:left w:val="none" w:sz="0" w:space="0" w:color="auto"/>
                    <w:bottom w:val="none" w:sz="0" w:space="0" w:color="auto"/>
                    <w:right w:val="none" w:sz="0" w:space="0" w:color="auto"/>
                  </w:divBdr>
                </w:div>
                <w:div w:id="1327903994">
                  <w:marLeft w:val="0"/>
                  <w:marRight w:val="0"/>
                  <w:marTop w:val="240"/>
                  <w:marBottom w:val="240"/>
                  <w:divBdr>
                    <w:top w:val="none" w:sz="0" w:space="0" w:color="auto"/>
                    <w:left w:val="none" w:sz="0" w:space="0" w:color="auto"/>
                    <w:bottom w:val="none" w:sz="0" w:space="0" w:color="auto"/>
                    <w:right w:val="none" w:sz="0" w:space="0" w:color="auto"/>
                  </w:divBdr>
                </w:div>
                <w:div w:id="488637253">
                  <w:marLeft w:val="0"/>
                  <w:marRight w:val="0"/>
                  <w:marTop w:val="240"/>
                  <w:marBottom w:val="240"/>
                  <w:divBdr>
                    <w:top w:val="none" w:sz="0" w:space="0" w:color="auto"/>
                    <w:left w:val="none" w:sz="0" w:space="0" w:color="auto"/>
                    <w:bottom w:val="none" w:sz="0" w:space="0" w:color="auto"/>
                    <w:right w:val="none" w:sz="0" w:space="0" w:color="auto"/>
                  </w:divBdr>
                </w:div>
                <w:div w:id="7049866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93954716">
      <w:bodyDiv w:val="1"/>
      <w:marLeft w:val="0"/>
      <w:marRight w:val="0"/>
      <w:marTop w:val="0"/>
      <w:marBottom w:val="0"/>
      <w:divBdr>
        <w:top w:val="none" w:sz="0" w:space="0" w:color="auto"/>
        <w:left w:val="none" w:sz="0" w:space="0" w:color="auto"/>
        <w:bottom w:val="none" w:sz="0" w:space="0" w:color="auto"/>
        <w:right w:val="none" w:sz="0" w:space="0" w:color="auto"/>
      </w:divBdr>
    </w:div>
    <w:div w:id="1997225260">
      <w:bodyDiv w:val="1"/>
      <w:marLeft w:val="0"/>
      <w:marRight w:val="0"/>
      <w:marTop w:val="0"/>
      <w:marBottom w:val="0"/>
      <w:divBdr>
        <w:top w:val="none" w:sz="0" w:space="0" w:color="auto"/>
        <w:left w:val="none" w:sz="0" w:space="0" w:color="auto"/>
        <w:bottom w:val="none" w:sz="0" w:space="0" w:color="auto"/>
        <w:right w:val="none" w:sz="0" w:space="0" w:color="auto"/>
      </w:divBdr>
    </w:div>
    <w:div w:id="2014186478">
      <w:bodyDiv w:val="1"/>
      <w:marLeft w:val="0"/>
      <w:marRight w:val="0"/>
      <w:marTop w:val="0"/>
      <w:marBottom w:val="0"/>
      <w:divBdr>
        <w:top w:val="none" w:sz="0" w:space="0" w:color="auto"/>
        <w:left w:val="none" w:sz="0" w:space="0" w:color="auto"/>
        <w:bottom w:val="none" w:sz="0" w:space="0" w:color="auto"/>
        <w:right w:val="none" w:sz="0" w:space="0" w:color="auto"/>
      </w:divBdr>
    </w:div>
    <w:div w:id="2065836382">
      <w:bodyDiv w:val="1"/>
      <w:marLeft w:val="0"/>
      <w:marRight w:val="0"/>
      <w:marTop w:val="0"/>
      <w:marBottom w:val="0"/>
      <w:divBdr>
        <w:top w:val="none" w:sz="0" w:space="0" w:color="auto"/>
        <w:left w:val="none" w:sz="0" w:space="0" w:color="auto"/>
        <w:bottom w:val="none" w:sz="0" w:space="0" w:color="auto"/>
        <w:right w:val="none" w:sz="0" w:space="0" w:color="auto"/>
      </w:divBdr>
    </w:div>
    <w:div w:id="2120221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mailto:Craig.parker@witsphr.org"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mailto:lisa@csag.uct.ac.za" TargetMode="External"/><Relationship Id="rId34" Type="http://schemas.openxmlformats.org/officeDocument/2006/relationships/theme" Target="theme/theme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hyperlink" Target="mailto:matthew.chersich@tcd.ie" TargetMode="External"/><Relationship Id="rId25" Type="http://schemas.openxmlformats.org/officeDocument/2006/relationships/header" Target="header1.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mailto:cjack@csag.uct.ac.za" TargetMode="External"/><Relationship Id="rId20" Type="http://schemas.openxmlformats.org/officeDocument/2006/relationships/hyperlink" Target="mailto:pierre.kloppers@uct.ac.za"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mailto:Craig.parker@witsphr.org" TargetMode="Externa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mailto:wolski@csag.uct.ac.za" TargetMode="External"/><Relationship Id="rId28" Type="http://schemas.openxmlformats.org/officeDocument/2006/relationships/image" Target="media/image5.jpeg"/><Relationship Id="rId10" Type="http://schemas.openxmlformats.org/officeDocument/2006/relationships/comments" Target="comments.xml"/><Relationship Id="rId19" Type="http://schemas.openxmlformats.org/officeDocument/2006/relationships/hyperlink" Target="mailto:lisa.vanaardenne@uct.ac.za"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hyperlink" Target="mailto:pierre@csag.uct.ac.za" TargetMode="External"/><Relationship Id="rId27" Type="http://schemas.openxmlformats.org/officeDocument/2006/relationships/footer" Target="footer2.xml"/><Relationship Id="rId30" Type="http://schemas.openxmlformats.org/officeDocument/2006/relationships/footer" Target="footer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39B2893CA5E44F7BF6CFBFCC28999A1"/>
        <w:category>
          <w:name w:val="General"/>
          <w:gallery w:val="placeholder"/>
        </w:category>
        <w:types>
          <w:type w:val="bbPlcHdr"/>
        </w:types>
        <w:behaviors>
          <w:behavior w:val="content"/>
        </w:behaviors>
        <w:guid w:val="{4F4659D1-F3FF-47A4-A4B6-8B07BFF55396}"/>
      </w:docPartPr>
      <w:docPartBody>
        <w:p w:rsidR="00E71AAE" w:rsidRDefault="00265003" w:rsidP="00265003">
          <w:pPr>
            <w:pStyle w:val="839B2893CA5E44F7BF6CFBFCC28999A1"/>
          </w:pPr>
          <w:r>
            <w:rPr>
              <w:rFonts w:asciiTheme="majorHAnsi" w:eastAsiaTheme="majorEastAsia" w:hAnsiTheme="majorHAnsi" w:cstheme="majorBidi"/>
              <w:color w:val="156082" w:themeColor="accent1"/>
              <w:sz w:val="88"/>
              <w:szCs w:val="88"/>
            </w:rPr>
            <w:t>[Document title]</w:t>
          </w:r>
        </w:p>
      </w:docPartBody>
    </w:docPart>
    <w:docPart>
      <w:docPartPr>
        <w:name w:val="F19E9E4C11E74AD89CD32DF0F6E4DF34"/>
        <w:category>
          <w:name w:val="General"/>
          <w:gallery w:val="placeholder"/>
        </w:category>
        <w:types>
          <w:type w:val="bbPlcHdr"/>
        </w:types>
        <w:behaviors>
          <w:behavior w:val="content"/>
        </w:behaviors>
        <w:guid w:val="{4B228747-E94B-4035-88C3-EEAFAE6942FE}"/>
      </w:docPartPr>
      <w:docPartBody>
        <w:p w:rsidR="00E71AAE" w:rsidRDefault="00265003" w:rsidP="00265003">
          <w:pPr>
            <w:pStyle w:val="F19E9E4C11E74AD89CD32DF0F6E4DF34"/>
          </w:pPr>
          <w:r>
            <w:rPr>
              <w:color w:val="0F4761" w:themeColor="accent1" w:themeShade="BF"/>
            </w:rPr>
            <w:t>[Document subtitle]</w:t>
          </w:r>
        </w:p>
      </w:docPartBody>
    </w:docPart>
    <w:docPart>
      <w:docPartPr>
        <w:name w:val="A8A2BFA6605F499EA1D6685DD8EB519D"/>
        <w:category>
          <w:name w:val="General"/>
          <w:gallery w:val="placeholder"/>
        </w:category>
        <w:types>
          <w:type w:val="bbPlcHdr"/>
        </w:types>
        <w:behaviors>
          <w:behavior w:val="content"/>
        </w:behaviors>
        <w:guid w:val="{FC46DE65-7C53-4E54-AB9D-0C8B32FCE0FF}"/>
      </w:docPartPr>
      <w:docPartBody>
        <w:p w:rsidR="00E71AAE" w:rsidRDefault="00265003" w:rsidP="00265003">
          <w:pPr>
            <w:pStyle w:val="A8A2BFA6605F499EA1D6685DD8EB519D"/>
          </w:pPr>
          <w:r>
            <w:rPr>
              <w:color w:val="156082" w:themeColor="accent1"/>
              <w:sz w:val="28"/>
              <w:szCs w:val="28"/>
            </w:rPr>
            <w:t>[Author name]</w:t>
          </w:r>
        </w:p>
      </w:docPartBody>
    </w:docPart>
    <w:docPart>
      <w:docPartPr>
        <w:name w:val="14706916CFB74F0083B3865FACF22E66"/>
        <w:category>
          <w:name w:val="General"/>
          <w:gallery w:val="placeholder"/>
        </w:category>
        <w:types>
          <w:type w:val="bbPlcHdr"/>
        </w:types>
        <w:behaviors>
          <w:behavior w:val="content"/>
        </w:behaviors>
        <w:guid w:val="{BBEEA6AF-1125-41D7-9AA2-95B1F79B2D7D}"/>
      </w:docPartPr>
      <w:docPartBody>
        <w:p w:rsidR="00E71AAE" w:rsidRDefault="00265003" w:rsidP="00265003">
          <w:pPr>
            <w:pStyle w:val="14706916CFB74F0083B3865FACF22E66"/>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03"/>
    <w:rsid w:val="00057ECA"/>
    <w:rsid w:val="00265003"/>
    <w:rsid w:val="002C48F7"/>
    <w:rsid w:val="00406A01"/>
    <w:rsid w:val="0045369B"/>
    <w:rsid w:val="004B4209"/>
    <w:rsid w:val="00560F17"/>
    <w:rsid w:val="00566482"/>
    <w:rsid w:val="005B4673"/>
    <w:rsid w:val="006920B8"/>
    <w:rsid w:val="007130A3"/>
    <w:rsid w:val="00A12466"/>
    <w:rsid w:val="00A50741"/>
    <w:rsid w:val="00A67EF7"/>
    <w:rsid w:val="00B44EAA"/>
    <w:rsid w:val="00D65A73"/>
    <w:rsid w:val="00E71AA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9B2893CA5E44F7BF6CFBFCC28999A1">
    <w:name w:val="839B2893CA5E44F7BF6CFBFCC28999A1"/>
    <w:rsid w:val="00265003"/>
  </w:style>
  <w:style w:type="paragraph" w:customStyle="1" w:styleId="F19E9E4C11E74AD89CD32DF0F6E4DF34">
    <w:name w:val="F19E9E4C11E74AD89CD32DF0F6E4DF34"/>
    <w:rsid w:val="00265003"/>
  </w:style>
  <w:style w:type="paragraph" w:customStyle="1" w:styleId="A8A2BFA6605F499EA1D6685DD8EB519D">
    <w:name w:val="A8A2BFA6605F499EA1D6685DD8EB519D"/>
    <w:rsid w:val="00265003"/>
  </w:style>
  <w:style w:type="paragraph" w:customStyle="1" w:styleId="14706916CFB74F0083B3865FACF22E66">
    <w:name w:val="14706916CFB74F0083B3865FACF22E66"/>
    <w:rsid w:val="002650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20327</Words>
  <Characters>121355</Characters>
  <Application>Microsoft Office Word</Application>
  <DocSecurity>0</DocSecurity>
  <Lines>2696</Lines>
  <Paragraphs>1771</Paragraphs>
  <ScaleCrop>false</ScaleCrop>
  <Manager/>
  <Company/>
  <LinksUpToDate>false</LinksUpToDate>
  <CharactersWithSpaces>139911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HE²AT Center Data Management Plan</dc:title>
  <dc:subject>Document version number 2.1</dc:subject>
  <dc:creator>Developed by C Jack, C Parker</dc:creator>
  <cp:keywords/>
  <dc:description>generated by python-docx</dc:description>
  <cp:lastModifiedBy>Craig Parker</cp:lastModifiedBy>
  <cp:revision>2</cp:revision>
  <cp:lastPrinted>2024-08-16T08:20:00Z</cp:lastPrinted>
  <dcterms:created xsi:type="dcterms:W3CDTF">2024-08-19T14:19:00Z</dcterms:created>
  <dcterms:modified xsi:type="dcterms:W3CDTF">2024-08-19T14:19:00Z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b8a42604ddb5853816c4e6c9fff180f345fd5e611e6d1a46357862016fabff36</vt:lpwstr>
  </property>
</Properties>
</file>