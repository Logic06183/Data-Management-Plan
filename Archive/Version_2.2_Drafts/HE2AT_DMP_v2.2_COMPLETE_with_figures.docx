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6A2" w:rsidR="00BB56A2" w:rsidP="00BB56A2" w:rsidRDefault="00BB56A2" w14:paraId="069F5830" w14:textId="77777777">
      <w:pPr>
        <w:spacing w:after="0"/>
        <w:textAlignment w:val="baseline"/>
        <w:rPr>
          <w:rFonts w:ascii="Segoe UI" w:hAnsi="Segoe UI" w:eastAsia="Times New Roman" w:cs="Segoe UI"/>
          <w:sz w:val="18"/>
          <w:szCs w:val="18"/>
        </w:rPr>
      </w:pPr>
      <w:bookmarkStart w:name="he²at-center-data-management-plan" w:id="0"/>
      <w:r w:rsidRPr="00BB56A2">
        <w:rPr>
          <w:rFonts w:ascii="Nunito" w:hAnsi="Nunito" w:eastAsia="Times New Roman" w:cs="Segoe UI"/>
          <w:sz w:val="22"/>
          <w:szCs w:val="22"/>
        </w:rPr>
        <w:t> </w:t>
      </w:r>
    </w:p>
    <w:tbl>
      <w:tblPr>
        <w:tblW w:w="747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Change w:author="Craig Parker" w:date="2025-08-05T11:44:00Z" w16du:dateUtc="2025-08-05T09:44:00Z" w:id="1">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PrChange>
      </w:tblPr>
      <w:tblGrid>
        <w:gridCol w:w="7470"/>
        <w:tblGridChange w:id="2">
          <w:tblGrid>
            <w:gridCol w:w="7470"/>
          </w:tblGrid>
        </w:tblGridChange>
      </w:tblGrid>
      <w:tr w:rsidRPr="00BB56A2" w:rsidR="00BB56A2" w:rsidTr="00BB56A2" w14:paraId="62A0E256" w14:textId="77777777">
        <w:trPr>
          <w:trHeight w:val="300"/>
          <w:trPrChange w:author="Craig Parker" w:date="2025-08-05T11:44:00Z" w16du:dateUtc="2025-08-05T09:44:00Z" w:id="3">
            <w:trPr>
              <w:trHeight w:val="300"/>
            </w:trPr>
          </w:trPrChange>
        </w:trPr>
        <w:tc>
          <w:tcPr>
            <w:tcW w:w="7470" w:type="dxa"/>
            <w:tcBorders>
              <w:top w:val="nil"/>
              <w:left w:val="single" w:color="4F81BD" w:sz="12" w:space="0"/>
              <w:bottom w:val="nil"/>
              <w:right w:val="nil"/>
            </w:tcBorders>
            <w:hideMark/>
            <w:tcPrChange w:author="Craig Parker" w:date="2025-08-05T11:44:00Z" w16du:dateUtc="2025-08-05T09:44:00Z" w:id="4">
              <w:tcPr>
                <w:tcW w:w="7470" w:type="dxa"/>
                <w:tcBorders>
                  <w:top w:val="nil"/>
                  <w:left w:val="single" w:color="4F81BD" w:sz="12" w:space="0"/>
                  <w:bottom w:val="nil"/>
                  <w:right w:val="nil"/>
                </w:tcBorders>
                <w:hideMark/>
              </w:tcPr>
            </w:tcPrChange>
          </w:tcPr>
          <w:p w:rsidRPr="00BB56A2" w:rsidR="00BB56A2" w:rsidP="00BB56A2" w:rsidRDefault="00BB56A2" w14:paraId="2A06D187" w14:textId="77777777">
            <w:pPr>
              <w:spacing w:after="0"/>
              <w:textAlignment w:val="baseline"/>
              <w:rPr>
                <w:rFonts w:ascii="Times New Roman" w:hAnsi="Times New Roman" w:eastAsia="Times New Roman" w:cs="Times New Roman"/>
              </w:rPr>
            </w:pPr>
            <w:r w:rsidRPr="00BB56A2">
              <w:rPr>
                <w:rFonts w:ascii="Nunito" w:hAnsi="Nunito" w:eastAsia="Times New Roman" w:cs="Times New Roman"/>
                <w:color w:val="365F91"/>
                <w:lang w:val="en-ZA"/>
              </w:rPr>
              <w:t>​</w:t>
            </w:r>
            <w:r w:rsidRPr="00BB56A2">
              <w:rPr>
                <w:rFonts w:ascii="Nunito" w:hAnsi="Nunito" w:eastAsia="Times New Roman" w:cs="Times New Roman"/>
                <w:color w:val="365F91"/>
              </w:rPr>
              <w:t> </w:t>
            </w:r>
          </w:p>
        </w:tc>
      </w:tr>
      <w:tr w:rsidRPr="00BB56A2" w:rsidR="00BB56A2" w:rsidTr="00BB56A2" w14:paraId="1C74BD5A" w14:textId="77777777">
        <w:trPr>
          <w:trHeight w:val="300"/>
          <w:trPrChange w:author="Craig Parker" w:date="2025-08-05T11:44:00Z" w16du:dateUtc="2025-08-05T09:44:00Z" w:id="5">
            <w:trPr>
              <w:trHeight w:val="300"/>
            </w:trPr>
          </w:trPrChange>
        </w:trPr>
        <w:tc>
          <w:tcPr>
            <w:tcW w:w="7470" w:type="dxa"/>
            <w:tcBorders>
              <w:top w:val="nil"/>
              <w:left w:val="single" w:color="4F81BD" w:sz="12" w:space="0"/>
              <w:bottom w:val="nil"/>
              <w:right w:val="nil"/>
            </w:tcBorders>
            <w:hideMark/>
            <w:tcPrChange w:author="Craig Parker" w:date="2025-08-05T11:44:00Z" w16du:dateUtc="2025-08-05T09:44:00Z" w:id="6">
              <w:tcPr>
                <w:tcW w:w="6" w:type="dxa"/>
                <w:tcBorders>
                  <w:top w:val="nil"/>
                  <w:left w:val="single" w:color="4F81BD" w:sz="12" w:space="0"/>
                  <w:bottom w:val="nil"/>
                  <w:right w:val="nil"/>
                </w:tcBorders>
                <w:hideMark/>
              </w:tcPr>
            </w:tcPrChange>
          </w:tcPr>
          <w:p w:rsidRPr="00BB56A2" w:rsidR="00BB56A2" w:rsidP="00BB56A2" w:rsidRDefault="00BB56A2" w14:paraId="5117E338" w14:textId="77777777">
            <w:pPr>
              <w:spacing w:after="0"/>
              <w:textAlignment w:val="baseline"/>
              <w:rPr>
                <w:rFonts w:ascii="Times New Roman" w:hAnsi="Times New Roman" w:eastAsia="Times New Roman" w:cs="Times New Roman"/>
              </w:rPr>
            </w:pPr>
            <w:r w:rsidRPr="00BB56A2">
              <w:rPr>
                <w:rFonts w:ascii="Nunito" w:hAnsi="Nunito" w:eastAsia="Times New Roman" w:cs="Times New Roman"/>
                <w:color w:val="4F80BD"/>
                <w:sz w:val="88"/>
                <w:szCs w:val="88"/>
                <w:lang w:val="en-ZA"/>
              </w:rPr>
              <w:t>​</w:t>
            </w:r>
            <w:r w:rsidRPr="00BB56A2">
              <w:rPr>
                <w:rFonts w:ascii="Calibri" w:hAnsi="Calibri" w:eastAsia="Times New Roman" w:cs="Calibri"/>
                <w:color w:val="4F81BD"/>
                <w:sz w:val="88"/>
                <w:szCs w:val="88"/>
                <w:lang w:val="en-ZA"/>
              </w:rPr>
              <w:t>​</w:t>
            </w:r>
            <w:r w:rsidRPr="00BB56A2">
              <w:rPr>
                <w:rFonts w:ascii="Nunito" w:hAnsi="Nunito" w:eastAsia="Times New Roman" w:cs="Times New Roman"/>
                <w:color w:val="4F80BD"/>
                <w:sz w:val="88"/>
                <w:szCs w:val="88"/>
                <w:lang w:val="en-ZA"/>
              </w:rPr>
              <w:t xml:space="preserve">HE²AT </w:t>
            </w:r>
            <w:proofErr w:type="spellStart"/>
            <w:r w:rsidRPr="00BB56A2">
              <w:rPr>
                <w:rFonts w:ascii="Nunito" w:hAnsi="Nunito" w:eastAsia="Times New Roman" w:cs="Times New Roman"/>
                <w:color w:val="4F80BD"/>
                <w:sz w:val="88"/>
                <w:szCs w:val="88"/>
                <w:lang w:val="en-ZA"/>
              </w:rPr>
              <w:t>Center</w:t>
            </w:r>
            <w:proofErr w:type="spellEnd"/>
            <w:r w:rsidRPr="00BB56A2">
              <w:rPr>
                <w:rFonts w:ascii="Nunito" w:hAnsi="Nunito" w:eastAsia="Times New Roman" w:cs="Times New Roman"/>
                <w:color w:val="4F80BD"/>
                <w:sz w:val="88"/>
                <w:szCs w:val="88"/>
                <w:lang w:val="en-ZA"/>
              </w:rPr>
              <w:t xml:space="preserve"> Data Management Plan</w:t>
            </w:r>
            <w:r w:rsidRPr="00BB56A2">
              <w:rPr>
                <w:rFonts w:ascii="Calibri" w:hAnsi="Calibri" w:eastAsia="Times New Roman" w:cs="Calibri"/>
                <w:color w:val="4F81BD"/>
                <w:sz w:val="88"/>
                <w:szCs w:val="88"/>
                <w:lang w:val="en-ZA"/>
              </w:rPr>
              <w:t>​</w:t>
            </w:r>
            <w:r w:rsidRPr="00BB56A2">
              <w:rPr>
                <w:rFonts w:ascii="Nunito" w:hAnsi="Nunito" w:eastAsia="Times New Roman" w:cs="Times New Roman"/>
                <w:color w:val="4F81BD"/>
                <w:sz w:val="88"/>
                <w:szCs w:val="88"/>
              </w:rPr>
              <w:t> </w:t>
            </w:r>
          </w:p>
        </w:tc>
      </w:tr>
      <w:tr w:rsidRPr="00BB56A2" w:rsidR="00BB56A2" w:rsidDel="00BB56A2" w:rsidTr="00BB56A2" w14:paraId="644697DB" w14:textId="647ED20C">
        <w:trPr>
          <w:trHeight w:val="300"/>
          <w:del w:author="Craig Parker" w:date="2025-08-05T11:44:00Z" w:id="7"/>
          <w:trPrChange w:author="Craig Parker" w:date="2025-08-05T11:44:00Z" w16du:dateUtc="2025-08-05T09:44:00Z" w:id="8">
            <w:trPr>
              <w:trHeight w:val="300"/>
            </w:trPr>
          </w:trPrChange>
        </w:trPr>
        <w:tc>
          <w:tcPr>
            <w:tcW w:w="7470" w:type="dxa"/>
            <w:tcBorders>
              <w:top w:val="nil"/>
              <w:left w:val="single" w:color="4F81BD" w:sz="12" w:space="0"/>
              <w:bottom w:val="nil"/>
              <w:right w:val="nil"/>
            </w:tcBorders>
            <w:hideMark/>
            <w:tcPrChange w:author="Craig Parker" w:date="2025-08-05T11:44:00Z" w16du:dateUtc="2025-08-05T09:44:00Z" w:id="9">
              <w:tcPr>
                <w:tcW w:w="7470" w:type="dxa"/>
                <w:tcBorders>
                  <w:top w:val="nil"/>
                  <w:left w:val="single" w:color="4F81BD" w:sz="12" w:space="0"/>
                  <w:bottom w:val="nil"/>
                  <w:right w:val="nil"/>
                </w:tcBorders>
                <w:hideMark/>
              </w:tcPr>
            </w:tcPrChange>
          </w:tcPr>
          <w:p w:rsidRPr="00BB56A2" w:rsidR="00BB56A2" w:rsidDel="00BB56A2" w:rsidP="00BB56A2" w:rsidRDefault="00BB56A2" w14:paraId="4590EFA6" w14:textId="7E6785A4">
            <w:pPr>
              <w:spacing w:after="0"/>
              <w:textAlignment w:val="baseline"/>
              <w:rPr>
                <w:del w:author="Craig Parker" w:date="2025-08-05T11:44:00Z" w16du:dateUtc="2025-08-05T09:44:00Z" w:id="10"/>
                <w:rFonts w:ascii="Times New Roman" w:hAnsi="Times New Roman" w:eastAsia="Times New Roman" w:cs="Times New Roman"/>
              </w:rPr>
            </w:pPr>
            <w:del w:author="Craig Parker" w:date="2025-08-05T11:44:00Z" w16du:dateUtc="2025-08-05T09:44:00Z" w:id="11">
              <w:r w:rsidRPr="00BB56A2" w:rsidDel="00BB56A2">
                <w:rPr>
                  <w:rFonts w:ascii="Nunito" w:hAnsi="Nunito" w:eastAsia="Times New Roman" w:cs="Times New Roman"/>
                  <w:color w:val="000000"/>
                  <w:sz w:val="20"/>
                  <w:szCs w:val="20"/>
                  <w:lang w:val="en-ZA"/>
                </w:rPr>
                <w:delText>​</w:delText>
              </w:r>
              <w:r w:rsidRPr="00BB56A2" w:rsidDel="00BB56A2">
                <w:rPr>
                  <w:rFonts w:ascii="Calibri" w:hAnsi="Calibri" w:eastAsia="Times New Roman" w:cs="Calibri"/>
                  <w:color w:val="000000"/>
                  <w:sz w:val="20"/>
                  <w:szCs w:val="20"/>
                  <w:lang w:val="en-ZA"/>
                </w:rPr>
                <w:delText>​</w:delText>
              </w:r>
              <w:r w:rsidRPr="00BB56A2" w:rsidDel="00BB56A2">
                <w:rPr>
                  <w:rFonts w:ascii="Nunito" w:hAnsi="Nunito" w:eastAsia="Times New Roman" w:cs="Times New Roman"/>
                  <w:color w:val="000000"/>
                  <w:sz w:val="20"/>
                  <w:szCs w:val="20"/>
                  <w:lang w:val="en-ZA"/>
                </w:rPr>
                <w:delText>Document version number 2.</w:delText>
              </w:r>
              <w:r w:rsidDel="00BB56A2">
                <w:rPr>
                  <w:rFonts w:ascii="Nunito" w:hAnsi="Nunito" w:eastAsia="Times New Roman" w:cs="Times New Roman"/>
                  <w:color w:val="000000"/>
                  <w:sz w:val="20"/>
                  <w:szCs w:val="20"/>
                  <w:lang w:val="en-ZA"/>
                </w:rPr>
                <w:delText>2</w:delText>
              </w:r>
            </w:del>
          </w:p>
        </w:tc>
      </w:tr>
    </w:tbl>
    <w:p w:rsidRPr="00BB56A2" w:rsidR="00BB56A2" w:rsidDel="00BB56A2" w:rsidP="00BB56A2" w:rsidRDefault="00BB56A2" w14:paraId="033CA3A0" w14:textId="68247C11">
      <w:pPr>
        <w:spacing w:after="0"/>
        <w:textAlignment w:val="baseline"/>
        <w:rPr>
          <w:del w:author="Craig Parker" w:date="2025-08-05T11:44:00Z" w16du:dateUtc="2025-08-05T09:44:00Z" w:id="12"/>
          <w:rFonts w:ascii="Segoe UI" w:hAnsi="Segoe UI" w:eastAsia="Times New Roman" w:cs="Segoe UI"/>
          <w:sz w:val="18"/>
          <w:szCs w:val="18"/>
        </w:rPr>
      </w:pPr>
      <w:del w:author="Craig Parker" w:date="2025-08-05T11:44:00Z" w16du:dateUtc="2025-08-05T09:44:00Z" w:id="13">
        <w:r w:rsidRPr="00BB56A2" w:rsidDel="00BB56A2">
          <w:rPr>
            <w:rFonts w:ascii="Nunito" w:hAnsi="Nunito" w:eastAsia="Times New Roman" w:cs="Segoe UI"/>
            <w:color w:val="4F81BD"/>
            <w:sz w:val="28"/>
            <w:szCs w:val="28"/>
            <w:lang w:val="en-ZA"/>
          </w:rPr>
          <w:delText>​</w:delText>
        </w:r>
        <w:r w:rsidRPr="00BB56A2" w:rsidDel="00BB56A2">
          <w:rPr>
            <w:rFonts w:ascii="Calibri" w:hAnsi="Calibri" w:eastAsia="Times New Roman" w:cs="Calibri"/>
            <w:color w:val="4F81BD"/>
            <w:sz w:val="28"/>
            <w:szCs w:val="28"/>
            <w:lang w:val="en-ZA"/>
          </w:rPr>
          <w:delText>​</w:delText>
        </w:r>
        <w:r w:rsidRPr="00BB56A2" w:rsidDel="00BB56A2">
          <w:rPr>
            <w:rFonts w:ascii="Nunito" w:hAnsi="Nunito" w:eastAsia="Times New Roman" w:cs="Segoe UI"/>
            <w:color w:val="4F81BD"/>
            <w:sz w:val="28"/>
            <w:szCs w:val="28"/>
            <w:lang w:val="en-ZA"/>
          </w:rPr>
          <w:delText>Developed by C Jack, C Parker</w:delText>
        </w:r>
        <w:r w:rsidRPr="00BB56A2" w:rsidDel="00BB56A2">
          <w:rPr>
            <w:rFonts w:ascii="Calibri" w:hAnsi="Calibri" w:eastAsia="Times New Roman" w:cs="Calibri"/>
            <w:color w:val="4F81BD"/>
            <w:sz w:val="28"/>
            <w:szCs w:val="28"/>
            <w:lang w:val="en-ZA"/>
          </w:rPr>
          <w:delText>​</w:delText>
        </w:r>
        <w:r w:rsidRPr="00BB56A2" w:rsidDel="00BB56A2">
          <w:rPr>
            <w:rFonts w:ascii="Nunito" w:hAnsi="Nunito" w:eastAsia="Times New Roman" w:cs="Segoe UI"/>
            <w:color w:val="4F81BD"/>
            <w:sz w:val="28"/>
            <w:szCs w:val="28"/>
          </w:rPr>
          <w:delText> </w:delText>
        </w:r>
      </w:del>
    </w:p>
    <w:p w:rsidR="00BB56A2" w:rsidDel="00BB56A2" w:rsidP="00BB56A2" w:rsidRDefault="00BB56A2" w14:paraId="4DB1C9D6" w14:textId="23B525F4">
      <w:pPr>
        <w:spacing w:after="0"/>
        <w:textAlignment w:val="baseline"/>
        <w:rPr>
          <w:del w:author="Craig Parker" w:date="2025-08-05T11:44:00Z" w16du:dateUtc="2025-08-05T09:44:00Z" w:id="14"/>
          <w:rFonts w:ascii="Nunito" w:hAnsi="Nunito" w:eastAsia="Times New Roman" w:cs="Segoe UI"/>
          <w:color w:val="4F81BD"/>
          <w:sz w:val="28"/>
          <w:szCs w:val="28"/>
          <w:lang w:val="en-ZA"/>
        </w:rPr>
      </w:pPr>
      <w:del w:author="Craig Parker" w:date="2025-08-05T11:44:00Z" w16du:dateUtc="2025-08-05T09:44:00Z" w:id="15">
        <w:r w:rsidRPr="00BB56A2" w:rsidDel="00BB56A2">
          <w:rPr>
            <w:rFonts w:ascii="Nunito" w:hAnsi="Nunito" w:eastAsia="Times New Roman" w:cs="Segoe UI"/>
            <w:color w:val="4F81BD"/>
            <w:sz w:val="28"/>
            <w:szCs w:val="28"/>
            <w:lang w:val="en-ZA"/>
          </w:rPr>
          <w:delText>​</w:delText>
        </w:r>
        <w:r w:rsidRPr="00BB56A2" w:rsidDel="00BB56A2">
          <w:rPr>
            <w:rFonts w:ascii="Calibri" w:hAnsi="Calibri" w:eastAsia="Times New Roman" w:cs="Calibri"/>
            <w:color w:val="4F81BD"/>
            <w:sz w:val="28"/>
            <w:szCs w:val="28"/>
            <w:lang w:val="en-ZA"/>
          </w:rPr>
          <w:delText>​</w:delText>
        </w:r>
        <w:r w:rsidRPr="00BB56A2" w:rsidDel="00BB56A2">
          <w:rPr>
            <w:rFonts w:ascii="Nunito" w:hAnsi="Nunito" w:eastAsia="Times New Roman" w:cs="Segoe UI"/>
            <w:color w:val="4F81BD"/>
            <w:sz w:val="28"/>
            <w:szCs w:val="28"/>
            <w:lang w:val="en-ZA"/>
          </w:rPr>
          <w:delText>8-15-202</w:delText>
        </w:r>
        <w:r w:rsidDel="00BB56A2">
          <w:rPr>
            <w:rFonts w:ascii="Nunito" w:hAnsi="Nunito" w:eastAsia="Times New Roman" w:cs="Segoe UI"/>
            <w:color w:val="4F81BD"/>
            <w:sz w:val="28"/>
            <w:szCs w:val="28"/>
            <w:lang w:val="en-ZA"/>
          </w:rPr>
          <w:delText>5</w:delText>
        </w:r>
      </w:del>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470"/>
      </w:tblGrid>
      <w:tr w:rsidRPr="00BB56A2" w:rsidR="00BB56A2" w:rsidTr="00681F17" w14:paraId="5A145F0B" w14:textId="77777777">
        <w:trPr>
          <w:trHeight w:val="300"/>
          <w:ins w:author="Craig Parker" w:date="2025-08-05T11:44:00Z" w:id="16"/>
        </w:trPr>
        <w:tc>
          <w:tcPr>
            <w:tcW w:w="7470" w:type="dxa"/>
            <w:tcBorders>
              <w:top w:val="nil"/>
              <w:left w:val="single" w:color="4F81BD" w:sz="12" w:space="0"/>
              <w:bottom w:val="nil"/>
              <w:right w:val="nil"/>
            </w:tcBorders>
            <w:hideMark/>
          </w:tcPr>
          <w:p w:rsidRPr="00BB56A2" w:rsidR="00BB56A2" w:rsidP="00681F17" w:rsidRDefault="00BB56A2" w14:paraId="1734A7C1" w14:textId="77777777">
            <w:pPr>
              <w:spacing w:after="0"/>
              <w:textAlignment w:val="baseline"/>
              <w:rPr>
                <w:ins w:author="Craig Parker" w:date="2025-08-05T11:44:00Z" w16du:dateUtc="2025-08-05T09:44:00Z" w:id="17"/>
                <w:rFonts w:ascii="Times New Roman" w:hAnsi="Times New Roman" w:eastAsia="Times New Roman" w:cs="Times New Roman"/>
              </w:rPr>
            </w:pPr>
            <w:ins w:author="Craig Parker" w:date="2025-08-05T11:44:00Z" w16du:dateUtc="2025-08-05T09:44:00Z" w:id="18">
              <w:r w:rsidRPr="00BB56A2">
                <w:rPr>
                  <w:rFonts w:ascii="Nunito" w:hAnsi="Nunito" w:eastAsia="Times New Roman" w:cs="Times New Roman"/>
                  <w:color w:val="000000"/>
                  <w:sz w:val="20"/>
                  <w:szCs w:val="20"/>
                  <w:lang w:val="en-ZA"/>
                </w:rPr>
                <w:t>​</w:t>
              </w:r>
              <w:r w:rsidRPr="00BB56A2">
                <w:rPr>
                  <w:rFonts w:ascii="Calibri" w:hAnsi="Calibri" w:eastAsia="Times New Roman" w:cs="Calibri"/>
                  <w:color w:val="000000"/>
                  <w:sz w:val="20"/>
                  <w:szCs w:val="20"/>
                  <w:lang w:val="en-ZA"/>
                </w:rPr>
                <w:t>​</w:t>
              </w:r>
              <w:r w:rsidRPr="00BB56A2">
                <w:rPr>
                  <w:rFonts w:ascii="Nunito" w:hAnsi="Nunito" w:eastAsia="Times New Roman" w:cs="Times New Roman"/>
                  <w:color w:val="000000"/>
                  <w:sz w:val="20"/>
                  <w:szCs w:val="20"/>
                  <w:lang w:val="en-ZA"/>
                </w:rPr>
                <w:t>Document version number 2.</w:t>
              </w:r>
              <w:r>
                <w:rPr>
                  <w:rFonts w:ascii="Nunito" w:hAnsi="Nunito" w:eastAsia="Times New Roman" w:cs="Times New Roman"/>
                  <w:color w:val="000000"/>
                  <w:sz w:val="20"/>
                  <w:szCs w:val="20"/>
                  <w:lang w:val="en-ZA"/>
                </w:rPr>
                <w:t>2</w:t>
              </w:r>
            </w:ins>
          </w:p>
        </w:tc>
      </w:tr>
    </w:tbl>
    <w:p w:rsidRPr="00BB56A2" w:rsidR="00BB56A2" w:rsidP="00BB56A2" w:rsidRDefault="00BB56A2" w14:paraId="5A8F1138" w14:textId="77777777">
      <w:pPr>
        <w:spacing w:after="0"/>
        <w:textAlignment w:val="baseline"/>
        <w:rPr>
          <w:ins w:author="Craig Parker" w:date="2025-08-05T11:44:00Z" w16du:dateUtc="2025-08-05T09:44:00Z" w:id="19"/>
          <w:rFonts w:ascii="Segoe UI" w:hAnsi="Segoe UI" w:eastAsia="Times New Roman" w:cs="Segoe UI"/>
          <w:sz w:val="18"/>
          <w:szCs w:val="18"/>
        </w:rPr>
      </w:pPr>
      <w:ins w:author="Craig Parker" w:date="2025-08-05T11:44:00Z" w16du:dateUtc="2025-08-05T09:44:00Z" w:id="20">
        <w:r w:rsidRPr="00BB56A2">
          <w:rPr>
            <w:rFonts w:ascii="Nunito" w:hAnsi="Nunito" w:eastAsia="Times New Roman" w:cs="Segoe UI"/>
            <w:color w:val="4F81BD"/>
            <w:sz w:val="28"/>
            <w:szCs w:val="28"/>
            <w:lang w:val="en-ZA"/>
          </w:rPr>
          <w:t>​</w:t>
        </w:r>
        <w:r w:rsidRPr="00BB56A2">
          <w:rPr>
            <w:rFonts w:ascii="Calibri" w:hAnsi="Calibri" w:eastAsia="Times New Roman" w:cs="Calibri"/>
            <w:color w:val="4F81BD"/>
            <w:sz w:val="28"/>
            <w:szCs w:val="28"/>
            <w:lang w:val="en-ZA"/>
          </w:rPr>
          <w:t>​</w:t>
        </w:r>
        <w:r w:rsidRPr="00BB56A2">
          <w:rPr>
            <w:rFonts w:ascii="Nunito" w:hAnsi="Nunito" w:eastAsia="Times New Roman" w:cs="Segoe UI"/>
            <w:color w:val="4F81BD"/>
            <w:sz w:val="28"/>
            <w:szCs w:val="28"/>
            <w:lang w:val="en-ZA"/>
          </w:rPr>
          <w:t>Developed by C Jack, C Parker</w:t>
        </w:r>
        <w:r w:rsidRPr="00BB56A2">
          <w:rPr>
            <w:rFonts w:ascii="Calibri" w:hAnsi="Calibri" w:eastAsia="Times New Roman" w:cs="Calibri"/>
            <w:color w:val="4F81BD"/>
            <w:sz w:val="28"/>
            <w:szCs w:val="28"/>
            <w:lang w:val="en-ZA"/>
          </w:rPr>
          <w:t>​</w:t>
        </w:r>
        <w:r w:rsidRPr="00BB56A2">
          <w:rPr>
            <w:rFonts w:ascii="Nunito" w:hAnsi="Nunito" w:eastAsia="Times New Roman" w:cs="Segoe UI"/>
            <w:color w:val="4F81BD"/>
            <w:sz w:val="28"/>
            <w:szCs w:val="28"/>
          </w:rPr>
          <w:t> </w:t>
        </w:r>
      </w:ins>
    </w:p>
    <w:p w:rsidR="00BB56A2" w:rsidP="00BB56A2" w:rsidRDefault="00BB56A2" w14:paraId="3D948495" w14:textId="77777777">
      <w:pPr>
        <w:spacing w:after="0"/>
        <w:textAlignment w:val="baseline"/>
        <w:rPr>
          <w:ins w:author="Craig Parker" w:date="2025-08-05T11:44:00Z" w16du:dateUtc="2025-08-05T09:44:00Z" w:id="21"/>
          <w:rFonts w:ascii="Nunito" w:hAnsi="Nunito" w:eastAsia="Times New Roman" w:cs="Segoe UI"/>
          <w:color w:val="4F81BD"/>
          <w:sz w:val="28"/>
          <w:szCs w:val="28"/>
          <w:lang w:val="en-ZA"/>
        </w:rPr>
      </w:pPr>
      <w:ins w:author="Craig Parker" w:date="2025-08-05T11:44:00Z" w16du:dateUtc="2025-08-05T09:44:00Z" w:id="22">
        <w:r w:rsidRPr="00BB56A2">
          <w:rPr>
            <w:rFonts w:ascii="Nunito" w:hAnsi="Nunito" w:eastAsia="Times New Roman" w:cs="Segoe UI"/>
            <w:color w:val="4F81BD"/>
            <w:sz w:val="28"/>
            <w:szCs w:val="28"/>
            <w:lang w:val="en-ZA"/>
          </w:rPr>
          <w:t>​</w:t>
        </w:r>
        <w:r w:rsidRPr="00BB56A2">
          <w:rPr>
            <w:rFonts w:ascii="Calibri" w:hAnsi="Calibri" w:eastAsia="Times New Roman" w:cs="Calibri"/>
            <w:color w:val="4F81BD"/>
            <w:sz w:val="28"/>
            <w:szCs w:val="28"/>
            <w:lang w:val="en-ZA"/>
          </w:rPr>
          <w:t>​</w:t>
        </w:r>
        <w:r w:rsidRPr="00BB56A2">
          <w:rPr>
            <w:rFonts w:ascii="Nunito" w:hAnsi="Nunito" w:eastAsia="Times New Roman" w:cs="Segoe UI"/>
            <w:color w:val="4F81BD"/>
            <w:sz w:val="28"/>
            <w:szCs w:val="28"/>
            <w:lang w:val="en-ZA"/>
          </w:rPr>
          <w:t>8-15-202</w:t>
        </w:r>
        <w:r>
          <w:rPr>
            <w:rFonts w:ascii="Nunito" w:hAnsi="Nunito" w:eastAsia="Times New Roman" w:cs="Segoe UI"/>
            <w:color w:val="4F81BD"/>
            <w:sz w:val="28"/>
            <w:szCs w:val="28"/>
            <w:lang w:val="en-ZA"/>
          </w:rPr>
          <w:t>5</w:t>
        </w:r>
      </w:ins>
    </w:p>
    <w:p w:rsidR="00BB56A2" w:rsidP="00BB56A2" w:rsidRDefault="00BB56A2" w14:paraId="3898E8A4" w14:textId="77777777">
      <w:pPr>
        <w:spacing w:after="0"/>
        <w:textAlignment w:val="baseline"/>
        <w:rPr>
          <w:rFonts w:ascii="Nunito" w:hAnsi="Nunito" w:eastAsia="Times New Roman" w:cs="Segoe UI"/>
          <w:color w:val="4F81BD"/>
          <w:sz w:val="28"/>
          <w:szCs w:val="28"/>
        </w:rPr>
        <w:sectPr w:rsidR="00BB56A2">
          <w:footerReference w:type="default" r:id="rId8"/>
          <w:footnotePr>
            <w:numRestart w:val="eachSect"/>
          </w:footnotePr>
          <w:pgSz w:w="12240" w:h="15840" w:orient="portrait"/>
          <w:pgMar w:top="1440" w:right="1440" w:bottom="1440" w:left="1440" w:header="720" w:footer="720" w:gutter="0"/>
          <w:cols w:space="720"/>
        </w:sectPr>
      </w:pPr>
    </w:p>
    <w:p w:rsidRPr="00BB56A2" w:rsidR="00BB56A2" w:rsidP="00BB56A2" w:rsidRDefault="00BB56A2" w14:paraId="485DD64A" w14:textId="60A5A4D8">
      <w:pPr>
        <w:spacing w:after="0"/>
        <w:textAlignment w:val="baseline"/>
        <w:rPr>
          <w:rFonts w:ascii="Segoe UI" w:hAnsi="Segoe UI" w:eastAsia="Times New Roman" w:cs="Segoe UI"/>
          <w:sz w:val="18"/>
          <w:szCs w:val="18"/>
        </w:rPr>
      </w:pPr>
      <w:r w:rsidRPr="00BB56A2">
        <w:rPr>
          <w:rFonts w:ascii="Nunito" w:hAnsi="Nunito" w:eastAsia="Times New Roman" w:cs="Segoe UI"/>
          <w:color w:val="4F81BD"/>
          <w:sz w:val="28"/>
          <w:szCs w:val="28"/>
        </w:rPr>
        <w:t> </w:t>
      </w:r>
    </w:p>
    <w:p w:rsidRPr="00BB56A2" w:rsidR="00BB56A2" w:rsidP="00BB56A2" w:rsidRDefault="00BB56A2" w14:paraId="52F2B25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4F81BD"/>
          <w:sz w:val="22"/>
          <w:szCs w:val="22"/>
          <w:lang w:val="en-ZA"/>
        </w:rPr>
        <w:t>​</w:t>
      </w:r>
      <w:r w:rsidRPr="00BB56A2">
        <w:rPr>
          <w:rFonts w:ascii="Nunito" w:hAnsi="Nunito" w:eastAsia="Times New Roman" w:cs="Segoe UI"/>
          <w:color w:val="4F81BD"/>
          <w:sz w:val="22"/>
          <w:szCs w:val="22"/>
        </w:rPr>
        <w:t> </w:t>
      </w:r>
    </w:p>
    <w:p w:rsidRPr="00BB56A2" w:rsidR="00BB56A2" w:rsidP="00BB56A2" w:rsidRDefault="00BB56A2" w14:paraId="43AFD1AD"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sz w:val="22"/>
          <w:szCs w:val="22"/>
          <w:lang w:val="en-ZA"/>
        </w:rPr>
        <w:t>​​</w:t>
      </w:r>
      <w:r w:rsidRPr="00BB56A2">
        <w:rPr>
          <w:rFonts w:ascii="Nunito" w:hAnsi="Nunito" w:eastAsia="Times New Roman" w:cs="Segoe UI"/>
          <w:sz w:val="22"/>
          <w:szCs w:val="22"/>
        </w:rPr>
        <w:t> </w:t>
      </w:r>
    </w:p>
    <w:p w:rsidRPr="00BB56A2" w:rsidR="00BB56A2" w:rsidP="00BB56A2" w:rsidRDefault="00BB56A2" w14:paraId="4B0BA42D"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Approved by Christopher Jack_____ _____________ ____________________</w:t>
      </w:r>
      <w:r w:rsidRPr="00BB56A2">
        <w:rPr>
          <w:rFonts w:ascii="Nunito" w:hAnsi="Nunito" w:eastAsia="Times New Roman" w:cs="Segoe UI"/>
          <w:color w:val="000000"/>
          <w:sz w:val="20"/>
          <w:szCs w:val="20"/>
        </w:rPr>
        <w:t> </w:t>
      </w:r>
    </w:p>
    <w:p w:rsidRPr="00BB56A2" w:rsidR="00BB56A2" w:rsidP="00BB56A2" w:rsidRDefault="00BB56A2" w14:paraId="18A6336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Name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Date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Signature</w:t>
      </w:r>
      <w:r w:rsidRPr="00BB56A2">
        <w:rPr>
          <w:rFonts w:ascii="Nunito" w:hAnsi="Nunito" w:eastAsia="Times New Roman" w:cs="Segoe UI"/>
          <w:color w:val="000000"/>
          <w:sz w:val="20"/>
          <w:szCs w:val="20"/>
        </w:rPr>
        <w:t> </w:t>
      </w:r>
    </w:p>
    <w:p w:rsidRPr="00BB56A2" w:rsidR="00BB56A2" w:rsidP="00BB56A2" w:rsidRDefault="00BB56A2" w14:paraId="3B0DF2B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w:t>
      </w:r>
      <w:r w:rsidRPr="00BB56A2">
        <w:rPr>
          <w:rFonts w:ascii="Nunito" w:hAnsi="Nunito" w:eastAsia="Times New Roman" w:cs="Segoe UI"/>
          <w:color w:val="000000"/>
          <w:sz w:val="20"/>
          <w:szCs w:val="20"/>
        </w:rPr>
        <w:t> </w:t>
      </w:r>
    </w:p>
    <w:p w:rsidRPr="00BB56A2" w:rsidR="00BB56A2" w:rsidP="00BB56A2" w:rsidRDefault="00BB56A2" w14:paraId="21246411" w14:textId="4B2DC699">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Approved by </w:t>
      </w:r>
      <w:proofErr w:type="spellStart"/>
      <w:r w:rsidRPr="00BB56A2">
        <w:rPr>
          <w:rFonts w:ascii="Nunito" w:hAnsi="Nunito" w:eastAsia="Times New Roman" w:cs="Segoe UI"/>
          <w:color w:val="000000"/>
          <w:sz w:val="20"/>
          <w:szCs w:val="20"/>
          <w:lang w:val="en-ZA"/>
        </w:rPr>
        <w:t>Gueladio</w:t>
      </w:r>
      <w:proofErr w:type="spellEnd"/>
      <w:r w:rsidRPr="00BB56A2">
        <w:rPr>
          <w:rFonts w:ascii="Nunito" w:hAnsi="Nunito" w:eastAsia="Times New Roman" w:cs="Segoe UI"/>
          <w:color w:val="000000"/>
          <w:sz w:val="20"/>
          <w:szCs w:val="20"/>
          <w:lang w:val="en-ZA"/>
        </w:rPr>
        <w:t xml:space="preserve"> Cisse_____ _____ 28.08.2024 ________ ___________</w:t>
      </w:r>
      <w:r w:rsidR="00B16AE7">
        <w:rPr>
          <w:rFonts w:ascii="Segoe UI" w:hAnsi="Segoe UI" w:eastAsia="Times New Roman" w:cs="Segoe UI"/>
          <w:noProof/>
          <w:sz w:val="18"/>
          <w:szCs w:val="18"/>
        </w:rPr>
        <w:pict w14:anchorId="00AE180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9" style="width:130.25pt;height:40.05pt;mso-width-percent:0;mso-height-percent:0;mso-width-percent:0;mso-height-percent:0" alt="Picture 1081201788, Picture" type="#_x0000_t75">
            <v:imagedata o:title="997FFB66" r:id="rId9"/>
          </v:shape>
        </w:pict>
      </w:r>
      <w:r w:rsidRPr="00BB56A2">
        <w:rPr>
          <w:rFonts w:ascii="Nunito" w:hAnsi="Nunito" w:eastAsia="Times New Roman" w:cs="Segoe UI"/>
          <w:sz w:val="22"/>
          <w:szCs w:val="22"/>
        </w:rPr>
        <w:t> </w:t>
      </w:r>
    </w:p>
    <w:p w:rsidRPr="00BB56A2" w:rsidR="00BB56A2" w:rsidP="00BB56A2" w:rsidRDefault="00BB56A2" w14:paraId="0C1FAC0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Name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Date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Signature</w:t>
      </w:r>
      <w:r w:rsidRPr="00BB56A2">
        <w:rPr>
          <w:rFonts w:ascii="Nunito" w:hAnsi="Nunito" w:eastAsia="Times New Roman" w:cs="Segoe UI"/>
          <w:color w:val="000000"/>
          <w:sz w:val="20"/>
          <w:szCs w:val="20"/>
        </w:rPr>
        <w:t> </w:t>
      </w:r>
    </w:p>
    <w:p w:rsidRPr="00BB56A2" w:rsidR="00BB56A2" w:rsidP="00BB56A2" w:rsidRDefault="00BB56A2" w14:paraId="3616754F"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rPr>
        <w:t> </w:t>
      </w:r>
    </w:p>
    <w:p w:rsidRPr="00BB56A2" w:rsidR="00BB56A2" w:rsidP="00BB56A2" w:rsidRDefault="00BB56A2" w14:paraId="169F3477" w14:textId="2A60CF53">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Approved by Matthew </w:t>
      </w:r>
      <w:proofErr w:type="spellStart"/>
      <w:r w:rsidRPr="00BB56A2">
        <w:rPr>
          <w:rFonts w:ascii="Nunito" w:hAnsi="Nunito" w:eastAsia="Times New Roman" w:cs="Segoe UI"/>
          <w:color w:val="000000"/>
          <w:sz w:val="20"/>
          <w:szCs w:val="20"/>
          <w:lang w:val="en-ZA"/>
        </w:rPr>
        <w:t>Chersich</w:t>
      </w:r>
      <w:proofErr w:type="spellEnd"/>
      <w:r w:rsidRPr="00BB56A2">
        <w:rPr>
          <w:rFonts w:ascii="Nunito" w:hAnsi="Nunito" w:eastAsia="Times New Roman" w:cs="Segoe UI"/>
          <w:color w:val="000000"/>
          <w:sz w:val="20"/>
          <w:szCs w:val="20"/>
          <w:lang w:val="en-ZA"/>
        </w:rPr>
        <w:t>____ _____01.09.24______________________</w:t>
      </w:r>
      <w:r w:rsidR="00B16AE7">
        <w:rPr>
          <w:rFonts w:ascii="Segoe UI" w:hAnsi="Segoe UI" w:eastAsia="Times New Roman" w:cs="Segoe UI"/>
          <w:noProof/>
          <w:sz w:val="18"/>
          <w:szCs w:val="18"/>
        </w:rPr>
        <w:pict w14:anchorId="1B28C251">
          <v:shape id="_x0000_i1038" style="width:83.25pt;height:26.3pt;mso-width-percent:0;mso-height-percent:0;mso-width-percent:0;mso-height-percent:0" alt="Picture 1303443201, Picture" type="#_x0000_t75">
            <v:imagedata o:title="7C3F0464" r:id="rId10"/>
          </v:shape>
        </w:pict>
      </w:r>
      <w:r w:rsidRPr="00BB56A2">
        <w:rPr>
          <w:rFonts w:ascii="Nunito" w:hAnsi="Nunito" w:eastAsia="Times New Roman" w:cs="Segoe UI"/>
          <w:sz w:val="22"/>
          <w:szCs w:val="22"/>
        </w:rPr>
        <w:t> </w:t>
      </w:r>
    </w:p>
    <w:p w:rsidRPr="00BB56A2" w:rsidR="00BB56A2" w:rsidP="00BB56A2" w:rsidRDefault="00BB56A2" w14:paraId="74AC67C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Name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Date                             </w:t>
      </w:r>
      <w:r w:rsidRPr="00BB56A2">
        <w:rPr>
          <w:rFonts w:ascii="Calibri" w:hAnsi="Calibri" w:eastAsia="Times New Roman" w:cs="Calibri"/>
          <w:color w:val="000000"/>
          <w:sz w:val="20"/>
          <w:szCs w:val="20"/>
        </w:rPr>
        <w:tab/>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Signature</w:t>
      </w:r>
      <w:r w:rsidRPr="00BB56A2">
        <w:rPr>
          <w:rFonts w:ascii="Nunito" w:hAnsi="Nunito" w:eastAsia="Times New Roman" w:cs="Segoe UI"/>
          <w:color w:val="000000"/>
          <w:sz w:val="20"/>
          <w:szCs w:val="20"/>
        </w:rPr>
        <w:t> </w:t>
      </w:r>
    </w:p>
    <w:p w:rsidRPr="00BB56A2" w:rsidR="00BB56A2" w:rsidP="00BB56A2" w:rsidRDefault="00BB56A2" w14:paraId="151575F7"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rPr>
        <w:t> </w:t>
      </w:r>
    </w:p>
    <w:p w:rsidRPr="00BB56A2" w:rsidR="00BB56A2" w:rsidP="00BB56A2" w:rsidRDefault="00BB56A2" w14:paraId="735B3B33"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Approved by </w:t>
      </w:r>
      <w:proofErr w:type="spellStart"/>
      <w:r w:rsidRPr="00BB56A2">
        <w:rPr>
          <w:rFonts w:ascii="Nunito" w:hAnsi="Nunito" w:eastAsia="Times New Roman" w:cs="Segoe UI"/>
          <w:color w:val="000000"/>
          <w:sz w:val="20"/>
          <w:szCs w:val="20"/>
          <w:lang w:val="en-ZA"/>
        </w:rPr>
        <w:t>Sibusiswe</w:t>
      </w:r>
      <w:proofErr w:type="spellEnd"/>
      <w:r w:rsidRPr="00BB56A2">
        <w:rPr>
          <w:rFonts w:ascii="Nunito" w:hAnsi="Nunito" w:eastAsia="Times New Roman" w:cs="Segoe UI"/>
          <w:color w:val="000000"/>
          <w:sz w:val="20"/>
          <w:szCs w:val="20"/>
          <w:lang w:val="en-ZA"/>
        </w:rPr>
        <w:t xml:space="preserve"> Makhanya_____ _____________ ____________________</w:t>
      </w:r>
      <w:r w:rsidRPr="00BB56A2">
        <w:rPr>
          <w:rFonts w:ascii="Nunito" w:hAnsi="Nunito" w:eastAsia="Times New Roman" w:cs="Segoe UI"/>
          <w:color w:val="000000"/>
          <w:sz w:val="20"/>
          <w:szCs w:val="20"/>
        </w:rPr>
        <w:t> </w:t>
      </w:r>
    </w:p>
    <w:p w:rsidRPr="00BB56A2" w:rsidR="00BB56A2" w:rsidP="00BB56A2" w:rsidRDefault="00BB56A2" w14:paraId="0DFB15C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Name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Date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Signature</w:t>
      </w:r>
      <w:r w:rsidRPr="00BB56A2">
        <w:rPr>
          <w:rFonts w:ascii="Nunito" w:hAnsi="Nunito" w:eastAsia="Times New Roman" w:cs="Segoe UI"/>
          <w:color w:val="000000"/>
          <w:sz w:val="20"/>
          <w:szCs w:val="20"/>
        </w:rPr>
        <w:t> </w:t>
      </w:r>
    </w:p>
    <w:p w:rsidRPr="00BB56A2" w:rsidR="00BB56A2" w:rsidP="00BB56A2" w:rsidRDefault="00BB56A2" w14:paraId="747E5B1C"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rPr>
        <w:t> </w:t>
      </w:r>
    </w:p>
    <w:p w:rsidRPr="00BB56A2" w:rsidR="00BB56A2" w:rsidP="00BB56A2" w:rsidRDefault="00BB56A2" w14:paraId="2E7A44BF"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Approved by Stanley </w:t>
      </w:r>
      <w:proofErr w:type="spellStart"/>
      <w:r w:rsidRPr="00BB56A2">
        <w:rPr>
          <w:rFonts w:ascii="Nunito" w:hAnsi="Nunito" w:eastAsia="Times New Roman" w:cs="Segoe UI"/>
          <w:color w:val="000000"/>
          <w:sz w:val="20"/>
          <w:szCs w:val="20"/>
          <w:lang w:val="en-ZA"/>
        </w:rPr>
        <w:t>Luchters</w:t>
      </w:r>
      <w:proofErr w:type="spellEnd"/>
      <w:r w:rsidRPr="00BB56A2">
        <w:rPr>
          <w:rFonts w:ascii="Nunito" w:hAnsi="Nunito" w:eastAsia="Times New Roman" w:cs="Segoe UI"/>
          <w:color w:val="000000"/>
          <w:sz w:val="20"/>
          <w:szCs w:val="20"/>
          <w:lang w:val="en-ZA"/>
        </w:rPr>
        <w:t>_____ _____________ ____________________</w:t>
      </w:r>
      <w:r w:rsidRPr="00BB56A2">
        <w:rPr>
          <w:rFonts w:ascii="Nunito" w:hAnsi="Nunito" w:eastAsia="Times New Roman" w:cs="Segoe UI"/>
          <w:color w:val="000000"/>
          <w:sz w:val="20"/>
          <w:szCs w:val="20"/>
        </w:rPr>
        <w:t> </w:t>
      </w:r>
    </w:p>
    <w:p w:rsidRPr="00BB56A2" w:rsidR="00BB56A2" w:rsidP="00BB56A2" w:rsidRDefault="00BB56A2" w14:paraId="23AC2BBB"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Name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Date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 xml:space="preserve">   </w:t>
      </w:r>
      <w:r w:rsidRPr="00BB56A2">
        <w:rPr>
          <w:rFonts w:ascii="Calibri" w:hAnsi="Calibri" w:eastAsia="Times New Roman" w:cs="Calibri"/>
          <w:color w:val="000000"/>
          <w:sz w:val="20"/>
          <w:szCs w:val="20"/>
        </w:rPr>
        <w:tab/>
      </w:r>
      <w:r w:rsidRPr="00BB56A2">
        <w:rPr>
          <w:rFonts w:ascii="Nunito" w:hAnsi="Nunito" w:eastAsia="Times New Roman" w:cs="Segoe UI"/>
          <w:color w:val="000000"/>
          <w:sz w:val="20"/>
          <w:szCs w:val="20"/>
          <w:lang w:val="en-ZA"/>
        </w:rPr>
        <w:t>Signature</w:t>
      </w:r>
      <w:r w:rsidRPr="00BB56A2">
        <w:rPr>
          <w:rFonts w:ascii="Nunito" w:hAnsi="Nunito" w:eastAsia="Times New Roman" w:cs="Segoe UI"/>
          <w:color w:val="000000"/>
          <w:sz w:val="20"/>
          <w:szCs w:val="20"/>
        </w:rPr>
        <w:t> </w:t>
      </w:r>
    </w:p>
    <w:p w:rsidRPr="00BB56A2" w:rsidR="00BB56A2" w:rsidP="00BB56A2" w:rsidRDefault="00BB56A2" w14:paraId="1F165E55"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rPr>
        <w:t> </w:t>
      </w:r>
    </w:p>
    <w:p w:rsidRPr="00BB56A2" w:rsidR="00BB56A2" w:rsidP="00BB56A2" w:rsidRDefault="00BB56A2" w14:paraId="382D9B9A"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000000"/>
          <w:sz w:val="20"/>
          <w:szCs w:val="20"/>
          <w:lang w:val="en-ZA"/>
        </w:rPr>
        <w:t>  </w:t>
      </w:r>
      <w:r w:rsidRPr="00BB56A2">
        <w:rPr>
          <w:rFonts w:ascii="Nunito" w:hAnsi="Nunito" w:eastAsia="Times New Roman" w:cs="Segoe UI"/>
          <w:color w:val="000000"/>
          <w:sz w:val="20"/>
          <w:szCs w:val="20"/>
        </w:rPr>
        <w:t> </w:t>
      </w:r>
    </w:p>
    <w:p w:rsidR="000D58E2" w:rsidRDefault="00B16AE7" w14:paraId="029A0E5D" w14:textId="77777777">
      <w:r>
        <w:rPr>
          <w:noProof/>
        </w:rPr>
        <w:pict w14:anchorId="09928A4D">
          <v:rect id="_x0000_i1037" style="width:468pt;height:.05pt;mso-width-percent:0;mso-height-percent:0;mso-width-percent:0;mso-height-percent:0" alt="" o:hr="t" o:hrstd="t" o:hralign="center"/>
        </w:pict>
      </w:r>
    </w:p>
    <w:p w:rsidR="000D58E2" w:rsidRDefault="00000000" w14:paraId="6B25B822" w14:textId="77777777">
      <w:pPr>
        <w:pStyle w:val="FirstParagraph"/>
      </w:pPr>
      <w:r>
        <w:rPr>
          <w:i/>
          <w:iCs/>
        </w:rPr>
        <w:t>Document version 2.2 | August 2024</w:t>
      </w:r>
    </w:p>
    <w:p w:rsidR="00BB56A2" w:rsidRDefault="00BB56A2" w14:paraId="5D21A382" w14:textId="77777777">
      <w:pPr>
        <w:pStyle w:val="Heading2"/>
        <w:sectPr w:rsidR="00BB56A2">
          <w:footnotePr>
            <w:numRestart w:val="eachSect"/>
          </w:footnotePr>
          <w:pgSz w:w="12240" w:h="15840" w:orient="portrait"/>
          <w:pgMar w:top="1440" w:right="1440" w:bottom="1440" w:left="1440" w:header="720" w:footer="720" w:gutter="0"/>
          <w:cols w:space="720"/>
        </w:sectPr>
      </w:pPr>
      <w:bookmarkStart w:name="contents" w:id="23"/>
    </w:p>
    <w:p w:rsidR="000D58E2" w:rsidRDefault="00000000" w14:paraId="2115F2F5" w14:textId="77777777">
      <w:pPr>
        <w:pStyle w:val="Heading2"/>
      </w:pPr>
      <w:r>
        <w:t>Contents</w:t>
      </w:r>
    </w:p>
    <w:p w:rsidR="000D58E2" w:rsidRDefault="00B16AE7" w14:paraId="3C0AACA8" w14:textId="77777777">
      <w:r>
        <w:rPr>
          <w:noProof/>
        </w:rPr>
        <w:pict w14:anchorId="208EB4D3">
          <v:rect id="_x0000_i1036" style="width:468pt;height:.05pt;mso-width-percent:0;mso-height-percent:0;mso-width-percent:0;mso-height-percent:0" alt="" o:hr="t" o:hrstd="t" o:hralign="center"/>
        </w:pict>
      </w:r>
    </w:p>
    <w:p w:rsidR="000D58E2" w:rsidRDefault="00000000" w14:paraId="008E7F21" w14:textId="77777777">
      <w:pPr>
        <w:pStyle w:val="Heading2"/>
      </w:pPr>
      <w:bookmarkStart w:name="acronyms" w:id="24"/>
      <w:bookmarkEnd w:id="23"/>
      <w:r>
        <w:t>Acronyms</w:t>
      </w:r>
    </w:p>
    <w:tbl>
      <w:tblPr>
        <w:tblStyle w:val="Table"/>
        <w:tblW w:w="5000" w:type="pct"/>
        <w:tblLayout w:type="fixed"/>
        <w:tblLook w:val="0020" w:firstRow="1" w:lastRow="0" w:firstColumn="0" w:lastColumn="0" w:noHBand="0" w:noVBand="0"/>
      </w:tblPr>
      <w:tblGrid>
        <w:gridCol w:w="4163"/>
        <w:gridCol w:w="5413"/>
      </w:tblGrid>
      <w:tr w:rsidR="000D58E2" w:rsidTr="000D58E2" w14:paraId="5C196348" w14:textId="77777777">
        <w:trPr>
          <w:cnfStyle w:val="100000000000" w:firstRow="1" w:lastRow="0" w:firstColumn="0" w:lastColumn="0" w:oddVBand="0" w:evenVBand="0" w:oddHBand="0" w:evenHBand="0" w:firstRowFirstColumn="0" w:firstRowLastColumn="0" w:lastRowFirstColumn="0" w:lastRowLastColumn="0"/>
          <w:tblHeader/>
        </w:trPr>
        <w:tc>
          <w:tcPr>
            <w:tcW w:w="3443" w:type="dxa"/>
          </w:tcPr>
          <w:p w:rsidR="000D58E2" w:rsidRDefault="00000000" w14:paraId="75AFBD26" w14:textId="77777777">
            <w:pPr>
              <w:pStyle w:val="Compact"/>
            </w:pPr>
            <w:r>
              <w:t>Acronym</w:t>
            </w:r>
          </w:p>
        </w:tc>
        <w:tc>
          <w:tcPr>
            <w:tcW w:w="4476" w:type="dxa"/>
          </w:tcPr>
          <w:p w:rsidR="000D58E2" w:rsidRDefault="00000000" w14:paraId="71F8426E" w14:textId="77777777">
            <w:pPr>
              <w:pStyle w:val="Compact"/>
            </w:pPr>
            <w:r>
              <w:t>Description</w:t>
            </w:r>
          </w:p>
        </w:tc>
      </w:tr>
      <w:tr w:rsidR="000D58E2" w14:paraId="12C2D138" w14:textId="77777777">
        <w:tc>
          <w:tcPr>
            <w:tcW w:w="3443" w:type="dxa"/>
          </w:tcPr>
          <w:p w:rsidR="000D58E2" w:rsidRDefault="00000000" w14:paraId="55029B98" w14:textId="77777777">
            <w:pPr>
              <w:pStyle w:val="Compact"/>
            </w:pPr>
            <w:r>
              <w:t>AOT</w:t>
            </w:r>
          </w:p>
        </w:tc>
        <w:tc>
          <w:tcPr>
            <w:tcW w:w="4476" w:type="dxa"/>
          </w:tcPr>
          <w:p w:rsidR="000D58E2" w:rsidRDefault="00000000" w14:paraId="6017F946" w14:textId="77777777">
            <w:pPr>
              <w:pStyle w:val="Compact"/>
            </w:pPr>
            <w:r>
              <w:t>Aerosol Optical Thickness</w:t>
            </w:r>
          </w:p>
        </w:tc>
      </w:tr>
      <w:tr w:rsidR="000D58E2" w14:paraId="561CCE54" w14:textId="77777777">
        <w:tc>
          <w:tcPr>
            <w:tcW w:w="3443" w:type="dxa"/>
          </w:tcPr>
          <w:p w:rsidR="000D58E2" w:rsidRDefault="00000000" w14:paraId="56E0FC34" w14:textId="77777777">
            <w:pPr>
              <w:pStyle w:val="Compact"/>
            </w:pPr>
            <w:proofErr w:type="spellStart"/>
            <w:r>
              <w:t>BMGFKi</w:t>
            </w:r>
            <w:proofErr w:type="spellEnd"/>
          </w:p>
        </w:tc>
        <w:tc>
          <w:tcPr>
            <w:tcW w:w="4476" w:type="dxa"/>
          </w:tcPr>
          <w:p w:rsidR="000D58E2" w:rsidRDefault="00000000" w14:paraId="10382CD6" w14:textId="77777777">
            <w:pPr>
              <w:pStyle w:val="Compact"/>
            </w:pPr>
            <w:r>
              <w:t>Bill and Melinda Gates Foundation Ki repository</w:t>
            </w:r>
          </w:p>
        </w:tc>
      </w:tr>
      <w:tr w:rsidR="000D58E2" w14:paraId="1E03952E" w14:textId="77777777">
        <w:tc>
          <w:tcPr>
            <w:tcW w:w="3443" w:type="dxa"/>
          </w:tcPr>
          <w:p w:rsidR="000D58E2" w:rsidRDefault="00000000" w14:paraId="2A245C63" w14:textId="77777777">
            <w:pPr>
              <w:pStyle w:val="Compact"/>
            </w:pPr>
            <w:r>
              <w:t>CSAG</w:t>
            </w:r>
          </w:p>
        </w:tc>
        <w:tc>
          <w:tcPr>
            <w:tcW w:w="4476" w:type="dxa"/>
          </w:tcPr>
          <w:p w:rsidR="000D58E2" w:rsidRDefault="00000000" w14:paraId="4FF8FCB5" w14:textId="77777777">
            <w:pPr>
              <w:pStyle w:val="Compact"/>
            </w:pPr>
            <w:r>
              <w:t>Climate System Analysis Group</w:t>
            </w:r>
          </w:p>
        </w:tc>
      </w:tr>
      <w:tr w:rsidR="000D58E2" w14:paraId="16E6C1BF" w14:textId="77777777">
        <w:tc>
          <w:tcPr>
            <w:tcW w:w="3443" w:type="dxa"/>
          </w:tcPr>
          <w:p w:rsidR="000D58E2" w:rsidRDefault="00000000" w14:paraId="0A7ECEFF" w14:textId="77777777">
            <w:pPr>
              <w:pStyle w:val="Compact"/>
            </w:pPr>
            <w:r>
              <w:t>DAC</w:t>
            </w:r>
          </w:p>
        </w:tc>
        <w:tc>
          <w:tcPr>
            <w:tcW w:w="4476" w:type="dxa"/>
          </w:tcPr>
          <w:p w:rsidR="000D58E2" w:rsidRDefault="00000000" w14:paraId="3DD7B27A" w14:textId="77777777">
            <w:pPr>
              <w:pStyle w:val="Compact"/>
            </w:pPr>
            <w:r>
              <w:t>Data Access Committee</w:t>
            </w:r>
          </w:p>
        </w:tc>
      </w:tr>
      <w:tr w:rsidR="000D58E2" w14:paraId="7F8AB436" w14:textId="77777777">
        <w:tc>
          <w:tcPr>
            <w:tcW w:w="3443" w:type="dxa"/>
          </w:tcPr>
          <w:p w:rsidR="000D58E2" w:rsidRDefault="00000000" w14:paraId="2DA3848B" w14:textId="77777777">
            <w:pPr>
              <w:pStyle w:val="Compact"/>
            </w:pPr>
            <w:r>
              <w:t>DAP</w:t>
            </w:r>
          </w:p>
        </w:tc>
        <w:tc>
          <w:tcPr>
            <w:tcW w:w="4476" w:type="dxa"/>
          </w:tcPr>
          <w:p w:rsidR="000D58E2" w:rsidRDefault="00000000" w14:paraId="75209F43" w14:textId="77777777">
            <w:pPr>
              <w:pStyle w:val="Compact"/>
            </w:pPr>
            <w:r>
              <w:t>Data Analysis Platform</w:t>
            </w:r>
          </w:p>
        </w:tc>
      </w:tr>
      <w:tr w:rsidR="000D58E2" w14:paraId="45903C8B" w14:textId="77777777">
        <w:tc>
          <w:tcPr>
            <w:tcW w:w="3443" w:type="dxa"/>
          </w:tcPr>
          <w:p w:rsidR="000D58E2" w:rsidRDefault="00000000" w14:paraId="07308AF5" w14:textId="77777777">
            <w:pPr>
              <w:pStyle w:val="Compact"/>
            </w:pPr>
            <w:r>
              <w:t>DMAC</w:t>
            </w:r>
          </w:p>
        </w:tc>
        <w:tc>
          <w:tcPr>
            <w:tcW w:w="4476" w:type="dxa"/>
          </w:tcPr>
          <w:p w:rsidR="000D58E2" w:rsidRDefault="00000000" w14:paraId="6C4F9EE9" w14:textId="77777777">
            <w:pPr>
              <w:pStyle w:val="Compact"/>
            </w:pPr>
            <w:r>
              <w:t>Data Management and Analysis Core of the HE²AT Center</w:t>
            </w:r>
          </w:p>
        </w:tc>
      </w:tr>
      <w:tr w:rsidR="000D58E2" w14:paraId="423A70E4" w14:textId="77777777">
        <w:tc>
          <w:tcPr>
            <w:tcW w:w="3443" w:type="dxa"/>
          </w:tcPr>
          <w:p w:rsidR="000D58E2" w:rsidRDefault="00000000" w14:paraId="496F698D" w14:textId="77777777">
            <w:pPr>
              <w:pStyle w:val="Compact"/>
            </w:pPr>
            <w:r>
              <w:t>DMP</w:t>
            </w:r>
          </w:p>
        </w:tc>
        <w:tc>
          <w:tcPr>
            <w:tcW w:w="4476" w:type="dxa"/>
          </w:tcPr>
          <w:p w:rsidR="000D58E2" w:rsidRDefault="00000000" w14:paraId="523123E2" w14:textId="77777777">
            <w:pPr>
              <w:pStyle w:val="Compact"/>
            </w:pPr>
            <w:r>
              <w:t>Data Management Plan</w:t>
            </w:r>
          </w:p>
        </w:tc>
      </w:tr>
      <w:tr w:rsidR="000D58E2" w14:paraId="5A60D394" w14:textId="77777777">
        <w:tc>
          <w:tcPr>
            <w:tcW w:w="3443" w:type="dxa"/>
          </w:tcPr>
          <w:p w:rsidR="000D58E2" w:rsidRDefault="00000000" w14:paraId="5709A1DC" w14:textId="77777777">
            <w:pPr>
              <w:pStyle w:val="Compact"/>
            </w:pPr>
            <w:r>
              <w:t>DS-I Africa</w:t>
            </w:r>
          </w:p>
        </w:tc>
        <w:tc>
          <w:tcPr>
            <w:tcW w:w="4476" w:type="dxa"/>
          </w:tcPr>
          <w:p w:rsidR="000D58E2" w:rsidRDefault="00000000" w14:paraId="27935641" w14:textId="77777777">
            <w:pPr>
              <w:pStyle w:val="Compact"/>
            </w:pPr>
            <w:r>
              <w:t>NIH Data Science Initiative Africa</w:t>
            </w:r>
          </w:p>
        </w:tc>
      </w:tr>
      <w:tr w:rsidR="000D58E2" w14:paraId="4CFC31CC" w14:textId="77777777">
        <w:tc>
          <w:tcPr>
            <w:tcW w:w="3443" w:type="dxa"/>
          </w:tcPr>
          <w:p w:rsidR="000D58E2" w:rsidRDefault="00000000" w14:paraId="4FA1B80C" w14:textId="77777777">
            <w:pPr>
              <w:pStyle w:val="Compact"/>
            </w:pPr>
            <w:r>
              <w:t>DTA</w:t>
            </w:r>
          </w:p>
        </w:tc>
        <w:tc>
          <w:tcPr>
            <w:tcW w:w="4476" w:type="dxa"/>
          </w:tcPr>
          <w:p w:rsidR="000D58E2" w:rsidRDefault="00000000" w14:paraId="0A1E71B0" w14:textId="77777777">
            <w:pPr>
              <w:pStyle w:val="Compact"/>
            </w:pPr>
            <w:r>
              <w:t>Data Transfer Agreement</w:t>
            </w:r>
          </w:p>
        </w:tc>
      </w:tr>
      <w:tr w:rsidR="000D58E2" w14:paraId="7CF35CB6" w14:textId="77777777">
        <w:tc>
          <w:tcPr>
            <w:tcW w:w="3443" w:type="dxa"/>
          </w:tcPr>
          <w:p w:rsidR="000D58E2" w:rsidRDefault="00000000" w14:paraId="020F362E" w14:textId="77777777">
            <w:pPr>
              <w:pStyle w:val="Compact"/>
            </w:pPr>
            <w:r>
              <w:t>DUOS</w:t>
            </w:r>
          </w:p>
        </w:tc>
        <w:tc>
          <w:tcPr>
            <w:tcW w:w="4476" w:type="dxa"/>
          </w:tcPr>
          <w:p w:rsidR="000D58E2" w:rsidRDefault="00000000" w14:paraId="1C9E38BD" w14:textId="77777777">
            <w:pPr>
              <w:pStyle w:val="Compact"/>
            </w:pPr>
            <w:r>
              <w:t>Data Use Oversight System</w:t>
            </w:r>
          </w:p>
        </w:tc>
      </w:tr>
      <w:tr w:rsidR="000D58E2" w14:paraId="231972DE" w14:textId="77777777">
        <w:tc>
          <w:tcPr>
            <w:tcW w:w="3443" w:type="dxa"/>
          </w:tcPr>
          <w:p w:rsidR="000D58E2" w:rsidRDefault="00000000" w14:paraId="1F38AFD9" w14:textId="77777777">
            <w:pPr>
              <w:pStyle w:val="Compact"/>
            </w:pPr>
            <w:r>
              <w:t>ELSI</w:t>
            </w:r>
          </w:p>
        </w:tc>
        <w:tc>
          <w:tcPr>
            <w:tcW w:w="4476" w:type="dxa"/>
          </w:tcPr>
          <w:p w:rsidR="000D58E2" w:rsidRDefault="00000000" w14:paraId="5CBEE9BA" w14:textId="77777777">
            <w:pPr>
              <w:pStyle w:val="Compact"/>
            </w:pPr>
            <w:r>
              <w:t>Ethical Legal and Social Implications Projects of DS-I Africa</w:t>
            </w:r>
          </w:p>
        </w:tc>
      </w:tr>
      <w:tr w:rsidR="000D58E2" w14:paraId="185AA302" w14:textId="77777777">
        <w:tc>
          <w:tcPr>
            <w:tcW w:w="3443" w:type="dxa"/>
          </w:tcPr>
          <w:p w:rsidR="000D58E2" w:rsidRDefault="00000000" w14:paraId="22587083" w14:textId="77777777">
            <w:pPr>
              <w:pStyle w:val="Compact"/>
            </w:pPr>
            <w:r>
              <w:t>FAIR</w:t>
            </w:r>
          </w:p>
        </w:tc>
        <w:tc>
          <w:tcPr>
            <w:tcW w:w="4476" w:type="dxa"/>
          </w:tcPr>
          <w:p w:rsidR="000D58E2" w:rsidRDefault="00000000" w14:paraId="35E11E78" w14:textId="77777777">
            <w:pPr>
              <w:pStyle w:val="Compact"/>
            </w:pPr>
            <w:r>
              <w:t>Findable, Accessible, Interoperable, and Reusable</w:t>
            </w:r>
          </w:p>
        </w:tc>
      </w:tr>
      <w:tr w:rsidR="000D58E2" w14:paraId="2FB07AAB" w14:textId="77777777">
        <w:tc>
          <w:tcPr>
            <w:tcW w:w="3443" w:type="dxa"/>
          </w:tcPr>
          <w:p w:rsidR="000D58E2" w:rsidRDefault="00000000" w14:paraId="682C4D27" w14:textId="77777777">
            <w:pPr>
              <w:pStyle w:val="Compact"/>
            </w:pPr>
            <w:r>
              <w:t>FIPS</w:t>
            </w:r>
          </w:p>
        </w:tc>
        <w:tc>
          <w:tcPr>
            <w:tcW w:w="4476" w:type="dxa"/>
          </w:tcPr>
          <w:p w:rsidR="000D58E2" w:rsidRDefault="00000000" w14:paraId="0698D1AC" w14:textId="77777777">
            <w:pPr>
              <w:pStyle w:val="Compact"/>
            </w:pPr>
            <w:r>
              <w:t>Federal Information Processing Standards</w:t>
            </w:r>
          </w:p>
        </w:tc>
      </w:tr>
      <w:tr w:rsidR="000D58E2" w14:paraId="5D37D3BB" w14:textId="77777777">
        <w:tc>
          <w:tcPr>
            <w:tcW w:w="3443" w:type="dxa"/>
          </w:tcPr>
          <w:p w:rsidR="000D58E2" w:rsidRDefault="00000000" w14:paraId="205EBB07" w14:textId="77777777">
            <w:pPr>
              <w:pStyle w:val="Compact"/>
            </w:pPr>
            <w:r>
              <w:t>GCRO</w:t>
            </w:r>
          </w:p>
        </w:tc>
        <w:tc>
          <w:tcPr>
            <w:tcW w:w="4476" w:type="dxa"/>
          </w:tcPr>
          <w:p w:rsidR="000D58E2" w:rsidRDefault="00000000" w14:paraId="6D39CB44" w14:textId="77777777">
            <w:pPr>
              <w:pStyle w:val="Compact"/>
            </w:pPr>
            <w:r>
              <w:t>Gauteng City-Region Observatory</w:t>
            </w:r>
          </w:p>
        </w:tc>
      </w:tr>
      <w:tr w:rsidR="000D58E2" w14:paraId="0E1AC8C9" w14:textId="77777777">
        <w:tc>
          <w:tcPr>
            <w:tcW w:w="3443" w:type="dxa"/>
          </w:tcPr>
          <w:p w:rsidR="000D58E2" w:rsidRDefault="00000000" w14:paraId="41C299A8" w14:textId="77777777">
            <w:pPr>
              <w:pStyle w:val="Compact"/>
            </w:pPr>
            <w:r>
              <w:t>HPC</w:t>
            </w:r>
          </w:p>
        </w:tc>
        <w:tc>
          <w:tcPr>
            <w:tcW w:w="4476" w:type="dxa"/>
          </w:tcPr>
          <w:p w:rsidR="000D58E2" w:rsidRDefault="00000000" w14:paraId="618D8B02" w14:textId="77777777">
            <w:pPr>
              <w:pStyle w:val="Compact"/>
            </w:pPr>
            <w:r>
              <w:t>High-Performance Computing</w:t>
            </w:r>
          </w:p>
        </w:tc>
      </w:tr>
      <w:tr w:rsidR="000D58E2" w14:paraId="3EA9FEBC" w14:textId="77777777">
        <w:tc>
          <w:tcPr>
            <w:tcW w:w="3443" w:type="dxa"/>
          </w:tcPr>
          <w:p w:rsidR="000D58E2" w:rsidRDefault="00000000" w14:paraId="34958091" w14:textId="77777777">
            <w:pPr>
              <w:pStyle w:val="Compact"/>
            </w:pPr>
            <w:r>
              <w:t>HSS</w:t>
            </w:r>
          </w:p>
        </w:tc>
        <w:tc>
          <w:tcPr>
            <w:tcW w:w="4476" w:type="dxa"/>
          </w:tcPr>
          <w:p w:rsidR="000D58E2" w:rsidRDefault="00000000" w14:paraId="66720155" w14:textId="77777777">
            <w:pPr>
              <w:pStyle w:val="Compact"/>
            </w:pPr>
            <w:r>
              <w:t>US Department of Human and Health Services</w:t>
            </w:r>
          </w:p>
        </w:tc>
      </w:tr>
      <w:tr w:rsidR="000D58E2" w14:paraId="3B60CC00" w14:textId="77777777">
        <w:tc>
          <w:tcPr>
            <w:tcW w:w="3443" w:type="dxa"/>
          </w:tcPr>
          <w:p w:rsidR="000D58E2" w:rsidRDefault="00000000" w14:paraId="1A9E3882" w14:textId="77777777">
            <w:pPr>
              <w:pStyle w:val="Compact"/>
            </w:pPr>
            <w:r>
              <w:t>LDAP</w:t>
            </w:r>
          </w:p>
        </w:tc>
        <w:tc>
          <w:tcPr>
            <w:tcW w:w="4476" w:type="dxa"/>
          </w:tcPr>
          <w:p w:rsidR="000D58E2" w:rsidRDefault="00000000" w14:paraId="42EA8E45" w14:textId="77777777">
            <w:pPr>
              <w:pStyle w:val="Compact"/>
            </w:pPr>
            <w:r>
              <w:t>Lightweight Directory Access Protocol</w:t>
            </w:r>
          </w:p>
        </w:tc>
      </w:tr>
      <w:tr w:rsidR="000D58E2" w14:paraId="4BF3ABEB" w14:textId="77777777">
        <w:tc>
          <w:tcPr>
            <w:tcW w:w="3443" w:type="dxa"/>
          </w:tcPr>
          <w:p w:rsidR="000D58E2" w:rsidRDefault="00000000" w14:paraId="0B7EFB2A" w14:textId="77777777">
            <w:pPr>
              <w:pStyle w:val="Compact"/>
            </w:pPr>
            <w:r>
              <w:t>NDVI</w:t>
            </w:r>
          </w:p>
        </w:tc>
        <w:tc>
          <w:tcPr>
            <w:tcW w:w="4476" w:type="dxa"/>
          </w:tcPr>
          <w:p w:rsidR="000D58E2" w:rsidRDefault="00000000" w14:paraId="21762199" w14:textId="77777777">
            <w:pPr>
              <w:pStyle w:val="Compact"/>
            </w:pPr>
            <w:proofErr w:type="spellStart"/>
            <w:r>
              <w:t>Normalised</w:t>
            </w:r>
            <w:proofErr w:type="spellEnd"/>
            <w:r>
              <w:t xml:space="preserve"> Difference Vegetation Index</w:t>
            </w:r>
          </w:p>
        </w:tc>
      </w:tr>
      <w:tr w:rsidR="000D58E2" w14:paraId="01EDFF69" w14:textId="77777777">
        <w:tc>
          <w:tcPr>
            <w:tcW w:w="3443" w:type="dxa"/>
          </w:tcPr>
          <w:p w:rsidR="000D58E2" w:rsidRDefault="00000000" w14:paraId="5E173F32" w14:textId="77777777">
            <w:pPr>
              <w:pStyle w:val="Compact"/>
            </w:pPr>
            <w:r>
              <w:t>NIH</w:t>
            </w:r>
          </w:p>
        </w:tc>
        <w:tc>
          <w:tcPr>
            <w:tcW w:w="4476" w:type="dxa"/>
          </w:tcPr>
          <w:p w:rsidR="000D58E2" w:rsidRDefault="00000000" w14:paraId="3CE03F6D" w14:textId="77777777">
            <w:pPr>
              <w:pStyle w:val="Compact"/>
            </w:pPr>
            <w:r>
              <w:t>US National Institute of Health</w:t>
            </w:r>
          </w:p>
        </w:tc>
      </w:tr>
      <w:tr w:rsidR="000D58E2" w14:paraId="0AD39B4B" w14:textId="77777777">
        <w:tc>
          <w:tcPr>
            <w:tcW w:w="3443" w:type="dxa"/>
          </w:tcPr>
          <w:p w:rsidR="000D58E2" w:rsidRDefault="00000000" w14:paraId="226C0536" w14:textId="77777777">
            <w:pPr>
              <w:pStyle w:val="Compact"/>
            </w:pPr>
            <w:r>
              <w:t>NIR</w:t>
            </w:r>
          </w:p>
        </w:tc>
        <w:tc>
          <w:tcPr>
            <w:tcW w:w="4476" w:type="dxa"/>
          </w:tcPr>
          <w:p w:rsidR="000D58E2" w:rsidRDefault="00000000" w14:paraId="2510A696" w14:textId="77777777">
            <w:pPr>
              <w:pStyle w:val="Compact"/>
            </w:pPr>
            <w:r>
              <w:t>Near-Infrared</w:t>
            </w:r>
          </w:p>
        </w:tc>
      </w:tr>
      <w:tr w:rsidR="000D58E2" w14:paraId="752B5C46" w14:textId="77777777">
        <w:tc>
          <w:tcPr>
            <w:tcW w:w="3443" w:type="dxa"/>
          </w:tcPr>
          <w:p w:rsidR="000D58E2" w:rsidRDefault="00000000" w14:paraId="72F934B4" w14:textId="77777777">
            <w:pPr>
              <w:pStyle w:val="Compact"/>
            </w:pPr>
            <w:r>
              <w:t>NIST</w:t>
            </w:r>
          </w:p>
        </w:tc>
        <w:tc>
          <w:tcPr>
            <w:tcW w:w="4476" w:type="dxa"/>
          </w:tcPr>
          <w:p w:rsidR="000D58E2" w:rsidRDefault="00000000" w14:paraId="5D67E0E3" w14:textId="77777777">
            <w:pPr>
              <w:pStyle w:val="Compact"/>
            </w:pPr>
            <w:r>
              <w:t>National Institute of Standards and Technology</w:t>
            </w:r>
          </w:p>
        </w:tc>
      </w:tr>
      <w:tr w:rsidR="000D58E2" w14:paraId="1239B43C" w14:textId="77777777">
        <w:tc>
          <w:tcPr>
            <w:tcW w:w="3443" w:type="dxa"/>
          </w:tcPr>
          <w:p w:rsidR="000D58E2" w:rsidRDefault="00000000" w14:paraId="1B7FD448" w14:textId="77777777">
            <w:pPr>
              <w:pStyle w:val="Compact"/>
            </w:pPr>
            <w:r>
              <w:t>ODSP</w:t>
            </w:r>
          </w:p>
        </w:tc>
        <w:tc>
          <w:tcPr>
            <w:tcW w:w="4476" w:type="dxa"/>
          </w:tcPr>
          <w:p w:rsidR="000D58E2" w:rsidRDefault="00000000" w14:paraId="11FF8262" w14:textId="77777777">
            <w:pPr>
              <w:pStyle w:val="Compact"/>
            </w:pPr>
            <w:r>
              <w:t>Open Data Science Platform</w:t>
            </w:r>
          </w:p>
        </w:tc>
      </w:tr>
      <w:tr w:rsidR="000D58E2" w14:paraId="169DBBA6" w14:textId="77777777">
        <w:tc>
          <w:tcPr>
            <w:tcW w:w="3443" w:type="dxa"/>
          </w:tcPr>
          <w:p w:rsidR="000D58E2" w:rsidRDefault="00000000" w14:paraId="4AC411FA" w14:textId="77777777">
            <w:pPr>
              <w:pStyle w:val="Compact"/>
            </w:pPr>
            <w:r>
              <w:t>PI</w:t>
            </w:r>
          </w:p>
        </w:tc>
        <w:tc>
          <w:tcPr>
            <w:tcW w:w="4476" w:type="dxa"/>
          </w:tcPr>
          <w:p w:rsidR="000D58E2" w:rsidRDefault="00000000" w14:paraId="5EF275CA" w14:textId="77777777">
            <w:pPr>
              <w:pStyle w:val="Compact"/>
            </w:pPr>
            <w:r>
              <w:t>Principal Investigator</w:t>
            </w:r>
          </w:p>
        </w:tc>
      </w:tr>
      <w:tr w:rsidR="000D58E2" w14:paraId="5E838EED" w14:textId="77777777">
        <w:tc>
          <w:tcPr>
            <w:tcW w:w="3443" w:type="dxa"/>
          </w:tcPr>
          <w:p w:rsidR="000D58E2" w:rsidRDefault="00000000" w14:paraId="3C348D0C" w14:textId="77777777">
            <w:pPr>
              <w:pStyle w:val="Compact"/>
            </w:pPr>
            <w:r>
              <w:t>QoS</w:t>
            </w:r>
          </w:p>
        </w:tc>
        <w:tc>
          <w:tcPr>
            <w:tcW w:w="4476" w:type="dxa"/>
          </w:tcPr>
          <w:p w:rsidR="000D58E2" w:rsidRDefault="00000000" w14:paraId="4713D29C" w14:textId="77777777">
            <w:pPr>
              <w:pStyle w:val="Compact"/>
            </w:pPr>
            <w:r>
              <w:t>Quality of Service</w:t>
            </w:r>
          </w:p>
        </w:tc>
      </w:tr>
      <w:tr w:rsidR="000D58E2" w14:paraId="14ADB659" w14:textId="77777777">
        <w:tc>
          <w:tcPr>
            <w:tcW w:w="3443" w:type="dxa"/>
          </w:tcPr>
          <w:p w:rsidR="000D58E2" w:rsidRDefault="00000000" w14:paraId="780EF548" w14:textId="77777777">
            <w:pPr>
              <w:pStyle w:val="Compact"/>
            </w:pPr>
            <w:r>
              <w:t>RP1</w:t>
            </w:r>
          </w:p>
        </w:tc>
        <w:tc>
          <w:tcPr>
            <w:tcW w:w="4476" w:type="dxa"/>
          </w:tcPr>
          <w:p w:rsidR="000D58E2" w:rsidRDefault="00000000" w14:paraId="70E4CD87" w14:textId="77777777">
            <w:pPr>
              <w:pStyle w:val="Compact"/>
            </w:pPr>
            <w:r>
              <w:t>Research Project 1 of the HE²AT Center</w:t>
            </w:r>
          </w:p>
        </w:tc>
      </w:tr>
      <w:tr w:rsidR="000D58E2" w14:paraId="40EF2866" w14:textId="77777777">
        <w:tc>
          <w:tcPr>
            <w:tcW w:w="3443" w:type="dxa"/>
          </w:tcPr>
          <w:p w:rsidR="000D58E2" w:rsidRDefault="00000000" w14:paraId="67392303" w14:textId="77777777">
            <w:pPr>
              <w:pStyle w:val="Compact"/>
            </w:pPr>
            <w:r>
              <w:t>RP2</w:t>
            </w:r>
          </w:p>
        </w:tc>
        <w:tc>
          <w:tcPr>
            <w:tcW w:w="4476" w:type="dxa"/>
          </w:tcPr>
          <w:p w:rsidR="000D58E2" w:rsidRDefault="00000000" w14:paraId="16010A27" w14:textId="77777777">
            <w:pPr>
              <w:pStyle w:val="Compact"/>
            </w:pPr>
            <w:r>
              <w:t>Research Project 2 of the HE²AT Center</w:t>
            </w:r>
          </w:p>
        </w:tc>
      </w:tr>
      <w:tr w:rsidR="000D58E2" w14:paraId="6AA319A0" w14:textId="77777777">
        <w:tc>
          <w:tcPr>
            <w:tcW w:w="3443" w:type="dxa"/>
          </w:tcPr>
          <w:p w:rsidR="000D58E2" w:rsidRDefault="00000000" w14:paraId="31EDADAB" w14:textId="77777777">
            <w:pPr>
              <w:pStyle w:val="Compact"/>
            </w:pPr>
            <w:r>
              <w:t>SC</w:t>
            </w:r>
          </w:p>
        </w:tc>
        <w:tc>
          <w:tcPr>
            <w:tcW w:w="4476" w:type="dxa"/>
          </w:tcPr>
          <w:p w:rsidR="000D58E2" w:rsidRDefault="00000000" w14:paraId="062C4015" w14:textId="77777777">
            <w:pPr>
              <w:pStyle w:val="Compact"/>
            </w:pPr>
            <w:r>
              <w:t>HE²AT Center Steering Committee</w:t>
            </w:r>
          </w:p>
        </w:tc>
      </w:tr>
      <w:tr w:rsidR="000D58E2" w14:paraId="6351028C" w14:textId="77777777">
        <w:tc>
          <w:tcPr>
            <w:tcW w:w="3443" w:type="dxa"/>
          </w:tcPr>
          <w:p w:rsidR="000D58E2" w:rsidRDefault="00000000" w14:paraId="0E1B1194" w14:textId="77777777">
            <w:pPr>
              <w:pStyle w:val="Compact"/>
            </w:pPr>
            <w:r>
              <w:t>SRTM</w:t>
            </w:r>
          </w:p>
        </w:tc>
        <w:tc>
          <w:tcPr>
            <w:tcW w:w="4476" w:type="dxa"/>
          </w:tcPr>
          <w:p w:rsidR="000D58E2" w:rsidRDefault="00000000" w14:paraId="3F7E174F" w14:textId="77777777">
            <w:pPr>
              <w:pStyle w:val="Compact"/>
            </w:pPr>
            <w:r>
              <w:t>Shuttle Radar Topography Mission</w:t>
            </w:r>
          </w:p>
        </w:tc>
      </w:tr>
      <w:tr w:rsidR="000D58E2" w14:paraId="06BEACF8" w14:textId="77777777">
        <w:tc>
          <w:tcPr>
            <w:tcW w:w="3443" w:type="dxa"/>
          </w:tcPr>
          <w:p w:rsidR="000D58E2" w:rsidRDefault="00000000" w14:paraId="35DB8E53" w14:textId="77777777">
            <w:pPr>
              <w:pStyle w:val="Compact"/>
            </w:pPr>
            <w:r>
              <w:t>TEC</w:t>
            </w:r>
          </w:p>
        </w:tc>
        <w:tc>
          <w:tcPr>
            <w:tcW w:w="4476" w:type="dxa"/>
          </w:tcPr>
          <w:p w:rsidR="000D58E2" w:rsidRDefault="00000000" w14:paraId="42EFDB59" w14:textId="77777777">
            <w:pPr>
              <w:pStyle w:val="Compact"/>
            </w:pPr>
            <w:r>
              <w:t>Training and Engagement Core of the HE²AT Center</w:t>
            </w:r>
          </w:p>
        </w:tc>
      </w:tr>
      <w:tr w:rsidR="000D58E2" w14:paraId="7D15362F" w14:textId="77777777">
        <w:tc>
          <w:tcPr>
            <w:tcW w:w="3443" w:type="dxa"/>
          </w:tcPr>
          <w:p w:rsidR="000D58E2" w:rsidRDefault="00000000" w14:paraId="5BFE4C15" w14:textId="77777777">
            <w:pPr>
              <w:pStyle w:val="Compact"/>
            </w:pPr>
            <w:r>
              <w:t>TLS</w:t>
            </w:r>
          </w:p>
        </w:tc>
        <w:tc>
          <w:tcPr>
            <w:tcW w:w="4476" w:type="dxa"/>
          </w:tcPr>
          <w:p w:rsidR="000D58E2" w:rsidRDefault="00000000" w14:paraId="45B99EFD" w14:textId="77777777">
            <w:pPr>
              <w:pStyle w:val="Compact"/>
            </w:pPr>
            <w:r>
              <w:t>Transport Layer Security</w:t>
            </w:r>
          </w:p>
        </w:tc>
      </w:tr>
      <w:tr w:rsidR="000D58E2" w14:paraId="5CF10E02" w14:textId="77777777">
        <w:tc>
          <w:tcPr>
            <w:tcW w:w="3443" w:type="dxa"/>
          </w:tcPr>
          <w:p w:rsidR="000D58E2" w:rsidRDefault="00000000" w14:paraId="31CCA6F4" w14:textId="77777777">
            <w:pPr>
              <w:pStyle w:val="Compact"/>
            </w:pPr>
            <w:r>
              <w:t>UCT</w:t>
            </w:r>
          </w:p>
        </w:tc>
        <w:tc>
          <w:tcPr>
            <w:tcW w:w="4476" w:type="dxa"/>
          </w:tcPr>
          <w:p w:rsidR="000D58E2" w:rsidRDefault="00000000" w14:paraId="132DBE7A" w14:textId="77777777">
            <w:pPr>
              <w:pStyle w:val="Compact"/>
            </w:pPr>
            <w:r>
              <w:t>University of Cape Town</w:t>
            </w:r>
          </w:p>
        </w:tc>
      </w:tr>
      <w:tr w:rsidR="000D58E2" w14:paraId="1504B5A3" w14:textId="77777777">
        <w:tc>
          <w:tcPr>
            <w:tcW w:w="3443" w:type="dxa"/>
          </w:tcPr>
          <w:p w:rsidR="000D58E2" w:rsidRDefault="00000000" w14:paraId="26B34BB4" w14:textId="77777777">
            <w:pPr>
              <w:pStyle w:val="Compact"/>
            </w:pPr>
            <w:r>
              <w:t>WWARN</w:t>
            </w:r>
          </w:p>
        </w:tc>
        <w:tc>
          <w:tcPr>
            <w:tcW w:w="4476" w:type="dxa"/>
          </w:tcPr>
          <w:p w:rsidR="000D58E2" w:rsidRDefault="00000000" w14:paraId="476BFE39" w14:textId="77777777">
            <w:pPr>
              <w:pStyle w:val="Compact"/>
            </w:pPr>
            <w:r>
              <w:t>Worldwide Antimalarial Resistance Network</w:t>
            </w:r>
          </w:p>
        </w:tc>
      </w:tr>
      <w:tr w:rsidR="000D58E2" w14:paraId="6E044E6B" w14:textId="77777777">
        <w:tc>
          <w:tcPr>
            <w:tcW w:w="3443" w:type="dxa"/>
          </w:tcPr>
          <w:p w:rsidR="000D58E2" w:rsidRDefault="00000000" w14:paraId="70B8FB63" w14:textId="77777777">
            <w:pPr>
              <w:pStyle w:val="Compact"/>
            </w:pPr>
            <w:proofErr w:type="spellStart"/>
            <w:r>
              <w:t>sSA</w:t>
            </w:r>
            <w:proofErr w:type="spellEnd"/>
          </w:p>
        </w:tc>
        <w:tc>
          <w:tcPr>
            <w:tcW w:w="4476" w:type="dxa"/>
          </w:tcPr>
          <w:p w:rsidR="000D58E2" w:rsidRDefault="00000000" w14:paraId="0391089E" w14:textId="77777777">
            <w:pPr>
              <w:pStyle w:val="Compact"/>
            </w:pPr>
            <w:r>
              <w:t>sub-Saharan Africa</w:t>
            </w:r>
          </w:p>
        </w:tc>
      </w:tr>
      <w:tr w:rsidR="000D58E2" w14:paraId="59E0D6FB" w14:textId="77777777">
        <w:tc>
          <w:tcPr>
            <w:tcW w:w="3443" w:type="dxa"/>
          </w:tcPr>
          <w:p w:rsidR="000D58E2" w:rsidRDefault="00000000" w14:paraId="3641417A" w14:textId="77777777">
            <w:pPr>
              <w:pStyle w:val="Compact"/>
            </w:pPr>
            <w:r>
              <w:t>WHC</w:t>
            </w:r>
          </w:p>
        </w:tc>
        <w:tc>
          <w:tcPr>
            <w:tcW w:w="4476" w:type="dxa"/>
          </w:tcPr>
          <w:p w:rsidR="000D58E2" w:rsidRDefault="00000000" w14:paraId="0079C0A9" w14:textId="77777777">
            <w:pPr>
              <w:pStyle w:val="Compact"/>
            </w:pPr>
            <w:r>
              <w:t>Wits Health Consortium Pty (Ltd)</w:t>
            </w:r>
          </w:p>
        </w:tc>
      </w:tr>
      <w:tr w:rsidR="000D58E2" w14:paraId="578B7DC3" w14:textId="77777777">
        <w:tc>
          <w:tcPr>
            <w:tcW w:w="3443" w:type="dxa"/>
          </w:tcPr>
          <w:p w:rsidR="000D58E2" w:rsidRDefault="00000000" w14:paraId="21A42EE2" w14:textId="77777777">
            <w:pPr>
              <w:pStyle w:val="Compact"/>
            </w:pPr>
            <w:r>
              <w:t>Wits PHR</w:t>
            </w:r>
          </w:p>
        </w:tc>
        <w:tc>
          <w:tcPr>
            <w:tcW w:w="4476" w:type="dxa"/>
          </w:tcPr>
          <w:p w:rsidR="000D58E2" w:rsidRDefault="00000000" w14:paraId="32A74EEC" w14:textId="77777777">
            <w:pPr>
              <w:pStyle w:val="Compact"/>
            </w:pPr>
            <w:r>
              <w:t>Wits Planetary Health Research a division of Wits Health Consortium (Pty) Ltd</w:t>
            </w:r>
          </w:p>
        </w:tc>
      </w:tr>
      <w:tr w:rsidR="000D58E2" w14:paraId="6EC4BCAF" w14:textId="77777777">
        <w:tc>
          <w:tcPr>
            <w:tcW w:w="3443" w:type="dxa"/>
          </w:tcPr>
          <w:p w:rsidR="000D58E2" w:rsidRDefault="00000000" w14:paraId="1D648D5D" w14:textId="77777777">
            <w:pPr>
              <w:pStyle w:val="Compact"/>
            </w:pPr>
            <w:r>
              <w:t>UPGC</w:t>
            </w:r>
          </w:p>
        </w:tc>
        <w:tc>
          <w:tcPr>
            <w:tcW w:w="4476" w:type="dxa"/>
          </w:tcPr>
          <w:p w:rsidR="000D58E2" w:rsidRDefault="00000000" w14:paraId="358FF55D" w14:textId="77777777">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rsidR="000D58E2" w:rsidRDefault="00B16AE7" w14:paraId="0C8785DB" w14:textId="77777777">
      <w:r>
        <w:rPr>
          <w:noProof/>
        </w:rPr>
        <w:pict w14:anchorId="75D24EB7">
          <v:rect id="_x0000_i1035" style="width:468pt;height:.05pt;mso-width-percent:0;mso-height-percent:0;mso-width-percent:0;mso-height-percent:0" alt="" o:hr="t" o:hrstd="t" o:hralign="center"/>
        </w:pict>
      </w:r>
    </w:p>
    <w:p w:rsidR="00BB56A2" w:rsidRDefault="00BB56A2" w14:paraId="14727CB1" w14:textId="77777777">
      <w:pPr>
        <w:pStyle w:val="Heading2"/>
        <w:sectPr w:rsidR="00BB56A2">
          <w:footnotePr>
            <w:numRestart w:val="eachSect"/>
          </w:footnotePr>
          <w:pgSz w:w="12240" w:h="15840" w:orient="portrait"/>
          <w:pgMar w:top="1440" w:right="1440" w:bottom="1440" w:left="1440" w:header="720" w:footer="720" w:gutter="0"/>
          <w:cols w:space="720"/>
        </w:sectPr>
      </w:pPr>
      <w:bookmarkStart w:name="definitions" w:id="25"/>
      <w:bookmarkEnd w:id="24"/>
    </w:p>
    <w:p w:rsidR="000D58E2" w:rsidRDefault="00000000" w14:paraId="4626D4D6" w14:textId="77777777">
      <w:pPr>
        <w:pStyle w:val="Heading2"/>
      </w:pPr>
      <w:r>
        <w:t>Definitions</w:t>
      </w:r>
    </w:p>
    <w:tbl>
      <w:tblPr>
        <w:tblStyle w:val="Table"/>
        <w:tblW w:w="5000" w:type="pct"/>
        <w:tblLayout w:type="fixed"/>
        <w:tblLook w:val="0020" w:firstRow="1" w:lastRow="0" w:firstColumn="0" w:lastColumn="0" w:noHBand="0" w:noVBand="0"/>
      </w:tblPr>
      <w:tblGrid>
        <w:gridCol w:w="3192"/>
        <w:gridCol w:w="6384"/>
      </w:tblGrid>
      <w:tr w:rsidR="000D58E2" w:rsidTr="3A7D2B0D" w14:paraId="2CCC6E88"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5ABFEB02" w14:textId="77777777">
            <w:pPr>
              <w:pStyle w:val="Compact"/>
            </w:pPr>
            <w:r>
              <w:t>Term</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FA7A0B1" w14:textId="77777777">
            <w:pPr>
              <w:pStyle w:val="Compact"/>
            </w:pPr>
            <w:r>
              <w:t>Definition</w:t>
            </w:r>
          </w:p>
        </w:tc>
      </w:tr>
      <w:tr w:rsidR="000D58E2" w:rsidTr="3A7D2B0D" w14:paraId="40E63CA7"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9B93524" w14:textId="77777777">
            <w:pPr>
              <w:pStyle w:val="Compact"/>
            </w:pPr>
            <w:r>
              <w:t>Areal/Geospatial Socio-Economic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113888D6" w14:textId="77777777">
            <w:pPr>
              <w:pStyle w:val="Compact"/>
            </w:pPr>
            <w:r>
              <w:t>Represents socio-economic conditions such as household economic status, access to services, and dwelling type. Sourced from national census data and focused household and demographic surveys.</w:t>
            </w:r>
          </w:p>
        </w:tc>
      </w:tr>
      <w:tr w:rsidR="000D58E2" w:rsidTr="3A7D2B0D" w14:paraId="7A90677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5BB1B460" w14:textId="77777777">
            <w:pPr>
              <w:pStyle w:val="Compact"/>
            </w:pPr>
            <w:r>
              <w:t>Bona Fide Researcher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4B619B52" w14:textId="77777777">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rsidTr="3A7D2B0D" w14:paraId="2FD8726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0DE0F6F" w14:textId="77777777">
            <w:pPr>
              <w:pStyle w:val="Compact"/>
            </w:pPr>
            <w:r>
              <w:t>CSAG GitLab</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202C8A7" w14:textId="77777777">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rsidTr="3A7D2B0D" w14:paraId="3E430A5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DA9BB0D" w14:textId="77777777">
            <w:pPr>
              <w:pStyle w:val="Compact"/>
            </w:pPr>
            <w:r>
              <w:t>Climate/Weather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1379AF34" w14:textId="77777777">
            <w:pPr>
              <w:pStyle w:val="Compact"/>
            </w:pPr>
            <w:r>
              <w:t>This includes observational-based datasets such as weather station observations, satellite proxy observations, and gridded climate data produced from atmospheric re-analysis and climate simulations.</w:t>
            </w:r>
          </w:p>
        </w:tc>
      </w:tr>
      <w:tr w:rsidR="000D58E2" w:rsidTr="3A7D2B0D" w14:paraId="75828F60"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2CEFE0FA" w14:textId="77777777">
            <w:pPr>
              <w:pStyle w:val="Compact"/>
            </w:pPr>
            <w:r>
              <w:t>Consortium Shared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996B3F6" w14:textId="77777777">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rsidTr="3A7D2B0D" w14:paraId="7AB66BC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2CC339C2" w14:textId="77777777">
            <w:pPr>
              <w:pStyle w:val="Compact"/>
            </w:pPr>
            <w:r>
              <w:t>Consortium Data Sharing Agreement</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88B7FE5" w14:textId="77777777">
            <w:pPr>
              <w:pStyle w:val="Compact"/>
            </w:pPr>
            <w:r>
              <w:t>The Data Sharing Agreement executed between the HE²AT Center Consortium.</w:t>
            </w:r>
          </w:p>
        </w:tc>
      </w:tr>
      <w:tr w:rsidR="000D58E2" w:rsidTr="3A7D2B0D" w14:paraId="76A6421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351873C" w14:textId="77777777">
            <w:pPr>
              <w:pStyle w:val="Compact"/>
            </w:pPr>
            <w:r>
              <w:t>Data Access Committee (DAC)</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29BDEFD3" w14:textId="77777777">
            <w:pPr>
              <w:pStyle w:val="Compact"/>
            </w:pPr>
            <w:r>
              <w:t>A committee responsible for reviewing and approving data access requests, and ensuring adherence to ethical, legal, and scientific standards.</w:t>
            </w:r>
          </w:p>
        </w:tc>
      </w:tr>
      <w:tr w:rsidR="000D58E2" w:rsidTr="3A7D2B0D" w14:paraId="1700DB97"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343A29C" w14:textId="77777777">
            <w:pPr>
              <w:pStyle w:val="Compact"/>
            </w:pPr>
            <w:r>
              <w:t>Data Analysis Platform (DAP)</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4C2248C" w14:textId="77777777">
            <w:pPr>
              <w:pStyle w:val="Compact"/>
            </w:pPr>
            <w:r>
              <w:t xml:space="preserve">The platform used for conducting data analysis, typically including tools like </w:t>
            </w:r>
            <w:proofErr w:type="spellStart"/>
            <w:r>
              <w:t>JupyterHub</w:t>
            </w:r>
            <w:proofErr w:type="spellEnd"/>
            <w:r>
              <w:t>.</w:t>
            </w:r>
          </w:p>
        </w:tc>
      </w:tr>
      <w:tr w:rsidR="000D58E2" w:rsidTr="3A7D2B0D" w14:paraId="6D5BCB9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6F4E356" w14:textId="77777777">
            <w:pPr>
              <w:pStyle w:val="Compact"/>
            </w:pPr>
            <w:r>
              <w:t>Data Downloads</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4BC2058D" w14:textId="77777777">
            <w:pPr>
              <w:pStyle w:val="Compact"/>
            </w:pPr>
            <w:r>
              <w:t>A modality of data sharing where researchers can download datasets to their local computing environments directly.</w:t>
            </w:r>
          </w:p>
        </w:tc>
      </w:tr>
      <w:tr w:rsidR="000D58E2" w:rsidTr="3A7D2B0D" w14:paraId="0DCAD6C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759F1442" w14:textId="77777777">
            <w:pPr>
              <w:pStyle w:val="Compact"/>
            </w:pPr>
            <w:r>
              <w:t>Data Management Plan (DMP)</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2D91A17" w14:textId="77777777">
            <w:pPr>
              <w:pStyle w:val="Compact"/>
            </w:pPr>
            <w:r>
              <w:t>A document outlining the procedures and standards for data acquisition, transfer, processing, storage, and access for the HE²AT Center Project.</w:t>
            </w:r>
          </w:p>
        </w:tc>
      </w:tr>
      <w:tr w:rsidR="000D58E2" w:rsidTr="3A7D2B0D" w14:paraId="42FD2EF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99E2B7E" w14:textId="77777777">
            <w:pPr>
              <w:pStyle w:val="Compact"/>
            </w:pPr>
            <w:r>
              <w:t>Data Management and Analysis Core (DMAC)</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3F75825" w14:textId="77777777">
            <w:pPr>
              <w:pStyle w:val="Compact"/>
            </w:pPr>
            <w:r>
              <w:t>The core component of the HE²AT Center responsible for overseeing data management and analysis activities.</w:t>
            </w:r>
          </w:p>
        </w:tc>
      </w:tr>
      <w:tr w:rsidR="000D58E2" w:rsidTr="3A7D2B0D" w14:paraId="621EB0B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5FFF4C1" w14:textId="77777777">
            <w:pPr>
              <w:pStyle w:val="Compact"/>
            </w:pPr>
            <w:r>
              <w:t>Data Protection Legislation</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475D51FA" w14:textId="77777777">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rsidTr="3A7D2B0D" w14:paraId="48ABC4D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E6D8470" w14:textId="77777777">
            <w:pPr>
              <w:pStyle w:val="Compact"/>
            </w:pPr>
            <w:r>
              <w:t>Data Provider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A7EAC7B" w14:textId="77777777">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rsidTr="3A7D2B0D" w14:paraId="42B40308"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0AA99D7" w14:textId="77777777">
            <w:pPr>
              <w:pStyle w:val="Compact"/>
            </w:pPr>
            <w:r>
              <w:t>Data Subject</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2BDC6FA6" w14:textId="77777777">
            <w:pPr>
              <w:pStyle w:val="Compact"/>
            </w:pPr>
            <w:r>
              <w:t>The individuals whose personal information is captured in health datasets.</w:t>
            </w:r>
          </w:p>
        </w:tc>
      </w:tr>
      <w:tr w:rsidR="000D58E2" w:rsidTr="3A7D2B0D" w14:paraId="4171081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EE51314" w14:textId="77777777">
            <w:pPr>
              <w:pStyle w:val="Compact"/>
            </w:pPr>
            <w:r>
              <w:t>Data Transfer Agreement (DTA)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51994E0" w14:textId="77777777">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rsidTr="3A7D2B0D" w14:paraId="4EFF95D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2850A62A" w14:textId="77777777">
            <w:pPr>
              <w:pStyle w:val="Compact"/>
            </w:pPr>
            <w:r>
              <w:t>Ethical Legal and Social Implications (ELSI)</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9034F22" w14:textId="77777777">
            <w:pPr>
              <w:pStyle w:val="Compact"/>
            </w:pPr>
            <w:r>
              <w:t>Projects within DS-I Africa that focus on data science and research’s ethical, legal, and social aspects.</w:t>
            </w:r>
          </w:p>
        </w:tc>
      </w:tr>
      <w:tr w:rsidR="000D58E2" w:rsidTr="3A7D2B0D" w14:paraId="698083F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E23D4FC" w14:textId="77777777">
            <w:pPr>
              <w:pStyle w:val="Compact"/>
            </w:pPr>
            <w:r>
              <w:t>Findable, Accessible, Interoperable, and Reusable (FAIR)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FAEA1C2" w14:textId="77777777">
            <w:pPr>
              <w:pStyle w:val="Compact"/>
            </w:pPr>
            <w:r>
              <w:t>Principles that aim to improve the discovery, accessibility, interoperability, and reuse of data.</w:t>
            </w:r>
          </w:p>
        </w:tc>
      </w:tr>
      <w:tr w:rsidR="000D58E2" w:rsidTr="3A7D2B0D" w14:paraId="561F844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2546C23" w14:textId="77777777">
            <w:pPr>
              <w:pStyle w:val="Compact"/>
            </w:pPr>
            <w:r>
              <w:t>Gauteng City-Region Observatory (GCRO)</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BC52B6A" w14:textId="77777777">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rsidTr="3A7D2B0D" w14:paraId="41B6977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221C766" w14:textId="77777777">
            <w:pPr>
              <w:pStyle w:val="Compact"/>
            </w:pPr>
            <w:r>
              <w:t>HE²AT Center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4EB4B5A" w14:textId="77777777">
            <w:pPr>
              <w:pStyle w:val="Compact"/>
            </w:pPr>
            <w:r>
              <w:t>The Heat and Health in Africa Transdisciplinary Center, operating under a U54 Cooperation agreement with the NIH (2021-2026), focused on heat-health research, capacity building, and engagement</w:t>
            </w:r>
          </w:p>
        </w:tc>
      </w:tr>
      <w:tr w:rsidR="000D58E2" w:rsidTr="3A7D2B0D" w14:paraId="453C548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4DE3715" w14:textId="77777777">
            <w:pPr>
              <w:pStyle w:val="Compact"/>
            </w:pPr>
            <w:r>
              <w:t>HE²AT Center Consortium</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2BF3DB99" w14:textId="77777777">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rsidTr="3A7D2B0D" w14:paraId="4C6F76A4"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6846224" w14:textId="77777777">
            <w:pPr>
              <w:pStyle w:val="Compact"/>
            </w:pPr>
            <w:r>
              <w:t>HE²AT Center Data Management Plan</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FB5CC68" w14:textId="77777777">
            <w:pPr>
              <w:pStyle w:val="Compact"/>
            </w:pPr>
            <w:r>
              <w:t>The data management plan applicable to the HE²AT Center Project as may be amended and updated from time to time.</w:t>
            </w:r>
          </w:p>
        </w:tc>
      </w:tr>
      <w:tr w:rsidR="000D58E2" w:rsidTr="3A7D2B0D" w14:paraId="66047501"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B2748A4" w14:textId="77777777">
            <w:pPr>
              <w:pStyle w:val="Compact"/>
            </w:pPr>
            <w:r>
              <w:t>HE²AT Center Project</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D1ABE54" w14:textId="77777777">
            <w:pPr>
              <w:pStyle w:val="Compact"/>
            </w:pPr>
            <w:r>
              <w:t xml:space="preserve">The research project titled: “Developing data science solutions to mitigate the health impacts of climate change in Africa” and comprised of Research Project 1 and </w:t>
            </w:r>
            <w:r>
              <w:t>Research Project 2.</w:t>
            </w:r>
          </w:p>
        </w:tc>
      </w:tr>
      <w:tr w:rsidR="000D58E2" w:rsidTr="3A7D2B0D" w14:paraId="665DFFB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5409950F" w14:textId="77777777">
            <w:pPr>
              <w:pStyle w:val="Compact"/>
            </w:pPr>
            <w:r>
              <w:t>HE²AT Center Steering Committee (SC)</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EA8374B" w14:textId="77777777">
            <w:pPr>
              <w:pStyle w:val="Compact"/>
            </w:pPr>
            <w:r>
              <w:t>The committee responsible for guiding the strategic direction and oversight of the HE²AT Center consisting of representatives from each consortium partner as well as representatives from the NIH</w:t>
            </w:r>
          </w:p>
        </w:tc>
      </w:tr>
      <w:tr w:rsidR="000D58E2" w:rsidTr="3A7D2B0D" w14:paraId="1C3E045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F286759" w14:textId="77777777">
            <w:pPr>
              <w:pStyle w:val="Compact"/>
            </w:pPr>
            <w:proofErr w:type="spellStart"/>
            <w:r>
              <w:t>Harmonisation</w:t>
            </w:r>
            <w:proofErr w:type="spellEnd"/>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C11A6F0" w14:textId="77777777">
            <w:pPr>
              <w:pStyle w:val="Compact"/>
            </w:pPr>
            <w:r>
              <w:t>Aligning various health datasets into a unified format according to a common code book of variable names and definitions and common units and categories.</w:t>
            </w:r>
          </w:p>
        </w:tc>
      </w:tr>
      <w:tr w:rsidR="000D58E2" w:rsidTr="3A7D2B0D" w14:paraId="3C46C68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239CF42" w14:textId="77777777">
            <w:pPr>
              <w:pStyle w:val="Compact"/>
            </w:pPr>
            <w:r>
              <w:t>Individual Participation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4ED0D34B" w14:textId="77777777">
            <w:pPr>
              <w:pStyle w:val="Compact"/>
            </w:pPr>
            <w:r>
              <w:t>Includes data collected from previous clinical cohort and trial studies, generally considered personal data due to its association with individual medical records and health events.</w:t>
            </w:r>
          </w:p>
        </w:tc>
      </w:tr>
      <w:tr w:rsidR="000D58E2" w:rsidTr="3A7D2B0D" w14:paraId="70E188F1"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23BF50E" w14:textId="77777777">
            <w:pPr>
              <w:pStyle w:val="Compact"/>
            </w:pPr>
            <w:r>
              <w:t>Integration</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134C7CB" w14:textId="77777777">
            <w:pPr>
              <w:pStyle w:val="Compact"/>
            </w:pPr>
            <w:r>
              <w:t>Aligning and integrating health and other various datasets into an integrated dataset.</w:t>
            </w:r>
          </w:p>
        </w:tc>
      </w:tr>
      <w:tr w:rsidR="000D58E2" w:rsidTr="3A7D2B0D" w14:paraId="6538262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74F805C" w14:textId="77777777">
            <w:pPr>
              <w:pStyle w:val="Compact"/>
            </w:pPr>
            <w:r>
              <w:t>Inferential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FFC182B" w14:textId="77777777">
            <w:pPr>
              <w:pStyle w:val="Compact"/>
            </w:pPr>
            <w:r>
              <w:t xml:space="preserve">Aggregated and </w:t>
            </w:r>
            <w:proofErr w:type="spellStart"/>
            <w:r>
              <w:t>anonymised</w:t>
            </w:r>
            <w:proofErr w:type="spellEnd"/>
            <w:r>
              <w:t xml:space="preserve"> data derived from analyses.</w:t>
            </w:r>
          </w:p>
        </w:tc>
      </w:tr>
      <w:tr w:rsidR="000D58E2" w:rsidTr="3A7D2B0D" w14:paraId="6C408AC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61C7BA9" w14:textId="77777777">
            <w:pPr>
              <w:pStyle w:val="Compact"/>
            </w:pPr>
            <w:r>
              <w:t>NIH Data Science Initiative (DS-I) Africa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DC0E5E5" w14:textId="77777777">
            <w:pPr>
              <w:pStyle w:val="Compact"/>
            </w:pPr>
            <w:r>
              <w:t>An NIH initiative aimed at enhancing data science capacity and collaboration across Africa.</w:t>
            </w:r>
          </w:p>
        </w:tc>
      </w:tr>
      <w:tr w:rsidR="000D58E2" w:rsidTr="3A7D2B0D" w14:paraId="6E3A100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3191FF5" w14:textId="77777777">
            <w:pPr>
              <w:pStyle w:val="Compact"/>
            </w:pPr>
            <w:r>
              <w:t>Near-Infrared (NIR)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5EBB2DF" w14:textId="77777777">
            <w:pPr>
              <w:pStyle w:val="Compact"/>
            </w:pPr>
            <w:r>
              <w:t>A region of the infrared spectrum of light used in remote sensing applications.</w:t>
            </w:r>
          </w:p>
        </w:tc>
      </w:tr>
      <w:tr w:rsidR="000D58E2" w:rsidTr="3A7D2B0D" w14:paraId="5AD3721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4867081" w14:textId="77777777">
            <w:pPr>
              <w:pStyle w:val="Compact"/>
            </w:pPr>
            <w:proofErr w:type="spellStart"/>
            <w:r>
              <w:t>Normalised</w:t>
            </w:r>
            <w:proofErr w:type="spellEnd"/>
            <w:r>
              <w:t xml:space="preserve"> Difference Vegetation Index (NDVI)</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496DE1A" w14:textId="77777777">
            <w:pPr>
              <w:pStyle w:val="Compact"/>
            </w:pPr>
            <w:r>
              <w:t>An index of plant ‘greenness’ or photosynthetic activity.</w:t>
            </w:r>
          </w:p>
        </w:tc>
      </w:tr>
      <w:tr w:rsidR="000D58E2" w:rsidTr="3A7D2B0D" w14:paraId="5E93D0B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7CCCFD13" w14:textId="77777777">
            <w:pPr>
              <w:pStyle w:val="Compact"/>
            </w:pPr>
            <w:r>
              <w:t>Open Access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F15B37E" w14:textId="77777777">
            <w:pPr>
              <w:pStyle w:val="Compact"/>
            </w:pPr>
            <w:r>
              <w:t>Research data freely available through a data repository without major restrictions.</w:t>
            </w:r>
          </w:p>
        </w:tc>
      </w:tr>
      <w:tr w:rsidR="000D58E2" w:rsidTr="3A7D2B0D" w14:paraId="4E8C96C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7BA3A64" w14:textId="77777777">
            <w:pPr>
              <w:pStyle w:val="Compact"/>
            </w:pPr>
            <w:r>
              <w:t>Open Data Science Platform (ODSP)</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6E5F0696" w14:textId="77777777">
            <w:pPr>
              <w:pStyle w:val="Compact"/>
            </w:pPr>
            <w:r>
              <w:t>A platform facilitating the storage, retrieval, and processing of data for health research.</w:t>
            </w:r>
          </w:p>
        </w:tc>
      </w:tr>
      <w:tr w:rsidR="000D58E2" w:rsidTr="3A7D2B0D" w14:paraId="112EB69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2818540" w14:textId="77777777">
            <w:pPr>
              <w:pStyle w:val="Compact"/>
            </w:pPr>
            <w:r>
              <w:t>Operator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DE18EC3" w14:textId="77777777">
            <w:pPr>
              <w:pStyle w:val="Compact"/>
            </w:pPr>
            <w:r>
              <w:t>A person who processes Personal Data for a Responsible Party in terms of a contract or mandate without coming under the direct authority of that party.</w:t>
            </w:r>
          </w:p>
        </w:tc>
      </w:tr>
      <w:tr w:rsidR="000D58E2" w:rsidTr="3A7D2B0D" w14:paraId="732BB925"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820ABD5" w14:textId="77777777">
            <w:pPr>
              <w:pStyle w:val="Compact"/>
            </w:pPr>
            <w:r>
              <w:t>Original Study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286CDB74" w14:textId="77777777">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rsidTr="3A7D2B0D" w14:paraId="4C8ABA5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F6AAFA2" w14:textId="77777777">
            <w:pPr>
              <w:pStyle w:val="Compact"/>
            </w:pPr>
            <w:r>
              <w:t>Personal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6AE0C8F8" w14:textId="77777777">
            <w:pPr>
              <w:pStyle w:val="Compact"/>
            </w:pPr>
            <w:r>
              <w:t>Any information relating to an identifiable living natural person and where it is applicable an identifiable existing juristic person.</w:t>
            </w:r>
          </w:p>
        </w:tc>
      </w:tr>
      <w:tr w:rsidR="000D58E2" w:rsidTr="3A7D2B0D" w14:paraId="7CB4E01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11AA8BF" w14:textId="77777777">
            <w:pPr>
              <w:pStyle w:val="Compact"/>
            </w:pPr>
            <w:r>
              <w:t>Personally Identifiable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6C84967" w14:textId="77777777">
            <w:pPr>
              <w:pStyle w:val="Compact"/>
            </w:pPr>
            <w:r>
              <w:t xml:space="preserve">Data variables that enable the identification of an individual either directly through names, ID numbers, etc., or indirectly through combining other variables such as locations (GPS, street address), age, gender, and medical </w:t>
            </w:r>
            <w:r>
              <w:t>information.</w:t>
            </w:r>
          </w:p>
        </w:tc>
      </w:tr>
      <w:tr w:rsidR="000D58E2" w:rsidTr="3A7D2B0D" w14:paraId="18498C4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205B855" w14:textId="77777777">
            <w:pPr>
              <w:pStyle w:val="Compact"/>
            </w:pPr>
            <w:r>
              <w:t>Principal Investigator</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707D76F5" w14:textId="77777777">
            <w:pPr>
              <w:pStyle w:val="Compact"/>
            </w:pPr>
            <w:r>
              <w:t>The lead researcher responsible for the conduct of a research project.</w:t>
            </w:r>
          </w:p>
        </w:tc>
      </w:tr>
      <w:tr w:rsidR="000D58E2" w:rsidTr="3A7D2B0D" w14:paraId="3A644582"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5897D350" w14:textId="77777777">
            <w:pPr>
              <w:pStyle w:val="Compact"/>
            </w:pPr>
            <w:r>
              <w:t>Processing</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3929B7F" w14:textId="77777777">
            <w:pPr>
              <w:pStyle w:val="Compact"/>
            </w:pPr>
            <w:commentRangeStart w:id="1586225623"/>
            <w:r w:rsidR="3A7D2B0D">
              <w:rPr/>
              <w:t>Any operation</w:t>
            </w:r>
            <w:commentRangeEnd w:id="1586225623"/>
            <w:r>
              <w:rPr>
                <w:rStyle w:val="CommentReference"/>
              </w:rPr>
              <w:commentReference w:id="1586225623"/>
            </w:r>
            <w:r w:rsidR="3A7D2B0D">
              <w:rPr/>
              <w:t xml:space="preserve"> or set of operations which is performed upon Personal Data </w:t>
            </w:r>
            <w:r w:rsidR="3A7D2B0D">
              <w:rPr/>
              <w:t>whether or not</w:t>
            </w:r>
            <w:r w:rsidR="3A7D2B0D">
              <w:rPr/>
              <w:t xml:space="preserve"> by automatic means such as collection, recording, </w:t>
            </w:r>
            <w:r w:rsidR="3A7D2B0D">
              <w:rPr/>
              <w:t>organisation</w:t>
            </w:r>
            <w:r w:rsidR="3A7D2B0D">
              <w:rPr/>
              <w:t xml:space="preserve">, storage, adaptation or alteration, retrieval, consultation, use, disclosure by transmission, dissemination or otherwise making available, alignment or combination, blocking, </w:t>
            </w:r>
            <w:r w:rsidR="3A7D2B0D">
              <w:rPr/>
              <w:t>erasure</w:t>
            </w:r>
            <w:r w:rsidR="3A7D2B0D">
              <w:rPr/>
              <w:t xml:space="preserve"> or destruction.</w:t>
            </w:r>
          </w:p>
        </w:tc>
      </w:tr>
      <w:tr w:rsidR="000D58E2" w:rsidTr="3A7D2B0D" w14:paraId="5E21580A"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33CB550F" w14:textId="77777777">
            <w:pPr>
              <w:pStyle w:val="Compact"/>
            </w:pPr>
            <w:r>
              <w:t>RP1 De-identified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1A8AE935" w14:textId="77777777">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rsidTr="3A7D2B0D" w14:paraId="2D7E9AF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03B63E8" w14:textId="77777777">
            <w:pPr>
              <w:pStyle w:val="Compact"/>
            </w:pPr>
            <w:r>
              <w:t>RP2 De-identified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417480D1" w14:textId="77777777">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rsidTr="3A7D2B0D" w14:paraId="0F9D891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D0C6CD7" w14:textId="77777777">
            <w:pPr>
              <w:pStyle w:val="Compact"/>
            </w:pPr>
            <w:r>
              <w:t>Re-analysis</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10B87642" w14:textId="77777777">
            <w:pPr>
              <w:pStyle w:val="Compact"/>
            </w:pPr>
            <w:r>
              <w:t>A dynamical model simulation of historical climate evolution continuously nudged by observations to provide an approximate historical representation of the climate system.</w:t>
            </w:r>
          </w:p>
        </w:tc>
      </w:tr>
      <w:tr w:rsidR="000D58E2" w:rsidTr="3A7D2B0D" w14:paraId="46B93BF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29A0D2EE" w14:textId="77777777">
            <w:pPr>
              <w:pStyle w:val="Compact"/>
            </w:pPr>
            <w:r>
              <w:t>Remote Sensing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19C8C84F" w14:textId="77777777">
            <w:pPr>
              <w:pStyle w:val="Compact"/>
            </w:pPr>
            <w:r>
              <w:t>Data derived from satellite sensors, including optical imagery and indicators of physical measures like land surface temperature, soil moisture estimates, and vegetation condition.</w:t>
            </w:r>
          </w:p>
        </w:tc>
      </w:tr>
      <w:tr w:rsidR="000D58E2" w:rsidTr="3A7D2B0D" w14:paraId="0E22690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B3F4914" w14:textId="77777777">
            <w:pPr>
              <w:pStyle w:val="Compact"/>
            </w:pPr>
            <w:r>
              <w:t>Research Hubs</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55E35AE2" w14:textId="77777777">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rsidTr="3A7D2B0D" w14:paraId="75ACD2DF"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592495C6" w14:textId="77777777">
            <w:pPr>
              <w:pStyle w:val="Compact"/>
            </w:pPr>
            <w:r>
              <w:t>Research Project 1 (RP1)</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6B92B168" w14:textId="77777777">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rsidTr="3A7D2B0D" w14:paraId="54820ECD"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0222AB07" w14:textId="77777777">
            <w:pPr>
              <w:pStyle w:val="Compact"/>
            </w:pPr>
            <w:r>
              <w:t>Research Project 2 (RP2)</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707E252" w14:textId="77777777">
            <w:pPr>
              <w:pStyle w:val="Compact"/>
            </w:pPr>
            <w:r>
              <w:t>The second major research project of the HE²AT Center Project, focusing on urban heat health impacts and Early Warning Systems.</w:t>
            </w:r>
          </w:p>
        </w:tc>
      </w:tr>
      <w:tr w:rsidR="000D58E2" w:rsidTr="3A7D2B0D" w14:paraId="37E88443"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1C7EA2FC" w14:textId="77777777">
            <w:pPr>
              <w:pStyle w:val="Compact"/>
            </w:pPr>
            <w:r>
              <w:t>Responsible Party</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413F63E8" w14:textId="77777777">
            <w:pPr>
              <w:pStyle w:val="Compact"/>
            </w:pPr>
            <w:r>
              <w:t>A public or private body or any other person which alone or in conjunction with others determines the purpose of and means for Processing Personal Data.</w:t>
            </w:r>
          </w:p>
        </w:tc>
      </w:tr>
      <w:tr w:rsidR="000D58E2" w:rsidTr="3A7D2B0D" w14:paraId="18B2DF9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E26D508" w14:textId="77777777">
            <w:pPr>
              <w:pStyle w:val="Compact"/>
            </w:pPr>
            <w:r>
              <w:t>Sensitive data</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62C773D0" w14:textId="77777777">
            <w:pPr>
              <w:pStyle w:val="Compact"/>
            </w:pPr>
            <w:r>
              <w:t>Data that pertains to an individual’s personal information, such as, but not limited to health, finances, occupation.</w:t>
            </w:r>
          </w:p>
        </w:tc>
      </w:tr>
      <w:tr w:rsidR="000D58E2" w:rsidTr="3A7D2B0D" w14:paraId="1A90E58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21383BFC" w14:textId="77777777">
            <w:pPr>
              <w:pStyle w:val="Compact"/>
            </w:pPr>
            <w:r>
              <w:t>Shuttle Radar Topography Mission (SRTM)</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561F8C2" w14:textId="77777777">
            <w:pPr>
              <w:pStyle w:val="Compact"/>
            </w:pPr>
            <w:r>
              <w:t>A mission that obtained elevation data for most of the Earth using radar interferometry.</w:t>
            </w:r>
          </w:p>
        </w:tc>
      </w:tr>
      <w:tr w:rsidR="000D58E2" w:rsidTr="3A7D2B0D" w14:paraId="359FD5D9"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3C1FE40" w14:textId="77777777">
            <w:pPr>
              <w:pStyle w:val="Compact"/>
            </w:pPr>
            <w:r>
              <w:t>Training and Engagement Core (TEC)</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0443BC6A" w14:textId="77777777">
            <w:pPr>
              <w:pStyle w:val="Compact"/>
            </w:pPr>
            <w:r>
              <w:t>The core component of the HE²AT Center responsible for training and capacity-building activities.</w:t>
            </w:r>
          </w:p>
        </w:tc>
      </w:tr>
      <w:tr w:rsidR="000D58E2" w:rsidTr="3A7D2B0D" w14:paraId="4742C4A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4FDBA72B" w14:textId="77777777">
            <w:pPr>
              <w:pStyle w:val="Compact"/>
            </w:pPr>
            <w:r>
              <w:t>Transport Layer Security (TLS)</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8A90572" w14:textId="77777777">
            <w:pPr>
              <w:pStyle w:val="Compact"/>
            </w:pPr>
            <w:r>
              <w:t>A cryptographic protocol designed to provide secure communication over a computer network.</w:t>
            </w:r>
          </w:p>
        </w:tc>
      </w:tr>
      <w:tr w:rsidR="000D58E2" w:rsidTr="3A7D2B0D" w14:paraId="24D740D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677FE7A7" w14:textId="77777777">
            <w:pPr>
              <w:pStyle w:val="Compact"/>
            </w:pPr>
            <w:r>
              <w:t>US National Institute of Health (NIH)</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0E6E476" w14:textId="77777777">
            <w:pPr>
              <w:pStyle w:val="Compact"/>
            </w:pPr>
            <w:r>
              <w:t>The primary agency of the United States government responsible for biomedical and public health research.</w:t>
            </w:r>
          </w:p>
        </w:tc>
      </w:tr>
      <w:tr w:rsidR="000D58E2" w:rsidTr="3A7D2B0D" w14:paraId="6919E7C7" w14:textId="77777777">
        <w:tc>
          <w:tcPr>
            <w:cnfStyle w:val="000010000000" w:firstRow="0" w:lastRow="0" w:firstColumn="0" w:lastColumn="0" w:oddVBand="1" w:evenVBand="0" w:oddHBand="0" w:evenHBand="0" w:firstRowFirstColumn="0" w:firstRowLastColumn="0" w:lastRowFirstColumn="0" w:lastRowLastColumn="0"/>
            <w:tcW w:w="2640" w:type="dxa"/>
            <w:tcMar/>
          </w:tcPr>
          <w:p w:rsidR="000D58E2" w:rsidRDefault="00000000" w14:paraId="70DF0D88" w14:textId="77777777">
            <w:pPr>
              <w:pStyle w:val="Compact"/>
            </w:pPr>
            <w:r>
              <w:t>sub-Saharan Africa (</w:t>
            </w:r>
            <w:proofErr w:type="spellStart"/>
            <w:r>
              <w:t>sSA</w:t>
            </w:r>
            <w:proofErr w:type="spellEnd"/>
            <w:r>
              <w:t>)</w:t>
            </w:r>
          </w:p>
        </w:tc>
        <w:tc>
          <w:tcPr>
            <w:cnfStyle w:val="000001000000" w:firstRow="0" w:lastRow="0" w:firstColumn="0" w:lastColumn="0" w:oddVBand="0" w:evenVBand="1" w:oddHBand="0" w:evenHBand="0" w:firstRowFirstColumn="0" w:firstRowLastColumn="0" w:lastRowFirstColumn="0" w:lastRowLastColumn="0"/>
            <w:tcW w:w="5280" w:type="dxa"/>
            <w:tcMar/>
          </w:tcPr>
          <w:p w:rsidR="000D58E2" w:rsidRDefault="00000000" w14:paraId="381718A9" w14:textId="77777777">
            <w:pPr>
              <w:pStyle w:val="Compact"/>
            </w:pPr>
            <w:r>
              <w:t>A geographical region of Africa located south of the Sahara Desert.</w:t>
            </w:r>
          </w:p>
        </w:tc>
      </w:tr>
    </w:tbl>
    <w:p w:rsidR="000D58E2" w:rsidRDefault="00B16AE7" w14:paraId="21DDBC13" w14:textId="77777777">
      <w:r>
        <w:rPr>
          <w:noProof/>
        </w:rPr>
        <w:pict w14:anchorId="500FC56D">
          <v:rect id="_x0000_i1034" style="width:468pt;height:.05pt;mso-width-percent:0;mso-height-percent:0;mso-width-percent:0;mso-height-percent:0" alt="" o:hr="t" o:hrstd="t" o:hralign="center"/>
        </w:pict>
      </w:r>
    </w:p>
    <w:p w:rsidR="00BB56A2" w:rsidRDefault="00BB56A2" w14:paraId="20CC3D9C" w14:textId="77777777">
      <w:pPr>
        <w:pStyle w:val="Heading2"/>
        <w:sectPr w:rsidR="00BB56A2">
          <w:footnotePr>
            <w:numRestart w:val="eachSect"/>
          </w:footnotePr>
          <w:pgSz w:w="12240" w:h="15840" w:orient="portrait"/>
          <w:pgMar w:top="1440" w:right="1440" w:bottom="1440" w:left="1440" w:header="720" w:footer="720" w:gutter="0"/>
          <w:cols w:space="720"/>
        </w:sectPr>
      </w:pPr>
      <w:bookmarkStart w:name="stakeholders-and-target-audience" w:id="26"/>
      <w:bookmarkEnd w:id="25"/>
    </w:p>
    <w:p w:rsidR="000D58E2" w:rsidRDefault="00000000" w14:paraId="5284E544" w14:textId="77777777">
      <w:pPr>
        <w:pStyle w:val="Heading2"/>
      </w:pPr>
      <w:r>
        <w:t>2. Stakeholders and target audience</w:t>
      </w:r>
    </w:p>
    <w:p w:rsidR="000D58E2" w:rsidRDefault="00000000" w14:paraId="4F5C3CAA" w14:textId="77777777">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rsidR="000D58E2" w:rsidRDefault="00000000" w14:paraId="2090333B" w14:textId="77777777">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rsidR="000D58E2" w:rsidRDefault="00000000" w14:paraId="570A205F" w14:textId="77777777">
      <w:pPr>
        <w:pStyle w:val="BodyText"/>
      </w:pPr>
      <w:r>
        <w:t xml:space="preserve">• </w:t>
      </w:r>
      <w:r>
        <w:rPr>
          <w:b/>
          <w:bCs/>
        </w:rPr>
        <w:t>Core Data Team</w:t>
      </w:r>
      <w:r>
        <w:t>: A group of vital personnel responsible for the initial processing and de-identifying of the original study data.</w:t>
      </w:r>
    </w:p>
    <w:p w:rsidR="000D58E2" w:rsidRDefault="00000000" w14:paraId="3A88B05B" w14:textId="77777777">
      <w:pPr>
        <w:pStyle w:val="BodyText"/>
      </w:pPr>
      <w:r>
        <w:t xml:space="preserve">• </w:t>
      </w:r>
      <w:r>
        <w:rPr>
          <w:b/>
          <w:bCs/>
        </w:rPr>
        <w:t>Data Access Committee (DAC)</w:t>
      </w:r>
      <w:r>
        <w:t>: This committee evaluates and approves requests for data access and ensures that data sharing complies with ethical, legal, and scientific standards.</w:t>
      </w:r>
    </w:p>
    <w:p w:rsidR="000D58E2" w:rsidRDefault="00000000" w14:paraId="28E276B7" w14:textId="77777777">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rsidR="000D58E2" w:rsidRDefault="00000000" w14:paraId="12F1144A" w14:textId="77777777">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rsidR="000D58E2" w:rsidRDefault="00000000" w14:paraId="45A40B23" w14:textId="77777777">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rsidR="000D58E2" w:rsidRDefault="00000000" w14:paraId="414C16A8" w14:textId="77777777">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rsidR="000D58E2" w:rsidRDefault="00000000" w14:paraId="1F0DF5D0" w14:textId="77777777">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rsidR="000D58E2" w:rsidRDefault="00000000" w14:paraId="759BEAAD" w14:textId="77777777">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rsidR="000D58E2" w:rsidRDefault="00000000" w14:paraId="7986DEF0" w14:textId="77777777">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rsidR="000D58E2" w:rsidRDefault="00000000" w14:paraId="46239333" w14:textId="77777777">
      <w:pPr>
        <w:pStyle w:val="BodyText"/>
      </w:pPr>
      <w:r>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rsidR="000D58E2" w:rsidRDefault="00000000" w14:paraId="5DD2E8A9" w14:textId="77777777">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rsidR="000D58E2" w:rsidRDefault="00000000" w14:paraId="7F349320" w14:textId="77777777">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rsidR="000D58E2" w:rsidRDefault="00000000" w14:paraId="1EFD3CDF" w14:textId="77777777">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rsidR="000D58E2" w:rsidRDefault="000D58E2" w14:paraId="7414EF6E" w14:textId="60F965EB"/>
    <w:p w:rsidR="00165929" w:rsidRDefault="00165929" w14:paraId="5135EBBD"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82bbda00efa56b7dd96d8dd1dedb2c3777150d7" w:id="27"/>
      <w:bookmarkEnd w:id="26"/>
    </w:p>
    <w:p w:rsidR="000D58E2" w:rsidRDefault="00000000" w14:paraId="6232468B" w14:textId="77777777">
      <w:pPr>
        <w:pStyle w:val="Heading2"/>
      </w:pPr>
      <w:r>
        <w:t>3. Background and overview of Data Management Plan</w:t>
      </w:r>
    </w:p>
    <w:p w:rsidR="000D58E2" w:rsidRDefault="00000000" w14:paraId="3DC93ECD" w14:textId="77777777">
      <w:pPr>
        <w:pStyle w:val="Heading3"/>
      </w:pPr>
      <w:bookmarkStart w:name="background-to-the-he²at-center" w:id="28"/>
      <w:r>
        <w:t>3.1. Background to the HE²AT Center</w:t>
      </w:r>
    </w:p>
    <w:p w:rsidR="000D58E2" w:rsidRDefault="00000000" w14:paraId="6C7B256C" w14:textId="77777777">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rsidR="000D58E2" w:rsidRDefault="00000000" w14:paraId="4B57901A" w14:textId="77777777">
      <w:pPr>
        <w:pStyle w:val="BodyText"/>
      </w:pPr>
      <w:r>
        <w:rPr>
          <w:b/>
          <w:bCs/>
        </w:rPr>
        <w:t>RP1 description</w:t>
      </w:r>
    </w:p>
    <w:p w:rsidR="000D58E2" w:rsidRDefault="00000000" w14:paraId="794016A0" w14:textId="77777777">
      <w:pPr>
        <w:pStyle w:val="BodyText"/>
      </w:pPr>
      <w: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rsidR="000D58E2" w:rsidRDefault="00000000" w14:paraId="2AB0E885" w14:textId="77777777">
      <w:pPr>
        <w:pStyle w:val="BodyText"/>
      </w:pPr>
      <w:r>
        <w:rPr>
          <w:b/>
          <w:bCs/>
        </w:rPr>
        <w:t>RP2 description</w:t>
      </w:r>
    </w:p>
    <w:p w:rsidR="000D58E2" w:rsidRDefault="00000000" w14:paraId="5FD4FB79" w14:textId="77777777">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w:t>
      </w:r>
    </w:p>
    <w:p w:rsidR="000D58E2" w:rsidRDefault="00000000" w14:paraId="08C043E7" w14:textId="77777777">
      <w:pPr>
        <w:pStyle w:val="BodyText"/>
      </w:pPr>
      <w:r>
        <w:t xml:space="preserve">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w:t>
      </w:r>
      <w:r>
        <w:t>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rsidR="000D58E2" w:rsidRDefault="00000000" w14:paraId="52F99A75" w14:textId="77777777">
      <w:pPr>
        <w:pStyle w:val="Heading3"/>
      </w:pPr>
      <w:bookmarkStart w:name="scope-of-data-management-plan" w:id="29"/>
      <w:bookmarkEnd w:id="28"/>
      <w:r>
        <w:t>3.2. Scope of Data Management Plan</w:t>
      </w:r>
    </w:p>
    <w:p w:rsidR="000D58E2" w:rsidRDefault="00000000" w14:paraId="4CA7546B" w14:textId="77777777">
      <w:pPr>
        <w:pStyle w:val="FirstParagraph"/>
      </w:pPr>
      <w:r>
        <w:t>This Data Management Plan (DMP) applies to all data acquired and produced as part of the HE²AT Center Project activities.</w:t>
      </w:r>
    </w:p>
    <w:p w:rsidR="000D58E2" w:rsidRDefault="00000000" w14:paraId="4A5E6583" w14:textId="77777777">
      <w:pPr>
        <w:pStyle w:val="Heading3"/>
      </w:pPr>
      <w:bookmarkStart w:name="purpose" w:id="30"/>
      <w:bookmarkEnd w:id="29"/>
      <w:r>
        <w:t>3.3. Purpose</w:t>
      </w:r>
    </w:p>
    <w:p w:rsidR="000D58E2" w:rsidRDefault="00000000" w14:paraId="226927DC" w14:textId="77777777">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ethical commitments.</w:t>
      </w:r>
    </w:p>
    <w:p w:rsidR="000D58E2" w:rsidRDefault="00000000" w14:paraId="372AF186" w14:textId="77777777">
      <w:pPr>
        <w:pStyle w:val="BodyText"/>
      </w:pPr>
      <w:r>
        <w:t>Specifically, the DMP seeks to:</w:t>
      </w:r>
    </w:p>
    <w:p w:rsidR="000D58E2" w:rsidRDefault="00000000" w14:paraId="058069EA" w14:textId="77777777">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rsidR="000D58E2" w:rsidRDefault="00000000" w14:paraId="2A6BED62" w14:textId="77777777">
      <w:pPr>
        <w:pStyle w:val="BodyText"/>
      </w:pPr>
      <w:r>
        <w:t xml:space="preserve">• </w:t>
      </w:r>
      <w:r>
        <w:rPr>
          <w:b/>
          <w:bCs/>
        </w:rPr>
        <w:t>Enhance Data Security and Privacy</w:t>
      </w:r>
      <w:r>
        <w:t>: Implement robust measures to protect sensitive and personally identifiable data, complying with relevant legal and ethical standards.</w:t>
      </w:r>
    </w:p>
    <w:p w:rsidR="000D58E2" w:rsidRDefault="00000000" w14:paraId="097E84FF" w14:textId="77777777">
      <w:pPr>
        <w:pStyle w:val="BodyText"/>
      </w:pPr>
      <w:r>
        <w:t xml:space="preserve">• </w:t>
      </w:r>
      <w:r>
        <w:rPr>
          <w:b/>
          <w:bCs/>
        </w:rPr>
        <w:t>Facilitate Data Sharing and Access</w:t>
      </w:r>
      <w:r>
        <w:t>: Clear guidelines and DTAs promote transparency and collaboration and support data sharing within the HE²AT Center Consortium, with other DS-I Africa projects, and with External Researchers.</w:t>
      </w:r>
    </w:p>
    <w:p w:rsidR="000D58E2" w:rsidRDefault="00000000" w14:paraId="55C0ED8C" w14:textId="77777777">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rsidR="000D58E2" w:rsidRDefault="00000000" w14:paraId="6565F590" w14:textId="77777777">
      <w:pPr>
        <w:pStyle w:val="BodyText"/>
      </w:pPr>
      <w:r>
        <w:t xml:space="preserve">• </w:t>
      </w:r>
      <w:r>
        <w:rPr>
          <w:b/>
          <w:bCs/>
        </w:rPr>
        <w:t>Ensure Compliance with Ethical Guidelines</w:t>
      </w:r>
      <w:r>
        <w:t>: Maintain adherence to ethical standards and guidelines, including obtaining necessary approvals and consents for data use.</w:t>
      </w:r>
    </w:p>
    <w:p w:rsidR="000D58E2" w:rsidRDefault="00000000" w14:paraId="138A901F" w14:textId="77777777">
      <w:pPr>
        <w:pStyle w:val="Heading3"/>
      </w:pPr>
      <w:bookmarkStart w:name="overview-of-the-data-management-workflow" w:id="31"/>
      <w:bookmarkEnd w:id="30"/>
      <w:r>
        <w:t>3.4. Overview of the Data Management Workflow</w:t>
      </w:r>
    </w:p>
    <w:p w:rsidR="000D58E2" w:rsidRDefault="00000000" w14:paraId="45C7C3F0" w14:textId="77777777">
      <w:pPr>
        <w:pStyle w:val="FirstParagraph"/>
      </w:pPr>
      <w:r>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rsidR="000D58E2" w:rsidRDefault="00BA38D7" w14:paraId="1BB49D64" w14:textId="03CB4969">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rsidR="000D58E2" w:rsidRDefault="00000000" w14:paraId="7B06B893" w14:textId="77777777">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rsidR="000D58E2" w:rsidRDefault="00000000" w14:paraId="4BE3E8E5" w14:textId="77777777">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rsidR="00BA38D7" w:rsidP="00BA38D7" w:rsidRDefault="008C23FE" w14:paraId="67378733" w14:textId="16F0B781">
      <w:pPr>
        <w:pStyle w:val="BodyText"/>
        <w:keepNext/>
      </w:pPr>
      <w:commentRangeStart w:id="32"/>
      <w:commentRangeEnd w:id="32"/>
      <w:r>
        <w:rPr>
          <w:rStyle w:val="CommentReference"/>
        </w:rPr>
        <w:commentReference w:id="32"/>
      </w:r>
    </w:p>
    <w:p w:rsidR="007D14FE" w:rsidP="00BA38D7" w:rsidRDefault="007D14FE" w14:paraId="0BAB33CA" w14:textId="6A1DA5F0">
      <w:pPr>
        <w:pStyle w:val="Caption"/>
      </w:pPr>
      <w:ins w:author="Craig Parker" w:date="2025-08-15T13:11:00Z" w16du:dateUtc="2025-08-15T11:11:00Z" w:id="1560748697">
        <w:r>
          <w:drawing>
            <wp:inline wp14:editId="60D8A046" wp14:anchorId="5A432A32">
              <wp:extent cx="5943600" cy="4199890"/>
              <wp:effectExtent l="0" t="0" r="0" b="0"/>
              <wp:docPr id="1188141096" name="Picture 7" title=""/>
              <wp:cNvGraphicFramePr>
                <a:graphicFrameLocks noChangeAspect="1"/>
              </wp:cNvGraphicFramePr>
              <a:graphic>
                <a:graphicData uri="http://schemas.openxmlformats.org/drawingml/2006/picture">
                  <pic:pic>
                    <pic:nvPicPr>
                      <pic:cNvPr id="0" name="Picture 7"/>
                      <pic:cNvPicPr/>
                    </pic:nvPicPr>
                    <pic:blipFill>
                      <a:blip r:embed="R3adcdd37295841b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199890"/>
                      </a:xfrm>
                      <a:prstGeom prst="rect">
                        <a:avLst/>
                      </a:prstGeom>
                    </pic:spPr>
                  </pic:pic>
                </a:graphicData>
              </a:graphic>
            </wp:inline>
          </w:drawing>
        </w:r>
      </w:ins>
    </w:p>
    <w:p w:rsidR="007D14FE" w:rsidP="00BA38D7" w:rsidRDefault="007D14FE" w14:paraId="78D967FE" w14:textId="77777777">
      <w:pPr>
        <w:pStyle w:val="Caption"/>
      </w:pPr>
    </w:p>
    <w:p w:rsidR="00BA38D7" w:rsidP="00BA38D7" w:rsidRDefault="00BA38D7" w14:paraId="584AAADC" w14:textId="41EE9510">
      <w:pPr>
        <w:pStyle w:val="Caption"/>
      </w:pPr>
      <w:r>
        <w:t xml:space="preserve">Figure </w:t>
      </w:r>
      <w:r>
        <w:fldChar w:fldCharType="begin"/>
      </w:r>
      <w:r>
        <w:instrText> SEQ Figure \* ARABIC </w:instrText>
      </w:r>
      <w:r>
        <w:fldChar w:fldCharType="separate"/>
      </w:r>
      <w:r w:rsidR="002938E7">
        <w:rPr>
          <w:noProof/>
        </w:rPr>
        <w:t>1</w:t>
      </w:r>
      <w:r>
        <w:fldChar w:fldCharType="end"/>
      </w:r>
      <w:r w:rsidRPr="00866D7B">
        <w:t>: HE²AT Center Data Management Workflow</w:t>
      </w:r>
    </w:p>
    <w:p w:rsidR="00BA38D7" w:rsidRDefault="00BA38D7" w14:paraId="0E12CF99" w14:textId="77777777">
      <w:pPr>
        <w:pStyle w:val="BodyText"/>
      </w:pPr>
    </w:p>
    <w:p w:rsidR="000D58E2" w:rsidRDefault="000D58E2" w14:paraId="016A7F06" w14:textId="3B1441C8"/>
    <w:p w:rsidR="00165929" w:rsidRDefault="00165929" w14:paraId="7B3DED02"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types" w:id="34"/>
      <w:bookmarkEnd w:id="27"/>
      <w:bookmarkEnd w:id="31"/>
    </w:p>
    <w:p w:rsidR="000D58E2" w:rsidRDefault="00000000" w14:paraId="6D97B6E2" w14:textId="77777777">
      <w:pPr>
        <w:pStyle w:val="Heading2"/>
      </w:pPr>
      <w:r>
        <w:t>4. Data types</w:t>
      </w:r>
    </w:p>
    <w:p w:rsidR="000D58E2" w:rsidRDefault="00000000" w14:paraId="704FF4A9" w14:textId="77777777">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rsidR="000D58E2" w:rsidRDefault="00000000" w14:paraId="4669E6AA" w14:textId="77777777">
      <w:pPr>
        <w:pStyle w:val="Heading3"/>
      </w:pPr>
      <w:bookmarkStart w:name="health-related-data" w:id="35"/>
      <w:r>
        <w:t>4.1. Health-related data</w:t>
      </w:r>
    </w:p>
    <w:p w:rsidR="000D58E2" w:rsidRDefault="00000000" w14:paraId="67C2D78E" w14:textId="77777777">
      <w:pPr>
        <w:pStyle w:val="Heading4"/>
      </w:pPr>
      <w:bookmarkStart w:name="summary-of-data-categories" w:id="36"/>
      <w:r>
        <w:t>4.1.1. Summary of data categories</w:t>
      </w:r>
    </w:p>
    <w:p w:rsidR="000D58E2" w:rsidRDefault="00000000" w14:paraId="38D44D96" w14:textId="77777777">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rsidR="000D58E2" w:rsidRDefault="00000000" w14:paraId="43B135A7" w14:textId="77777777">
      <w:pPr>
        <w:pStyle w:val="BodyText"/>
      </w:pPr>
      <w:r>
        <w:rPr>
          <w:b/>
          <w:bCs/>
        </w:rPr>
        <w:t>[FIGURE 2 PLACEHOLDER: HE²AT Center Data Management Data Categories]</w:t>
      </w:r>
      <w:r>
        <w:t xml:space="preserve"> </w:t>
      </w:r>
      <w:r>
        <w:rPr>
          <w:i/>
          <w:iCs/>
        </w:rPr>
        <w:t>Insert visual representation showing:</w:t>
      </w:r>
      <w:r>
        <w:t xml:space="preserve"> - </w:t>
      </w:r>
      <w:r>
        <w:rPr>
          <w:i/>
          <w:iCs/>
        </w:rPr>
        <w:t>Original Study Data → Consortium Shared Data → RP1/RP2 De-identified Data → Inferential Data</w:t>
      </w:r>
      <w:r>
        <w:t xml:space="preserve"> - </w:t>
      </w:r>
      <w:r>
        <w:rPr>
          <w:i/>
          <w:iCs/>
        </w:rPr>
        <w:t>Data flow and transformation between categories</w:t>
      </w:r>
      <w:r>
        <w:t xml:space="preserve"> - </w:t>
      </w:r>
      <w:r>
        <w:rPr>
          <w:i/>
          <w:iCs/>
        </w:rPr>
        <w:t>Processing stages and security levels</w:t>
      </w:r>
      <w:r>
        <w:t xml:space="preserve"> - </w:t>
      </w:r>
      <w:r>
        <w:rPr>
          <w:i/>
          <w:iCs/>
        </w:rPr>
        <w:t>Access restrictions and stakeholder permissions at each level</w:t>
      </w:r>
      <w:r>
        <w:t xml:space="preserve"> - </w:t>
      </w:r>
      <w:r>
        <w:rPr>
          <w:i/>
          <w:iCs/>
        </w:rPr>
        <w:t>Updated to reflect cloud storage and processing capabilities</w:t>
      </w:r>
    </w:p>
    <w:p w:rsidR="000D58E2" w:rsidRDefault="00000000" w14:paraId="0064306C" w14:textId="77777777">
      <w:pPr>
        <w:pStyle w:val="BodyText"/>
      </w:pPr>
      <w:r>
        <w:t>In all activities involving health data, the HE²AT Center Consortium contractually undertakes not to use the data to attempt to re-identify any Data Subjects.</w:t>
      </w:r>
    </w:p>
    <w:p w:rsidR="000D58E2" w:rsidRDefault="00000000" w14:paraId="1EA2502A" w14:textId="77777777">
      <w:pPr>
        <w:pStyle w:val="Heading4"/>
      </w:pPr>
      <w:bookmarkStart w:name="original-study-data" w:id="37"/>
      <w:bookmarkEnd w:id="36"/>
      <w:r>
        <w:t>4.1.2. Original Study Data</w:t>
      </w:r>
    </w:p>
    <w:p w:rsidR="000D58E2" w:rsidRDefault="00000000" w14:paraId="53EA2630" w14:textId="77777777">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rsidR="000D58E2" w:rsidRDefault="00000000" w14:paraId="58C7D9E0" w14:textId="127D9E7E">
      <w:pPr>
        <w:pStyle w:val="BodyText"/>
      </w:pPr>
      <w:r>
        <w:t>The Original Study Data is held under strong access control on servers hosted at UCT</w:t>
      </w:r>
      <w:del w:author="Craig Parker" w:date="2025-08-05T12:02:00Z" w16du:dateUtc="2025-08-05T10:02:00Z" w:id="38">
        <w:r w:rsidDel="00F13326">
          <w:delText xml:space="preserve"> </w:delText>
        </w:r>
        <w:r w:rsidDel="00F13326">
          <w:rPr>
            <w:b/>
            <w:bCs/>
          </w:rPr>
          <w:delText>[TRACKED CHANGE] and WHC-managed cloud infrastructure with AES-256 encryption, providing enhanced scalability and disaster recovery capabilities whilst maintaining POPIA compliance</w:delText>
        </w:r>
      </w:del>
      <w:ins w:author="Craig Parker" w:date="2025-08-05T12:02:00Z" w16du:dateUtc="2025-08-05T10:02:00Z" w:id="39">
        <w:r w:rsidR="00F13326">
          <w:rPr>
            <w:b/>
            <w:bCs/>
          </w:rPr>
          <w:t>[TRACKED CHANGE] and WHC-managed cloud infrastructure with AES-256 encryption, providing enhanced scalability and disaster recovery capabilities whilst maintaining POPIA compliance</w:t>
        </w:r>
      </w:ins>
      <w:r>
        <w:t xml:space="preserve">. Access to this data is restricted to a small team of data managers within the Core Data Team (see roles and responsibilities section for more detail). The Original Study Data has all direct identifiers removed prior to transfer to the </w:t>
      </w:r>
      <w:r>
        <w:t>remainder of the HE²AT Center Consortium (e.g., names and contact numbers</w:t>
      </w:r>
      <w:proofErr w:type="gramStart"/>
      <w:r>
        <w:t>), but</w:t>
      </w:r>
      <w:proofErr w:type="gramEnd"/>
      <w:r>
        <w:t xml:space="preserve"> may still contain indirect identifiers such as dates and geolocation information.</w:t>
      </w:r>
    </w:p>
    <w:p w:rsidR="000D58E2" w:rsidRDefault="00000000" w14:paraId="05FE496F" w14:textId="77777777">
      <w:pPr>
        <w:pStyle w:val="Heading4"/>
      </w:pPr>
      <w:bookmarkStart w:name="consortium-shared-data" w:id="40"/>
      <w:bookmarkEnd w:id="37"/>
      <w:r>
        <w:t>4.1.3. Consortium-shared data</w:t>
      </w:r>
    </w:p>
    <w:p w:rsidR="000D58E2" w:rsidRDefault="00000000" w14:paraId="0753DFC0" w14:textId="77777777">
      <w:pPr>
        <w:pStyle w:val="FirstParagraph"/>
      </w:pPr>
      <w:r>
        <w:t xml:space="preserve">Once the Original Study Data is processed, </w:t>
      </w:r>
      <w:proofErr w:type="spellStart"/>
      <w:r>
        <w:t>harmonised</w:t>
      </w:r>
      <w:proofErr w:type="spellEnd"/>
      <w:r>
        <w:t>, and integrated, it becomes Consortium Shared Data. The data includes, amongst other variables, a limited set of indirect identifiers, such as absolute dates and geolocation, required for conducting the RP1/RP2 study analyses.</w:t>
      </w:r>
    </w:p>
    <w:p w:rsidR="000D58E2" w:rsidRDefault="00000000" w14:paraId="37BB739C" w14:textId="77777777">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rsidR="000D58E2" w:rsidRDefault="00000000" w14:paraId="2D4EFD9E" w14:textId="77777777">
      <w:pPr>
        <w:pStyle w:val="BodyText"/>
      </w:pPr>
      <w:r w:rsidR="569B96B9">
        <w:rPr/>
        <w:t xml:space="preserve">Unless Data Providers </w:t>
      </w:r>
      <w:r w:rsidR="569B96B9">
        <w:rPr/>
        <w:t>state</w:t>
      </w:r>
      <w:r w:rsidR="569B96B9">
        <w:rPr/>
        <w:t xml:space="preserve"> otherwise in the agreed Data Transfer Agreement (DTA), the </w:t>
      </w:r>
      <w:commentRangeStart w:id="1459774930"/>
      <w:r w:rsidR="569B96B9">
        <w:rPr/>
        <w:t xml:space="preserve">HE²AT Center </w:t>
      </w:r>
      <w:r w:rsidR="569B96B9">
        <w:rPr/>
        <w:t>establishes</w:t>
      </w:r>
      <w:r w:rsidR="569B96B9">
        <w:rPr/>
        <w:t xml:space="preserve"> ownership of this Consortium Shared Data and can make decisions </w:t>
      </w:r>
      <w:r w:rsidR="569B96B9">
        <w:rPr/>
        <w:t>regarding</w:t>
      </w:r>
      <w:r w:rsidR="569B96B9">
        <w:rPr/>
        <w:t xml:space="preserve"> data usage at this stage</w:t>
      </w:r>
      <w:commentRangeEnd w:id="1459774930"/>
      <w:r>
        <w:rPr>
          <w:rStyle w:val="CommentReference"/>
        </w:rPr>
        <w:commentReference w:id="1459774930"/>
      </w:r>
      <w:r w:rsidR="569B96B9">
        <w:rPr/>
        <w:t xml:space="preserve">. Where possible, requests from Data Providers for alternative arrangements to those described here will be accommodated. This ownership stems from the Core Data Team having performed significant </w:t>
      </w:r>
      <w:r w:rsidR="569B96B9">
        <w:rPr/>
        <w:t>initial</w:t>
      </w:r>
      <w:r w:rsidR="569B96B9">
        <w:rPr/>
        <w:t xml:space="preserve"> processing, </w:t>
      </w:r>
      <w:r w:rsidR="569B96B9">
        <w:rPr/>
        <w:t>harmonisation</w:t>
      </w:r>
      <w:r w:rsidR="569B96B9">
        <w:rPr/>
        <w:t xml:space="preserve">, and integration work on the Original Study Data once made available. The Consortium Shared Data is </w:t>
      </w:r>
      <w:r w:rsidR="569B96B9">
        <w:rPr/>
        <w:t>retained</w:t>
      </w:r>
      <w:r w:rsidR="569B96B9">
        <w:rPr/>
        <w:t xml:space="preserve"> indefinitely unless agreed otherwise in the DTA with the Data Provider. Access to the Consortium Shared Data is granted solely for the purposes of the RP1/RP2 studies.</w:t>
      </w:r>
    </w:p>
    <w:p w:rsidR="000D58E2" w:rsidRDefault="00000000" w14:paraId="4A6456FC" w14:textId="77777777">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rsidR="000D58E2" w:rsidRDefault="00000000" w14:paraId="0669F16B" w14:textId="77777777">
      <w:pPr>
        <w:pStyle w:val="BodyText"/>
      </w:pPr>
      <w: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t>harmonisation</w:t>
      </w:r>
      <w:proofErr w:type="spellEnd"/>
      <w:r>
        <w:t xml:space="preserve"> process.</w:t>
      </w:r>
    </w:p>
    <w:p w:rsidR="000D58E2" w:rsidRDefault="00000000" w14:paraId="295F509E" w14:textId="77777777">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rsidR="000D58E2" w:rsidRDefault="00000000" w14:paraId="48A48076" w14:textId="77777777">
      <w:pPr>
        <w:pStyle w:val="Heading4"/>
      </w:pPr>
      <w:bookmarkStart w:name="rp1rp2-de-identified-data" w:id="41"/>
      <w:bookmarkEnd w:id="40"/>
      <w:r>
        <w:t>4.1.4. RP1/RP2 De-identified data</w:t>
      </w:r>
    </w:p>
    <w:p w:rsidR="000D58E2" w:rsidRDefault="00000000" w14:paraId="69E0F825" w14:textId="77777777">
      <w:pPr>
        <w:pStyle w:val="FirstParagraph"/>
      </w:pPr>
      <w:r w:rsidR="6A8733E8">
        <w:rPr/>
        <w:t xml:space="preserve">Data that has been further processed and de-identified falls into this category. The HE²AT Center owns this de-identified data. The de-identified data is </w:t>
      </w:r>
      <w:r w:rsidR="6A8733E8">
        <w:rPr/>
        <w:t>retained</w:t>
      </w:r>
      <w:r w:rsidR="6A8733E8">
        <w:rPr/>
        <w:t xml:space="preserve"> indefinitely unless agreed otherwise in the DTA with the Data Provider. Where possible, requests from Data Providers for an arrangement other than those described here shall be accommodated. </w:t>
      </w:r>
      <w:commentRangeStart w:id="282782847"/>
      <w:r w:rsidR="6A8733E8">
        <w:rPr/>
        <w:t>Access is granted to External Researchers outside the HE²AT Center Consortium who have met specific conditions and requirements set by the HE²AT Center Data Access Committee</w:t>
      </w:r>
      <w:commentRangeEnd w:id="282782847"/>
      <w:r>
        <w:rPr>
          <w:rStyle w:val="CommentReference"/>
        </w:rPr>
        <w:commentReference w:id="282782847"/>
      </w:r>
      <w:r w:rsidR="6A8733E8">
        <w:rPr/>
        <w:t xml:space="preserve">. The de-identified data may be </w:t>
      </w:r>
      <w:r w:rsidR="6A8733E8">
        <w:rPr/>
        <w:t>harmonised</w:t>
      </w:r>
      <w:r w:rsidR="6A8733E8">
        <w:rPr/>
        <w:t xml:space="preserve"> health data, or </w:t>
      </w:r>
      <w:r w:rsidR="6A8733E8">
        <w:rPr/>
        <w:t>harmonised</w:t>
      </w:r>
      <w:r w:rsidR="6A8733E8">
        <w:rPr/>
        <w:t xml:space="preserve"> health data integrated with climate and other environmental data, depending on available resources and type of data request.</w:t>
      </w:r>
    </w:p>
    <w:p w:rsidR="000D58E2" w:rsidRDefault="00000000" w14:paraId="769C9601" w14:textId="77777777">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rsidR="000D58E2" w:rsidRDefault="00000000" w14:paraId="70339A26" w14:textId="77777777">
      <w:pPr>
        <w:pStyle w:val="Heading4"/>
      </w:pPr>
      <w:bookmarkStart w:name="inferential-data" w:id="42"/>
      <w:bookmarkEnd w:id="41"/>
      <w:r>
        <w:t>4.1.5. Inferential data</w:t>
      </w:r>
    </w:p>
    <w:p w:rsidR="002938E7" w:rsidP="002938E7" w:rsidRDefault="00B16AE7" w14:paraId="2973274D" w14:textId="77777777">
      <w:pPr>
        <w:pStyle w:val="BodyText"/>
        <w:keepNext/>
      </w:pPr>
      <w:r>
        <w:rPr>
          <w:noProof/>
        </w:rPr>
        <w:pict w14:anchorId="57DDA149">
          <v:shape id="_x0000_i1033" style="width:466.45pt;height:107.7pt;mso-width-percent:0;mso-height-percent:0;mso-width-percent:0;mso-height-percent:0" alt="A diagram of data management, Picture" type="#_x0000_t75">
            <v:imagedata o:title="378A117E" r:id="rId16"/>
          </v:shape>
        </w:pict>
      </w:r>
    </w:p>
    <w:p w:rsidR="002938E7" w:rsidRDefault="002938E7" w14:paraId="08815348" w14:textId="7CB1F62E">
      <w:pPr>
        <w:pStyle w:val="Caption"/>
        <w:rPr>
          <w:ins w:author="Craig Parker" w:date="2025-08-05T12:05:00Z" w16du:dateUtc="2025-08-05T10:05:00Z" w:id="43"/>
        </w:rPr>
        <w:pPrChange w:author="Craig Parker" w:date="2025-08-05T12:05:00Z" w16du:dateUtc="2025-08-05T10:05:00Z" w:id="44">
          <w:pPr>
            <w:pStyle w:val="BodyText"/>
          </w:pPr>
        </w:pPrChange>
      </w:pPr>
      <w:r>
        <w:t>Figure</w:t>
      </w:r>
      <w:proofErr w:type="gramStart"/>
      <w:r>
        <w:t>2</w:t>
      </w:r>
      <w:r w:rsidRPr="00120008">
        <w:t>:HE</w:t>
      </w:r>
      <w:proofErr w:type="gramEnd"/>
      <w:r w:rsidRPr="00120008">
        <w:t>²AT Center Data Management Data Categories</w:t>
      </w:r>
    </w:p>
    <w:p w:rsidR="000D58E2" w:rsidRDefault="00000000" w14:paraId="06AD9254" w14:textId="77777777">
      <w:pPr>
        <w:pStyle w:val="FirstParagraph"/>
      </w:pPr>
      <w: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w:t>
      </w:r>
      <w:r>
        <w:t>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the underlying data with no link to the individual data points, thus rendering it impossible to re-identify any individuals.</w:t>
      </w:r>
    </w:p>
    <w:p w:rsidR="000D58E2" w:rsidRDefault="00000000" w14:paraId="4BD350FE" w14:textId="77777777">
      <w:pPr>
        <w:pStyle w:val="Heading3"/>
      </w:pPr>
      <w:bookmarkStart w:name="climateweather-data" w:id="45"/>
      <w:bookmarkEnd w:id="35"/>
      <w:bookmarkEnd w:id="42"/>
      <w:r>
        <w:t>4.2. Climate/weather data</w:t>
      </w:r>
    </w:p>
    <w:p w:rsidR="000D58E2" w:rsidRDefault="00000000" w14:paraId="04D70E1F" w14:textId="77777777">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rsidR="000D58E2" w:rsidRDefault="00000000" w14:paraId="494579AD" w14:textId="77777777">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rsidR="000D58E2" w:rsidRDefault="00000000" w14:paraId="0959C774" w14:textId="77777777">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p>
    <w:p w:rsidR="000D58E2" w:rsidRDefault="00000000" w14:paraId="54456C4E" w14:textId="77777777">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p>
    <w:p w:rsidR="000D58E2" w:rsidRDefault="00000000" w14:paraId="0658CAE6" w14:textId="77777777">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rsidR="000D58E2" w:rsidRDefault="00000000" w14:paraId="176C95E0" w14:textId="79E0D5F1">
      <w:pPr>
        <w:pStyle w:val="BodyText"/>
      </w:pPr>
      <w:r>
        <w:t xml:space="preserve">All climate </w:t>
      </w:r>
      <w:proofErr w:type="gramStart"/>
      <w:r>
        <w:t>related-data</w:t>
      </w:r>
      <w:proofErr w:type="gramEnd"/>
      <w:r>
        <w:t xml:space="preserve"> will be accessed through open data repositories, such as the Copernicus Climate Data Store (CDS), Earth System Grid Federation and Sentinel data systems. The data will be stored on IBM Research Africa and CSAG/UCT systems</w:t>
      </w:r>
      <w:del w:author="Craig Parker" w:date="2025-08-05T12:02:00Z" w16du:dateUtc="2025-08-05T10:02:00Z" w:id="46">
        <w:r w:rsidDel="00F13326">
          <w:delText xml:space="preserve"> </w:delText>
        </w:r>
        <w:r w:rsidDel="00F13326">
          <w:rPr>
            <w:b/>
            <w:bCs/>
          </w:rPr>
          <w:delText>[TRACKED CHANGE] and WHC-managed cloud services with auto-scaling capabilities for handling variable seasonal data volumes and improved accessibility for authorised researchers</w:delText>
        </w:r>
      </w:del>
      <w:ins w:author="Craig Parker" w:date="2025-08-05T12:02:00Z" w16du:dateUtc="2025-08-05T10:02:00Z" w:id="47">
        <w:r w:rsidR="00F13326">
          <w:rPr>
            <w:b/>
            <w:bCs/>
          </w:rPr>
          <w:t xml:space="preserve">[TRACKED CHANGE] and WHC-managed cloud services with auto-scaling capabilities for handling variable seasonal data volumes and improved accessibility </w:t>
        </w:r>
        <w:r w:rsidR="00F13326">
          <w:rPr>
            <w:b/>
            <w:bCs/>
          </w:rPr>
          <w:t xml:space="preserve">for </w:t>
        </w:r>
        <w:proofErr w:type="spellStart"/>
        <w:r w:rsidR="00F13326">
          <w:rPr>
            <w:b/>
            <w:bCs/>
          </w:rPr>
          <w:t>authorised</w:t>
        </w:r>
        <w:proofErr w:type="spellEnd"/>
        <w:r w:rsidR="00F13326">
          <w:rPr>
            <w:b/>
            <w:bCs/>
          </w:rPr>
          <w:t xml:space="preserve"> researchers</w:t>
        </w:r>
      </w:ins>
      <w:r>
        <w:t>, with CSAG/UCT responsible for managing and updating the relevant data indexes. These datasets also follow open data policies, typically requiring citation when used for non-commercial research.</w:t>
      </w:r>
    </w:p>
    <w:p w:rsidR="000D58E2" w:rsidRDefault="00000000" w14:paraId="3BBE6E51" w14:textId="77777777">
      <w:pPr>
        <w:pStyle w:val="Heading3"/>
      </w:pPr>
      <w:bookmarkStart w:name="arealgeospatial-socio-economic-data" w:id="48"/>
      <w:bookmarkEnd w:id="45"/>
      <w:r>
        <w:t>4.3. Areal/geospatial socio-economic data</w:t>
      </w:r>
    </w:p>
    <w:p w:rsidR="000D58E2" w:rsidRDefault="00000000" w14:paraId="139AFF42" w14:textId="77777777">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rsidR="000D58E2" w:rsidRDefault="00000000" w14:paraId="3C3F34AF" w14:textId="77777777">
      <w:pPr>
        <w:pStyle w:val="BodyText"/>
      </w:pPr>
      <w:r>
        <w:t>Socio-economic data will be sourced from open and restricted-access repositories (e.g., South African census data and GCRO Quality of Life Surveys). Primary copies will be indexed and stored on CSAG/UCT data storage. The IBM Research Africa team will acquire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 at UCT.</w:t>
      </w:r>
    </w:p>
    <w:p w:rsidR="000D58E2" w:rsidRDefault="00000000" w14:paraId="5FD4EFC5" w14:textId="77777777">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rsidR="000D58E2" w:rsidRDefault="00000000" w14:paraId="06FF3C60" w14:textId="77777777">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rsidR="000D58E2" w:rsidRDefault="000D58E2" w14:paraId="08BBE042" w14:textId="67E950FA"/>
    <w:p w:rsidR="00165929" w:rsidRDefault="00165929" w14:paraId="6A1DADB7"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fc9d5062703af22053e042226c9b85f6cfdea68" w:id="49"/>
      <w:bookmarkEnd w:id="34"/>
      <w:bookmarkEnd w:id="48"/>
    </w:p>
    <w:p w:rsidR="000D58E2" w:rsidRDefault="00000000" w14:paraId="2A96EBFD" w14:textId="77777777">
      <w:pPr>
        <w:pStyle w:val="Heading2"/>
      </w:pPr>
      <w:r>
        <w:t>5. Data transfer, and ethics approvals and notification</w:t>
      </w:r>
    </w:p>
    <w:p w:rsidR="000D58E2" w:rsidRDefault="00000000" w14:paraId="7AE82299" w14:textId="77777777">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rsidR="000D58E2" w:rsidRDefault="00000000" w14:paraId="368431AE" w14:textId="77777777">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rsidR="000D58E2" w:rsidRDefault="00000000" w14:paraId="0872C1D9" w14:textId="77777777">
      <w:pPr>
        <w:pStyle w:val="Heading3"/>
      </w:pPr>
      <w:bookmarkStart w:name="data-transfer-agreement" w:id="50"/>
      <w:r>
        <w:t>5.1. Data Transfer Agreement:</w:t>
      </w:r>
    </w:p>
    <w:p w:rsidR="000D58E2" w:rsidRDefault="00000000" w14:paraId="358348F2" w14:textId="77777777">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rsidR="000D58E2" w:rsidRDefault="1BFE4607" w14:paraId="08923EB7" w14:textId="77777777">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p>
    <w:p w:rsidR="1BFE4607" w:rsidRDefault="442F1B40" w14:paraId="6371531A" w14:textId="2671C4D7">
      <w:pPr>
        <w:pStyle w:val="BodyText"/>
        <w:rPr>
          <w:ins w:author="Craig Parker" w:date="2025-08-15T08:07:00Z" w16du:dateUtc="2025-08-15T08:07:26Z" w:id="51"/>
          <w:rFonts w:ascii="Aptos" w:hAnsi="Aptos" w:eastAsia="Aptos"/>
        </w:rPr>
        <w:pPrChange w:author="Craig Parker" w:date="2025-08-15T08:07:00Z" w:id="52">
          <w:pPr/>
        </w:pPrChange>
      </w:pPr>
      <w:ins w:author="Craig Parker" w:date="2025-08-15T08:07:00Z" w:id="53">
        <w:r w:rsidRPr="442F1B40">
          <w:rPr>
            <w:rFonts w:ascii="Aptos" w:hAnsi="Aptos" w:eastAsia="Aptos"/>
          </w:rPr>
          <w:t>Data Recipient Role Transition:</w:t>
        </w:r>
      </w:ins>
      <w:ins w:author="Craig Parker" w:date="2025-08-15T08:08:00Z" w:id="54">
        <w:r w:rsidRPr="442F1B40">
          <w:rPr>
            <w:rFonts w:ascii="Aptos" w:hAnsi="Aptos" w:eastAsia="Aptos"/>
          </w:rPr>
          <w:t xml:space="preserve"> </w:t>
        </w:r>
      </w:ins>
      <w:ins w:author="Craig Parker" w:date="2025-08-15T08:07:00Z" w:id="55">
        <w:r w:rsidRPr="442F1B40">
          <w:rPr>
            <w:rFonts w:ascii="Aptos" w:hAnsi="Aptos" w:eastAsia="Aptos"/>
          </w:rPr>
          <w:t>As part of the cloud migration implementation, the data recipient role will transition from UCT to WHC during Year 5 of the project. This transition requires:</w:t>
        </w:r>
      </w:ins>
    </w:p>
    <w:p w:rsidR="1BFE4607" w:rsidRDefault="442F1B40" w14:paraId="67C10B03" w14:textId="1CEBDF87">
      <w:pPr>
        <w:pStyle w:val="BodyText"/>
        <w:rPr>
          <w:ins w:author="Craig Parker" w:date="2025-08-15T08:07:00Z" w16du:dateUtc="2025-08-15T08:07:26Z" w:id="56"/>
          <w:rFonts w:ascii="Aptos" w:hAnsi="Aptos" w:eastAsia="Aptos"/>
        </w:rPr>
        <w:pPrChange w:author="Craig Parker" w:date="2025-08-15T08:07:00Z" w:id="57">
          <w:pPr/>
        </w:pPrChange>
      </w:pPr>
      <w:ins w:author="Craig Parker" w:date="2025-08-15T08:07:00Z" w:id="58">
        <w:r w:rsidRPr="442F1B40">
          <w:rPr>
            <w:rFonts w:ascii="Aptos" w:hAnsi="Aptos" w:eastAsia="Aptos"/>
          </w:rPr>
          <w:t>- Tripartite Agreement Execution: A special tripartite agreement must be signed between UCT, WHC, and each Data Provider to formally transfer data recipient responsibilities. This agreement ensures continuity of data protection obligations and maintains compliance with existing DTAs.</w:t>
        </w:r>
      </w:ins>
    </w:p>
    <w:p w:rsidR="1BFE4607" w:rsidRDefault="442F1B40" w14:paraId="1F45B281" w14:textId="7B679EB6">
      <w:pPr>
        <w:pStyle w:val="BodyText"/>
        <w:rPr>
          <w:ins w:author="Craig Parker" w:date="2025-08-15T08:07:00Z" w16du:dateUtc="2025-08-15T08:07:26Z" w:id="59"/>
          <w:rFonts w:ascii="Aptos" w:hAnsi="Aptos" w:eastAsia="Aptos"/>
        </w:rPr>
        <w:pPrChange w:author="Craig Parker" w:date="2025-08-15T08:07:00Z" w:id="60">
          <w:pPr/>
        </w:pPrChange>
      </w:pPr>
      <w:ins w:author="Craig Parker" w:date="2025-08-15T08:07:00Z" w:id="61">
        <w:r w:rsidRPr="442F1B40">
          <w:rPr>
            <w:rFonts w:ascii="Aptos" w:hAnsi="Aptos" w:eastAsia="Aptos"/>
          </w:rPr>
          <w:t xml:space="preserve">- Data Provider Notification and Consent: All Data Providers will be formally notified of the recipient role transition and must provide explicit consent for the change in data custodianship before any data transfer to WHC-managed infrastructure occurs. </w:t>
        </w:r>
      </w:ins>
    </w:p>
    <w:p w:rsidR="1BFE4607" w:rsidRDefault="442F1B40" w14:paraId="2C4B400C" w14:textId="18C0A453">
      <w:pPr>
        <w:pStyle w:val="BodyText"/>
        <w:rPr>
          <w:del w:author="Craig Parker" w:date="2025-08-15T08:09:00Z" w16du:dateUtc="2025-08-15T08:09:21Z" w:id="62"/>
          <w:rFonts w:ascii="Aptos" w:hAnsi="Aptos" w:eastAsia="Aptos"/>
        </w:rPr>
        <w:pPrChange w:author="Craig Parker" w:date="2025-08-15T08:07:00Z" w:id="63">
          <w:pPr/>
        </w:pPrChange>
      </w:pPr>
      <w:ins w:author="Craig Parker" w:date="2025-08-15T08:07:00Z" w:id="64">
        <w:r w:rsidRPr="442F1B40">
          <w:rPr>
            <w:rFonts w:ascii="Aptos" w:hAnsi="Aptos" w:eastAsia="Aptos"/>
          </w:rPr>
          <w:t>- Legal Continuity: The tripartite agreement ensures that all existing DTA terms, conditions, and data protection obligations remain in full effect under WHC's custodianship, with no reduction in protection levels.</w:t>
        </w:r>
      </w:ins>
    </w:p>
    <w:p w:rsidR="1BFE4607" w:rsidP="1BFE4607" w:rsidRDefault="1BFE4607" w14:paraId="2B4CA006" w14:textId="2AEE9E9F">
      <w:pPr>
        <w:pStyle w:val="BodyText"/>
      </w:pPr>
    </w:p>
    <w:p w:rsidR="000D58E2" w:rsidRDefault="00000000" w14:paraId="6D7C9AF0" w14:textId="77777777">
      <w:pPr>
        <w:pStyle w:val="Heading3"/>
      </w:pPr>
      <w:bookmarkStart w:name="X36f2f6f938b086ff6c1f45029638f55711fc1ea" w:id="65"/>
      <w:bookmarkEnd w:id="50"/>
      <w:r>
        <w:t>5.2. Ethics committee notification for new studies:</w:t>
      </w:r>
    </w:p>
    <w:p w:rsidR="000D58E2" w:rsidRDefault="00000000" w14:paraId="6050ECAF" w14:textId="77777777">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rsidR="000D58E2" w:rsidRDefault="00000000" w14:paraId="1B94ED63" w14:textId="77777777">
      <w:pPr>
        <w:pStyle w:val="BodyText"/>
      </w:pPr>
      <w:r>
        <w:t>Taken together, all the study procedures around ethics ensure that the research activities are conducted ethically, safeguarding participants’ rights and maintaining the highest standards of research integrity.</w:t>
      </w:r>
    </w:p>
    <w:p w:rsidR="000D58E2" w:rsidRDefault="00000000" w14:paraId="3B63B373" w14:textId="77777777">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rsidR="000D58E2" w:rsidRDefault="00000000" w14:paraId="7AE81D5D" w14:textId="77777777">
      <w:pPr>
        <w:pStyle w:val="BodyText"/>
      </w:pPr>
      <w:r>
        <w:t>Notifications occur on a six-monthly basis in RP1, and in real-time with RP2 given that the studies in RP2 were done at WHC, and all studies had already received approval from the University ethics committee who also serve as the ethics committee for the HE²AT Center (notification template can be found in Annex 2).</w:t>
      </w:r>
    </w:p>
    <w:p w:rsidR="000D58E2" w:rsidRDefault="000D58E2" w14:paraId="35BB69C7" w14:textId="4C615D15"/>
    <w:p w:rsidR="00165929" w:rsidRDefault="00165929" w14:paraId="6DAFD822"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c2b56e42c4a0cc1f5f67fe2de97181bc59bd9b5" w:id="66"/>
      <w:bookmarkEnd w:id="49"/>
      <w:bookmarkEnd w:id="65"/>
    </w:p>
    <w:p w:rsidR="000D58E2" w:rsidRDefault="00000000" w14:paraId="71D5CDD5" w14:textId="77777777">
      <w:pPr>
        <w:pStyle w:val="Heading2"/>
      </w:pPr>
      <w:r>
        <w:t xml:space="preserve">6. Pre-processing and </w:t>
      </w:r>
      <w:proofErr w:type="spellStart"/>
      <w:r>
        <w:t>harmonisation</w:t>
      </w:r>
      <w:proofErr w:type="spellEnd"/>
      <w:r>
        <w:t xml:space="preserve"> of health data</w:t>
      </w:r>
    </w:p>
    <w:p w:rsidR="000D58E2" w:rsidRDefault="00000000" w14:paraId="32465CB7" w14:textId="77777777">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rsidR="000D58E2" w:rsidRDefault="00000000" w14:paraId="505FA761" w14:textId="77777777">
      <w:pPr>
        <w:pStyle w:val="Heading3"/>
      </w:pPr>
      <w:bookmarkStart w:name="pre-processing" w:id="67"/>
      <w:r>
        <w:t>6.1. Pre-processing</w:t>
      </w:r>
    </w:p>
    <w:p w:rsidR="000D58E2" w:rsidRDefault="1B0939ED" w14:paraId="00A51859" w14:textId="46983AFB">
      <w:pPr>
        <w:pStyle w:val="FirstParagraph"/>
      </w:pPr>
      <w:r>
        <w:t xml:space="preserve">The Core Data Team, a small group of named personnel responsible for the initial handling of the Original Study Data, manages the pre-processing stage. This team has exclusive </w:t>
      </w:r>
      <w:proofErr w:type="spellStart"/>
      <w:r>
        <w:t>authorisation</w:t>
      </w:r>
      <w:proofErr w:type="spellEnd"/>
      <w:r>
        <w:t xml:space="preserve"> to access incoming data securely stored on UCT data servers</w:t>
      </w:r>
      <w:del w:author="Craig Parker" w:date="2025-08-15T07:37:00Z" w:id="68">
        <w:r w:rsidDel="1B0939ED" w:rsidR="00000000">
          <w:delText xml:space="preserve"> </w:delText>
        </w:r>
        <w:r w:rsidRPr="1B0939ED" w:rsidDel="1B0939ED" w:rsidR="00000000">
          <w:rPr>
            <w:b/>
            <w:bCs/>
          </w:rPr>
          <w:delText>[TRACKED CHANGE] and WHC-managed cloud infrastructure with enhanced security and automated backup systems</w:delText>
        </w:r>
        <w:r w:rsidDel="1B0939ED" w:rsidR="00000000">
          <w:delText>.</w:delText>
        </w:r>
      </w:del>
      <w:ins w:author="Craig Parker" w:date="2025-08-15T07:37:00Z" w:id="69">
        <w:r>
          <w:t xml:space="preserve"> </w:t>
        </w:r>
        <w:r w:rsidRPr="1B0939ED">
          <w:rPr>
            <w:b/>
            <w:bCs/>
          </w:rPr>
          <w:t>[TRACKED CHANGE] and WHC-managed cloud infrastructure with enhanced security and automated backup systems</w:t>
        </w:r>
        <w:r>
          <w:t>.</w:t>
        </w:r>
      </w:ins>
      <w:r>
        <w:t xml:space="preserve"> The Core Data Team is responsible for preparing the data for further analysis by other HE²AT Center Consortium members. First, they reformat the Original Study Data into </w:t>
      </w:r>
      <w:proofErr w:type="spellStart"/>
      <w:r>
        <w:t>standardised</w:t>
      </w:r>
      <w:proofErr w:type="spellEnd"/>
      <w:r>
        <w:t xml:space="preserve"> formats, such as CSV or JSON, ensuring compatibility with various tools and systems. This step follows established guidelines like Open Data Standards or the OMOP Common Data Model, which help to promote consistency and interoperability across datasets.</w:t>
      </w:r>
    </w:p>
    <w:p w:rsidR="000D58E2" w:rsidRDefault="00000000" w14:paraId="58A3B538" w14:textId="77777777">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rsidR="000D58E2" w:rsidRDefault="00000000" w14:paraId="1B6C099A" w14:textId="77777777">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rsidR="000D58E2" w:rsidRDefault="00000000" w14:paraId="1AB9193D" w14:textId="77777777">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rsidR="000D58E2" w:rsidRDefault="00000000" w14:paraId="4A09E6CB" w14:textId="77777777">
      <w:pPr>
        <w:pStyle w:val="Heading3"/>
      </w:pPr>
      <w:bookmarkStart w:name="variable-mapping" w:id="70"/>
      <w:bookmarkEnd w:id="67"/>
      <w:r>
        <w:t>6.2. Variable mapping</w:t>
      </w:r>
    </w:p>
    <w:p w:rsidR="000D58E2" w:rsidRDefault="00000000" w14:paraId="78E7C4F9" w14:textId="77777777">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rsidR="000D58E2" w:rsidRDefault="00000000" w14:paraId="6E7C6C61" w14:textId="77777777">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w:t>
      </w:r>
      <w:r>
        <w:t>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rsidR="000D58E2" w:rsidRDefault="00000000" w14:paraId="3656C30B" w14:textId="77777777">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rsidR="000D58E2" w:rsidRDefault="00000000" w14:paraId="398555F0" w14:textId="77777777">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rsidR="000D58E2" w:rsidRDefault="00000000" w14:paraId="4B3EA2F7" w14:textId="77777777">
      <w:pPr>
        <w:pStyle w:val="Heading3"/>
      </w:pPr>
      <w:bookmarkStart w:name="mapping-validation" w:id="71"/>
      <w:bookmarkEnd w:id="70"/>
      <w:r>
        <w:t>6.3. Mapping validation</w:t>
      </w:r>
    </w:p>
    <w:p w:rsidR="000D58E2" w:rsidRDefault="00000000" w14:paraId="3CFEC236" w14:textId="77777777">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rsidR="000D58E2" w:rsidRDefault="00000000" w14:paraId="146D5B5A" w14:textId="77777777">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rsidR="000D58E2" w:rsidRDefault="00000000" w14:paraId="425634FB" w14:textId="77777777">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rsidR="000D58E2" w:rsidRDefault="00000000" w14:paraId="003B5E40" w14:textId="77777777">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rsidR="000D58E2" w:rsidRDefault="00000000" w14:paraId="009B614B" w14:textId="77777777">
      <w:pPr>
        <w:pStyle w:val="Heading3"/>
      </w:pPr>
      <w:bookmarkStart w:name="database-population" w:id="72"/>
      <w:bookmarkEnd w:id="71"/>
      <w:r>
        <w:t>6.4. Database population</w:t>
      </w:r>
    </w:p>
    <w:p w:rsidR="000D58E2" w:rsidRDefault="00000000" w14:paraId="63F03BE2" w14:textId="77777777">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rsidR="000D58E2" w:rsidDel="00F13326" w:rsidRDefault="00000000" w14:paraId="123639D0" w14:textId="5220CC58">
      <w:pPr>
        <w:pStyle w:val="BodyText"/>
        <w:rPr>
          <w:del w:author="Craig Parker" w:date="2025-08-05T12:02:00Z" w16du:dateUtc="2025-08-05T10:02:00Z" w:id="73"/>
        </w:rPr>
      </w:pPr>
      <w:del w:author="Craig Parker" w:date="2025-08-05T12:02:00Z" w16du:dateUtc="2025-08-05T10:02:00Z" w:id="74">
        <w:r w:rsidDel="00F13326">
          <w:rPr>
            <w:b/>
            <w:bCs/>
          </w:rPr>
          <w:delText>[TRACKED CHANGE] Database population utilises both existing UCT infrastructure and cloud-native database services, providing automated backup and recovery systems with enhanced data integrity and disaster recovery capabilities.</w:delText>
        </w:r>
      </w:del>
    </w:p>
    <w:p w:rsidR="00F13326" w:rsidP="00F13326" w:rsidRDefault="00F13326" w14:paraId="7191D92F" w14:textId="77777777">
      <w:pPr>
        <w:pStyle w:val="BodyText"/>
        <w:rPr>
          <w:ins w:author="Craig Parker" w:date="2025-08-05T12:02:00Z" w16du:dateUtc="2025-08-05T10:02:00Z" w:id="75"/>
        </w:rPr>
      </w:pPr>
      <w:ins w:author="Craig Parker" w:date="2025-08-05T12:02:00Z" w16du:dateUtc="2025-08-05T10:02:00Z" w:id="76">
        <w:r>
          <w:rPr>
            <w:b/>
            <w:bCs/>
          </w:rPr>
          <w:t xml:space="preserve">[TRACKED CHANGE] Database population </w:t>
        </w:r>
        <w:proofErr w:type="spellStart"/>
        <w:r>
          <w:rPr>
            <w:b/>
            <w:bCs/>
          </w:rPr>
          <w:t>utilises</w:t>
        </w:r>
        <w:proofErr w:type="spellEnd"/>
        <w:r>
          <w:rPr>
            <w:b/>
            <w:bCs/>
          </w:rPr>
          <w:t xml:space="preserve"> both existing UCT infrastructure and cloud-native database services, providing automated backup and recovery systems with enhanced data integrity and disaster recovery capabilities.</w:t>
        </w:r>
      </w:ins>
    </w:p>
    <w:p w:rsidR="000D58E2" w:rsidRDefault="00000000" w14:paraId="4554A3EC" w14:textId="77777777">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rsidR="000D58E2" w:rsidRDefault="00000000" w14:paraId="5B2179E3" w14:textId="77777777">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rsidR="000D58E2" w:rsidRDefault="00000000" w14:paraId="2E4DDB8C" w14:textId="77777777">
      <w:pPr>
        <w:pStyle w:val="Heading3"/>
      </w:pPr>
      <w:bookmarkStart w:name="rp1rp2-de-identified-dataset-creation" w:id="77"/>
      <w:bookmarkEnd w:id="72"/>
      <w:r>
        <w:t>6.5. RP1/RP2 De-Identified Dataset Creation</w:t>
      </w:r>
    </w:p>
    <w:p w:rsidR="000D58E2" w:rsidRDefault="00000000" w14:paraId="7BEC5AC7" w14:textId="77777777">
      <w:pPr>
        <w:pStyle w:val="FirstParagraph"/>
      </w:pPr>
      <w:r>
        <w:t xml:space="preserve">The final stage involves creating a de-identified dataset that can be shared with External Bona Fide Researchers. The Core Data Team continues with the de-identification process, ensuring that the dataset meets the highest privacy standards. The Safe </w:t>
      </w:r>
      <w:proofErr w:type="spellStart"/>
      <w:r>
        <w:t>Harbour</w:t>
      </w:r>
      <w:proofErr w:type="spellEnd"/>
      <w:r>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rsidR="000D58E2" w:rsidRDefault="000D58E2" w14:paraId="35638B17" w14:textId="043EDA6B"/>
    <w:p w:rsidR="00165929" w:rsidRDefault="00165929" w14:paraId="63D9CEAD"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integration-and-analysis-interfaces" w:id="78"/>
      <w:bookmarkEnd w:id="66"/>
      <w:bookmarkEnd w:id="77"/>
    </w:p>
    <w:p w:rsidR="000D58E2" w:rsidRDefault="00000000" w14:paraId="46DBC281" w14:textId="77777777">
      <w:pPr>
        <w:pStyle w:val="Heading2"/>
      </w:pPr>
      <w:r>
        <w:t>7. Integration and analysis interfaces</w:t>
      </w:r>
    </w:p>
    <w:p w:rsidR="000D58E2" w:rsidRDefault="00000000" w14:paraId="77C19DD6" w14:textId="77777777">
      <w:pPr>
        <w:pStyle w:val="Heading3"/>
      </w:pPr>
      <w:bookmarkStart w:name="X27a7b84d115bffc8b02a1ebae6595fb5946ef7a" w:id="79"/>
      <w:r>
        <w:t>7.1. Integration of climate and socio-economic variables</w:t>
      </w:r>
    </w:p>
    <w:p w:rsidR="000D58E2" w:rsidRDefault="00000000" w14:paraId="59D105D0" w14:textId="77777777">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rsidR="000D58E2" w:rsidRDefault="00000000" w14:paraId="42D8EC22" w14:textId="77777777">
      <w:pPr>
        <w:pStyle w:val="Heading3"/>
      </w:pPr>
      <w:bookmarkStart w:name="sourcing-pre-processed-data" w:id="80"/>
      <w:bookmarkEnd w:id="79"/>
      <w:r>
        <w:t>7.2. Sourcing pre-processed data</w:t>
      </w:r>
    </w:p>
    <w:p w:rsidR="000D58E2" w:rsidRDefault="00000000" w14:paraId="16E79997" w14:textId="77777777">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rsidR="000D58E2" w:rsidRDefault="00000000" w14:paraId="4DFBE309" w14:textId="77777777">
      <w:pPr>
        <w:pStyle w:val="Heading3"/>
      </w:pPr>
      <w:bookmarkStart w:name="automated-data-retrieval" w:id="81"/>
      <w:bookmarkEnd w:id="80"/>
      <w:r>
        <w:t>7.3. Automated data retrieval</w:t>
      </w:r>
    </w:p>
    <w:p w:rsidR="000D58E2" w:rsidRDefault="00000000" w14:paraId="5341BE6A" w14:textId="77777777">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rsidR="000D58E2" w:rsidRDefault="00000000" w14:paraId="1C32C2CD" w14:textId="77777777">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rsidR="000D58E2" w:rsidRDefault="00000000" w14:paraId="6267E13A" w14:textId="77777777">
      <w:pPr>
        <w:pStyle w:val="Heading3"/>
      </w:pPr>
      <w:bookmarkStart w:name="integration-into-broader-dataset" w:id="82"/>
      <w:bookmarkEnd w:id="81"/>
      <w:r>
        <w:t>7.4. Integration into broader dataset</w:t>
      </w:r>
    </w:p>
    <w:p w:rsidR="000D58E2" w:rsidRDefault="00000000" w14:paraId="46385519" w14:textId="77777777">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rsidR="000D58E2" w:rsidRDefault="00000000" w14:paraId="7A25708D" w14:textId="77777777">
      <w:pPr>
        <w:pStyle w:val="Heading3"/>
      </w:pPr>
      <w:bookmarkStart w:name="collaboration-with-csaguct" w:id="83"/>
      <w:bookmarkEnd w:id="82"/>
      <w:r>
        <w:t>7.5. Collaboration with CSAG/UCT</w:t>
      </w:r>
    </w:p>
    <w:p w:rsidR="000D58E2" w:rsidRDefault="00000000" w14:paraId="095BD493" w14:textId="77777777">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rsidR="000D58E2" w:rsidRDefault="00000000" w14:paraId="22F6CEEA" w14:textId="77777777">
      <w:pPr>
        <w:pStyle w:val="Heading3"/>
      </w:pPr>
      <w:bookmarkStart w:name="alignment-with-analysis-objectives" w:id="84"/>
      <w:bookmarkEnd w:id="83"/>
      <w:r>
        <w:t>7.6. Alignment with analysis objectives</w:t>
      </w:r>
    </w:p>
    <w:p w:rsidR="000D58E2" w:rsidRDefault="00000000" w14:paraId="716CB3BB" w14:textId="77777777">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rsidR="000D58E2" w:rsidRDefault="000D58E2" w14:paraId="72380D22" w14:textId="049DDF74"/>
    <w:p w:rsidR="00165929" w:rsidRDefault="00165929" w14:paraId="50BDEBAC"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analysis-platform" w:id="85"/>
      <w:bookmarkEnd w:id="78"/>
      <w:bookmarkEnd w:id="84"/>
    </w:p>
    <w:p w:rsidR="000D58E2" w:rsidRDefault="00000000" w14:paraId="6B5CC976" w14:textId="77777777">
      <w:pPr>
        <w:pStyle w:val="Heading2"/>
      </w:pPr>
      <w:r>
        <w:t>8. Data analysis platform</w:t>
      </w:r>
    </w:p>
    <w:p w:rsidR="000D58E2" w:rsidRDefault="00000000" w14:paraId="61A9944C" w14:textId="395525E5">
      <w:pPr>
        <w:pStyle w:val="FirstParagraph"/>
      </w:pPr>
      <w:r>
        <w:t xml:space="preserve">Data analysis involving the Consortium Shared Data and RP1/RP2 de-identified data will be facilitated through the CSAG/UCT </w:t>
      </w:r>
      <w:proofErr w:type="spellStart"/>
      <w:r>
        <w:t>Jupyter</w:t>
      </w:r>
      <w:proofErr w:type="spellEnd"/>
      <w:r>
        <w:t xml:space="preserve"> Hub platform</w:t>
      </w:r>
      <w:del w:author="Craig Parker" w:date="2025-08-05T12:16:00Z" w16du:dateUtc="2025-08-05T10:16:00Z" w:id="86">
        <w:r w:rsidDel="008C23FE">
          <w:delText xml:space="preserve"> </w:delText>
        </w:r>
        <w:r w:rsidDel="008C23FE">
          <w:rPr>
            <w:b/>
            <w:bCs/>
          </w:rPr>
          <w:delText>[TRACKED CHANGE] and cloud-based computational resources with GPU acceleration for complex analyses, improved processing times, and enhanced analytical capabilities</w:delText>
        </w:r>
      </w:del>
      <w:ins w:author="Craig Parker" w:date="2025-08-05T12:16:00Z" w16du:dateUtc="2025-08-05T10:16:00Z" w:id="87">
        <w:r w:rsidR="008C23FE">
          <w:rPr>
            <w:b/>
            <w:bCs/>
          </w:rPr>
          <w:t>[TRACKED CHANGE] and cloud-based computational resources with GPU acceleration for complex analyses, improved processing times, and enhanced analytical capabilities</w:t>
        </w:r>
      </w:ins>
      <w:r>
        <w:t xml:space="preserve">, providing robust and scalable environments for processing and </w:t>
      </w:r>
      <w:proofErr w:type="spellStart"/>
      <w:r>
        <w:t>analysing</w:t>
      </w:r>
      <w:proofErr w:type="spellEnd"/>
      <w:r>
        <w:t xml:space="preserve"> the HE²AT Center datasets.</w:t>
      </w:r>
    </w:p>
    <w:p w:rsidR="000D58E2" w:rsidRDefault="00000000" w14:paraId="41AB1F1F" w14:textId="77777777">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rsidR="000D58E2" w:rsidRDefault="00000000" w14:paraId="5CD5B73C" w14:textId="77777777">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rsidR="000D58E2" w:rsidRDefault="00000000" w14:paraId="0DE363DF" w14:textId="77777777">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rsidR="000D58E2" w:rsidRDefault="00000000" w14:paraId="677B2B24" w14:textId="77777777">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rsidR="000D58E2" w:rsidRDefault="00000000" w14:paraId="7B32E8B4" w14:textId="77777777">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rsidR="000D58E2" w:rsidRDefault="00000000" w14:paraId="6B163F6B" w14:textId="77777777">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rsidR="000D58E2" w:rsidRDefault="000D58E2" w14:paraId="4F8BD9A4" w14:textId="14F3C45B"/>
    <w:p w:rsidR="00165929" w:rsidRDefault="00165929" w14:paraId="5F2F19F8"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e-identification" w:id="88"/>
      <w:bookmarkEnd w:id="85"/>
    </w:p>
    <w:p w:rsidR="000D58E2" w:rsidRDefault="00000000" w14:paraId="43294677" w14:textId="77777777">
      <w:pPr>
        <w:pStyle w:val="Heading2"/>
      </w:pPr>
      <w:r>
        <w:t>9. De-identification</w:t>
      </w:r>
    </w:p>
    <w:p w:rsidR="000D58E2" w:rsidRDefault="00000000" w14:paraId="21810D90" w14:textId="77777777">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rsidR="000D58E2" w:rsidRDefault="00000000" w14:paraId="6EF207FB" w14:textId="77777777">
      <w:pPr>
        <w:pStyle w:val="Compact"/>
        <w:numPr>
          <w:ilvl w:val="0"/>
          <w:numId w:val="3"/>
        </w:numPr>
      </w:pPr>
      <w:r>
        <w:t xml:space="preserve">identifies the data </w:t>
      </w:r>
      <w:proofErr w:type="gramStart"/>
      <w:r>
        <w:t>subject;</w:t>
      </w:r>
      <w:proofErr w:type="gramEnd"/>
    </w:p>
    <w:p w:rsidR="000D58E2" w:rsidRDefault="00000000" w14:paraId="56290AA3" w14:textId="77777777">
      <w:pPr>
        <w:pStyle w:val="Compact"/>
        <w:numPr>
          <w:ilvl w:val="0"/>
          <w:numId w:val="3"/>
        </w:numPr>
      </w:pPr>
      <w:r>
        <w:t>can be used or manipulated by a reasonably foreseeable method to identify the data subject; or</w:t>
      </w:r>
    </w:p>
    <w:p w:rsidR="000D58E2" w:rsidRDefault="00000000" w14:paraId="7F8A02FA" w14:textId="77777777">
      <w:pPr>
        <w:pStyle w:val="Compact"/>
        <w:numPr>
          <w:ilvl w:val="0"/>
          <w:numId w:val="3"/>
        </w:numPr>
      </w:pPr>
      <w:r>
        <w:t>can be linked by a reasonably foreseeable method to other information that identifies the data subject.</w:t>
      </w:r>
    </w:p>
    <w:p w:rsidR="000D58E2" w:rsidRDefault="00000000" w14:paraId="6CA12302" w14:textId="77777777">
      <w:pPr>
        <w:pStyle w:val="FirstParagraph"/>
      </w:pPr>
      <w:r>
        <w:t>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w:t>
      </w:r>
    </w:p>
    <w:p w:rsidR="000D58E2" w:rsidRDefault="00000000" w14:paraId="7CC8FD08" w14:textId="77777777">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w:t>
      </w:r>
    </w:p>
    <w:p w:rsidR="000D58E2" w:rsidRDefault="00000000" w14:paraId="45A01F1B" w14:textId="77777777">
      <w:pPr>
        <w:pStyle w:val="Heading3"/>
      </w:pPr>
      <w:bookmarkStart w:name="safe-harbour-andor-expert-determination" w:id="89"/>
      <w:r>
        <w:t xml:space="preserve">9.1. Safe </w:t>
      </w:r>
      <w:proofErr w:type="spellStart"/>
      <w:r>
        <w:t>Harbour</w:t>
      </w:r>
      <w:proofErr w:type="spellEnd"/>
      <w:r>
        <w:t xml:space="preserve"> and/or expert determination</w:t>
      </w:r>
    </w:p>
    <w:p w:rsidR="000D58E2" w:rsidRDefault="00000000" w14:paraId="2AD62ABF" w14:textId="77777777">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w:t>
      </w:r>
    </w:p>
    <w:p w:rsidR="000D58E2" w:rsidRDefault="00000000" w14:paraId="7532B65A" w14:textId="77777777">
      <w:pPr>
        <w:pStyle w:val="Heading3"/>
      </w:pPr>
      <w:bookmarkStart w:name="geographic-aggregation" w:id="90"/>
      <w:bookmarkEnd w:id="89"/>
      <w:r>
        <w:t>9.2. Geographic aggregation</w:t>
      </w:r>
    </w:p>
    <w:p w:rsidR="000D58E2" w:rsidRDefault="00000000" w14:paraId="358A9A26" w14:textId="77777777">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w:t>
      </w:r>
    </w:p>
    <w:p w:rsidR="000D58E2" w:rsidRDefault="00000000" w14:paraId="21487C99" w14:textId="77777777">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w:t>
      </w:r>
    </w:p>
    <w:p w:rsidR="000D58E2" w:rsidRDefault="00000000" w14:paraId="74E0B66C" w14:textId="77777777">
      <w:pPr>
        <w:pStyle w:val="Heading3"/>
      </w:pPr>
      <w:bookmarkStart w:name="location-jittering" w:id="91"/>
      <w:bookmarkEnd w:id="90"/>
      <w:r>
        <w:t>9.3. Location jittering</w:t>
      </w:r>
    </w:p>
    <w:p w:rsidR="000D58E2" w:rsidRDefault="00000000" w14:paraId="6BC339F4" w14:textId="77777777">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rsidR="000D58E2" w:rsidRDefault="00000000" w14:paraId="3B93350F" w14:textId="77777777">
      <w:pPr>
        <w:pStyle w:val="BodyText"/>
      </w:pPr>
      <w:r>
        <w:rPr>
          <w:b/>
          <w:bCs/>
        </w:rPr>
        <w:t>[FIGURE 3 PLACEHOLDER: Geographic Masking Techniques]</w:t>
      </w:r>
      <w:r>
        <w:t xml:space="preserve"> </w:t>
      </w:r>
      <w:r>
        <w:rPr>
          <w:i/>
          <w:iCs/>
        </w:rPr>
        <w:t>Insert technical diagrams showing the five masking approaches:</w:t>
      </w:r>
      <w:r>
        <w:t xml:space="preserve"> - </w:t>
      </w:r>
      <w:r>
        <w:rPr>
          <w:i/>
          <w:iCs/>
        </w:rPr>
        <w:t>(a) Random Direction and Fixed Radius</w:t>
      </w:r>
      <w:r>
        <w:t xml:space="preserve"> - </w:t>
      </w:r>
      <w:r>
        <w:rPr>
          <w:i/>
          <w:iCs/>
        </w:rPr>
        <w:t>(b) Random Perturbation within a Circle</w:t>
      </w:r>
      <w:r>
        <w:t xml:space="preserve"> - </w:t>
      </w:r>
      <w:r>
        <w:rPr>
          <w:i/>
          <w:iCs/>
        </w:rPr>
        <w:t>(c) Gaussian Displacement</w:t>
      </w:r>
      <w:r>
        <w:t xml:space="preserve"> - </w:t>
      </w:r>
      <w:r>
        <w:rPr>
          <w:i/>
          <w:iCs/>
        </w:rPr>
        <w:t>(d) Donut Masking</w:t>
      </w:r>
      <w:r>
        <w:t xml:space="preserve"> - </w:t>
      </w:r>
      <w:r>
        <w:rPr>
          <w:i/>
          <w:iCs/>
        </w:rPr>
        <w:t>(e) Bimodal Gaussian Displacement</w:t>
      </w:r>
      <w:r>
        <w:t xml:space="preserve"> </w:t>
      </w:r>
      <w:r>
        <w:rPr>
          <w:i/>
          <w:iCs/>
        </w:rPr>
        <w:t>Each diagram should show the original location point and the masked area/displacement pattern</w:t>
      </w:r>
    </w:p>
    <w:p w:rsidR="000D58E2" w:rsidRDefault="00000000" w14:paraId="19675E30" w14:textId="77777777">
      <w:pPr>
        <w:pStyle w:val="BodyText"/>
      </w:pPr>
      <w: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rsidR="00BA38D7" w:rsidP="00BA38D7" w:rsidRDefault="00B16AE7" w14:paraId="7046A645" w14:textId="77777777">
      <w:pPr>
        <w:pStyle w:val="BodyText"/>
        <w:keepNext/>
      </w:pPr>
      <w:r>
        <w:rPr>
          <w:rStyle w:val="wacimagecontainer"/>
          <w:rFonts w:ascii="Segoe UI" w:hAnsi="Segoe UI" w:cs="Segoe UI"/>
          <w:noProof/>
          <w:color w:val="000000"/>
          <w:sz w:val="18"/>
          <w:szCs w:val="18"/>
          <w:shd w:val="clear" w:color="auto" w:fill="FFFFFF"/>
        </w:rPr>
        <w:pict w14:anchorId="333E1392">
          <v:shape id="_x0000_i1032" style="width:344.95pt;height:249.8pt;mso-width-percent:0;mso-height-percent:0;mso-width-percent:0;mso-height-percent:0" alt="A diagram of different colors of a circle&#13;&#13;&#10;&#13;&#13;&#10;Description automatically generated, Picture" type="#_x0000_t75">
            <v:imagedata o:title="6E183A3C" r:id="rId17"/>
          </v:shape>
        </w:pict>
      </w:r>
    </w:p>
    <w:p w:rsidR="00BA38D7" w:rsidP="00BA38D7" w:rsidRDefault="00BA38D7" w14:paraId="6165A7D1" w14:textId="5D14B83B">
      <w:pPr>
        <w:pStyle w:val="Caption"/>
      </w:pPr>
      <w:r>
        <w:t xml:space="preserve">Figure </w:t>
      </w:r>
      <w:r>
        <w:fldChar w:fldCharType="begin"/>
      </w:r>
      <w:r>
        <w:instrText> SEQ Figure \* ARABIC </w:instrText>
      </w:r>
      <w:r>
        <w:fldChar w:fldCharType="separate"/>
      </w:r>
      <w:r w:rsidR="002938E7">
        <w:rPr>
          <w:noProof/>
        </w:rPr>
        <w:t>3</w:t>
      </w:r>
      <w:r>
        <w:fldChar w:fldCharType="end"/>
      </w:r>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rsidR="00BA38D7" w:rsidRDefault="00BA38D7" w14:paraId="6ABF6CBC" w14:textId="44C90EB9">
      <w:pPr>
        <w:pStyle w:val="BodyText"/>
      </w:pPr>
      <w:r>
        <w:rPr>
          <w:rFonts w:ascii="Nunito" w:hAnsi="Nunito"/>
          <w:color w:val="000000"/>
          <w:sz w:val="20"/>
          <w:szCs w:val="20"/>
          <w:shd w:val="clear" w:color="auto" w:fill="FFFFFF"/>
          <w:lang w:val="en-ZA"/>
        </w:rPr>
        <w:br/>
      </w:r>
    </w:p>
    <w:p w:rsidR="000D58E2" w:rsidRDefault="00000000" w14:paraId="2D9513D5" w14:textId="77777777">
      <w:pPr>
        <w:pStyle w:val="BodyText"/>
      </w:pPr>
      <w:r>
        <w:t xml:space="preserve">Jittering is applied when finer spatial detail is necessary, but privacy must still be protected, such as RP2, where urban heat-health outcomes are </w:t>
      </w:r>
      <w:proofErr w:type="spellStart"/>
      <w:r>
        <w:t>analysed</w:t>
      </w:r>
      <w:proofErr w:type="spellEnd"/>
      <w:r>
        <w:t xml:space="preserve"> at a high-resolution (e.g., census small areas or wards).</w:t>
      </w:r>
    </w:p>
    <w:p w:rsidR="000D58E2" w:rsidRDefault="00000000" w14:paraId="4B26954A" w14:textId="77777777">
      <w:pPr>
        <w:pStyle w:val="BodyText"/>
      </w:pPr>
      <w:r>
        <w:t>Gaussian displacement jittering is specifically used when more precise geographic information is required, balancing data utility and privacy by adjusting displacement based on population density.</w:t>
      </w:r>
    </w:p>
    <w:p w:rsidR="000D58E2" w:rsidRDefault="00000000" w14:paraId="223A1997" w14:textId="77777777">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rsidR="000D58E2" w:rsidRDefault="00000000" w14:paraId="29F48A4D" w14:textId="77777777">
      <w:pPr>
        <w:pStyle w:val="Heading3"/>
      </w:pPr>
      <w:bookmarkStart w:name="expert-review-and-risk-assessment" w:id="92"/>
      <w:bookmarkEnd w:id="91"/>
      <w:r>
        <w:t>9.4. Expert review and risk assessment</w:t>
      </w:r>
    </w:p>
    <w:p w:rsidR="000D58E2" w:rsidRDefault="00000000" w14:paraId="256A7AA6" w14:textId="77777777">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rsidR="000D58E2" w:rsidRDefault="00000000" w14:paraId="00F00182" w14:textId="77777777">
      <w:pPr>
        <w:pStyle w:val="BodyText"/>
      </w:pPr>
      <w:r>
        <w:t>In summary, by incorporating these enhanced de-identification techniques, we aim to ensure compliance with POPIA, protect participant privacy, and maintain the data’s utility for research purposes.</w:t>
      </w:r>
    </w:p>
    <w:p w:rsidR="000D58E2" w:rsidRDefault="00B16AE7" w14:paraId="12768B7B" w14:textId="3897B617">
      <w:del w:author="Craig Parker" w:date="2025-08-05T12:16:00Z" w16du:dateUtc="2025-08-05T10:16:00Z" w:id="93">
        <w:r>
          <w:rPr>
            <w:noProof/>
          </w:rPr>
          <w:pict w14:anchorId="530BA82B">
            <v:rect id="_x0000_i1031" style="width:468pt;height:.05pt;mso-width-percent:0;mso-height-percent:0;mso-width-percent:0;mso-height-percent:0" alt="" o:hr="t" o:hrstd="t" o:hralign="center"/>
          </w:pict>
        </w:r>
      </w:del>
    </w:p>
    <w:p w:rsidR="00165929" w:rsidRDefault="00165929" w14:paraId="4479B417"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sharing" w:id="94"/>
      <w:bookmarkEnd w:id="88"/>
      <w:bookmarkEnd w:id="92"/>
    </w:p>
    <w:p w:rsidR="000D58E2" w:rsidRDefault="00000000" w14:paraId="68D1AA73" w14:textId="77777777">
      <w:pPr>
        <w:pStyle w:val="Heading2"/>
      </w:pPr>
      <w:r>
        <w:t>10. Data sharing</w:t>
      </w:r>
    </w:p>
    <w:p w:rsidR="000D58E2" w:rsidRDefault="00000000" w14:paraId="4E84EF08" w14:textId="77777777">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rsidR="000D58E2" w:rsidRDefault="00000000" w14:paraId="5CD2E1B1" w14:textId="77777777">
      <w:pPr>
        <w:pStyle w:val="Heading3"/>
      </w:pPr>
      <w:bookmarkStart w:name="restrictions-to-data-sharing" w:id="95"/>
      <w:r>
        <w:t>10.1. Restrictions to Data Sharing</w:t>
      </w:r>
    </w:p>
    <w:p w:rsidR="000D58E2" w:rsidRDefault="00000000" w14:paraId="212930B3" w14:textId="77777777">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rsidR="000D58E2" w:rsidRDefault="00000000" w14:paraId="443DFDFF" w14:textId="77777777">
      <w:pPr>
        <w:pStyle w:val="Heading3"/>
      </w:pPr>
      <w:bookmarkStart w:name="discoverability" w:id="96"/>
      <w:bookmarkEnd w:id="95"/>
      <w:r>
        <w:t>10.2. Discoverability</w:t>
      </w:r>
    </w:p>
    <w:p w:rsidR="000D58E2" w:rsidRDefault="00000000" w14:paraId="1945F79B" w14:textId="77777777">
      <w:pPr>
        <w:pStyle w:val="FirstParagraph"/>
      </w:pPr>
      <w:r>
        <w:t>The HE²AT Center and DMAC will implement FAIR principles to ensure that:</w:t>
      </w:r>
    </w:p>
    <w:p w:rsidR="000D58E2" w:rsidRDefault="00000000" w14:paraId="2C38B23A" w14:textId="77777777">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rsidR="000D58E2" w:rsidRDefault="00000000" w14:paraId="161A2866" w14:textId="77777777">
      <w:pPr>
        <w:pStyle w:val="BodyText"/>
      </w:pPr>
      <w:r>
        <w:t xml:space="preserve">• </w:t>
      </w:r>
      <w:r>
        <w:rPr>
          <w:b/>
          <w:bCs/>
        </w:rPr>
        <w:t>Accessibility</w:t>
      </w:r>
      <w:r>
        <w:t>: De-Identified data will be accessible via a data access request to the DAC, which, if approved, will require a Data Transfer Agreement.</w:t>
      </w:r>
    </w:p>
    <w:p w:rsidR="000D58E2" w:rsidRDefault="00000000" w14:paraId="048C95EB" w14:textId="77777777">
      <w:pPr>
        <w:pStyle w:val="BodyText"/>
      </w:pPr>
      <w:r>
        <w:t xml:space="preserve">• </w:t>
      </w:r>
      <w:r>
        <w:rPr>
          <w:b/>
          <w:bCs/>
        </w:rPr>
        <w:t>Interoperability</w:t>
      </w:r>
      <w:r>
        <w:t>: Adherence to established data and metadata standards will ensure data interoperability (as outlined earlier in the document).</w:t>
      </w:r>
    </w:p>
    <w:p w:rsidR="000D58E2" w:rsidRDefault="00000000" w14:paraId="20600914" w14:textId="77777777">
      <w:pPr>
        <w:pStyle w:val="BodyText"/>
      </w:pPr>
      <w:r>
        <w:t xml:space="preserve">• </w:t>
      </w:r>
      <w:r>
        <w:rPr>
          <w:b/>
          <w:bCs/>
        </w:rPr>
        <w:t>Reusability</w:t>
      </w:r>
      <w:r>
        <w:t>: Rigorous data documentation will support reuse, including limitations and guidance for responsible reuse.</w:t>
      </w:r>
    </w:p>
    <w:p w:rsidR="000D58E2" w:rsidRDefault="00000000" w14:paraId="1F48FA4B" w14:textId="77777777">
      <w:pPr>
        <w:pStyle w:val="Heading3"/>
      </w:pPr>
      <w:bookmarkStart w:name="levels-of-data-access" w:id="97"/>
      <w:bookmarkEnd w:id="96"/>
      <w:r>
        <w:t>10.3. Levels of Data Access</w:t>
      </w:r>
    </w:p>
    <w:p w:rsidR="000D58E2" w:rsidRDefault="00000000" w14:paraId="4DB6C14C" w14:textId="77777777">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rsidR="000D58E2" w:rsidRDefault="00000000" w14:paraId="77226755" w14:textId="77777777">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rsidR="000D58E2" w:rsidRDefault="00000000" w14:paraId="7DE32934" w14:textId="77777777">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rsidR="000D58E2" w:rsidRDefault="00000000" w14:paraId="0EB09D5D" w14:textId="77777777">
      <w:pPr>
        <w:numPr>
          <w:ilvl w:val="0"/>
          <w:numId w:val="4"/>
        </w:numPr>
      </w:pPr>
      <w:r>
        <w:rPr>
          <w:b/>
          <w:bCs/>
        </w:rPr>
        <w:t>RP1/RP2 De-identified Data</w:t>
      </w:r>
      <w:r>
        <w:t>: Data that has been further processed and de-identified to prevent re-identification. Available to External Researchers under conditions set by the Data Access Committee (DAC), this data adheres to strict privacy guidelines.</w:t>
      </w:r>
    </w:p>
    <w:p w:rsidR="000D58E2" w:rsidRDefault="00000000" w14:paraId="2891BACC" w14:textId="77777777">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rsidR="000D58E2" w:rsidRDefault="00000000" w14:paraId="79B7FEEB" w14:textId="77777777">
      <w:pPr>
        <w:pStyle w:val="Heading3"/>
      </w:pPr>
      <w:bookmarkStart w:name="X9cdf1622c40d1ef45648b54535984369e341b58" w:id="98"/>
      <w:bookmarkEnd w:id="97"/>
      <w:r>
        <w:t>10.4. Procedure for Making RP1/RP2 De-identified Data Available to Bona Fide Researchers</w:t>
      </w:r>
    </w:p>
    <w:p w:rsidR="000D58E2" w:rsidRDefault="00000000" w14:paraId="22BB8345" w14:textId="77777777">
      <w:pPr>
        <w:pStyle w:val="FirstParagraph"/>
      </w:pPr>
      <w:r>
        <w:t>The procedures for making RP1/RP2 De-identified Data available to qualifying External Researchers are outlined below. These procedures ensure compliance with ethical, legal, and scientific standards, whilst maintaining data integrity and security.</w:t>
      </w:r>
    </w:p>
    <w:p w:rsidR="000D58E2" w:rsidRDefault="00000000" w14:paraId="0EA7B853" w14:textId="77777777">
      <w:pPr>
        <w:pStyle w:val="BodyText"/>
      </w:pPr>
      <w:r>
        <w:t>Detailed governance and oversight of these procedures, including DAC responsibilities, are covered in Annex 4, which contains the full terms of reference for the DAC.</w:t>
      </w:r>
    </w:p>
    <w:p w:rsidR="000D58E2" w:rsidRDefault="00000000" w14:paraId="5356FBDA" w14:textId="77777777">
      <w:pPr>
        <w:numPr>
          <w:ilvl w:val="0"/>
          <w:numId w:val="5"/>
        </w:numPr>
      </w:pPr>
      <w:r>
        <w:rPr>
          <w:b/>
          <w:bCs/>
        </w:rPr>
        <w:t>The Data Access Request Form</w:t>
      </w:r>
      <w:r>
        <w:t>: This form must be completed by those requesting access to RP1/RP2 De-identified Data and includes:</w:t>
      </w:r>
    </w:p>
    <w:p w:rsidR="000D58E2" w:rsidRDefault="00000000" w14:paraId="4B08C0C6" w14:textId="77777777">
      <w:pPr>
        <w:pStyle w:val="Compact"/>
        <w:numPr>
          <w:ilvl w:val="1"/>
          <w:numId w:val="6"/>
        </w:numPr>
      </w:pPr>
      <w:r>
        <w:t>Applicant Information: Details about the applicant and their institution, including name, address, and the nature of the research activities.</w:t>
      </w:r>
    </w:p>
    <w:p w:rsidR="000D58E2" w:rsidRDefault="00000000" w14:paraId="29D838F5" w14:textId="77777777">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rsidR="000D58E2" w:rsidRDefault="00000000" w14:paraId="670DDE5A" w14:textId="77777777">
      <w:pPr>
        <w:pStyle w:val="Compact"/>
        <w:numPr>
          <w:ilvl w:val="1"/>
          <w:numId w:val="6"/>
        </w:numPr>
      </w:pPr>
      <w:r>
        <w:t>Dataset Identification: Specification of the datasets for which access is sought.</w:t>
      </w:r>
    </w:p>
    <w:p w:rsidR="000D58E2" w:rsidRDefault="00000000" w14:paraId="1A180A40" w14:textId="77777777">
      <w:pPr>
        <w:pStyle w:val="Compact"/>
        <w:numPr>
          <w:ilvl w:val="1"/>
          <w:numId w:val="6"/>
        </w:numPr>
      </w:pPr>
      <w:r>
        <w:t>Research Purpose: A proposal outlining the intended research, including objectives and significance.</w:t>
      </w:r>
    </w:p>
    <w:p w:rsidR="000D58E2" w:rsidRDefault="00000000" w14:paraId="274DEDC7" w14:textId="77777777">
      <w:pPr>
        <w:pStyle w:val="Compact"/>
        <w:numPr>
          <w:ilvl w:val="1"/>
          <w:numId w:val="6"/>
        </w:numPr>
      </w:pPr>
      <w:r>
        <w:t>Data Sharing Modality Preference: Specification of whether data access is sought through download, with a justification based on the research and data sensitivity.</w:t>
      </w:r>
    </w:p>
    <w:p w:rsidR="000D58E2" w:rsidRDefault="00000000" w14:paraId="73A7AB6E" w14:textId="77777777">
      <w:pPr>
        <w:pStyle w:val="Compact"/>
        <w:numPr>
          <w:ilvl w:val="1"/>
          <w:numId w:val="6"/>
        </w:numPr>
      </w:pPr>
      <w:r>
        <w:t>Ethics Approval: Proof of ethics approval from the applicant’s institutional ethics committee.</w:t>
      </w:r>
    </w:p>
    <w:p w:rsidR="000D58E2" w:rsidRDefault="00000000" w14:paraId="02688763" w14:textId="77777777">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rsidR="000D58E2" w:rsidRDefault="00000000" w14:paraId="7F1E8E25" w14:textId="77777777">
      <w:pPr>
        <w:numPr>
          <w:ilvl w:val="0"/>
          <w:numId w:val="5"/>
        </w:numPr>
      </w:pPr>
      <w:r>
        <w:rPr>
          <w:b/>
          <w:bCs/>
        </w:rPr>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rsidR="000D58E2" w:rsidRDefault="00000000" w14:paraId="52400F96" w14:textId="77777777">
      <w:pPr>
        <w:numPr>
          <w:ilvl w:val="0"/>
          <w:numId w:val="5"/>
        </w:numPr>
      </w:pPr>
      <w:r>
        <w:rPr>
          <w:b/>
          <w:bCs/>
        </w:rPr>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rsidR="000D58E2" w:rsidRDefault="00000000" w14:paraId="7EA2DEB5" w14:textId="77777777">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rsidR="000D58E2" w:rsidRDefault="00000000" w14:paraId="4946B133" w14:textId="77777777">
      <w:pPr>
        <w:numPr>
          <w:ilvl w:val="0"/>
          <w:numId w:val="5"/>
        </w:numPr>
      </w:pPr>
      <w:r>
        <w:rPr>
          <w:b/>
          <w:bCs/>
        </w:rPr>
        <w:t>Data Transfer</w:t>
      </w:r>
      <w:r>
        <w:t>: The data will be transferred upon approval and fulfilment of all conditions, including ethics approval.</w:t>
      </w:r>
    </w:p>
    <w:p w:rsidR="000D58E2" w:rsidRDefault="00000000" w14:paraId="3808DD80" w14:textId="77777777">
      <w:pPr>
        <w:numPr>
          <w:ilvl w:val="0"/>
          <w:numId w:val="5"/>
        </w:numPr>
      </w:pPr>
      <w:r>
        <w:rPr>
          <w:b/>
          <w:bCs/>
        </w:rPr>
        <w:t>Ongoing Monitoring</w:t>
      </w:r>
      <w:r>
        <w:t>: The DAC will continue to monitor compliance with the terms of the Data Transfer Agreement, including periodic reviews and audits, if necessary.</w:t>
      </w:r>
    </w:p>
    <w:p w:rsidR="000D58E2" w:rsidRDefault="00B16AE7" w14:paraId="47264786" w14:textId="28D43A0F">
      <w:del w:author="Craig Parker" w:date="2025-08-05T12:16:00Z" w16du:dateUtc="2025-08-05T10:16:00Z" w:id="99">
        <w:r>
          <w:rPr>
            <w:noProof/>
          </w:rPr>
          <w:pict w14:anchorId="765A55F8">
            <v:rect id="_x0000_i1030" style="width:468pt;height:.05pt;mso-width-percent:0;mso-height-percent:0;mso-width-percent:0;mso-height-percent:0" alt="" o:hr="t" o:hrstd="t" o:hralign="center"/>
          </w:pict>
        </w:r>
      </w:del>
    </w:p>
    <w:p w:rsidR="00165929" w:rsidRDefault="00165929" w14:paraId="691253E7"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2db6ef8ae2f5832aef8e8b4c0bcb654737aa512" w:id="100"/>
      <w:bookmarkEnd w:id="94"/>
      <w:bookmarkEnd w:id="98"/>
    </w:p>
    <w:p w:rsidR="000D58E2" w:rsidRDefault="00000000" w14:paraId="2292B939" w14:textId="77777777">
      <w:pPr>
        <w:pStyle w:val="Heading2"/>
      </w:pPr>
      <w:r>
        <w:t>11. POPIA compliance and protection of personal information</w:t>
      </w:r>
    </w:p>
    <w:p w:rsidR="000D58E2" w:rsidRDefault="00000000" w14:paraId="71D87581" w14:textId="77777777">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rsidR="000D58E2" w:rsidRDefault="00000000" w14:paraId="1820BFBD" w14:textId="77777777">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rsidR="000D58E2" w:rsidRDefault="00000000" w14:paraId="3B688276" w14:textId="77777777">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rsidR="000D58E2" w:rsidRDefault="00000000" w14:paraId="3361C9AD" w14:textId="77777777">
      <w:pPr>
        <w:pStyle w:val="BodyText"/>
      </w:pPr>
      <w:r>
        <w:t xml:space="preserve">• </w:t>
      </w:r>
      <w:r>
        <w:rPr>
          <w:b/>
          <w:bCs/>
        </w:rPr>
        <w:t>Section 10 (Minimality)</w:t>
      </w:r>
      <w:r>
        <w:t>: Personal information may only be processed if it is adequate, relevant, and not excessive for the purpose of the research.</w:t>
      </w:r>
    </w:p>
    <w:p w:rsidR="000D58E2" w:rsidRDefault="00000000" w14:paraId="4982BF66" w14:textId="77777777">
      <w:pPr>
        <w:pStyle w:val="BodyText"/>
      </w:pPr>
      <w:r>
        <w:t xml:space="preserve">• </w:t>
      </w:r>
      <w:r>
        <w:rPr>
          <w:b/>
          <w:bCs/>
        </w:rPr>
        <w:t>Section 15(1) (Further Processing)</w:t>
      </w:r>
      <w:r>
        <w:t>: Further processing of personal information must be aligned with the purpose of its collection.</w:t>
      </w:r>
    </w:p>
    <w:p w:rsidR="000D58E2" w:rsidRDefault="00000000" w14:paraId="37F585D2" w14:textId="77777777">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rsidR="000D58E2" w:rsidRDefault="00000000" w14:paraId="611B93FE" w14:textId="77777777">
      <w:pPr>
        <w:pStyle w:val="BodyText"/>
      </w:pPr>
      <w:r>
        <w:t xml:space="preserve">• </w:t>
      </w:r>
      <w:r>
        <w:rPr>
          <w:b/>
          <w:bCs/>
        </w:rPr>
        <w:t>Section 18(1) (Notification)</w:t>
      </w:r>
      <w:r>
        <w:t>: Requires informing data subjects about the processing of their personal information.</w:t>
      </w:r>
    </w:p>
    <w:p w:rsidR="000D58E2" w:rsidRDefault="00000000" w14:paraId="7A0954C8" w14:textId="77777777">
      <w:pPr>
        <w:pStyle w:val="BodyText"/>
      </w:pPr>
      <w:r>
        <w:t xml:space="preserve">• </w:t>
      </w:r>
      <w:r>
        <w:rPr>
          <w:b/>
          <w:bCs/>
        </w:rPr>
        <w:t>Section 18(4)(f) (Research Exception)</w:t>
      </w:r>
      <w:r>
        <w:t>: Provides an exemption for informing data subjects if the information is used for historical, statistical, or research purposes.</w:t>
      </w:r>
    </w:p>
    <w:p w:rsidR="000D58E2" w:rsidRDefault="00000000" w14:paraId="530670DF" w14:textId="77777777">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rsidR="000D58E2" w:rsidRDefault="00000000" w14:paraId="3924EA5D" w14:textId="77777777">
      <w:pPr>
        <w:pStyle w:val="BodyText"/>
      </w:pPr>
      <w:r>
        <w:t xml:space="preserve">• </w:t>
      </w:r>
      <w:r>
        <w:rPr>
          <w:b/>
          <w:bCs/>
        </w:rPr>
        <w:t>Section 16 (Information Quality)</w:t>
      </w:r>
      <w:r>
        <w:t>: Mandates reasonable measures to maintain the accuracy and quality of the data.</w:t>
      </w:r>
    </w:p>
    <w:p w:rsidR="000D58E2" w:rsidRDefault="00000000" w14:paraId="583FB2F9" w14:textId="77777777">
      <w:pPr>
        <w:pStyle w:val="BodyText"/>
      </w:pPr>
      <w:r>
        <w:t xml:space="preserve">• </w:t>
      </w:r>
      <w:r>
        <w:rPr>
          <w:b/>
          <w:bCs/>
        </w:rPr>
        <w:t>Section 17 (Documentation)</w:t>
      </w:r>
      <w:r>
        <w:t>: Requires clear documentation of all processing activities.</w:t>
      </w:r>
    </w:p>
    <w:p w:rsidR="000D58E2" w:rsidRDefault="00000000" w14:paraId="1EC1D559" w14:textId="77777777">
      <w:pPr>
        <w:pStyle w:val="BodyText"/>
      </w:pPr>
      <w:r>
        <w:t xml:space="preserve">• </w:t>
      </w:r>
      <w:r>
        <w:rPr>
          <w:b/>
          <w:bCs/>
        </w:rPr>
        <w:t>Section 19 (Security Safeguards)</w:t>
      </w:r>
      <w:r>
        <w:t>: Requires security measures to prevent unlawful access to or processing of personal information.</w:t>
      </w:r>
    </w:p>
    <w:p w:rsidR="000D58E2" w:rsidRDefault="00000000" w14:paraId="0D227779" w14:textId="77777777">
      <w:pPr>
        <w:pStyle w:val="BodyText"/>
      </w:pPr>
      <w:r>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rsidR="000D58E2" w:rsidRDefault="2D067E45" w14:paraId="7E4E2303" w14:textId="77777777">
      <w:pPr>
        <w:pStyle w:val="BodyText"/>
        <w:rPr>
          <w:ins w:author="Craig Parker" w:date="2025-08-15T08:11:00Z" w16du:dateUtc="2025-08-15T08:11:53Z" w:id="101"/>
        </w:rPr>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rsidR="2D067E45" w:rsidRDefault="2D067E45" w14:paraId="16AEBFE5" w14:textId="0C94C1C4">
      <w:pPr>
        <w:pStyle w:val="BodyText"/>
        <w:rPr>
          <w:ins w:author="Craig Parker" w:date="2025-08-15T08:12:00Z" w16du:dateUtc="2025-08-15T08:12:03Z" w:id="102"/>
          <w:rFonts w:ascii="Aptos" w:hAnsi="Aptos" w:eastAsia="Aptos"/>
        </w:rPr>
        <w:pPrChange w:author="Craig Parker" w:date="2025-08-15T08:12:00Z" w:id="103">
          <w:pPr/>
        </w:pPrChange>
      </w:pPr>
      <w:ins w:author="Craig Parker" w:date="2025-08-15T08:12:00Z" w:id="104">
        <w:r w:rsidRPr="2D067E45">
          <w:rPr>
            <w:rFonts w:ascii="Aptos" w:hAnsi="Aptos" w:eastAsia="Aptos"/>
          </w:rPr>
          <w:t xml:space="preserve">Human Subjects Study Classification: The HE²AT Center project has been reclassified as a "human </w:t>
        </w:r>
        <w:proofErr w:type="gramStart"/>
        <w:r w:rsidRPr="2D067E45">
          <w:rPr>
            <w:rFonts w:ascii="Aptos" w:hAnsi="Aptos" w:eastAsia="Aptos"/>
          </w:rPr>
          <w:t>subjects</w:t>
        </w:r>
        <w:proofErr w:type="gramEnd"/>
        <w:r w:rsidRPr="2D067E45">
          <w:rPr>
            <w:rFonts w:ascii="Aptos" w:hAnsi="Aptos" w:eastAsia="Aptos"/>
          </w:rPr>
          <w:t xml:space="preserve"> study" by the NIH. This reclassification introduces additional legal and ethical requirements that supplement existing POPIA compliance measures:</w:t>
        </w:r>
      </w:ins>
    </w:p>
    <w:p w:rsidR="2D067E45" w:rsidRDefault="2D067E45" w14:paraId="5CBD51AD" w14:textId="4B0D2080">
      <w:pPr>
        <w:pStyle w:val="BodyText"/>
        <w:rPr>
          <w:ins w:author="Craig Parker" w:date="2025-08-15T08:12:00Z" w16du:dateUtc="2025-08-15T08:12:03Z" w:id="105"/>
          <w:rFonts w:ascii="Aptos" w:hAnsi="Aptos" w:eastAsia="Aptos"/>
        </w:rPr>
        <w:pPrChange w:author="Craig Parker" w:date="2025-08-15T08:12:00Z" w:id="106">
          <w:pPr/>
        </w:pPrChange>
      </w:pPr>
      <w:ins w:author="Craig Parker" w:date="2025-08-15T08:12:00Z" w:id="107">
        <w:r w:rsidRPr="2D067E45">
          <w:rPr>
            <w:rFonts w:ascii="Aptos" w:hAnsi="Aptos" w:eastAsia="Aptos"/>
          </w:rPr>
          <w:t>Additional Legal Requirements:</w:t>
        </w:r>
      </w:ins>
    </w:p>
    <w:p w:rsidR="2D067E45" w:rsidRDefault="2D067E45" w14:paraId="2CCFDB98" w14:textId="63AC637A">
      <w:pPr>
        <w:pStyle w:val="BodyText"/>
        <w:rPr>
          <w:ins w:author="Craig Parker" w:date="2025-08-15T08:12:00Z" w16du:dateUtc="2025-08-15T08:12:03Z" w:id="108"/>
          <w:rFonts w:ascii="Aptos" w:hAnsi="Aptos" w:eastAsia="Aptos"/>
        </w:rPr>
        <w:pPrChange w:author="Craig Parker" w:date="2025-08-15T08:12:00Z" w:id="109">
          <w:pPr/>
        </w:pPrChange>
      </w:pPr>
      <w:ins w:author="Craig Parker" w:date="2025-08-15T08:12:00Z" w:id="110">
        <w:r w:rsidRPr="2D067E45">
          <w:rPr>
            <w:rFonts w:ascii="Aptos" w:hAnsi="Aptos" w:eastAsia="Aptos"/>
          </w:rPr>
          <w:t>- Enhanced informed consent procedures for data reuse and secondary analysis</w:t>
        </w:r>
      </w:ins>
    </w:p>
    <w:p w:rsidR="2D067E45" w:rsidRDefault="2D067E45" w14:paraId="415A53D6" w14:textId="1A505EDE">
      <w:pPr>
        <w:pStyle w:val="BodyText"/>
        <w:rPr>
          <w:ins w:author="Craig Parker" w:date="2025-08-15T08:12:00Z" w16du:dateUtc="2025-08-15T08:12:03Z" w:id="111"/>
          <w:rFonts w:ascii="Aptos" w:hAnsi="Aptos" w:eastAsia="Aptos"/>
        </w:rPr>
        <w:pPrChange w:author="Craig Parker" w:date="2025-08-15T08:12:00Z" w:id="112">
          <w:pPr/>
        </w:pPrChange>
      </w:pPr>
      <w:ins w:author="Craig Parker" w:date="2025-08-15T08:12:00Z" w:id="113">
        <w:r w:rsidRPr="2D067E45">
          <w:rPr>
            <w:rFonts w:ascii="Aptos" w:hAnsi="Aptos" w:eastAsia="Aptos"/>
          </w:rPr>
          <w:t>- Strengthened participant rights protection including rights to data access and correction</w:t>
        </w:r>
      </w:ins>
    </w:p>
    <w:p w:rsidR="2D067E45" w:rsidRDefault="2D067E45" w14:paraId="1A08D152" w14:textId="23A110FE">
      <w:pPr>
        <w:pStyle w:val="BodyText"/>
        <w:rPr>
          <w:ins w:author="Craig Parker" w:date="2025-08-15T08:12:00Z" w16du:dateUtc="2025-08-15T08:12:03Z" w:id="114"/>
          <w:rFonts w:ascii="Aptos" w:hAnsi="Aptos" w:eastAsia="Aptos"/>
        </w:rPr>
        <w:pPrChange w:author="Craig Parker" w:date="2025-08-15T08:12:00Z" w:id="115">
          <w:pPr/>
        </w:pPrChange>
      </w:pPr>
      <w:ins w:author="Craig Parker" w:date="2025-08-15T08:12:00Z" w:id="116">
        <w:r w:rsidRPr="2D067E45">
          <w:rPr>
            <w:rFonts w:ascii="Aptos" w:hAnsi="Aptos" w:eastAsia="Aptos"/>
          </w:rPr>
          <w:t>- Additional documentation requirements for data processing and storage activities</w:t>
        </w:r>
      </w:ins>
    </w:p>
    <w:p w:rsidR="2D067E45" w:rsidRDefault="2D067E45" w14:paraId="6128EA8E" w14:textId="59DFC3F1">
      <w:pPr>
        <w:pStyle w:val="BodyText"/>
        <w:rPr>
          <w:ins w:author="Craig Parker" w:date="2025-08-15T08:12:00Z" w16du:dateUtc="2025-08-15T08:12:03Z" w:id="117"/>
          <w:rFonts w:ascii="Aptos" w:hAnsi="Aptos" w:eastAsia="Aptos"/>
        </w:rPr>
        <w:pPrChange w:author="Craig Parker" w:date="2025-08-15T08:12:00Z" w:id="118">
          <w:pPr/>
        </w:pPrChange>
      </w:pPr>
      <w:ins w:author="Craig Parker" w:date="2025-08-15T08:12:00Z" w:id="119">
        <w:r w:rsidRPr="2D067E45">
          <w:rPr>
            <w:rFonts w:ascii="Aptos" w:hAnsi="Aptos" w:eastAsia="Aptos"/>
          </w:rPr>
          <w:t>- Expanded data subject notification obligations for certain types of data processing</w:t>
        </w:r>
      </w:ins>
    </w:p>
    <w:p w:rsidR="2D067E45" w:rsidP="2D067E45" w:rsidRDefault="2D067E45" w14:paraId="0461827D" w14:textId="1BB4ED8B">
      <w:pPr>
        <w:pStyle w:val="BodyText"/>
        <w:rPr>
          <w:ins w:author="Craig Parker" w:date="2025-08-15T08:13:00Z" w16du:dateUtc="2025-08-15T08:13:08Z" w:id="120"/>
          <w:rFonts w:ascii="Aptos" w:hAnsi="Aptos" w:eastAsia="Aptos"/>
        </w:rPr>
      </w:pPr>
    </w:p>
    <w:p w:rsidR="2D067E45" w:rsidRDefault="2D067E45" w14:paraId="6C887920" w14:textId="39483754">
      <w:pPr>
        <w:pStyle w:val="BodyText"/>
        <w:rPr>
          <w:ins w:author="Craig Parker" w:date="2025-08-15T08:12:00Z" w16du:dateUtc="2025-08-15T08:12:03Z" w:id="121"/>
          <w:rFonts w:ascii="Aptos" w:hAnsi="Aptos" w:eastAsia="Aptos"/>
        </w:rPr>
        <w:pPrChange w:author="Craig Parker" w:date="2025-08-15T08:13:00Z" w:id="122">
          <w:pPr/>
        </w:pPrChange>
      </w:pPr>
      <w:ins w:author="Craig Parker" w:date="2025-08-15T08:12:00Z" w:id="123">
        <w:r w:rsidRPr="2D067E45">
          <w:rPr>
            <w:rFonts w:ascii="Aptos" w:hAnsi="Aptos" w:eastAsia="Aptos"/>
          </w:rPr>
          <w:t>Ethical Implications:</w:t>
        </w:r>
      </w:ins>
    </w:p>
    <w:p w:rsidR="2D067E45" w:rsidRDefault="2D067E45" w14:paraId="75704E48" w14:textId="65663EAE">
      <w:pPr>
        <w:pStyle w:val="BodyText"/>
        <w:rPr>
          <w:ins w:author="Craig Parker" w:date="2025-08-15T08:12:00Z" w16du:dateUtc="2025-08-15T08:12:03Z" w:id="124"/>
          <w:rFonts w:ascii="Aptos" w:hAnsi="Aptos" w:eastAsia="Aptos"/>
        </w:rPr>
        <w:pPrChange w:author="Craig Parker" w:date="2025-08-15T08:12:00Z" w:id="125">
          <w:pPr/>
        </w:pPrChange>
      </w:pPr>
      <w:ins w:author="Craig Parker" w:date="2025-08-15T08:12:00Z" w:id="126">
        <w:r w:rsidRPr="2D067E45">
          <w:rPr>
            <w:rFonts w:ascii="Aptos" w:hAnsi="Aptos" w:eastAsia="Aptos"/>
          </w:rPr>
          <w:t>- Heightened ethical oversight requirements for all data processing activities</w:t>
        </w:r>
      </w:ins>
    </w:p>
    <w:p w:rsidR="2D067E45" w:rsidRDefault="2D067E45" w14:paraId="1982C906" w14:textId="683405D0">
      <w:pPr>
        <w:pStyle w:val="BodyText"/>
        <w:rPr>
          <w:ins w:author="Craig Parker" w:date="2025-08-15T08:12:00Z" w16du:dateUtc="2025-08-15T08:12:03Z" w:id="127"/>
          <w:rFonts w:ascii="Aptos" w:hAnsi="Aptos" w:eastAsia="Aptos"/>
        </w:rPr>
        <w:pPrChange w:author="Craig Parker" w:date="2025-08-15T08:12:00Z" w:id="128">
          <w:pPr/>
        </w:pPrChange>
      </w:pPr>
      <w:ins w:author="Craig Parker" w:date="2025-08-15T08:12:00Z" w:id="129">
        <w:r w:rsidRPr="2D067E45">
          <w:rPr>
            <w:rFonts w:ascii="Aptos" w:hAnsi="Aptos" w:eastAsia="Aptos"/>
          </w:rPr>
          <w:t>- Enhanced Data Access Committee review procedures for external data sharing requests</w:t>
        </w:r>
      </w:ins>
    </w:p>
    <w:p w:rsidR="2D067E45" w:rsidRDefault="2D067E45" w14:paraId="435111A6" w14:textId="730B1D1B">
      <w:pPr>
        <w:pStyle w:val="BodyText"/>
        <w:rPr>
          <w:ins w:author="Craig Parker" w:date="2025-08-15T08:12:00Z" w16du:dateUtc="2025-08-15T08:12:03Z" w:id="130"/>
          <w:rFonts w:ascii="Aptos" w:hAnsi="Aptos" w:eastAsia="Aptos"/>
        </w:rPr>
        <w:pPrChange w:author="Craig Parker" w:date="2025-08-15T08:12:00Z" w:id="131">
          <w:pPr/>
        </w:pPrChange>
      </w:pPr>
      <w:ins w:author="Craig Parker" w:date="2025-08-15T08:12:00Z" w:id="132">
        <w:r w:rsidRPr="2D067E45">
          <w:rPr>
            <w:rFonts w:ascii="Aptos" w:hAnsi="Aptos" w:eastAsia="Aptos"/>
          </w:rPr>
          <w:t>- Additional safeguards for vulnerable populations included in health datasets</w:t>
        </w:r>
      </w:ins>
    </w:p>
    <w:p w:rsidR="2D067E45" w:rsidRDefault="2D067E45" w14:paraId="24B2F968" w14:textId="449E0EE9">
      <w:pPr>
        <w:pStyle w:val="BodyText"/>
        <w:rPr>
          <w:ins w:author="Craig Parker" w:date="2025-08-15T08:12:00Z" w16du:dateUtc="2025-08-15T08:12:03Z" w:id="133"/>
          <w:rFonts w:ascii="Aptos" w:hAnsi="Aptos" w:eastAsia="Aptos"/>
        </w:rPr>
        <w:pPrChange w:author="Craig Parker" w:date="2025-08-15T08:12:00Z" w:id="134">
          <w:pPr/>
        </w:pPrChange>
      </w:pPr>
      <w:ins w:author="Craig Parker" w:date="2025-08-15T08:12:00Z" w:id="135">
        <w:r w:rsidRPr="2D067E45">
          <w:rPr>
            <w:rFonts w:ascii="Aptos" w:hAnsi="Aptos" w:eastAsia="Aptos"/>
          </w:rPr>
          <w:t>- Strengthened procedures for handling data subject complaints and inquiries</w:t>
        </w:r>
      </w:ins>
    </w:p>
    <w:p w:rsidR="2D067E45" w:rsidRDefault="2D067E45" w14:paraId="78959394" w14:textId="16458955">
      <w:pPr>
        <w:pStyle w:val="BodyText"/>
        <w:rPr>
          <w:ins w:author="Craig Parker" w:date="2025-08-15T08:12:00Z" w16du:dateUtc="2025-08-15T08:12:03Z" w:id="136"/>
          <w:rFonts w:ascii="Aptos" w:hAnsi="Aptos" w:eastAsia="Aptos"/>
        </w:rPr>
        <w:pPrChange w:author="Craig Parker" w:date="2025-08-15T08:12:00Z" w:id="137">
          <w:pPr/>
        </w:pPrChange>
      </w:pPr>
    </w:p>
    <w:p w:rsidR="2D067E45" w:rsidRDefault="2D067E45" w14:paraId="22312650" w14:textId="62306C5A">
      <w:pPr>
        <w:pStyle w:val="BodyText"/>
        <w:rPr>
          <w:ins w:author="Craig Parker" w:date="2025-08-15T08:12:00Z" w16du:dateUtc="2025-08-15T08:12:03Z" w:id="138"/>
          <w:rFonts w:ascii="Aptos" w:hAnsi="Aptos" w:eastAsia="Aptos"/>
        </w:rPr>
        <w:pPrChange w:author="Craig Parker" w:date="2025-08-15T08:12:00Z" w:id="139">
          <w:pPr/>
        </w:pPrChange>
      </w:pPr>
      <w:ins w:author="Craig Parker" w:date="2025-08-15T08:12:00Z" w:id="140">
        <w:r w:rsidRPr="2D067E45">
          <w:rPr>
            <w:rFonts w:ascii="Aptos" w:hAnsi="Aptos" w:eastAsia="Aptos"/>
          </w:rPr>
          <w:t>Implementation Impact:</w:t>
        </w:r>
      </w:ins>
    </w:p>
    <w:p w:rsidR="2D067E45" w:rsidRDefault="2D067E45" w14:paraId="4C756ECA" w14:textId="5EAAA414">
      <w:pPr>
        <w:pStyle w:val="BodyText"/>
        <w:rPr>
          <w:ins w:author="Craig Parker" w:date="2025-08-15T08:12:00Z" w16du:dateUtc="2025-08-15T08:12:03Z" w:id="141"/>
          <w:rFonts w:ascii="Aptos" w:hAnsi="Aptos" w:eastAsia="Aptos"/>
        </w:rPr>
        <w:pPrChange w:author="Craig Parker" w:date="2025-08-15T08:12:00Z" w:id="142">
          <w:pPr/>
        </w:pPrChange>
      </w:pPr>
      <w:ins w:author="Craig Parker" w:date="2025-08-15T08:12:00Z" w:id="143">
        <w:r w:rsidRPr="2D067E45">
          <w:rPr>
            <w:rFonts w:ascii="Aptos" w:hAnsi="Aptos" w:eastAsia="Aptos"/>
          </w:rPr>
          <w:t xml:space="preserve">- All existing data processing procedures will be reviewed and updated to ensure compliance with human </w:t>
        </w:r>
        <w:proofErr w:type="gramStart"/>
        <w:r w:rsidRPr="2D067E45">
          <w:rPr>
            <w:rFonts w:ascii="Aptos" w:hAnsi="Aptos" w:eastAsia="Aptos"/>
          </w:rPr>
          <w:t>subjects</w:t>
        </w:r>
        <w:proofErr w:type="gramEnd"/>
        <w:r w:rsidRPr="2D067E45">
          <w:rPr>
            <w:rFonts w:ascii="Aptos" w:hAnsi="Aptos" w:eastAsia="Aptos"/>
          </w:rPr>
          <w:t xml:space="preserve"> research standards</w:t>
        </w:r>
      </w:ins>
    </w:p>
    <w:p w:rsidR="2D067E45" w:rsidRDefault="2D067E45" w14:paraId="50888B14" w14:textId="67D13BF9">
      <w:pPr>
        <w:pStyle w:val="BodyText"/>
        <w:rPr>
          <w:ins w:author="Craig Parker" w:date="2025-08-15T08:12:00Z" w16du:dateUtc="2025-08-15T08:12:03Z" w:id="144"/>
          <w:rFonts w:ascii="Aptos" w:hAnsi="Aptos" w:eastAsia="Aptos"/>
        </w:rPr>
        <w:pPrChange w:author="Craig Parker" w:date="2025-08-15T08:12:00Z" w:id="145">
          <w:pPr/>
        </w:pPrChange>
      </w:pPr>
      <w:ins w:author="Craig Parker" w:date="2025-08-15T08:12:00Z" w:id="146">
        <w:r w:rsidRPr="2D067E45">
          <w:rPr>
            <w:rFonts w:ascii="Aptos" w:hAnsi="Aptos" w:eastAsia="Aptos"/>
          </w:rPr>
          <w:t>- Enhanced training requirements for all personnel with access to health data</w:t>
        </w:r>
      </w:ins>
    </w:p>
    <w:p w:rsidR="2D067E45" w:rsidRDefault="2D067E45" w14:paraId="1244BB0F" w14:textId="6AA33993">
      <w:pPr>
        <w:pStyle w:val="BodyText"/>
        <w:rPr>
          <w:ins w:author="Craig Parker" w:date="2025-08-15T08:12:00Z" w16du:dateUtc="2025-08-15T08:12:03Z" w:id="147"/>
          <w:rFonts w:ascii="Aptos" w:hAnsi="Aptos" w:eastAsia="Aptos"/>
        </w:rPr>
        <w:pPrChange w:author="Craig Parker" w:date="2025-08-15T08:12:00Z" w:id="148">
          <w:pPr/>
        </w:pPrChange>
      </w:pPr>
      <w:ins w:author="Craig Parker" w:date="2025-08-15T08:12:00Z" w:id="149">
        <w:r w:rsidRPr="2D067E45">
          <w:rPr>
            <w:rFonts w:ascii="Aptos" w:hAnsi="Aptos" w:eastAsia="Aptos"/>
          </w:rPr>
          <w:t>- Additional audit and monitoring requirements for data management activities</w:t>
        </w:r>
      </w:ins>
    </w:p>
    <w:p w:rsidR="2D067E45" w:rsidRDefault="2D067E45" w14:paraId="67573E73" w14:textId="55DC3B5E">
      <w:pPr>
        <w:pStyle w:val="BodyText"/>
        <w:rPr>
          <w:ins w:author="Craig Parker" w:date="2025-08-15T08:12:00Z" w16du:dateUtc="2025-08-15T08:12:03Z" w:id="150"/>
          <w:rFonts w:ascii="Aptos" w:hAnsi="Aptos" w:eastAsia="Aptos"/>
        </w:rPr>
        <w:pPrChange w:author="Craig Parker" w:date="2025-08-15T08:12:00Z" w:id="151">
          <w:pPr/>
        </w:pPrChange>
      </w:pPr>
      <w:ins w:author="Craig Parker" w:date="2025-08-15T08:12:00Z" w:id="152">
        <w:r w:rsidRPr="2D067E45">
          <w:rPr>
            <w:rFonts w:ascii="Aptos" w:hAnsi="Aptos" w:eastAsia="Aptos"/>
          </w:rPr>
          <w:t>- Strengthened incident response procedures for data breaches or compliance violations</w:t>
        </w:r>
      </w:ins>
    </w:p>
    <w:p w:rsidR="2D067E45" w:rsidRDefault="2D067E45" w14:paraId="4160F109" w14:textId="70081D71">
      <w:pPr>
        <w:pStyle w:val="BodyText"/>
        <w:rPr>
          <w:ins w:author="Craig Parker" w:date="2025-08-15T08:12:00Z" w16du:dateUtc="2025-08-15T08:12:03Z" w:id="153"/>
          <w:rFonts w:ascii="Aptos" w:hAnsi="Aptos" w:eastAsia="Aptos"/>
        </w:rPr>
        <w:pPrChange w:author="Craig Parker" w:date="2025-08-15T08:13:00Z" w:id="154">
          <w:pPr/>
        </w:pPrChange>
      </w:pPr>
      <w:ins w:author="Craig Parker" w:date="2025-08-15T08:12:00Z" w:id="155">
        <w:r w:rsidRPr="2D067E45">
          <w:rPr>
            <w:rFonts w:ascii="Aptos" w:hAnsi="Aptos" w:eastAsia="Aptos"/>
          </w:rPr>
          <w:t xml:space="preserve">The transition to human </w:t>
        </w:r>
        <w:proofErr w:type="gramStart"/>
        <w:r w:rsidRPr="2D067E45">
          <w:rPr>
            <w:rFonts w:ascii="Aptos" w:hAnsi="Aptos" w:eastAsia="Aptos"/>
          </w:rPr>
          <w:t>subjects</w:t>
        </w:r>
        <w:proofErr w:type="gramEnd"/>
        <w:r w:rsidRPr="2D067E45">
          <w:rPr>
            <w:rFonts w:ascii="Aptos" w:hAnsi="Aptos" w:eastAsia="Aptos"/>
          </w:rPr>
          <w:t xml:space="preserve"> study classification ensures the highest levels of participant protection whilst maintaining the research integrity and scientific value of the HE²AT Center project.</w:t>
        </w:r>
      </w:ins>
    </w:p>
    <w:p w:rsidR="2D067E45" w:rsidP="2D067E45" w:rsidRDefault="2D067E45" w14:paraId="045297EB" w14:textId="657C4A25">
      <w:pPr>
        <w:pStyle w:val="BodyText"/>
      </w:pPr>
    </w:p>
    <w:p w:rsidR="000D58E2" w:rsidRDefault="00B16AE7" w14:paraId="16A223ED" w14:textId="5F3F229A">
      <w:del w:author="Craig Parker" w:date="2025-08-05T12:16:00Z" w16du:dateUtc="2025-08-05T10:16:00Z" w:id="156">
        <w:r>
          <w:rPr>
            <w:noProof/>
          </w:rPr>
          <w:pict w14:anchorId="36D65169">
            <v:rect id="_x0000_i1029" style="width:468pt;height:.05pt;mso-width-percent:0;mso-height-percent:0;mso-width-percent:0;mso-height-percent:0" alt="" o:hr="t" o:hrstd="t" o:hralign="center"/>
          </w:pict>
        </w:r>
      </w:del>
    </w:p>
    <w:p w:rsidR="00165929" w:rsidRDefault="00165929" w14:paraId="476C24FC"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governance-and-compliance" w:id="157"/>
      <w:bookmarkEnd w:id="100"/>
    </w:p>
    <w:p w:rsidR="000D58E2" w:rsidRDefault="00000000" w14:paraId="6548FBE9" w14:textId="77777777">
      <w:pPr>
        <w:pStyle w:val="Heading2"/>
      </w:pPr>
      <w:r>
        <w:t>12. Governance and compliance</w:t>
      </w:r>
    </w:p>
    <w:p w:rsidR="000D58E2" w:rsidRDefault="00000000" w14:paraId="3BF4F80E" w14:textId="77777777">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rsidR="000D58E2" w:rsidRDefault="00000000" w14:paraId="3FDD05D5" w14:textId="77777777">
      <w:pPr>
        <w:pStyle w:val="Heading3"/>
      </w:pPr>
      <w:bookmarkStart w:name="data-governance" w:id="158"/>
      <w:r>
        <w:t>12.1. Data Governance</w:t>
      </w:r>
    </w:p>
    <w:p w:rsidR="000D58E2" w:rsidRDefault="00000000" w14:paraId="1D358091" w14:textId="77777777">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rsidR="000D58E2" w:rsidRDefault="00000000" w14:paraId="2891F964" w14:textId="77777777">
      <w:pPr>
        <w:pStyle w:val="Heading3"/>
      </w:pPr>
      <w:bookmarkStart w:name="data-indexing-and-metadata-management" w:id="159"/>
      <w:bookmarkEnd w:id="158"/>
      <w:r>
        <w:t>12.2. Data Indexing and Metadata Management</w:t>
      </w:r>
    </w:p>
    <w:p w:rsidR="000D58E2" w:rsidRDefault="00000000" w14:paraId="03194C72" w14:textId="77777777">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rsidR="000D58E2" w:rsidRDefault="00000000" w14:paraId="7C966017" w14:textId="77777777">
      <w:pPr>
        <w:pStyle w:val="Compact"/>
        <w:numPr>
          <w:ilvl w:val="0"/>
          <w:numId w:val="7"/>
        </w:numPr>
      </w:pPr>
      <w:r>
        <w:rPr>
          <w:b/>
          <w:bCs/>
        </w:rPr>
        <w:t>Metadata Standards</w:t>
      </w:r>
    </w:p>
    <w:p w:rsidR="000D58E2" w:rsidRDefault="00000000" w14:paraId="2FF158C8" w14:textId="77777777">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rsidR="000D58E2" w:rsidRDefault="00000000" w14:paraId="58E7B5D0" w14:textId="77777777">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rsidR="000D58E2" w:rsidRDefault="00000000" w14:paraId="4C36DF81" w14:textId="77777777">
      <w:pPr>
        <w:pStyle w:val="Compact"/>
        <w:numPr>
          <w:ilvl w:val="1"/>
          <w:numId w:val="8"/>
        </w:numPr>
      </w:pPr>
      <w:r>
        <w:t>Health Data Indexing: Health data is indexed using a codebook with relevant ontologies, ensuring consistency and discoverability.</w:t>
      </w:r>
    </w:p>
    <w:p w:rsidR="000D58E2" w:rsidRDefault="00000000" w14:paraId="702923C3" w14:textId="77777777">
      <w:pPr>
        <w:pStyle w:val="Compact"/>
        <w:numPr>
          <w:ilvl w:val="0"/>
          <w:numId w:val="7"/>
        </w:numPr>
      </w:pPr>
      <w:r>
        <w:rPr>
          <w:b/>
          <w:bCs/>
        </w:rPr>
        <w:t>Documentation and Integration</w:t>
      </w:r>
    </w:p>
    <w:p w:rsidR="000D58E2" w:rsidRDefault="00000000" w14:paraId="754DF01D" w14:textId="77777777">
      <w:pPr>
        <w:pStyle w:val="Compact"/>
        <w:numPr>
          <w:ilvl w:val="1"/>
          <w:numId w:val="9"/>
        </w:numPr>
      </w:pPr>
      <w:r>
        <w:t>CSAG GitLab Wiki: The DRS is documented on the CSAG GitLab Wiki, ensuring consistency and serving as a guide for indexing processes.</w:t>
      </w:r>
    </w:p>
    <w:p w:rsidR="000D58E2" w:rsidRDefault="00000000" w14:paraId="4A01878A" w14:textId="77777777">
      <w:pPr>
        <w:pStyle w:val="Compact"/>
        <w:numPr>
          <w:ilvl w:val="1"/>
          <w:numId w:val="9"/>
        </w:numPr>
      </w:pPr>
      <w:r>
        <w:t>DSI-Africa Open Data Science Platform (ODSP): Integration with the ODSP metadata index ensures that metadata propagates to the ODSP system, making datasets discoverable through metadata queries.</w:t>
      </w:r>
    </w:p>
    <w:p w:rsidR="000D58E2" w:rsidRDefault="00000000" w14:paraId="37B98E7A" w14:textId="77777777">
      <w:pPr>
        <w:pStyle w:val="Heading3"/>
      </w:pPr>
      <w:bookmarkStart w:name="data-access-committee" w:id="160"/>
      <w:bookmarkEnd w:id="159"/>
      <w:r>
        <w:t>12.3. Data Access Committee</w:t>
      </w:r>
    </w:p>
    <w:p w:rsidR="000D58E2" w:rsidRDefault="00000000" w14:paraId="649BB3E3" w14:textId="77777777">
      <w:pPr>
        <w:pStyle w:val="FirstParagraph"/>
      </w:pPr>
      <w:r>
        <w:t xml:space="preserve">The DAC is an independent committee that plays a central role in the governance of data sharing. The committee’s responsibilities include evaluating data access requests and overseeing DTAs that are signed between the HEAT Center Consortium (Data Provider) and the Bona Fide External Researcher (Data Recipient) to ensure compliance with legal and ethical standards. The DTA will outline the terms for data use, confidentiality, and </w:t>
      </w:r>
      <w:r>
        <w:t>compliance with relevant laws and guidelines. The agreement will also prohibit the on-sharing of data, without explicit DAC approval.</w:t>
      </w:r>
    </w:p>
    <w:p w:rsidR="000D58E2" w:rsidRDefault="00000000" w14:paraId="4450F5F0" w14:textId="77777777">
      <w:pPr>
        <w:pStyle w:val="BodyText"/>
      </w:pPr>
      <w:r>
        <w:rPr>
          <w:b/>
          <w:bCs/>
        </w:rPr>
        <w:t>12.3.1 Review Process</w:t>
      </w:r>
    </w:p>
    <w:p w:rsidR="000D58E2" w:rsidRDefault="00000000" w14:paraId="70F7D64B" w14:textId="77777777">
      <w:pPr>
        <w:pStyle w:val="BodyText"/>
      </w:pPr>
      <w:r>
        <w:rPr>
          <w:b/>
          <w:bCs/>
        </w:rPr>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rsidR="000D58E2" w:rsidRDefault="00000000" w14:paraId="6EE500D7" w14:textId="77777777">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rsidR="000D58E2" w:rsidRDefault="00000000" w14:paraId="625E3336" w14:textId="77777777">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rsidR="000D58E2" w:rsidRDefault="00000000" w14:paraId="52DF893D" w14:textId="77777777">
      <w:pPr>
        <w:pStyle w:val="BodyText"/>
      </w:pPr>
      <w:r>
        <w:rPr>
          <w:b/>
          <w:bCs/>
        </w:rPr>
        <w:t>12.3.2 Membership of the DAC</w:t>
      </w:r>
    </w:p>
    <w:p w:rsidR="000D58E2" w:rsidRDefault="00000000" w14:paraId="64A0D534" w14:textId="77777777">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rsidR="000D58E2" w:rsidRDefault="00000000" w14:paraId="09202940" w14:textId="77777777">
      <w:pPr>
        <w:pStyle w:val="BodyText"/>
      </w:pPr>
      <w:r>
        <w:t>For a more detailed description of the roles, responsibilities and specific procedures relating to the DAC, refer to Annex 4: Terms of Reference for the DAC.</w:t>
      </w:r>
    </w:p>
    <w:p w:rsidR="000D58E2" w:rsidRDefault="00B16AE7" w14:paraId="31DB2B4E" w14:textId="6EB594E4">
      <w:del w:author="Craig Parker" w:date="2025-08-05T12:16:00Z" w16du:dateUtc="2025-08-05T10:16:00Z" w:id="161">
        <w:r>
          <w:rPr>
            <w:noProof/>
          </w:rPr>
          <w:pict w14:anchorId="6B65A826">
            <v:rect id="_x0000_i1028" style="width:468pt;height:.05pt;mso-width-percent:0;mso-height-percent:0;mso-width-percent:0;mso-height-percent:0" alt="" o:hr="t" o:hrstd="t" o:hralign="center"/>
          </w:pict>
        </w:r>
      </w:del>
    </w:p>
    <w:p w:rsidR="00165929" w:rsidRDefault="00165929" w14:paraId="36AC3E5C"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retention" w:id="162"/>
      <w:bookmarkEnd w:id="157"/>
      <w:bookmarkEnd w:id="160"/>
    </w:p>
    <w:p w:rsidR="000D58E2" w:rsidRDefault="00000000" w14:paraId="40192BDF" w14:textId="77777777">
      <w:pPr>
        <w:pStyle w:val="Heading2"/>
      </w:pPr>
      <w:r>
        <w:t>13. Data retention</w:t>
      </w:r>
    </w:p>
    <w:p w:rsidR="000D58E2" w:rsidRDefault="00000000" w14:paraId="20B4F05E" w14:textId="77777777">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rsidR="000D58E2" w:rsidRDefault="00000000" w14:paraId="5875FE45" w14:textId="77777777">
      <w:pPr>
        <w:pStyle w:val="Heading3"/>
      </w:pPr>
      <w:bookmarkStart w:name="retention-periods" w:id="163"/>
      <w:r>
        <w:t>13.1. Retention Periods:</w:t>
      </w:r>
    </w:p>
    <w:p w:rsidR="000D58E2" w:rsidRDefault="00000000" w14:paraId="41A878C7" w14:textId="77777777">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p>
    <w:p w:rsidR="000D58E2" w:rsidRDefault="00000000" w14:paraId="772E50B8" w14:textId="77777777">
      <w:pPr>
        <w:pStyle w:val="BodyText"/>
      </w:pPr>
      <w:r>
        <w:t xml:space="preserve">• </w:t>
      </w:r>
      <w:r>
        <w:rPr>
          <w:b/>
          <w:bCs/>
        </w:rPr>
        <w:t>Consortium Shared Data</w:t>
      </w:r>
      <w:r>
        <w:t>: Depending on the agreements in place, this data may be retained indefinitely.</w:t>
      </w:r>
    </w:p>
    <w:p w:rsidR="000D58E2" w:rsidRDefault="00000000" w14:paraId="46DB884C" w14:textId="77777777">
      <w:pPr>
        <w:pStyle w:val="BodyText"/>
      </w:pPr>
      <w:r>
        <w:t xml:space="preserve">• </w:t>
      </w:r>
      <w:r>
        <w:rPr>
          <w:b/>
          <w:bCs/>
        </w:rPr>
        <w:t>RP1/RP2 De-Identified Data</w:t>
      </w:r>
      <w:r>
        <w:t>: Depending on the agreements in place, this data may be retained indefinitely.</w:t>
      </w:r>
    </w:p>
    <w:p w:rsidR="000D58E2" w:rsidRDefault="00000000" w14:paraId="6F08A333" w14:textId="77777777">
      <w:pPr>
        <w:pStyle w:val="BodyText"/>
      </w:pPr>
      <w:r>
        <w:t xml:space="preserve">• </w:t>
      </w:r>
      <w:r>
        <w:rPr>
          <w:b/>
          <w:bCs/>
        </w:rPr>
        <w:t>Inferential Data</w:t>
      </w:r>
      <w:r>
        <w:t>: This is retained indefinitely. It includes aggregated and synthetic data derived from the analysis of the other data categories.</w:t>
      </w:r>
    </w:p>
    <w:p w:rsidR="000D58E2" w:rsidRDefault="00000000" w14:paraId="3969C254" w14:textId="77777777">
      <w:pPr>
        <w:pStyle w:val="Heading3"/>
      </w:pPr>
      <w:bookmarkStart w:name="X8930c258198720edd7181ea182bae298f76f11e" w:id="164"/>
      <w:bookmarkEnd w:id="163"/>
      <w:r>
        <w:t>13.2. Ongoing Monitoring of Data Transfer Agreements</w:t>
      </w:r>
    </w:p>
    <w:p w:rsidR="000D58E2" w:rsidRDefault="00000000" w14:paraId="2950F273" w14:textId="77777777">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rsidR="000D58E2" w:rsidRDefault="00B16AE7" w14:paraId="2171E8C4" w14:textId="263EB2B8">
      <w:del w:author="Craig Parker" w:date="2025-08-05T12:16:00Z" w16du:dateUtc="2025-08-05T10:16:00Z" w:id="165">
        <w:r>
          <w:rPr>
            <w:noProof/>
          </w:rPr>
          <w:pict w14:anchorId="732E013B">
            <v:rect id="_x0000_i1027" style="width:468pt;height:.05pt;mso-width-percent:0;mso-height-percent:0;mso-width-percent:0;mso-height-percent:0" alt="" o:hr="t" o:hrstd="t" o:hralign="center"/>
          </w:pict>
        </w:r>
      </w:del>
    </w:p>
    <w:p w:rsidR="00165929" w:rsidRDefault="00165929" w14:paraId="0AA3272F"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restricted-data-access" w:id="166"/>
      <w:bookmarkEnd w:id="162"/>
      <w:bookmarkEnd w:id="164"/>
    </w:p>
    <w:p w:rsidR="000D58E2" w:rsidRDefault="00000000" w14:paraId="29FB6984" w14:textId="77777777">
      <w:pPr>
        <w:pStyle w:val="Heading2"/>
      </w:pPr>
      <w:r>
        <w:t>14. Restricted data access</w:t>
      </w:r>
    </w:p>
    <w:p w:rsidR="000D58E2" w:rsidRDefault="00000000" w14:paraId="2D0BBD47" w14:textId="77777777">
      <w:pPr>
        <w:pStyle w:val="FirstParagraph"/>
      </w:pPr>
      <w:r>
        <w:t>To safeguard personal information, the HE²AT Center implements robust encryption and security measures:</w:t>
      </w:r>
    </w:p>
    <w:p w:rsidR="000D58E2" w:rsidRDefault="00000000" w14:paraId="36691BD8" w14:textId="77777777">
      <w:pPr>
        <w:pStyle w:val="Heading3"/>
      </w:pPr>
      <w:bookmarkStart w:name="data-transfer-storage-and-encryption" w:id="167"/>
      <w:r>
        <w:t>14.1. Data transfer, storage and encryption</w:t>
      </w:r>
    </w:p>
    <w:p w:rsidR="000D58E2" w:rsidRDefault="00000000" w14:paraId="795DF925" w14:textId="05329617">
      <w:pPr>
        <w:pStyle w:val="FirstParagraph"/>
      </w:pPr>
      <w:r>
        <w:t xml:space="preserve">Data is transferred using Transport Layer Security (TLS) protocols are employed during transmission to maintain encryption and prevent interception. We use WeTransfer modality, which is encrypted. Once transferred to UCT </w:t>
      </w:r>
      <w:del w:author="Craig Parker" w:date="2025-08-05T12:02:00Z" w16du:dateUtc="2025-08-05T10:02:00Z" w:id="168">
        <w:r w:rsidDel="00F13326">
          <w:rPr>
            <w:b/>
            <w:bCs/>
          </w:rPr>
          <w:delText>[TRACKED CHANGE] and WHC-managed cloud infrastructure</w:delText>
        </w:r>
        <w:r w:rsidDel="00F13326">
          <w:delText xml:space="preserve">, </w:delText>
        </w:r>
      </w:del>
      <w:ins w:author="Craig Parker" w:date="2025-08-05T12:02:00Z" w16du:dateUtc="2025-08-05T10:02:00Z" w:id="169">
        <w:r w:rsidR="00F13326">
          <w:rPr>
            <w:b/>
            <w:bCs/>
          </w:rPr>
          <w:t>[TRACKED CHANGE] and WHC-managed cloud infrastructure</w:t>
        </w:r>
        <w:r w:rsidR="00F13326">
          <w:t xml:space="preserve">, </w:t>
        </w:r>
      </w:ins>
      <w:r>
        <w:t>any data identified as containing Personal Identifiers or specified by the DTA is encrypted for storage using</w:t>
      </w:r>
      <w:del w:author="Craig Parker" w:date="2025-08-05T12:02:00Z" w16du:dateUtc="2025-08-05T10:02:00Z" w:id="170">
        <w:r w:rsidDel="00F13326">
          <w:delText xml:space="preserve"> </w:delText>
        </w:r>
        <w:r w:rsidDel="00F13326">
          <w:rPr>
            <w:b/>
            <w:bCs/>
          </w:rPr>
          <w:delText>[TRACKED CHANGE] AES-256 encryption standard for both UCT servers and cloud storage</w:delText>
        </w:r>
      </w:del>
      <w:ins w:author="Craig Parker" w:date="2025-08-05T12:02:00Z" w16du:dateUtc="2025-08-05T10:02:00Z" w:id="171">
        <w:r w:rsidR="00F13326">
          <w:rPr>
            <w:b/>
            <w:bCs/>
          </w:rPr>
          <w:t>[TRACKED CHANGE] AES-256 encryption standard for both UCT servers and cloud storage</w:t>
        </w:r>
      </w:ins>
      <w:r>
        <w:t xml:space="preserve">. The AES-256 encryption standard is applied, with encryption key access restricted to </w:t>
      </w:r>
      <w:proofErr w:type="spellStart"/>
      <w:r>
        <w:t>authorised</w:t>
      </w:r>
      <w:proofErr w:type="spellEnd"/>
      <w:r>
        <w:t xml:space="preserve"> personnel by Clause 2.10 of the Data Transfer Agreement, ensuring that the Data Recipient does not attempt to re-identify any Data Subjects. This complies with privacy and data protection legislation, including the Protection of Personal Information Act (POPIA). Metadata, however, is stored separately to facilitate indexing and software development whilst maintaining security.</w:t>
      </w:r>
    </w:p>
    <w:p w:rsidR="000D58E2" w:rsidRDefault="00000000" w14:paraId="252BEBD1" w14:textId="77777777">
      <w:pPr>
        <w:pStyle w:val="Heading3"/>
      </w:pPr>
      <w:bookmarkStart w:name="network-security" w:id="172"/>
      <w:bookmarkEnd w:id="167"/>
      <w:r>
        <w:t>14.2. Network security</w:t>
      </w:r>
    </w:p>
    <w:p w:rsidR="000D58E2" w:rsidRDefault="00000000" w14:paraId="21026FA5" w14:textId="25E87404">
      <w:pPr>
        <w:pStyle w:val="FirstParagraph"/>
      </w:pPr>
      <w:r>
        <w:t>The CSAG compute infrastructure benefits from UCT’s comprehensive security policies</w:t>
      </w:r>
      <w:del w:author="Craig Parker" w:date="2025-08-05T12:03:00Z" w16du:dateUtc="2025-08-05T10:03:00Z" w:id="173">
        <w:r w:rsidDel="00F13326">
          <w:delText xml:space="preserve"> </w:delText>
        </w:r>
        <w:r w:rsidDel="00F13326">
          <w:rPr>
            <w:b/>
            <w:bCs/>
          </w:rPr>
          <w:delText>[TRACKED CHANGE] and WHC-managed cloud security architecture with 24/7 Security Operations Centre (SOC) monitoring and advanced threat detection systems for improved security posture and compliance</w:delText>
        </w:r>
      </w:del>
      <w:ins w:author="Craig Parker" w:date="2025-08-05T12:03:00Z" w16du:dateUtc="2025-08-05T10:03:00Z" w:id="174">
        <w:r w:rsidR="00F13326">
          <w:rPr>
            <w:b/>
            <w:bCs/>
          </w:rPr>
          <w:t>[TRACKED CHANGE] and WHC-managed cloud security architecture with 24/7 Security Operations Centre (SOC) monitoring and advanced threat detection systems for improved security posture and compliance</w:t>
        </w:r>
      </w:ins>
      <w:r>
        <w:t>. Key measures include:</w:t>
      </w:r>
    </w:p>
    <w:p w:rsidR="000D58E2" w:rsidRDefault="00000000" w14:paraId="7581C1B0" w14:textId="77777777">
      <w:pPr>
        <w:pStyle w:val="BodyText"/>
      </w:pPr>
      <w:r>
        <w:t xml:space="preserve">• </w:t>
      </w:r>
      <w:r>
        <w:rPr>
          <w:b/>
          <w:bCs/>
        </w:rPr>
        <w:t>Firewall Protection</w:t>
      </w:r>
      <w:r>
        <w:t xml:space="preserve">: UCT’s Cisco firewall </w:t>
      </w:r>
      <w:r>
        <w:rPr>
          <w:b/>
          <w:bCs/>
        </w:rPr>
        <w:t>[TRACKED CHANGE] and cloud-native firewall services</w:t>
      </w:r>
      <w:r>
        <w:t xml:space="preserve"> safeguard against external threats, ensuring only </w:t>
      </w:r>
      <w:proofErr w:type="spellStart"/>
      <w:r>
        <w:t>authorised</w:t>
      </w:r>
      <w:proofErr w:type="spellEnd"/>
      <w:r>
        <w:t xml:space="preserve"> access is permitted.</w:t>
      </w:r>
    </w:p>
    <w:p w:rsidR="000D58E2" w:rsidRDefault="00000000" w14:paraId="0DF07859" w14:textId="77777777">
      <w:pPr>
        <w:pStyle w:val="BodyText"/>
      </w:pPr>
      <w:r>
        <w:t xml:space="preserve">• </w:t>
      </w:r>
      <w:r>
        <w:rPr>
          <w:b/>
          <w:bCs/>
        </w:rPr>
        <w:t>VPN Access</w:t>
      </w:r>
      <w:r>
        <w:t>: A Cisco VPN service encrypts all traffic, enabling secure remote access to the UCT intranet and maintaining confidentiality.</w:t>
      </w:r>
    </w:p>
    <w:p w:rsidR="000D58E2" w:rsidRDefault="00000000" w14:paraId="5D45A81A" w14:textId="77777777">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rsidR="000D58E2" w:rsidRDefault="00000000" w14:paraId="544EC902" w14:textId="77777777">
      <w:pPr>
        <w:pStyle w:val="Heading3"/>
      </w:pPr>
      <w:bookmarkStart w:name="local-authentication-and-authorisation" w:id="175"/>
      <w:bookmarkEnd w:id="172"/>
      <w:r>
        <w:t xml:space="preserve">14.3. Local authentication and </w:t>
      </w:r>
      <w:proofErr w:type="spellStart"/>
      <w:r>
        <w:t>authorisation</w:t>
      </w:r>
      <w:proofErr w:type="spellEnd"/>
    </w:p>
    <w:p w:rsidR="000D58E2" w:rsidRDefault="00000000" w14:paraId="6D822A37" w14:textId="469AFC42">
      <w:pPr>
        <w:pStyle w:val="FirstParagraph"/>
      </w:pPr>
      <w:r>
        <w:t xml:space="preserve">Beyond UCT’s broader security measures, the CSAG/UCT platform employs additional authentication and </w:t>
      </w:r>
      <w:proofErr w:type="spellStart"/>
      <w:r>
        <w:t>authorisation</w:t>
      </w:r>
      <w:proofErr w:type="spellEnd"/>
      <w:r>
        <w:t xml:space="preserve"> protocols </w:t>
      </w:r>
      <w:del w:author="Craig Parker" w:date="2025-08-05T12:03:00Z" w16du:dateUtc="2025-08-05T10:03:00Z" w:id="176">
        <w:r w:rsidDel="00F13326">
          <w:rPr>
            <w:b/>
            <w:bCs/>
          </w:rPr>
          <w:delText>[TRACKED CHANGE] alongside cloud-specific access controls and automated compliance reporting for streamlined governance oversight</w:delText>
        </w:r>
        <w:r w:rsidDel="00F13326">
          <w:delText xml:space="preserve">. </w:delText>
        </w:r>
      </w:del>
      <w:ins w:author="Craig Parker" w:date="2025-08-05T12:03:00Z" w16du:dateUtc="2025-08-05T10:03:00Z" w:id="177">
        <w:r w:rsidR="00F13326">
          <w:rPr>
            <w:b/>
            <w:bCs/>
          </w:rPr>
          <w:t>[TRACKED CHANGE] alongside cloud-specific access controls and automated compliance reporting for streamlined governance oversight</w:t>
        </w:r>
        <w:r w:rsidR="00F13326">
          <w:t xml:space="preserve">. </w:t>
        </w:r>
      </w:ins>
      <w:r>
        <w:t xml:space="preserve">User identities are verified through a Linux filesystem and Lightweight Directory Access Protocol (LDAP), with access to restricted datasets managed through UCT’s authentication protocols and internal CSAG Data Management Plan </w:t>
      </w:r>
      <w:r>
        <w:t>mechanisms. All activities comply with UCT’s information security policies, ensuring adherence to institutional standards.</w:t>
      </w:r>
    </w:p>
    <w:p w:rsidR="000D58E2" w:rsidRDefault="00000000" w14:paraId="359A6DAD" w14:textId="77777777">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rsidR="000D58E2" w:rsidRDefault="00B16AE7" w14:paraId="006E5CB2" w14:textId="2AD3EF2B">
      <w:del w:author="Craig Parker" w:date="2025-08-05T12:16:00Z" w16du:dateUtc="2025-08-05T10:16:00Z" w:id="178">
        <w:r>
          <w:rPr>
            <w:noProof/>
          </w:rPr>
          <w:pict w14:anchorId="1AD9D829">
            <v:rect id="_x0000_i1026" style="width:468pt;height:.05pt;mso-width-percent:0;mso-height-percent:0;mso-width-percent:0;mso-height-percent:0" alt="" o:hr="t" o:hrstd="t" o:hralign="center"/>
          </w:pict>
        </w:r>
      </w:del>
    </w:p>
    <w:p w:rsidR="00165929" w:rsidRDefault="00165929" w14:paraId="3BE8650B"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roles-and-responsibilities" w:id="179"/>
      <w:bookmarkEnd w:id="166"/>
      <w:bookmarkEnd w:id="175"/>
    </w:p>
    <w:p w:rsidR="000D58E2" w:rsidRDefault="00000000" w14:paraId="24E6B9C9" w14:textId="466126D4">
      <w:pPr>
        <w:pStyle w:val="Heading2"/>
      </w:pPr>
      <w:r>
        <w:t>15. Roles and responsibilitie</w:t>
      </w:r>
      <w:r w:rsidR="00681B6F">
        <w:t>s</w:t>
      </w:r>
    </w:p>
    <w:p w:rsidR="000D58E2" w:rsidRDefault="00000000" w14:paraId="42721270" w14:textId="77777777">
      <w:pPr>
        <w:pStyle w:val="FirstParagraph"/>
      </w:pPr>
      <w:r>
        <w:t>The table below details the various roles and responsibilities associated with the data management plan and who is currently associated with each, their institution, and contact details. Personnel may change over time.</w:t>
      </w:r>
    </w:p>
    <w:tbl>
      <w:tblPr>
        <w:tblW w:w="5000" w:type="pct"/>
        <w:tblBorders>
          <w:top w:val="outset" w:color="auto" w:sz="6" w:space="0"/>
          <w:left w:val="outset" w:color="auto" w:sz="6" w:space="0"/>
          <w:bottom w:val="outset" w:color="auto" w:sz="6" w:space="0"/>
          <w:right w:val="outset" w:color="auto" w:sz="6" w:space="0"/>
        </w:tblBorders>
        <w:tblCellMar>
          <w:top w:w="100" w:type="dxa"/>
          <w:left w:w="100" w:type="dxa"/>
          <w:bottom w:w="100" w:type="dxa"/>
          <w:right w:w="100" w:type="dxa"/>
        </w:tblCellMar>
        <w:tblLook w:val="04A0" w:firstRow="1" w:lastRow="0" w:firstColumn="1" w:lastColumn="0" w:noHBand="0" w:noVBand="1"/>
        <w:tblPrChange w:author="Craig Parker" w:date="2025-08-08T15:08:00Z" w16du:dateUtc="2025-08-08T13:08:00Z" w:id="180">
          <w:tblPr>
            <w:tblW w:w="21600" w:type="dxa"/>
            <w:tblInd w:w="108" w:type="dxa"/>
            <w:tblBorders>
              <w:top w:val="outset" w:color="auto" w:sz="6" w:space="0"/>
              <w:left w:val="outset" w:color="auto" w:sz="6" w:space="0"/>
              <w:bottom w:val="outset" w:color="auto" w:sz="6" w:space="0"/>
              <w:right w:val="outset" w:color="auto" w:sz="6" w:space="0"/>
            </w:tblBorders>
            <w:tblCellMar>
              <w:top w:w="100" w:type="dxa"/>
              <w:left w:w="100" w:type="dxa"/>
              <w:bottom w:w="100" w:type="dxa"/>
              <w:right w:w="100" w:type="dxa"/>
            </w:tblCellMar>
            <w:tblLook w:val="04A0" w:firstRow="1" w:lastRow="0" w:firstColumn="1" w:lastColumn="0" w:noHBand="0" w:noVBand="1"/>
          </w:tblPr>
        </w:tblPrChange>
      </w:tblPr>
      <w:tblGrid>
        <w:gridCol w:w="4353"/>
        <w:gridCol w:w="1434"/>
        <w:gridCol w:w="3773"/>
        <w:tblGridChange w:id="181">
          <w:tblGrid>
            <w:gridCol w:w="216"/>
            <w:gridCol w:w="4137"/>
            <w:gridCol w:w="1434"/>
            <w:gridCol w:w="3773"/>
            <w:gridCol w:w="4585"/>
            <w:gridCol w:w="3898"/>
            <w:gridCol w:w="3773"/>
          </w:tblGrid>
        </w:tblGridChange>
      </w:tblGrid>
      <w:tr w:rsidRPr="00FD37BE" w:rsidR="00FD37BE" w:rsidTr="00FD37BE" w14:paraId="59D35963" w14:textId="77777777">
        <w:trPr>
          <w:tblHeader/>
          <w:ins w:author="Craig Parker" w:date="2025-08-08T15:08:00Z" w:id="182"/>
          <w:trPrChange w:author="Craig Parker" w:date="2025-08-08T15:08:00Z" w16du:dateUtc="2025-08-08T13:08:00Z" w:id="183">
            <w:trPr>
              <w:gridBefore w:val="1"/>
              <w:tblHeader/>
            </w:trPr>
          </w:trPrChange>
        </w:trPr>
        <w:tc>
          <w:tcPr>
            <w:tcW w:w="3224" w:type="pct"/>
            <w:tcBorders>
              <w:top w:val="outset" w:color="auto" w:sz="6" w:space="0"/>
              <w:left w:val="outset" w:color="auto" w:sz="6" w:space="0"/>
              <w:bottom w:val="outset" w:color="auto" w:sz="6" w:space="0"/>
              <w:right w:val="outset" w:color="auto" w:sz="6" w:space="0"/>
            </w:tcBorders>
            <w:shd w:val="clear" w:color="auto" w:fill="F0F0F0"/>
            <w:vAlign w:val="center"/>
            <w:hideMark/>
            <w:tcPrChange w:author="Craig Parker" w:date="2025-08-08T15:08:00Z" w16du:dateUtc="2025-08-08T13:08:00Z" w:id="184">
              <w:tcPr>
                <w:tcW w:w="0" w:type="auto"/>
                <w:gridSpan w:val="4"/>
                <w:tcBorders>
                  <w:top w:val="outset" w:color="auto" w:sz="6" w:space="0"/>
                  <w:left w:val="outset" w:color="auto" w:sz="6" w:space="0"/>
                  <w:bottom w:val="outset" w:color="auto" w:sz="6" w:space="0"/>
                  <w:right w:val="outset" w:color="auto" w:sz="6" w:space="0"/>
                </w:tcBorders>
                <w:shd w:val="clear" w:color="auto" w:fill="F0F0F0"/>
                <w:vAlign w:val="center"/>
                <w:hideMark/>
              </w:tcPr>
            </w:tcPrChange>
          </w:tcPr>
          <w:p w:rsidRPr="00FD37BE" w:rsidR="00FD37BE" w:rsidP="00FD37BE" w:rsidRDefault="00FD37BE" w14:paraId="11ABF90D" w14:textId="77777777">
            <w:pPr>
              <w:pStyle w:val="Compact"/>
              <w:rPr>
                <w:ins w:author="Craig Parker" w:date="2025-08-08T15:08:00Z" w:id="185"/>
                <w:b/>
                <w:bCs/>
              </w:rPr>
            </w:pPr>
            <w:ins w:author="Craig Parker" w:date="2025-08-08T15:08:00Z" w:id="186">
              <w:r w:rsidRPr="00FD37BE">
                <w:rPr>
                  <w:b/>
                  <w:bCs/>
                </w:rPr>
                <w:t>Role and Responsibilities</w:t>
              </w:r>
            </w:ins>
          </w:p>
        </w:tc>
        <w:tc>
          <w:tcPr>
            <w:tcW w:w="902" w:type="pct"/>
            <w:tcBorders>
              <w:top w:val="outset" w:color="auto" w:sz="6" w:space="0"/>
              <w:left w:val="outset" w:color="auto" w:sz="6" w:space="0"/>
              <w:bottom w:val="outset" w:color="auto" w:sz="6" w:space="0"/>
              <w:right w:val="outset" w:color="auto" w:sz="6" w:space="0"/>
            </w:tcBorders>
            <w:shd w:val="clear" w:color="auto" w:fill="F0F0F0"/>
            <w:vAlign w:val="center"/>
            <w:hideMark/>
            <w:tcPrChange w:author="Craig Parker" w:date="2025-08-08T15:08:00Z" w16du:dateUtc="2025-08-08T13:08:00Z" w:id="187">
              <w:tcPr>
                <w:tcW w:w="0" w:type="auto"/>
                <w:tcBorders>
                  <w:top w:val="outset" w:color="auto" w:sz="6" w:space="0"/>
                  <w:left w:val="outset" w:color="auto" w:sz="6" w:space="0"/>
                  <w:bottom w:val="outset" w:color="auto" w:sz="6" w:space="0"/>
                  <w:right w:val="outset" w:color="auto" w:sz="6" w:space="0"/>
                </w:tcBorders>
                <w:shd w:val="clear" w:color="auto" w:fill="F0F0F0"/>
                <w:vAlign w:val="center"/>
                <w:hideMark/>
              </w:tcPr>
            </w:tcPrChange>
          </w:tcPr>
          <w:p w:rsidRPr="00FD37BE" w:rsidR="00FD37BE" w:rsidP="00FD37BE" w:rsidRDefault="00FD37BE" w14:paraId="0D7E1C40" w14:textId="77777777">
            <w:pPr>
              <w:pStyle w:val="Compact"/>
              <w:rPr>
                <w:ins w:author="Craig Parker" w:date="2025-08-08T15:08:00Z" w:id="188"/>
                <w:b/>
                <w:bCs/>
              </w:rPr>
            </w:pPr>
            <w:ins w:author="Craig Parker" w:date="2025-08-08T15:08:00Z" w:id="189">
              <w:r w:rsidRPr="00FD37BE">
                <w:rPr>
                  <w:b/>
                  <w:bCs/>
                </w:rPr>
                <w:t>Institution</w:t>
              </w:r>
            </w:ins>
          </w:p>
        </w:tc>
        <w:tc>
          <w:tcPr>
            <w:tcW w:w="873" w:type="pct"/>
            <w:tcBorders>
              <w:top w:val="outset" w:color="auto" w:sz="6" w:space="0"/>
              <w:left w:val="outset" w:color="auto" w:sz="6" w:space="0"/>
              <w:bottom w:val="outset" w:color="auto" w:sz="6" w:space="0"/>
              <w:right w:val="outset" w:color="auto" w:sz="6" w:space="0"/>
            </w:tcBorders>
            <w:shd w:val="clear" w:color="auto" w:fill="F0F0F0"/>
            <w:vAlign w:val="center"/>
            <w:hideMark/>
            <w:tcPrChange w:author="Craig Parker" w:date="2025-08-08T15:08:00Z" w16du:dateUtc="2025-08-08T13:08:00Z" w:id="190">
              <w:tcPr>
                <w:tcW w:w="0" w:type="auto"/>
                <w:tcBorders>
                  <w:top w:val="outset" w:color="auto" w:sz="6" w:space="0"/>
                  <w:left w:val="outset" w:color="auto" w:sz="6" w:space="0"/>
                  <w:bottom w:val="outset" w:color="auto" w:sz="6" w:space="0"/>
                  <w:right w:val="outset" w:color="auto" w:sz="6" w:space="0"/>
                </w:tcBorders>
                <w:shd w:val="clear" w:color="auto" w:fill="F0F0F0"/>
                <w:vAlign w:val="center"/>
                <w:hideMark/>
              </w:tcPr>
            </w:tcPrChange>
          </w:tcPr>
          <w:p w:rsidRPr="00FD37BE" w:rsidR="00FD37BE" w:rsidP="00FD37BE" w:rsidRDefault="00FD37BE" w14:paraId="3A0E8364" w14:textId="77777777">
            <w:pPr>
              <w:pStyle w:val="Compact"/>
              <w:rPr>
                <w:ins w:author="Craig Parker" w:date="2025-08-08T15:08:00Z" w:id="191"/>
                <w:b/>
                <w:bCs/>
              </w:rPr>
            </w:pPr>
            <w:ins w:author="Craig Parker" w:date="2025-08-08T15:08:00Z" w:id="192">
              <w:r w:rsidRPr="00FD37BE">
                <w:rPr>
                  <w:b/>
                  <w:bCs/>
                </w:rPr>
                <w:t>Contact</w:t>
              </w:r>
            </w:ins>
          </w:p>
        </w:tc>
      </w:tr>
      <w:tr w:rsidRPr="00FD37BE" w:rsidR="00FD37BE" w:rsidTr="00FD37BE" w14:paraId="73DEA263" w14:textId="77777777">
        <w:trPr>
          <w:ins w:author="Craig Parker" w:date="2025-08-08T15:08:00Z" w:id="193"/>
          <w:trPrChange w:author="Craig Parker" w:date="2025-08-08T15:08:00Z" w16du:dateUtc="2025-08-08T13:08:00Z" w:id="194">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195">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C18FE70" w14:textId="77777777">
            <w:pPr>
              <w:pStyle w:val="Compact"/>
              <w:rPr>
                <w:ins w:author="Craig Parker" w:date="2025-08-08T15:08:00Z" w:id="196"/>
              </w:rPr>
            </w:pPr>
            <w:ins w:author="Craig Parker" w:date="2025-08-08T15:08:00Z" w:id="197">
              <w:r w:rsidRPr="00FD37BE">
                <w:rPr>
                  <w:b/>
                  <w:bCs/>
                </w:rPr>
                <w:t>DMAC Co-Principal Investigators</w:t>
              </w:r>
              <w:r w:rsidRPr="00FD37BE">
                <w:br/>
              </w:r>
              <w:r w:rsidRPr="00FD37BE">
                <w:rPr>
                  <w:i/>
                  <w:iCs/>
                </w:rPr>
                <w:t>Responsible for ongoing (quarterly) assessment of data management and changes to the data management plan (annual)</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19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5E5CF81" w14:textId="77777777">
            <w:pPr>
              <w:pStyle w:val="Compact"/>
              <w:rPr>
                <w:ins w:author="Craig Parker" w:date="2025-08-08T15:08:00Z" w:id="199"/>
              </w:rPr>
            </w:pPr>
            <w:ins w:author="Craig Parker" w:date="2025-08-08T15:08:00Z" w:id="200">
              <w:r w:rsidRPr="00FD37BE">
                <w:t>UCT</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0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C563FE9" w14:textId="77777777">
            <w:pPr>
              <w:pStyle w:val="Compact"/>
              <w:rPr>
                <w:ins w:author="Craig Parker" w:date="2025-08-08T15:08:00Z" w:id="202"/>
              </w:rPr>
            </w:pPr>
            <w:ins w:author="Craig Parker" w:date="2025-08-08T15:08:00Z" w:id="203">
              <w:r w:rsidRPr="00FD37BE">
                <w:t>cjack@csag.uct.ac.za</w:t>
              </w:r>
            </w:ins>
          </w:p>
        </w:tc>
      </w:tr>
      <w:tr w:rsidRPr="00FD37BE" w:rsidR="00FD37BE" w:rsidTr="00FD37BE" w14:paraId="5944B9D7" w14:textId="77777777">
        <w:trPr>
          <w:ins w:author="Craig Parker" w:date="2025-08-08T15:08:00Z" w:id="204"/>
          <w:trPrChange w:author="Craig Parker" w:date="2025-08-08T15:08:00Z" w16du:dateUtc="2025-08-08T13:08:00Z" w:id="205">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06">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F089A83" w14:textId="77777777">
            <w:pPr>
              <w:pStyle w:val="Compact"/>
              <w:rPr>
                <w:ins w:author="Craig Parker" w:date="2025-08-08T15:08:00Z" w:id="207"/>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0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81C78AB" w14:textId="77777777">
            <w:pPr>
              <w:pStyle w:val="Compact"/>
              <w:rPr>
                <w:ins w:author="Craig Parker" w:date="2025-08-08T15:08:00Z" w:id="209"/>
              </w:rPr>
            </w:pPr>
            <w:ins w:author="Craig Parker" w:date="2025-08-08T15:08:00Z" w:id="210">
              <w:r w:rsidRPr="00FD37BE">
                <w:t>IBM Research Africa</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1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74E133D" w14:textId="77777777">
            <w:pPr>
              <w:pStyle w:val="Compact"/>
              <w:rPr>
                <w:ins w:author="Craig Parker" w:date="2025-08-08T15:08:00Z" w:id="212"/>
              </w:rPr>
            </w:pPr>
            <w:ins w:author="Craig Parker" w:date="2025-08-08T15:08:00Z" w:id="213">
              <w:r w:rsidRPr="00FD37BE">
                <w:t>sibusisiwe.makhanya@ibm.com</w:t>
              </w:r>
            </w:ins>
          </w:p>
        </w:tc>
      </w:tr>
      <w:tr w:rsidRPr="00FD37BE" w:rsidR="00FD37BE" w:rsidTr="00FD37BE" w14:paraId="6FD1AF27" w14:textId="77777777">
        <w:trPr>
          <w:ins w:author="Craig Parker" w:date="2025-08-08T15:08:00Z" w:id="214"/>
          <w:trPrChange w:author="Craig Parker" w:date="2025-08-08T15:08:00Z" w16du:dateUtc="2025-08-08T13:08:00Z" w:id="215">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16">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C9A4D2A" w14:textId="77777777">
            <w:pPr>
              <w:pStyle w:val="Compact"/>
              <w:rPr>
                <w:ins w:author="Craig Parker" w:date="2025-08-08T15:08:00Z" w:id="217"/>
              </w:rPr>
            </w:pPr>
            <w:ins w:author="Craig Parker" w:date="2025-08-08T15:08:00Z" w:id="218">
              <w:r w:rsidRPr="00FD37BE">
                <w:rPr>
                  <w:b/>
                  <w:bCs/>
                </w:rPr>
                <w:t>Cloud Infrastructure Leadership</w:t>
              </w:r>
              <w:r w:rsidRPr="00FD37BE">
                <w:br/>
              </w:r>
              <w:r w:rsidRPr="00FD37BE">
                <w:rPr>
                  <w:i/>
                  <w:iCs/>
                </w:rPr>
                <w:t>Leading cloud infrastructure setup, migration coordination, and enterprise cloud services management</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19">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68F18DB" w14:textId="77777777">
            <w:pPr>
              <w:pStyle w:val="Compact"/>
              <w:rPr>
                <w:ins w:author="Craig Parker" w:date="2025-08-08T15:08:00Z" w:id="220"/>
              </w:rPr>
            </w:pPr>
            <w:ins w:author="Craig Parker" w:date="2025-08-08T15:08:00Z" w:id="221">
              <w:r w:rsidRPr="00FD37BE">
                <w:t>Wits Health Consortium (WHC)</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22">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AB93FCF" w14:textId="77777777">
            <w:pPr>
              <w:pStyle w:val="Compact"/>
              <w:rPr>
                <w:ins w:author="Craig Parker" w:date="2025-08-08T15:08:00Z" w:id="223"/>
              </w:rPr>
            </w:pPr>
            <w:ins w:author="Craig Parker" w:date="2025-08-08T15:08:00Z" w:id="224">
              <w:r w:rsidRPr="00FD37BE">
                <w:t>TBD</w:t>
              </w:r>
            </w:ins>
          </w:p>
        </w:tc>
      </w:tr>
      <w:tr w:rsidRPr="00FD37BE" w:rsidR="00FD37BE" w:rsidTr="00FD37BE" w14:paraId="7F91BDDF" w14:textId="77777777">
        <w:trPr>
          <w:ins w:author="Craig Parker" w:date="2025-08-08T15:08:00Z" w:id="225"/>
          <w:trPrChange w:author="Craig Parker" w:date="2025-08-08T15:08:00Z" w16du:dateUtc="2025-08-08T13:08:00Z" w:id="226">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27">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A396BE5" w14:textId="77777777">
            <w:pPr>
              <w:pStyle w:val="Compact"/>
              <w:rPr>
                <w:ins w:author="Craig Parker" w:date="2025-08-08T15:08:00Z" w:id="228"/>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29">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67ED0C47" w14:textId="77777777">
            <w:pPr>
              <w:pStyle w:val="Compact"/>
              <w:rPr>
                <w:ins w:author="Craig Parker" w:date="2025-08-08T15:08:00Z" w:id="230"/>
              </w:rPr>
            </w:pPr>
            <w:ins w:author="Craig Parker" w:date="2025-08-08T15:08:00Z" w:id="231">
              <w:r w:rsidRPr="00FD37BE">
                <w:t>Wits Planetary Health Research (Wits PHR)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32">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BFCE2B4" w14:textId="77777777">
            <w:pPr>
              <w:pStyle w:val="Compact"/>
              <w:rPr>
                <w:ins w:author="Craig Parker" w:date="2025-08-08T15:08:00Z" w:id="233"/>
              </w:rPr>
            </w:pPr>
            <w:ins w:author="Craig Parker" w:date="2025-08-08T15:08:00Z" w:id="234">
              <w:r w:rsidRPr="00FD37BE">
                <w:t>craig.parker@witsphr.org</w:t>
              </w:r>
            </w:ins>
          </w:p>
        </w:tc>
      </w:tr>
      <w:tr w:rsidRPr="00FD37BE" w:rsidR="00FD37BE" w:rsidTr="00FD37BE" w14:paraId="6CB607A8" w14:textId="77777777">
        <w:trPr>
          <w:ins w:author="Craig Parker" w:date="2025-08-08T15:08:00Z" w:id="235"/>
          <w:trPrChange w:author="Craig Parker" w:date="2025-08-08T15:08:00Z" w16du:dateUtc="2025-08-08T13:08:00Z" w:id="236">
            <w:trPr>
              <w:gridBefore w:val="1"/>
            </w:trPr>
          </w:trPrChange>
        </w:trPr>
        <w:tc>
          <w:tcPr>
            <w:tcW w:w="3224"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37">
              <w:tcPr>
                <w:tcW w:w="0" w:type="auto"/>
                <w:gridSpan w:val="4"/>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52E13D8" w14:textId="77777777">
            <w:pPr>
              <w:pStyle w:val="Compact"/>
              <w:rPr>
                <w:ins w:author="Craig Parker" w:date="2025-08-08T15:08:00Z" w:id="238"/>
              </w:rPr>
            </w:pPr>
            <w:ins w:author="Craig Parker" w:date="2025-08-08T15:08:00Z" w:id="239">
              <w:r w:rsidRPr="00FD37BE">
                <w:rPr>
                  <w:b/>
                  <w:bCs/>
                </w:rPr>
                <w:t>Cloud Infrastructure Support</w:t>
              </w:r>
              <w:r w:rsidRPr="00FD37BE">
                <w:br/>
              </w:r>
              <w:r w:rsidRPr="00FD37BE">
                <w:rPr>
                  <w:i/>
                  <w:iCs/>
                </w:rPr>
                <w:t>Supporting cloud infrastructure implementation, security monitoring, and compliance oversight</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40">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3BBF44D" w14:textId="77777777">
            <w:pPr>
              <w:pStyle w:val="Compact"/>
              <w:rPr>
                <w:ins w:author="Craig Parker" w:date="2025-08-08T15:08:00Z" w:id="241"/>
              </w:rPr>
            </w:pPr>
            <w:proofErr w:type="spellStart"/>
            <w:ins w:author="Craig Parker" w:date="2025-08-08T15:08:00Z" w:id="242">
              <w:r w:rsidRPr="00FD37BE">
                <w:t>CeSHHAR</w:t>
              </w:r>
              <w:proofErr w:type="spellEnd"/>
              <w:r w:rsidRPr="00FD37BE">
                <w:t xml:space="preserve"> Research Center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43">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7C97F59A" w14:textId="77777777">
            <w:pPr>
              <w:pStyle w:val="Compact"/>
              <w:rPr>
                <w:ins w:author="Craig Parker" w:date="2025-08-08T15:08:00Z" w:id="244"/>
              </w:rPr>
            </w:pPr>
            <w:ins w:author="Craig Parker" w:date="2025-08-08T15:08:00Z" w:id="245">
              <w:r w:rsidRPr="00FD37BE">
                <w:t>datamanagement@ceshhar.co.zw</w:t>
              </w:r>
            </w:ins>
          </w:p>
        </w:tc>
      </w:tr>
      <w:tr w:rsidRPr="00FD37BE" w:rsidR="00FD37BE" w:rsidTr="00FD37BE" w14:paraId="33B92866" w14:textId="77777777">
        <w:trPr>
          <w:ins w:author="Craig Parker" w:date="2025-08-08T15:08:00Z" w:id="246"/>
          <w:trPrChange w:author="Craig Parker" w:date="2025-08-08T15:08:00Z" w16du:dateUtc="2025-08-08T13:08:00Z" w:id="247">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48">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E50BBD5" w14:textId="77777777">
            <w:pPr>
              <w:pStyle w:val="Compact"/>
              <w:rPr>
                <w:ins w:author="Craig Parker" w:date="2025-08-08T15:08:00Z" w:id="249"/>
              </w:rPr>
            </w:pPr>
            <w:ins w:author="Craig Parker" w:date="2025-08-08T15:08:00Z" w:id="250">
              <w:r w:rsidRPr="00FD37BE">
                <w:rPr>
                  <w:b/>
                  <w:bCs/>
                </w:rPr>
                <w:t>Health Data Acquisition</w:t>
              </w:r>
              <w:r w:rsidRPr="00FD37BE">
                <w:br/>
              </w:r>
              <w:r w:rsidRPr="00FD37BE">
                <w:rPr>
                  <w:i/>
                  <w:iCs/>
                </w:rPr>
                <w:t>Identification of relevant health datasets, coordination, and development of DTAs</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5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A42A157" w14:textId="77777777">
            <w:pPr>
              <w:pStyle w:val="Compact"/>
              <w:rPr>
                <w:ins w:author="Craig Parker" w:date="2025-08-08T15:08:00Z" w:id="252"/>
              </w:rPr>
            </w:pPr>
            <w:proofErr w:type="spellStart"/>
            <w:ins w:author="Craig Parker" w:date="2025-08-08T15:08:00Z" w:id="253">
              <w:r w:rsidRPr="00FD37BE">
                <w:t>CeSHHAR</w:t>
              </w:r>
              <w:proofErr w:type="spellEnd"/>
              <w:r w:rsidRPr="00FD37BE">
                <w:t xml:space="preserve"> Research Center (RP1 Studies)</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54">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9343A9C" w14:textId="77777777">
            <w:pPr>
              <w:pStyle w:val="Compact"/>
              <w:rPr>
                <w:ins w:author="Craig Parker" w:date="2025-08-08T15:08:00Z" w:id="255"/>
              </w:rPr>
            </w:pPr>
            <w:ins w:author="Craig Parker" w:date="2025-08-08T15:08:00Z" w:id="256">
              <w:r w:rsidRPr="00FD37BE">
                <w:t>stanley.luchters@ceshhar.co.zw</w:t>
              </w:r>
            </w:ins>
          </w:p>
        </w:tc>
      </w:tr>
      <w:tr w:rsidRPr="00FD37BE" w:rsidR="00FD37BE" w:rsidTr="00FD37BE" w14:paraId="076EFACB" w14:textId="77777777">
        <w:trPr>
          <w:ins w:author="Craig Parker" w:date="2025-08-08T15:08:00Z" w:id="257"/>
          <w:trPrChange w:author="Craig Parker" w:date="2025-08-08T15:08:00Z" w16du:dateUtc="2025-08-08T13:08:00Z" w:id="258">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59">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614F8D98" w14:textId="77777777">
            <w:pPr>
              <w:pStyle w:val="Compact"/>
              <w:rPr>
                <w:ins w:author="Craig Parker" w:date="2025-08-08T15:08:00Z" w:id="260"/>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6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3F7F76E" w14:textId="77777777">
            <w:pPr>
              <w:pStyle w:val="Compact"/>
              <w:rPr>
                <w:ins w:author="Craig Parker" w:date="2025-08-08T15:08:00Z" w:id="262"/>
              </w:rPr>
            </w:pPr>
            <w:ins w:author="Craig Parker" w:date="2025-08-08T15:08:00Z" w:id="263">
              <w:r w:rsidRPr="00FD37BE">
                <w:t>Wits PHR (RP2 Studies)</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64">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ADC106E" w14:textId="77777777">
            <w:pPr>
              <w:pStyle w:val="Compact"/>
              <w:rPr>
                <w:ins w:author="Craig Parker" w:date="2025-08-08T15:08:00Z" w:id="265"/>
              </w:rPr>
            </w:pPr>
            <w:ins w:author="Craig Parker" w:date="2025-08-08T15:08:00Z" w:id="266">
              <w:r w:rsidRPr="00FD37BE">
                <w:t>craig.parker@witsphr.org</w:t>
              </w:r>
            </w:ins>
          </w:p>
        </w:tc>
      </w:tr>
      <w:tr w:rsidRPr="00FD37BE" w:rsidR="00FD37BE" w:rsidTr="00FD37BE" w14:paraId="65C4C041" w14:textId="77777777">
        <w:trPr>
          <w:ins w:author="Craig Parker" w:date="2025-08-08T15:08:00Z" w:id="267"/>
          <w:trPrChange w:author="Craig Parker" w:date="2025-08-08T15:08:00Z" w16du:dateUtc="2025-08-08T13:08:00Z" w:id="268">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69">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7980561" w14:textId="77777777">
            <w:pPr>
              <w:pStyle w:val="Compact"/>
              <w:rPr>
                <w:ins w:author="Craig Parker" w:date="2025-08-08T15:08:00Z" w:id="270"/>
              </w:rPr>
            </w:pPr>
            <w:ins w:author="Craig Parker" w:date="2025-08-08T15:08:00Z" w:id="271">
              <w:r w:rsidRPr="00FD37BE">
                <w:rPr>
                  <w:b/>
                  <w:bCs/>
                </w:rPr>
                <w:t>Core Data Team - Cloud Environment</w:t>
              </w:r>
              <w:r w:rsidRPr="00FD37BE">
                <w:br/>
              </w:r>
              <w:r w:rsidRPr="00FD37BE">
                <w:rPr>
                  <w:i/>
                  <w:iCs/>
                </w:rPr>
                <w:t xml:space="preserve">De-identification, quality control, remapping, </w:t>
              </w:r>
              <w:proofErr w:type="spellStart"/>
              <w:r w:rsidRPr="00FD37BE">
                <w:rPr>
                  <w:i/>
                  <w:iCs/>
                </w:rPr>
                <w:t>harmonisation</w:t>
              </w:r>
              <w:proofErr w:type="spellEnd"/>
              <w:r w:rsidRPr="00FD37BE">
                <w:rPr>
                  <w:i/>
                  <w:iCs/>
                </w:rPr>
                <w:t xml:space="preserve">, and </w:t>
              </w:r>
              <w:r w:rsidRPr="00FD37BE">
                <w:rPr>
                  <w:i/>
                  <w:iCs/>
                </w:rPr>
                <w:t>integration of all datasets in secure cloud environment. Exclusive Level 0 access to Original Study Data</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72">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E132697" w14:textId="77777777">
            <w:pPr>
              <w:pStyle w:val="Compact"/>
              <w:rPr>
                <w:ins w:author="Craig Parker" w:date="2025-08-08T15:08:00Z" w:id="273"/>
              </w:rPr>
            </w:pPr>
            <w:proofErr w:type="spellStart"/>
            <w:ins w:author="Craig Parker" w:date="2025-08-08T15:08:00Z" w:id="274">
              <w:r w:rsidRPr="00FD37BE">
                <w:t>CeSHHAR</w:t>
              </w:r>
              <w:proofErr w:type="spellEnd"/>
              <w:r w:rsidRPr="00FD37BE">
                <w:t xml:space="preserve"> Research Center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75">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FBC4C38" w14:textId="77777777">
            <w:pPr>
              <w:pStyle w:val="Compact"/>
              <w:rPr>
                <w:ins w:author="Craig Parker" w:date="2025-08-08T15:08:00Z" w:id="276"/>
              </w:rPr>
            </w:pPr>
            <w:ins w:author="Craig Parker" w:date="2025-08-08T15:08:00Z" w:id="277">
              <w:r w:rsidRPr="00FD37BE">
                <w:t>TBD</w:t>
              </w:r>
            </w:ins>
          </w:p>
        </w:tc>
      </w:tr>
      <w:tr w:rsidRPr="00FD37BE" w:rsidR="00FD37BE" w:rsidTr="00FD37BE" w14:paraId="39D04266" w14:textId="77777777">
        <w:trPr>
          <w:ins w:author="Craig Parker" w:date="2025-08-08T15:08:00Z" w:id="278"/>
          <w:trPrChange w:author="Craig Parker" w:date="2025-08-08T15:08:00Z" w16du:dateUtc="2025-08-08T13:08:00Z" w:id="279">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80">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8107B7E" w14:textId="77777777">
            <w:pPr>
              <w:pStyle w:val="Compact"/>
              <w:rPr>
                <w:ins w:author="Craig Parker" w:date="2025-08-08T15:08:00Z" w:id="281"/>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82">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B5E709B" w14:textId="77777777">
            <w:pPr>
              <w:pStyle w:val="Compact"/>
              <w:rPr>
                <w:ins w:author="Craig Parker" w:date="2025-08-08T15:08:00Z" w:id="283"/>
              </w:rPr>
            </w:pPr>
            <w:ins w:author="Craig Parker" w:date="2025-08-08T15:08:00Z" w:id="284">
              <w:r w:rsidRPr="00FD37BE">
                <w:t>Wits Health Consortium</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85">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112D05D" w14:textId="77777777">
            <w:pPr>
              <w:pStyle w:val="Compact"/>
              <w:rPr>
                <w:ins w:author="Craig Parker" w:date="2025-08-08T15:08:00Z" w:id="286"/>
              </w:rPr>
            </w:pPr>
            <w:ins w:author="Craig Parker" w:date="2025-08-08T15:08:00Z" w:id="287">
              <w:r w:rsidRPr="00FD37BE">
                <w:t>TBD</w:t>
              </w:r>
            </w:ins>
          </w:p>
        </w:tc>
      </w:tr>
      <w:tr w:rsidRPr="00FD37BE" w:rsidR="00FD37BE" w:rsidTr="00FD37BE" w14:paraId="24B80DF0" w14:textId="77777777">
        <w:trPr>
          <w:ins w:author="Craig Parker" w:date="2025-08-08T15:08:00Z" w:id="288"/>
          <w:trPrChange w:author="Craig Parker" w:date="2025-08-08T15:08:00Z" w16du:dateUtc="2025-08-08T13:08:00Z" w:id="289">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90">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59008E4" w14:textId="77777777">
            <w:pPr>
              <w:pStyle w:val="Compact"/>
              <w:rPr>
                <w:ins w:author="Craig Parker" w:date="2025-08-08T15:08:00Z" w:id="291"/>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92">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1B1D166" w14:textId="77777777">
            <w:pPr>
              <w:pStyle w:val="Compact"/>
              <w:rPr>
                <w:ins w:author="Craig Parker" w:date="2025-08-08T15:08:00Z" w:id="293"/>
              </w:rPr>
            </w:pPr>
            <w:ins w:author="Craig Parker" w:date="2025-08-08T15:08:00Z" w:id="294">
              <w:r w:rsidRPr="00FD37BE">
                <w:t>Wits PHR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295">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DBADCDF" w14:textId="77777777">
            <w:pPr>
              <w:pStyle w:val="Compact"/>
              <w:rPr>
                <w:ins w:author="Craig Parker" w:date="2025-08-08T15:08:00Z" w:id="296"/>
              </w:rPr>
            </w:pPr>
            <w:ins w:author="Craig Parker" w:date="2025-08-08T15:08:00Z" w:id="297">
              <w:r w:rsidRPr="00FD37BE">
                <w:t>nicholas.brink@witsphr.org</w:t>
              </w:r>
            </w:ins>
          </w:p>
        </w:tc>
      </w:tr>
      <w:tr w:rsidRPr="00FD37BE" w:rsidR="00FD37BE" w:rsidTr="00FD37BE" w14:paraId="12580AFA" w14:textId="77777777">
        <w:trPr>
          <w:ins w:author="Craig Parker" w:date="2025-08-08T15:08:00Z" w:id="298"/>
          <w:trPrChange w:author="Craig Parker" w:date="2025-08-08T15:08:00Z" w16du:dateUtc="2025-08-08T13:08:00Z" w:id="299">
            <w:trPr>
              <w:gridBefore w:val="1"/>
            </w:trPr>
          </w:trPrChange>
        </w:trPr>
        <w:tc>
          <w:tcPr>
            <w:tcW w:w="3224"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00">
              <w:tcPr>
                <w:tcW w:w="0" w:type="auto"/>
                <w:gridSpan w:val="4"/>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3FB8023" w14:textId="77777777">
            <w:pPr>
              <w:pStyle w:val="Compact"/>
              <w:rPr>
                <w:ins w:author="Craig Parker" w:date="2025-08-08T15:08:00Z" w:id="301"/>
              </w:rPr>
            </w:pPr>
            <w:ins w:author="Craig Parker" w:date="2025-08-08T15:08:00Z" w:id="302">
              <w:r w:rsidRPr="00FD37BE">
                <w:rPr>
                  <w:b/>
                  <w:bCs/>
                </w:rPr>
                <w:t>Legacy System Support (During Transition)</w:t>
              </w:r>
              <w:r w:rsidRPr="00FD37BE">
                <w:br/>
              </w:r>
              <w:r w:rsidRPr="00FD37BE">
                <w:rPr>
                  <w:i/>
                  <w:iCs/>
                </w:rPr>
                <w:t>Supporting data migration from UCT systems and maintaining legacy access during transition period</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03">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26F914A" w14:textId="77777777">
            <w:pPr>
              <w:pStyle w:val="Compact"/>
              <w:rPr>
                <w:ins w:author="Craig Parker" w:date="2025-08-08T15:08:00Z" w:id="304"/>
              </w:rPr>
            </w:pPr>
            <w:ins w:author="Craig Parker" w:date="2025-08-08T15:08:00Z" w:id="305">
              <w:r w:rsidRPr="00FD37BE">
                <w:t>UCT CSAG</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06">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D257DCE" w14:textId="77777777">
            <w:pPr>
              <w:pStyle w:val="Compact"/>
              <w:rPr>
                <w:ins w:author="Craig Parker" w:date="2025-08-08T15:08:00Z" w:id="307"/>
              </w:rPr>
            </w:pPr>
            <w:ins w:author="Craig Parker" w:date="2025-08-08T15:08:00Z" w:id="308">
              <w:r w:rsidRPr="00FD37BE">
                <w:t>csag-support@uct.ac.za</w:t>
              </w:r>
            </w:ins>
          </w:p>
        </w:tc>
      </w:tr>
      <w:tr w:rsidRPr="00FD37BE" w:rsidR="00FD37BE" w:rsidTr="00FD37BE" w14:paraId="7B957F21" w14:textId="77777777">
        <w:trPr>
          <w:ins w:author="Craig Parker" w:date="2025-08-08T15:08:00Z" w:id="309"/>
          <w:trPrChange w:author="Craig Parker" w:date="2025-08-08T15:08:00Z" w16du:dateUtc="2025-08-08T13:08:00Z" w:id="310">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11">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6A9C2B4" w14:textId="77777777">
            <w:pPr>
              <w:pStyle w:val="Compact"/>
              <w:rPr>
                <w:ins w:author="Craig Parker" w:date="2025-08-08T15:08:00Z" w:id="312"/>
              </w:rPr>
            </w:pPr>
            <w:ins w:author="Craig Parker" w:date="2025-08-08T15:08:00Z" w:id="313">
              <w:r w:rsidRPr="00FD37BE">
                <w:rPr>
                  <w:b/>
                  <w:bCs/>
                </w:rPr>
                <w:t>Cloud Security Operations</w:t>
              </w:r>
              <w:r w:rsidRPr="00FD37BE">
                <w:br/>
              </w:r>
              <w:r w:rsidRPr="00FD37BE">
                <w:rPr>
                  <w:i/>
                  <w:iCs/>
                </w:rPr>
                <w:t>24/7 security monitoring, incident response, threat intelligence, maintaining compliance with international security standards</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14">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99F61D6" w14:textId="77777777">
            <w:pPr>
              <w:pStyle w:val="Compact"/>
              <w:rPr>
                <w:ins w:author="Craig Parker" w:date="2025-08-08T15:08:00Z" w:id="315"/>
              </w:rPr>
            </w:pPr>
            <w:proofErr w:type="spellStart"/>
            <w:ins w:author="Craig Parker" w:date="2025-08-08T15:08:00Z" w:id="316">
              <w:r w:rsidRPr="00FD37BE">
                <w:t>CeSHHAR</w:t>
              </w:r>
              <w:proofErr w:type="spellEnd"/>
              <w:r w:rsidRPr="00FD37BE">
                <w:t xml:space="preserve"> Research Center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17">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2791E8B" w14:textId="77777777">
            <w:pPr>
              <w:pStyle w:val="Compact"/>
              <w:rPr>
                <w:ins w:author="Craig Parker" w:date="2025-08-08T15:08:00Z" w:id="318"/>
              </w:rPr>
            </w:pPr>
            <w:ins w:author="Craig Parker" w:date="2025-08-08T15:08:00Z" w:id="319">
              <w:r w:rsidRPr="00FD37BE">
                <w:t>security@ceshhar.co.zw</w:t>
              </w:r>
            </w:ins>
          </w:p>
        </w:tc>
      </w:tr>
      <w:tr w:rsidRPr="00FD37BE" w:rsidR="00FD37BE" w:rsidTr="00FD37BE" w14:paraId="6483E9EA" w14:textId="77777777">
        <w:trPr>
          <w:ins w:author="Craig Parker" w:date="2025-08-08T15:08:00Z" w:id="320"/>
          <w:trPrChange w:author="Craig Parker" w:date="2025-08-08T15:08:00Z" w16du:dateUtc="2025-08-08T13:08:00Z" w:id="321">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22">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13AFD84" w14:textId="77777777">
            <w:pPr>
              <w:pStyle w:val="Compact"/>
              <w:rPr>
                <w:ins w:author="Craig Parker" w:date="2025-08-08T15:08:00Z" w:id="323"/>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24">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F1C8A58" w14:textId="77777777">
            <w:pPr>
              <w:pStyle w:val="Compact"/>
              <w:rPr>
                <w:ins w:author="Craig Parker" w:date="2025-08-08T15:08:00Z" w:id="325"/>
              </w:rPr>
            </w:pPr>
            <w:ins w:author="Craig Parker" w:date="2025-08-08T15:08:00Z" w:id="326">
              <w:r w:rsidRPr="00FD37BE">
                <w:t>Wits Health Consortium</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27">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4F42032" w14:textId="77777777">
            <w:pPr>
              <w:pStyle w:val="Compact"/>
              <w:rPr>
                <w:ins w:author="Craig Parker" w:date="2025-08-08T15:08:00Z" w:id="328"/>
              </w:rPr>
            </w:pPr>
            <w:ins w:author="Craig Parker" w:date="2025-08-08T15:08:00Z" w:id="329">
              <w:r w:rsidRPr="00FD37BE">
                <w:t>TBD</w:t>
              </w:r>
            </w:ins>
          </w:p>
        </w:tc>
      </w:tr>
      <w:tr w:rsidRPr="00FD37BE" w:rsidR="00FD37BE" w:rsidTr="00FD37BE" w14:paraId="035C0526" w14:textId="77777777">
        <w:trPr>
          <w:ins w:author="Craig Parker" w:date="2025-08-08T15:08:00Z" w:id="330"/>
          <w:trPrChange w:author="Craig Parker" w:date="2025-08-08T15:08:00Z" w16du:dateUtc="2025-08-08T13:08:00Z" w:id="331">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32">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3B1A859" w14:textId="77777777">
            <w:pPr>
              <w:pStyle w:val="Compact"/>
              <w:rPr>
                <w:ins w:author="Craig Parker" w:date="2025-08-08T15:08:00Z" w:id="333"/>
              </w:rPr>
            </w:pPr>
            <w:ins w:author="Craig Parker" w:date="2025-08-08T15:08:00Z" w:id="334">
              <w:r w:rsidRPr="00FD37BE">
                <w:rPr>
                  <w:b/>
                  <w:bCs/>
                </w:rPr>
                <w:t>Cloud Platform Access Management</w:t>
              </w:r>
              <w:r w:rsidRPr="00FD37BE">
                <w:br/>
              </w:r>
              <w:r w:rsidRPr="00FD37BE">
                <w:rPr>
                  <w:i/>
                  <w:iCs/>
                </w:rPr>
                <w:t>Managing Azure Active Directory, Role-Based Access Control, multi-factor authentication, and conditional access policies</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35">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1943F37" w14:textId="77777777">
            <w:pPr>
              <w:pStyle w:val="Compact"/>
              <w:rPr>
                <w:ins w:author="Craig Parker" w:date="2025-08-08T15:08:00Z" w:id="336"/>
              </w:rPr>
            </w:pPr>
            <w:ins w:author="Craig Parker" w:date="2025-08-08T15:08:00Z" w:id="337">
              <w:r w:rsidRPr="00FD37BE">
                <w:t>Wits Health Consortium</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3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6F49F57F" w14:textId="77777777">
            <w:pPr>
              <w:pStyle w:val="Compact"/>
              <w:rPr>
                <w:ins w:author="Craig Parker" w:date="2025-08-08T15:08:00Z" w:id="339"/>
              </w:rPr>
            </w:pPr>
            <w:ins w:author="Craig Parker" w:date="2025-08-08T15:08:00Z" w:id="340">
              <w:r w:rsidRPr="00FD37BE">
                <w:t>TBD</w:t>
              </w:r>
            </w:ins>
          </w:p>
        </w:tc>
      </w:tr>
      <w:tr w:rsidRPr="00FD37BE" w:rsidR="00FD37BE" w:rsidTr="00FD37BE" w14:paraId="74B72356" w14:textId="77777777">
        <w:trPr>
          <w:ins w:author="Craig Parker" w:date="2025-08-08T15:08:00Z" w:id="341"/>
          <w:trPrChange w:author="Craig Parker" w:date="2025-08-08T15:08:00Z" w16du:dateUtc="2025-08-08T13:08:00Z" w:id="342">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43">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7C3E2797" w14:textId="77777777">
            <w:pPr>
              <w:pStyle w:val="Compact"/>
              <w:rPr>
                <w:ins w:author="Craig Parker" w:date="2025-08-08T15:08:00Z" w:id="344"/>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45">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7781D32C" w14:textId="77777777">
            <w:pPr>
              <w:pStyle w:val="Compact"/>
              <w:rPr>
                <w:ins w:author="Craig Parker" w:date="2025-08-08T15:08:00Z" w:id="346"/>
              </w:rPr>
            </w:pPr>
            <w:proofErr w:type="spellStart"/>
            <w:ins w:author="Craig Parker" w:date="2025-08-08T15:08:00Z" w:id="347">
              <w:r w:rsidRPr="00FD37BE">
                <w:t>CeSHHAR</w:t>
              </w:r>
              <w:proofErr w:type="spellEnd"/>
              <w:r w:rsidRPr="00FD37BE">
                <w:t xml:space="preserve"> Research Center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4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A8F40D6" w14:textId="77777777">
            <w:pPr>
              <w:pStyle w:val="Compact"/>
              <w:rPr>
                <w:ins w:author="Craig Parker" w:date="2025-08-08T15:08:00Z" w:id="349"/>
              </w:rPr>
            </w:pPr>
            <w:ins w:author="Craig Parker" w:date="2025-08-08T15:08:00Z" w:id="350">
              <w:r w:rsidRPr="00FD37BE">
                <w:t>TBD</w:t>
              </w:r>
            </w:ins>
          </w:p>
        </w:tc>
      </w:tr>
      <w:tr w:rsidRPr="00FD37BE" w:rsidR="00FD37BE" w:rsidTr="00FD37BE" w14:paraId="786B4BC0" w14:textId="77777777">
        <w:trPr>
          <w:ins w:author="Craig Parker" w:date="2025-08-08T15:08:00Z" w:id="351"/>
          <w:trPrChange w:author="Craig Parker" w:date="2025-08-08T15:08:00Z" w16du:dateUtc="2025-08-08T13:08:00Z" w:id="352">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53">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0D39307" w14:textId="77777777">
            <w:pPr>
              <w:pStyle w:val="Compact"/>
              <w:rPr>
                <w:ins w:author="Craig Parker" w:date="2025-08-08T15:08:00Z" w:id="354"/>
              </w:rPr>
            </w:pPr>
            <w:ins w:author="Craig Parker" w:date="2025-08-08T15:08:00Z" w:id="355">
              <w:r w:rsidRPr="00FD37BE">
                <w:rPr>
                  <w:b/>
                  <w:bCs/>
                </w:rPr>
                <w:t>Data Governance &amp; Compliance</w:t>
              </w:r>
              <w:r w:rsidRPr="00FD37BE">
                <w:br/>
              </w:r>
              <w:r w:rsidRPr="00FD37BE">
                <w:rPr>
                  <w:i/>
                  <w:iCs/>
                </w:rPr>
                <w:t>Ensuring regulatory compliance (POPIA, GDPR, HIPAA), managing Data Access Committee processes, overseeing DTAs</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56">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FBC45E4" w14:textId="77777777">
            <w:pPr>
              <w:pStyle w:val="Compact"/>
              <w:rPr>
                <w:ins w:author="Craig Parker" w:date="2025-08-08T15:08:00Z" w:id="357"/>
              </w:rPr>
            </w:pPr>
            <w:ins w:author="Craig Parker" w:date="2025-08-08T15:08:00Z" w:id="358">
              <w:r w:rsidRPr="00FD37BE">
                <w:t>Wits Health Consortium</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59">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4D20735" w14:textId="77777777">
            <w:pPr>
              <w:pStyle w:val="Compact"/>
              <w:rPr>
                <w:ins w:author="Craig Parker" w:date="2025-08-08T15:08:00Z" w:id="360"/>
              </w:rPr>
            </w:pPr>
            <w:ins w:author="Craig Parker" w:date="2025-08-08T15:08:00Z" w:id="361">
              <w:r w:rsidRPr="00FD37BE">
                <w:t>TBD</w:t>
              </w:r>
            </w:ins>
          </w:p>
        </w:tc>
      </w:tr>
      <w:tr w:rsidRPr="00FD37BE" w:rsidR="00FD37BE" w:rsidTr="00FD37BE" w14:paraId="1BE5275F" w14:textId="77777777">
        <w:trPr>
          <w:ins w:author="Craig Parker" w:date="2025-08-08T15:08:00Z" w:id="362"/>
          <w:trPrChange w:author="Craig Parker" w:date="2025-08-08T15:08:00Z" w16du:dateUtc="2025-08-08T13:08:00Z" w:id="363">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64">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745FA3D" w14:textId="77777777">
            <w:pPr>
              <w:pStyle w:val="Compact"/>
              <w:rPr>
                <w:ins w:author="Craig Parker" w:date="2025-08-08T15:08:00Z" w:id="365"/>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66">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629DC8CE" w14:textId="77777777">
            <w:pPr>
              <w:pStyle w:val="Compact"/>
              <w:rPr>
                <w:ins w:author="Craig Parker" w:date="2025-08-08T15:08:00Z" w:id="367"/>
              </w:rPr>
            </w:pPr>
            <w:ins w:author="Craig Parker" w:date="2025-08-08T15:08:00Z" w:id="368">
              <w:r w:rsidRPr="00FD37BE">
                <w:t>HE²AT Center Steering Committee</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69">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A2D6E16" w14:textId="77777777">
            <w:pPr>
              <w:pStyle w:val="Compact"/>
              <w:rPr>
                <w:ins w:author="Craig Parker" w:date="2025-08-08T15:08:00Z" w:id="370"/>
              </w:rPr>
            </w:pPr>
            <w:ins w:author="Craig Parker" w:date="2025-08-08T15:08:00Z" w:id="371">
              <w:r w:rsidRPr="00FD37BE">
                <w:t>TBD</w:t>
              </w:r>
            </w:ins>
          </w:p>
        </w:tc>
      </w:tr>
      <w:tr w:rsidRPr="00FD37BE" w:rsidR="00FD37BE" w:rsidTr="00FD37BE" w14:paraId="6E74496A" w14:textId="77777777">
        <w:trPr>
          <w:ins w:author="Craig Parker" w:date="2025-08-08T15:08:00Z" w:id="372"/>
          <w:trPrChange w:author="Craig Parker" w:date="2025-08-08T15:08:00Z" w16du:dateUtc="2025-08-08T13:08:00Z" w:id="373">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74">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1243823" w14:textId="77777777">
            <w:pPr>
              <w:pStyle w:val="Compact"/>
              <w:rPr>
                <w:ins w:author="Craig Parker" w:date="2025-08-08T15:08:00Z" w:id="375"/>
              </w:rPr>
            </w:pPr>
            <w:ins w:author="Craig Parker" w:date="2025-08-08T15:08:00Z" w:id="376">
              <w:r w:rsidRPr="00FD37BE">
                <w:rPr>
                  <w:b/>
                  <w:bCs/>
                </w:rPr>
                <w:t>Climate &amp; Geospatial Data Management</w:t>
              </w:r>
              <w:r w:rsidRPr="00FD37BE">
                <w:br/>
              </w:r>
              <w:r w:rsidRPr="00FD37BE">
                <w:rPr>
                  <w:i/>
                  <w:iCs/>
                </w:rPr>
                <w:t>Managing climate data integration, geospatial analysis tools, and AI/ML implementations</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77">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58A5B47" w14:textId="77777777">
            <w:pPr>
              <w:pStyle w:val="Compact"/>
              <w:rPr>
                <w:ins w:author="Craig Parker" w:date="2025-08-08T15:08:00Z" w:id="378"/>
              </w:rPr>
            </w:pPr>
            <w:ins w:author="Craig Parker" w:date="2025-08-08T15:08:00Z" w:id="379">
              <w:r w:rsidRPr="00FD37BE">
                <w:t>IBM Research Africa</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80">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7DC6DFC" w14:textId="77777777">
            <w:pPr>
              <w:pStyle w:val="Compact"/>
              <w:rPr>
                <w:ins w:author="Craig Parker" w:date="2025-08-08T15:08:00Z" w:id="381"/>
              </w:rPr>
            </w:pPr>
            <w:ins w:author="Craig Parker" w:date="2025-08-08T15:08:00Z" w:id="382">
              <w:r w:rsidRPr="00FD37BE">
                <w:t>climate-data@ibm.com</w:t>
              </w:r>
            </w:ins>
          </w:p>
        </w:tc>
      </w:tr>
      <w:tr w:rsidRPr="00FD37BE" w:rsidR="00FD37BE" w:rsidTr="00FD37BE" w14:paraId="688F1A1E" w14:textId="77777777">
        <w:trPr>
          <w:ins w:author="Craig Parker" w:date="2025-08-08T15:08:00Z" w:id="383"/>
          <w:trPrChange w:author="Craig Parker" w:date="2025-08-08T15:08:00Z" w16du:dateUtc="2025-08-08T13:08:00Z" w:id="384">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85">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7E3164C9" w14:textId="77777777">
            <w:pPr>
              <w:pStyle w:val="Compact"/>
              <w:rPr>
                <w:ins w:author="Craig Parker" w:date="2025-08-08T15:08:00Z" w:id="386"/>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87">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47F467D5" w14:textId="77777777">
            <w:pPr>
              <w:pStyle w:val="Compact"/>
              <w:rPr>
                <w:ins w:author="Craig Parker" w:date="2025-08-08T15:08:00Z" w:id="388"/>
              </w:rPr>
            </w:pPr>
            <w:ins w:author="Craig Parker" w:date="2025-08-08T15:08:00Z" w:id="389">
              <w:r w:rsidRPr="00FD37BE">
                <w:t xml:space="preserve">University </w:t>
              </w:r>
              <w:proofErr w:type="spellStart"/>
              <w:r w:rsidRPr="00FD37BE">
                <w:t>Peleforo</w:t>
              </w:r>
              <w:proofErr w:type="spellEnd"/>
              <w:r w:rsidRPr="00FD37BE">
                <w:t xml:space="preserve"> Gon Coulibaly </w:t>
              </w:r>
              <w:r w:rsidRPr="00FD37BE">
                <w:t>(UPGC)</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90">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0640371D" w14:textId="77777777">
            <w:pPr>
              <w:pStyle w:val="Compact"/>
              <w:rPr>
                <w:ins w:author="Craig Parker" w:date="2025-08-08T15:08:00Z" w:id="391"/>
              </w:rPr>
            </w:pPr>
            <w:ins w:author="Craig Parker" w:date="2025-08-08T15:08:00Z" w:id="392">
              <w:r w:rsidRPr="00FD37BE">
                <w:t>TBD</w:t>
              </w:r>
            </w:ins>
          </w:p>
        </w:tc>
      </w:tr>
      <w:tr w:rsidRPr="00FD37BE" w:rsidR="00FD37BE" w:rsidTr="00FD37BE" w14:paraId="4D01C43E" w14:textId="77777777">
        <w:trPr>
          <w:ins w:author="Craig Parker" w:date="2025-08-08T15:08:00Z" w:id="393"/>
          <w:trPrChange w:author="Craig Parker" w:date="2025-08-08T15:08:00Z" w16du:dateUtc="2025-08-08T13:08:00Z" w:id="394">
            <w:trPr>
              <w:gridBefore w:val="1"/>
            </w:trPr>
          </w:trPrChange>
        </w:trPr>
        <w:tc>
          <w:tcPr>
            <w:tcW w:w="3224" w:type="pct"/>
            <w:vMerge w:val="restar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95">
              <w:tcPr>
                <w:tcW w:w="0" w:type="auto"/>
                <w:gridSpan w:val="4"/>
                <w:vMerge w:val="restart"/>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4E9CEC8" w14:textId="77777777">
            <w:pPr>
              <w:pStyle w:val="Compact"/>
              <w:rPr>
                <w:ins w:author="Craig Parker" w:date="2025-08-08T15:08:00Z" w:id="396"/>
              </w:rPr>
            </w:pPr>
            <w:ins w:author="Craig Parker" w:date="2025-08-08T15:08:00Z" w:id="397">
              <w:r w:rsidRPr="00FD37BE">
                <w:rPr>
                  <w:b/>
                  <w:bCs/>
                </w:rPr>
                <w:t>Migration Project Management</w:t>
              </w:r>
              <w:r w:rsidRPr="00FD37BE">
                <w:br/>
              </w:r>
              <w:r w:rsidRPr="00FD37BE">
                <w:rPr>
                  <w:i/>
                  <w:iCs/>
                </w:rPr>
                <w:t>Coordinating phased migration, stakeholder communication, risk management during transition</w:t>
              </w:r>
            </w:ins>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39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28AEBF5A" w14:textId="77777777">
            <w:pPr>
              <w:pStyle w:val="Compact"/>
              <w:rPr>
                <w:ins w:author="Craig Parker" w:date="2025-08-08T15:08:00Z" w:id="399"/>
              </w:rPr>
            </w:pPr>
            <w:ins w:author="Craig Parker" w:date="2025-08-08T15:08:00Z" w:id="400">
              <w:r w:rsidRPr="00FD37BE">
                <w:t>Wits Health Consortium</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0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2EF9A5D" w14:textId="77777777">
            <w:pPr>
              <w:pStyle w:val="Compact"/>
              <w:rPr>
                <w:ins w:author="Craig Parker" w:date="2025-08-08T15:08:00Z" w:id="402"/>
              </w:rPr>
            </w:pPr>
            <w:ins w:author="Craig Parker" w:date="2025-08-08T15:08:00Z" w:id="403">
              <w:r w:rsidRPr="00FD37BE">
                <w:t>TBD</w:t>
              </w:r>
            </w:ins>
          </w:p>
        </w:tc>
      </w:tr>
      <w:tr w:rsidRPr="00FD37BE" w:rsidR="00FD37BE" w:rsidTr="00FD37BE" w14:paraId="6F7C9BC1" w14:textId="77777777">
        <w:trPr>
          <w:ins w:author="Craig Parker" w:date="2025-08-08T15:08:00Z" w:id="404"/>
          <w:trPrChange w:author="Craig Parker" w:date="2025-08-08T15:08:00Z" w16du:dateUtc="2025-08-08T13:08:00Z" w:id="405">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06">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7D24BEC" w14:textId="77777777">
            <w:pPr>
              <w:pStyle w:val="Compact"/>
              <w:rPr>
                <w:ins w:author="Craig Parker" w:date="2025-08-08T15:08:00Z" w:id="407"/>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0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39B78EED" w14:textId="77777777">
            <w:pPr>
              <w:pStyle w:val="Compact"/>
              <w:rPr>
                <w:ins w:author="Craig Parker" w:date="2025-08-08T15:08:00Z" w:id="409"/>
              </w:rPr>
            </w:pPr>
            <w:ins w:author="Craig Parker" w:date="2025-08-08T15:08:00Z" w:id="410">
              <w:r w:rsidRPr="00FD37BE">
                <w:t>Wits PHR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1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1F2ED0B" w14:textId="77777777">
            <w:pPr>
              <w:pStyle w:val="Compact"/>
              <w:rPr>
                <w:ins w:author="Craig Parker" w:date="2025-08-08T15:08:00Z" w:id="412"/>
              </w:rPr>
            </w:pPr>
            <w:ins w:author="Craig Parker" w:date="2025-08-08T15:08:00Z" w:id="413">
              <w:r w:rsidRPr="00FD37BE">
                <w:t>craig.parker@witsphr.org</w:t>
              </w:r>
            </w:ins>
          </w:p>
        </w:tc>
      </w:tr>
      <w:tr w:rsidRPr="00FD37BE" w:rsidR="00FD37BE" w:rsidTr="00FD37BE" w14:paraId="4D1268B1" w14:textId="77777777">
        <w:trPr>
          <w:ins w:author="Craig Parker" w:date="2025-08-08T15:08:00Z" w:id="414"/>
          <w:trPrChange w:author="Craig Parker" w:date="2025-08-08T15:08:00Z" w16du:dateUtc="2025-08-08T13:08:00Z" w:id="415">
            <w:trPr>
              <w:gridBefore w:val="1"/>
            </w:trPr>
          </w:trPrChange>
        </w:trPr>
        <w:tc>
          <w:tcPr>
            <w:tcW w:w="3224" w:type="pct"/>
            <w:vMerge/>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16">
              <w:tcPr>
                <w:tcW w:w="0" w:type="auto"/>
                <w:gridSpan w:val="4"/>
                <w:vMerge/>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1A70365F" w14:textId="77777777">
            <w:pPr>
              <w:pStyle w:val="Compact"/>
              <w:rPr>
                <w:ins w:author="Craig Parker" w:date="2025-08-08T15:08:00Z" w:id="417"/>
              </w:rPr>
            </w:pPr>
          </w:p>
        </w:tc>
        <w:tc>
          <w:tcPr>
            <w:tcW w:w="902"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18">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DE2ACB5" w14:textId="77777777">
            <w:pPr>
              <w:pStyle w:val="Compact"/>
              <w:rPr>
                <w:ins w:author="Craig Parker" w:date="2025-08-08T15:08:00Z" w:id="419"/>
              </w:rPr>
            </w:pPr>
            <w:proofErr w:type="spellStart"/>
            <w:ins w:author="Craig Parker" w:date="2025-08-08T15:08:00Z" w:id="420">
              <w:r w:rsidRPr="00FD37BE">
                <w:t>CeSHHAR</w:t>
              </w:r>
              <w:proofErr w:type="spellEnd"/>
              <w:r w:rsidRPr="00FD37BE">
                <w:t xml:space="preserve"> Research Center</w:t>
              </w:r>
            </w:ins>
          </w:p>
        </w:tc>
        <w:tc>
          <w:tcPr>
            <w:tcW w:w="873" w:type="pct"/>
            <w:tcBorders>
              <w:top w:val="outset" w:color="auto" w:sz="6" w:space="0"/>
              <w:left w:val="outset" w:color="auto" w:sz="6" w:space="0"/>
              <w:bottom w:val="outset" w:color="auto" w:sz="6" w:space="0"/>
              <w:right w:val="outset" w:color="auto" w:sz="6" w:space="0"/>
            </w:tcBorders>
            <w:vAlign w:val="center"/>
            <w:hideMark/>
            <w:tcPrChange w:author="Craig Parker" w:date="2025-08-08T15:08:00Z" w16du:dateUtc="2025-08-08T13:08:00Z" w:id="421">
              <w:tcPr>
                <w:tcW w:w="0" w:type="auto"/>
                <w:tcBorders>
                  <w:top w:val="outset" w:color="auto" w:sz="6" w:space="0"/>
                  <w:left w:val="outset" w:color="auto" w:sz="6" w:space="0"/>
                  <w:bottom w:val="outset" w:color="auto" w:sz="6" w:space="0"/>
                  <w:right w:val="outset" w:color="auto" w:sz="6" w:space="0"/>
                </w:tcBorders>
                <w:vAlign w:val="center"/>
                <w:hideMark/>
              </w:tcPr>
            </w:tcPrChange>
          </w:tcPr>
          <w:p w:rsidRPr="00FD37BE" w:rsidR="00FD37BE" w:rsidP="00FD37BE" w:rsidRDefault="00FD37BE" w14:paraId="5C087F8F" w14:textId="77777777">
            <w:pPr>
              <w:pStyle w:val="Compact"/>
              <w:rPr>
                <w:ins w:author="Craig Parker" w:date="2025-08-08T15:08:00Z" w:id="422"/>
              </w:rPr>
            </w:pPr>
            <w:ins w:author="Craig Parker" w:date="2025-08-08T15:08:00Z" w:id="423">
              <w:r w:rsidRPr="00FD37BE">
                <w:t>TBD</w:t>
              </w:r>
            </w:ins>
          </w:p>
        </w:tc>
      </w:tr>
    </w:tbl>
    <w:tbl>
      <w:tblPr>
        <w:tblStyle w:val="Table"/>
        <w:tblW w:w="5000" w:type="pct"/>
        <w:tblLayout w:type="fixed"/>
        <w:tblLook w:val="0020" w:firstRow="1" w:lastRow="0" w:firstColumn="0" w:lastColumn="0" w:noHBand="0" w:noVBand="0"/>
      </w:tblPr>
      <w:tblGrid>
        <w:gridCol w:w="5148"/>
        <w:gridCol w:w="2160"/>
        <w:gridCol w:w="2268"/>
      </w:tblGrid>
      <w:tr w:rsidR="000D58E2" w:rsidDel="00FD37BE" w:rsidTr="000E486D" w14:paraId="10F0A654" w14:textId="41E45BF1">
        <w:trPr>
          <w:cnfStyle w:val="100000000000" w:firstRow="1" w:lastRow="0" w:firstColumn="0" w:lastColumn="0" w:oddVBand="0" w:evenVBand="0" w:oddHBand="0" w:evenHBand="0" w:firstRowFirstColumn="0" w:firstRowLastColumn="0" w:lastRowFirstColumn="0" w:lastRowLastColumn="0"/>
          <w:tblHeader/>
          <w:del w:author="Craig Parker" w:date="2025-08-08T15:08:00Z" w:id="424"/>
        </w:trPr>
        <w:tc>
          <w:tcPr>
            <w:tcW w:w="5148" w:type="dxa"/>
          </w:tcPr>
          <w:p w:rsidR="000D58E2" w:rsidDel="00FD37BE" w:rsidRDefault="00000000" w14:paraId="2D3A1D6E" w14:textId="08AF00F3">
            <w:pPr>
              <w:pStyle w:val="Compact"/>
              <w:rPr>
                <w:del w:author="Craig Parker" w:date="2025-08-08T15:08:00Z" w16du:dateUtc="2025-08-08T13:08:00Z" w:id="425"/>
              </w:rPr>
            </w:pPr>
            <w:del w:author="Craig Parker" w:date="2025-08-08T15:08:00Z" w16du:dateUtc="2025-08-08T13:08:00Z" w:id="426">
              <w:r w:rsidDel="00FD37BE">
                <w:delText>Role and responsibilities</w:delText>
              </w:r>
            </w:del>
          </w:p>
        </w:tc>
        <w:tc>
          <w:tcPr>
            <w:tcW w:w="2160" w:type="dxa"/>
          </w:tcPr>
          <w:p w:rsidR="000D58E2" w:rsidDel="00FD37BE" w:rsidRDefault="00000000" w14:paraId="2987D2D0" w14:textId="4882E022">
            <w:pPr>
              <w:pStyle w:val="Compact"/>
              <w:rPr>
                <w:del w:author="Craig Parker" w:date="2025-08-08T15:08:00Z" w16du:dateUtc="2025-08-08T13:08:00Z" w:id="427"/>
              </w:rPr>
            </w:pPr>
            <w:del w:author="Craig Parker" w:date="2025-08-08T15:08:00Z" w16du:dateUtc="2025-08-08T13:08:00Z" w:id="428">
              <w:r w:rsidDel="00FD37BE">
                <w:delText>People</w:delText>
              </w:r>
            </w:del>
          </w:p>
        </w:tc>
        <w:tc>
          <w:tcPr>
            <w:tcW w:w="2268" w:type="dxa"/>
          </w:tcPr>
          <w:p w:rsidR="000D58E2" w:rsidDel="00FD37BE" w:rsidRDefault="00000000" w14:paraId="5AAF44D6" w14:textId="48E630A1">
            <w:pPr>
              <w:pStyle w:val="Compact"/>
              <w:rPr>
                <w:del w:author="Craig Parker" w:date="2025-08-08T15:08:00Z" w16du:dateUtc="2025-08-08T13:08:00Z" w:id="429"/>
              </w:rPr>
            </w:pPr>
            <w:del w:author="Craig Parker" w:date="2025-08-08T15:08:00Z" w16du:dateUtc="2025-08-08T13:08:00Z" w:id="430">
              <w:r w:rsidDel="00FD37BE">
                <w:delText>Contact</w:delText>
              </w:r>
            </w:del>
          </w:p>
        </w:tc>
      </w:tr>
      <w:tr w:rsidR="000D58E2" w:rsidDel="00FD37BE" w:rsidTr="000E486D" w14:paraId="4EAA216C" w14:textId="1AA848A3">
        <w:trPr>
          <w:del w:author="Craig Parker" w:date="2025-08-08T15:08:00Z" w:id="431"/>
        </w:trPr>
        <w:tc>
          <w:tcPr>
            <w:tcW w:w="5148" w:type="dxa"/>
          </w:tcPr>
          <w:p w:rsidR="000D58E2" w:rsidDel="00FD37BE" w:rsidRDefault="00000000" w14:paraId="7B299D28" w14:textId="7888A1D1">
            <w:pPr>
              <w:pStyle w:val="Compact"/>
              <w:rPr>
                <w:del w:author="Craig Parker" w:date="2025-08-08T15:08:00Z" w16du:dateUtc="2025-08-08T13:08:00Z" w:id="432"/>
              </w:rPr>
            </w:pPr>
            <w:del w:author="Craig Parker" w:date="2025-08-08T15:08:00Z" w16du:dateUtc="2025-08-08T13:08:00Z" w:id="433">
              <w:r w:rsidDel="00FD37BE">
                <w:rPr>
                  <w:b/>
                  <w:bCs/>
                </w:rPr>
                <w:delText>DMAC PIs</w:delText>
              </w:r>
            </w:del>
          </w:p>
        </w:tc>
        <w:tc>
          <w:tcPr>
            <w:tcW w:w="2160" w:type="dxa"/>
          </w:tcPr>
          <w:p w:rsidR="000D58E2" w:rsidDel="00FD37BE" w:rsidRDefault="00000000" w14:paraId="067F1407" w14:textId="2E784260">
            <w:pPr>
              <w:pStyle w:val="Compact"/>
              <w:rPr>
                <w:del w:author="Craig Parker" w:date="2025-08-08T15:08:00Z" w16du:dateUtc="2025-08-08T13:08:00Z" w:id="434"/>
              </w:rPr>
            </w:pPr>
            <w:del w:author="Craig Parker" w:date="2025-08-08T15:08:00Z" w16du:dateUtc="2025-08-08T13:08:00Z" w:id="435">
              <w:r w:rsidDel="00FD37BE">
                <w:delText>Christopher Jack (UCT)</w:delText>
              </w:r>
            </w:del>
          </w:p>
        </w:tc>
        <w:tc>
          <w:tcPr>
            <w:tcW w:w="2268" w:type="dxa"/>
          </w:tcPr>
          <w:p w:rsidR="000D58E2" w:rsidDel="00FD37BE" w:rsidRDefault="00000000" w14:paraId="542FF3D5" w14:textId="012C46E4">
            <w:pPr>
              <w:pStyle w:val="Compact"/>
              <w:rPr>
                <w:del w:author="Craig Parker" w:date="2025-08-08T15:08:00Z" w16du:dateUtc="2025-08-08T13:08:00Z" w:id="436"/>
              </w:rPr>
            </w:pPr>
            <w:del w:author="Craig Parker" w:date="2025-08-08T15:08:00Z" w16du:dateUtc="2025-08-08T13:08:00Z" w:id="437">
              <w:r w:rsidDel="00FD37BE">
                <w:delText>cjack@csag.uct.ac.za</w:delText>
              </w:r>
            </w:del>
          </w:p>
        </w:tc>
      </w:tr>
      <w:tr w:rsidR="000D58E2" w:rsidDel="00FD37BE" w:rsidTr="000E486D" w14:paraId="7AE0E5D7" w14:textId="7CE65F9C">
        <w:trPr>
          <w:del w:author="Craig Parker" w:date="2025-08-08T15:08:00Z" w:id="438"/>
        </w:trPr>
        <w:tc>
          <w:tcPr>
            <w:tcW w:w="5148" w:type="dxa"/>
          </w:tcPr>
          <w:p w:rsidR="000D58E2" w:rsidDel="00FD37BE" w:rsidRDefault="000D58E2" w14:paraId="6FD10D6A" w14:textId="44F74459">
            <w:pPr>
              <w:pStyle w:val="Compact"/>
              <w:rPr>
                <w:del w:author="Craig Parker" w:date="2025-08-08T15:08:00Z" w16du:dateUtc="2025-08-08T13:08:00Z" w:id="439"/>
              </w:rPr>
            </w:pPr>
          </w:p>
        </w:tc>
        <w:tc>
          <w:tcPr>
            <w:tcW w:w="2160" w:type="dxa"/>
          </w:tcPr>
          <w:p w:rsidR="000D58E2" w:rsidDel="00FD37BE" w:rsidRDefault="00000000" w14:paraId="41FC8BE7" w14:textId="437B8B60">
            <w:pPr>
              <w:pStyle w:val="Compact"/>
              <w:rPr>
                <w:del w:author="Craig Parker" w:date="2025-08-08T15:08:00Z" w16du:dateUtc="2025-08-08T13:08:00Z" w:id="440"/>
              </w:rPr>
            </w:pPr>
            <w:del w:author="Craig Parker" w:date="2025-08-08T15:08:00Z" w16du:dateUtc="2025-08-08T13:08:00Z" w:id="441">
              <w:r w:rsidDel="00FD37BE">
                <w:delText>Sibusisiwe Makhanya (IBM)</w:delText>
              </w:r>
            </w:del>
          </w:p>
        </w:tc>
        <w:tc>
          <w:tcPr>
            <w:tcW w:w="2268" w:type="dxa"/>
          </w:tcPr>
          <w:p w:rsidR="000D58E2" w:rsidDel="00FD37BE" w:rsidRDefault="00000000" w14:paraId="108FE214" w14:textId="640A5EDE">
            <w:pPr>
              <w:pStyle w:val="Compact"/>
              <w:rPr>
                <w:del w:author="Craig Parker" w:date="2025-08-08T15:08:00Z" w16du:dateUtc="2025-08-08T13:08:00Z" w:id="442"/>
              </w:rPr>
            </w:pPr>
            <w:del w:author="Craig Parker" w:date="2025-08-08T15:08:00Z" w16du:dateUtc="2025-08-08T13:08:00Z" w:id="443">
              <w:r w:rsidDel="00FD37BE">
                <w:delText>sibusisiwe.makhanya@ibm.com</w:delText>
              </w:r>
            </w:del>
          </w:p>
        </w:tc>
      </w:tr>
      <w:tr w:rsidR="000D58E2" w:rsidDel="00FD37BE" w:rsidTr="000E486D" w14:paraId="45BC2652" w14:textId="4365C4DC">
        <w:trPr>
          <w:del w:author="Craig Parker" w:date="2025-08-08T15:08:00Z" w:id="444"/>
        </w:trPr>
        <w:tc>
          <w:tcPr>
            <w:tcW w:w="5148" w:type="dxa"/>
          </w:tcPr>
          <w:p w:rsidR="000D58E2" w:rsidDel="00FD37BE" w:rsidRDefault="00000000" w14:paraId="20DE5B60" w14:textId="61055870">
            <w:pPr>
              <w:pStyle w:val="Compact"/>
              <w:rPr>
                <w:del w:author="Craig Parker" w:date="2025-08-08T15:08:00Z" w16du:dateUtc="2025-08-08T13:08:00Z" w:id="445"/>
              </w:rPr>
            </w:pPr>
            <w:del w:author="Craig Parker" w:date="2025-08-08T15:08:00Z" w16du:dateUtc="2025-08-08T13:08:00Z" w:id="446">
              <w:r w:rsidDel="00FD37BE">
                <w:delText>Responsible for ongoing (quarterly) assessment of data management and changes to the data management plan (annual).</w:delText>
              </w:r>
            </w:del>
          </w:p>
        </w:tc>
        <w:tc>
          <w:tcPr>
            <w:tcW w:w="2160" w:type="dxa"/>
          </w:tcPr>
          <w:p w:rsidR="000D58E2" w:rsidDel="00FD37BE" w:rsidRDefault="000D58E2" w14:paraId="0D642581" w14:textId="251EA372">
            <w:pPr>
              <w:pStyle w:val="Compact"/>
              <w:rPr>
                <w:del w:author="Craig Parker" w:date="2025-08-08T15:08:00Z" w16du:dateUtc="2025-08-08T13:08:00Z" w:id="447"/>
              </w:rPr>
            </w:pPr>
          </w:p>
        </w:tc>
        <w:tc>
          <w:tcPr>
            <w:tcW w:w="2268" w:type="dxa"/>
          </w:tcPr>
          <w:p w:rsidR="000D58E2" w:rsidDel="00FD37BE" w:rsidRDefault="000D58E2" w14:paraId="55FF7F1C" w14:textId="23710F54">
            <w:pPr>
              <w:pStyle w:val="Compact"/>
              <w:rPr>
                <w:del w:author="Craig Parker" w:date="2025-08-08T15:08:00Z" w16du:dateUtc="2025-08-08T13:08:00Z" w:id="448"/>
              </w:rPr>
            </w:pPr>
          </w:p>
        </w:tc>
      </w:tr>
      <w:tr w:rsidR="000D58E2" w:rsidDel="00FD37BE" w:rsidTr="000E486D" w14:paraId="6EDF4E57" w14:textId="3D08FD2B">
        <w:trPr>
          <w:del w:author="Craig Parker" w:date="2025-08-08T15:08:00Z" w:id="449"/>
        </w:trPr>
        <w:tc>
          <w:tcPr>
            <w:tcW w:w="5148" w:type="dxa"/>
          </w:tcPr>
          <w:p w:rsidR="000D58E2" w:rsidDel="00FD37BE" w:rsidRDefault="00000000" w14:paraId="5E16E6C3" w14:textId="0FA0E4D4">
            <w:pPr>
              <w:pStyle w:val="Compact"/>
              <w:rPr>
                <w:del w:author="Craig Parker" w:date="2025-08-08T15:08:00Z" w16du:dateUtc="2025-08-08T13:08:00Z" w:id="450"/>
              </w:rPr>
            </w:pPr>
            <w:del w:author="Craig Parker" w:date="2025-08-08T15:08:00Z" w16du:dateUtc="2025-08-08T13:08:00Z" w:id="451">
              <w:r w:rsidDel="00FD37BE">
                <w:rPr>
                  <w:b/>
                  <w:bCs/>
                </w:rPr>
                <w:delText>Health Data Acquisition</w:delText>
              </w:r>
            </w:del>
          </w:p>
        </w:tc>
        <w:tc>
          <w:tcPr>
            <w:tcW w:w="2160" w:type="dxa"/>
          </w:tcPr>
          <w:p w:rsidR="000D58E2" w:rsidDel="00FD37BE" w:rsidRDefault="00000000" w14:paraId="2F9FB1EA" w14:textId="3C2621CF">
            <w:pPr>
              <w:pStyle w:val="Compact"/>
              <w:rPr>
                <w:del w:author="Craig Parker" w:date="2025-08-08T15:08:00Z" w16du:dateUtc="2025-08-08T13:08:00Z" w:id="452"/>
              </w:rPr>
            </w:pPr>
            <w:del w:author="Craig Parker" w:date="2025-08-08T15:08:00Z" w16du:dateUtc="2025-08-08T13:08:00Z" w:id="453">
              <w:r w:rsidDel="00FD37BE">
                <w:delText>Craig Parker for RP2 (Wits PHR)</w:delText>
              </w:r>
            </w:del>
          </w:p>
        </w:tc>
        <w:tc>
          <w:tcPr>
            <w:tcW w:w="2268" w:type="dxa"/>
          </w:tcPr>
          <w:p w:rsidR="000D58E2" w:rsidDel="00FD37BE" w:rsidRDefault="00000000" w14:paraId="1C792724" w14:textId="7DC9AD44">
            <w:pPr>
              <w:pStyle w:val="Compact"/>
              <w:rPr>
                <w:del w:author="Craig Parker" w:date="2025-08-08T15:08:00Z" w16du:dateUtc="2025-08-08T13:08:00Z" w:id="454"/>
              </w:rPr>
            </w:pPr>
            <w:del w:author="Craig Parker" w:date="2025-08-08T15:08:00Z" w16du:dateUtc="2025-08-08T13:08:00Z" w:id="455">
              <w:r w:rsidDel="00FD37BE">
                <w:delText>Craig.parker@witsphr.org</w:delText>
              </w:r>
            </w:del>
          </w:p>
        </w:tc>
      </w:tr>
      <w:tr w:rsidR="000D58E2" w:rsidDel="00FD37BE" w:rsidTr="000E486D" w14:paraId="3C01BCC3" w14:textId="0BE8288E">
        <w:trPr>
          <w:del w:author="Craig Parker" w:date="2025-08-08T15:08:00Z" w:id="456"/>
        </w:trPr>
        <w:tc>
          <w:tcPr>
            <w:tcW w:w="5148" w:type="dxa"/>
          </w:tcPr>
          <w:p w:rsidR="000D58E2" w:rsidDel="00FD37BE" w:rsidRDefault="000D58E2" w14:paraId="07CD5DA3" w14:textId="1CE53104">
            <w:pPr>
              <w:pStyle w:val="Compact"/>
              <w:rPr>
                <w:del w:author="Craig Parker" w:date="2025-08-08T15:08:00Z" w16du:dateUtc="2025-08-08T13:08:00Z" w:id="457"/>
              </w:rPr>
            </w:pPr>
          </w:p>
        </w:tc>
        <w:tc>
          <w:tcPr>
            <w:tcW w:w="2160" w:type="dxa"/>
          </w:tcPr>
          <w:p w:rsidR="000D58E2" w:rsidDel="00FD37BE" w:rsidRDefault="00000000" w14:paraId="6C8DFD9E" w14:textId="5EE8D48D">
            <w:pPr>
              <w:pStyle w:val="Compact"/>
              <w:rPr>
                <w:del w:author="Craig Parker" w:date="2025-08-08T15:08:00Z" w16du:dateUtc="2025-08-08T13:08:00Z" w:id="458"/>
              </w:rPr>
            </w:pPr>
            <w:del w:author="Craig Parker" w:date="2025-08-08T15:08:00Z" w16du:dateUtc="2025-08-08T13:08:00Z" w:id="459">
              <w:r w:rsidDel="00FD37BE">
                <w:delText>Stanley Luchters for RP1 (CeSHHAR)</w:delText>
              </w:r>
            </w:del>
          </w:p>
        </w:tc>
        <w:tc>
          <w:tcPr>
            <w:tcW w:w="2268" w:type="dxa"/>
          </w:tcPr>
          <w:p w:rsidR="000D58E2" w:rsidDel="00FD37BE" w:rsidRDefault="00000000" w14:paraId="1E479A93" w14:textId="1868EA10">
            <w:pPr>
              <w:pStyle w:val="Compact"/>
              <w:rPr>
                <w:del w:author="Craig Parker" w:date="2025-08-08T15:08:00Z" w16du:dateUtc="2025-08-08T13:08:00Z" w:id="460"/>
              </w:rPr>
            </w:pPr>
            <w:del w:author="Craig Parker" w:date="2025-08-08T15:08:00Z" w16du:dateUtc="2025-08-08T13:08:00Z" w:id="461">
              <w:r w:rsidDel="00FD37BE">
                <w:delText>stanley.luchters@ceshhar.co.zw</w:delText>
              </w:r>
            </w:del>
          </w:p>
        </w:tc>
      </w:tr>
      <w:tr w:rsidR="000D58E2" w:rsidDel="00FD37BE" w:rsidTr="000E486D" w14:paraId="6C13539D" w14:textId="3C47D2F4">
        <w:trPr>
          <w:del w:author="Craig Parker" w:date="2025-08-08T15:08:00Z" w:id="462"/>
        </w:trPr>
        <w:tc>
          <w:tcPr>
            <w:tcW w:w="5148" w:type="dxa"/>
          </w:tcPr>
          <w:p w:rsidR="000D58E2" w:rsidDel="00FD37BE" w:rsidRDefault="00000000" w14:paraId="29B369FF" w14:textId="181CD2A0">
            <w:pPr>
              <w:pStyle w:val="Compact"/>
              <w:rPr>
                <w:del w:author="Craig Parker" w:date="2025-08-08T15:08:00Z" w16du:dateUtc="2025-08-08T13:08:00Z" w:id="463"/>
              </w:rPr>
            </w:pPr>
            <w:del w:author="Craig Parker" w:date="2025-08-08T15:08:00Z" w16du:dateUtc="2025-08-08T13:08:00Z" w:id="464">
              <w:r w:rsidDel="00FD37BE">
                <w:delText>Identification of relevant health datasets, coordination, and development of the DTA.</w:delText>
              </w:r>
            </w:del>
          </w:p>
        </w:tc>
        <w:tc>
          <w:tcPr>
            <w:tcW w:w="2160" w:type="dxa"/>
          </w:tcPr>
          <w:p w:rsidR="000D58E2" w:rsidDel="00FD37BE" w:rsidRDefault="000D58E2" w14:paraId="62F6175A" w14:textId="24C907F0">
            <w:pPr>
              <w:pStyle w:val="Compact"/>
              <w:rPr>
                <w:del w:author="Craig Parker" w:date="2025-08-08T15:08:00Z" w16du:dateUtc="2025-08-08T13:08:00Z" w:id="465"/>
              </w:rPr>
            </w:pPr>
          </w:p>
        </w:tc>
        <w:tc>
          <w:tcPr>
            <w:tcW w:w="2268" w:type="dxa"/>
          </w:tcPr>
          <w:p w:rsidR="000D58E2" w:rsidDel="00FD37BE" w:rsidRDefault="000D58E2" w14:paraId="15EACEFC" w14:textId="4F42446C">
            <w:pPr>
              <w:pStyle w:val="Compact"/>
              <w:rPr>
                <w:del w:author="Craig Parker" w:date="2025-08-08T15:08:00Z" w16du:dateUtc="2025-08-08T13:08:00Z" w:id="466"/>
              </w:rPr>
            </w:pPr>
          </w:p>
        </w:tc>
      </w:tr>
      <w:tr w:rsidR="000D58E2" w:rsidDel="00FD37BE" w:rsidTr="000E486D" w14:paraId="1B1DA312" w14:textId="218CCA83">
        <w:trPr>
          <w:del w:author="Craig Parker" w:date="2025-08-08T15:08:00Z" w:id="467"/>
        </w:trPr>
        <w:tc>
          <w:tcPr>
            <w:tcW w:w="5148" w:type="dxa"/>
          </w:tcPr>
          <w:p w:rsidR="000D58E2" w:rsidDel="00FD37BE" w:rsidRDefault="00000000" w14:paraId="3C7BA579" w14:textId="593CCFDD">
            <w:pPr>
              <w:pStyle w:val="Compact"/>
              <w:rPr>
                <w:del w:author="Craig Parker" w:date="2025-08-08T15:08:00Z" w16du:dateUtc="2025-08-08T13:08:00Z" w:id="468"/>
              </w:rPr>
            </w:pPr>
            <w:del w:author="Craig Parker" w:date="2025-08-08T15:08:00Z" w16du:dateUtc="2025-08-08T13:08:00Z" w:id="469">
              <w:r w:rsidDel="00FD37BE">
                <w:rPr>
                  <w:b/>
                  <w:bCs/>
                </w:rPr>
                <w:delText>Data Processing and Harmonisation: Core Data Team</w:delText>
              </w:r>
            </w:del>
          </w:p>
        </w:tc>
        <w:tc>
          <w:tcPr>
            <w:tcW w:w="2160" w:type="dxa"/>
          </w:tcPr>
          <w:p w:rsidR="000D58E2" w:rsidDel="00FD37BE" w:rsidRDefault="00000000" w14:paraId="6E87DAF6" w14:textId="374DF7F5">
            <w:pPr>
              <w:pStyle w:val="Compact"/>
              <w:rPr>
                <w:del w:author="Craig Parker" w:date="2025-08-08T15:08:00Z" w16du:dateUtc="2025-08-08T13:08:00Z" w:id="470"/>
              </w:rPr>
            </w:pPr>
            <w:del w:author="Craig Parker" w:date="2025-08-08T15:08:00Z" w16du:dateUtc="2025-08-08T13:08:00Z" w:id="471">
              <w:r w:rsidDel="00FD37BE">
                <w:delText>Lisa van Aardenne (UCT)</w:delText>
              </w:r>
            </w:del>
          </w:p>
        </w:tc>
        <w:tc>
          <w:tcPr>
            <w:tcW w:w="2268" w:type="dxa"/>
          </w:tcPr>
          <w:p w:rsidR="000D58E2" w:rsidDel="00FD37BE" w:rsidRDefault="00000000" w14:paraId="6CE7FE8F" w14:textId="1AFE1C35">
            <w:pPr>
              <w:pStyle w:val="Compact"/>
              <w:rPr>
                <w:del w:author="Craig Parker" w:date="2025-08-08T15:08:00Z" w16du:dateUtc="2025-08-08T13:08:00Z" w:id="472"/>
              </w:rPr>
            </w:pPr>
            <w:del w:author="Craig Parker" w:date="2025-08-08T15:08:00Z" w16du:dateUtc="2025-08-08T13:08:00Z" w:id="473">
              <w:r w:rsidDel="00FD37BE">
                <w:delText>lisa@csag.uct.ac.za</w:delText>
              </w:r>
            </w:del>
          </w:p>
        </w:tc>
      </w:tr>
      <w:tr w:rsidR="000D58E2" w:rsidDel="00FD37BE" w:rsidTr="000E486D" w14:paraId="137C939D" w14:textId="69980DB0">
        <w:trPr>
          <w:del w:author="Craig Parker" w:date="2025-08-08T15:08:00Z" w:id="474"/>
        </w:trPr>
        <w:tc>
          <w:tcPr>
            <w:tcW w:w="5148" w:type="dxa"/>
          </w:tcPr>
          <w:p w:rsidR="000D58E2" w:rsidDel="00FD37BE" w:rsidRDefault="000D58E2" w14:paraId="5B05AB66" w14:textId="3141D257">
            <w:pPr>
              <w:pStyle w:val="Compact"/>
              <w:rPr>
                <w:del w:author="Craig Parker" w:date="2025-08-08T15:08:00Z" w16du:dateUtc="2025-08-08T13:08:00Z" w:id="475"/>
              </w:rPr>
            </w:pPr>
          </w:p>
        </w:tc>
        <w:tc>
          <w:tcPr>
            <w:tcW w:w="2160" w:type="dxa"/>
          </w:tcPr>
          <w:p w:rsidR="000D58E2" w:rsidDel="00FD37BE" w:rsidRDefault="00000000" w14:paraId="038D5B4C" w14:textId="3D62666C">
            <w:pPr>
              <w:pStyle w:val="Compact"/>
              <w:rPr>
                <w:del w:author="Craig Parker" w:date="2025-08-08T15:08:00Z" w16du:dateUtc="2025-08-08T13:08:00Z" w:id="476"/>
              </w:rPr>
            </w:pPr>
            <w:del w:author="Craig Parker" w:date="2025-08-08T15:08:00Z" w16du:dateUtc="2025-08-08T13:08:00Z" w:id="477">
              <w:r w:rsidDel="00FD37BE">
                <w:delText>Pierre Kloppers (UCT)</w:delText>
              </w:r>
            </w:del>
          </w:p>
        </w:tc>
        <w:tc>
          <w:tcPr>
            <w:tcW w:w="2268" w:type="dxa"/>
          </w:tcPr>
          <w:p w:rsidR="000D58E2" w:rsidDel="00FD37BE" w:rsidRDefault="00000000" w14:paraId="60F43405" w14:textId="36F4D4E4">
            <w:pPr>
              <w:pStyle w:val="Compact"/>
              <w:rPr>
                <w:del w:author="Craig Parker" w:date="2025-08-08T15:08:00Z" w16du:dateUtc="2025-08-08T13:08:00Z" w:id="478"/>
              </w:rPr>
            </w:pPr>
            <w:del w:author="Craig Parker" w:date="2025-08-08T15:08:00Z" w16du:dateUtc="2025-08-08T13:08:00Z" w:id="479">
              <w:r w:rsidDel="00FD37BE">
                <w:delText>pierre@csag.uct.ac.za</w:delText>
              </w:r>
            </w:del>
          </w:p>
        </w:tc>
      </w:tr>
      <w:tr w:rsidR="000D58E2" w:rsidDel="00FD37BE" w:rsidTr="000E486D" w14:paraId="7E9BFBF7" w14:textId="53D8C397">
        <w:trPr>
          <w:del w:author="Craig Parker" w:date="2025-08-08T15:08:00Z" w:id="480"/>
        </w:trPr>
        <w:tc>
          <w:tcPr>
            <w:tcW w:w="5148" w:type="dxa"/>
          </w:tcPr>
          <w:p w:rsidR="000D58E2" w:rsidDel="00FD37BE" w:rsidRDefault="00000000" w14:paraId="2D37A1D0" w14:textId="2B0EC91C">
            <w:pPr>
              <w:pStyle w:val="Compact"/>
              <w:rPr>
                <w:del w:author="Craig Parker" w:date="2025-08-08T15:08:00Z" w16du:dateUtc="2025-08-08T13:08:00Z" w:id="481"/>
              </w:rPr>
            </w:pPr>
            <w:del w:author="Craig Parker" w:date="2025-08-08T15:08:00Z" w16du:dateUtc="2025-08-08T13:08:00Z" w:id="482">
              <w:r w:rsidDel="00FD37BE">
                <w:delText>De-identification, quality control, remapping, harmonisation, and integration of all datasets.</w:delText>
              </w:r>
            </w:del>
          </w:p>
        </w:tc>
        <w:tc>
          <w:tcPr>
            <w:tcW w:w="2160" w:type="dxa"/>
          </w:tcPr>
          <w:p w:rsidR="000D58E2" w:rsidDel="00FD37BE" w:rsidRDefault="00000000" w14:paraId="4A476FBE" w14:textId="246CBB47">
            <w:pPr>
              <w:pStyle w:val="Compact"/>
              <w:rPr>
                <w:del w:author="Craig Parker" w:date="2025-08-08T15:08:00Z" w16du:dateUtc="2025-08-08T13:08:00Z" w:id="483"/>
              </w:rPr>
            </w:pPr>
            <w:del w:author="Craig Parker" w:date="2025-08-08T15:08:00Z" w16du:dateUtc="2025-08-08T13:08:00Z" w:id="484">
              <w:r w:rsidDel="00FD37BE">
                <w:delText>Piotr Wolski (UCT)</w:delText>
              </w:r>
            </w:del>
          </w:p>
        </w:tc>
        <w:tc>
          <w:tcPr>
            <w:tcW w:w="2268" w:type="dxa"/>
          </w:tcPr>
          <w:p w:rsidR="000D58E2" w:rsidDel="00FD37BE" w:rsidRDefault="00000000" w14:paraId="3196BB4B" w14:textId="50A13771">
            <w:pPr>
              <w:pStyle w:val="Compact"/>
              <w:rPr>
                <w:del w:author="Craig Parker" w:date="2025-08-08T15:08:00Z" w16du:dateUtc="2025-08-08T13:08:00Z" w:id="485"/>
              </w:rPr>
            </w:pPr>
            <w:del w:author="Craig Parker" w:date="2025-08-08T15:08:00Z" w16du:dateUtc="2025-08-08T13:08:00Z" w:id="486">
              <w:r w:rsidDel="00FD37BE">
                <w:delText>wolski@csag.uct.ac.za</w:delText>
              </w:r>
            </w:del>
          </w:p>
        </w:tc>
      </w:tr>
      <w:tr w:rsidR="000D58E2" w:rsidDel="00FD37BE" w:rsidTr="000E486D" w14:paraId="115CF7BD" w14:textId="044868E6">
        <w:trPr>
          <w:del w:author="Craig Parker" w:date="2025-08-08T15:08:00Z" w:id="487"/>
        </w:trPr>
        <w:tc>
          <w:tcPr>
            <w:tcW w:w="5148" w:type="dxa"/>
          </w:tcPr>
          <w:p w:rsidR="000D58E2" w:rsidDel="00FD37BE" w:rsidRDefault="000D58E2" w14:paraId="411E3D20" w14:textId="3DD45405">
            <w:pPr>
              <w:pStyle w:val="Compact"/>
              <w:rPr>
                <w:del w:author="Craig Parker" w:date="2025-08-08T15:08:00Z" w16du:dateUtc="2025-08-08T13:08:00Z" w:id="488"/>
              </w:rPr>
            </w:pPr>
          </w:p>
        </w:tc>
        <w:tc>
          <w:tcPr>
            <w:tcW w:w="2160" w:type="dxa"/>
          </w:tcPr>
          <w:p w:rsidR="000D58E2" w:rsidDel="00FD37BE" w:rsidRDefault="00000000" w14:paraId="401BBAFC" w14:textId="6A2DEE3D">
            <w:pPr>
              <w:pStyle w:val="Compact"/>
              <w:rPr>
                <w:del w:author="Craig Parker" w:date="2025-08-08T15:08:00Z" w16du:dateUtc="2025-08-08T13:08:00Z" w:id="489"/>
              </w:rPr>
            </w:pPr>
            <w:del w:author="Craig Parker" w:date="2025-08-08T15:08:00Z" w16du:dateUtc="2025-08-08T13:08:00Z" w:id="490">
              <w:r w:rsidDel="00FD37BE">
                <w:delText>Peter Marsh (UCT)</w:delText>
              </w:r>
            </w:del>
          </w:p>
        </w:tc>
        <w:tc>
          <w:tcPr>
            <w:tcW w:w="2268" w:type="dxa"/>
          </w:tcPr>
          <w:p w:rsidR="000D58E2" w:rsidDel="00FD37BE" w:rsidRDefault="00000000" w14:paraId="02E11E88" w14:textId="1443B376">
            <w:pPr>
              <w:pStyle w:val="Compact"/>
              <w:rPr>
                <w:del w:author="Craig Parker" w:date="2025-08-08T15:08:00Z" w16du:dateUtc="2025-08-08T13:08:00Z" w:id="491"/>
              </w:rPr>
            </w:pPr>
            <w:del w:author="Craig Parker" w:date="2025-08-08T15:08:00Z" w16du:dateUtc="2025-08-08T13:08:00Z" w:id="492">
              <w:r w:rsidDel="00FD37BE">
                <w:delText>Peter.marsh@uct.ac.za</w:delText>
              </w:r>
            </w:del>
          </w:p>
        </w:tc>
      </w:tr>
      <w:tr w:rsidR="000D58E2" w:rsidDel="00FD37BE" w:rsidTr="000E486D" w14:paraId="5B7BB624" w14:textId="0E04EC17">
        <w:trPr>
          <w:del w:author="Craig Parker" w:date="2025-08-08T15:08:00Z" w:id="493"/>
        </w:trPr>
        <w:tc>
          <w:tcPr>
            <w:tcW w:w="5148" w:type="dxa"/>
          </w:tcPr>
          <w:p w:rsidR="000D58E2" w:rsidDel="00FD37BE" w:rsidRDefault="00000000" w14:paraId="3698C735" w14:textId="6376BF9F">
            <w:pPr>
              <w:pStyle w:val="Compact"/>
              <w:rPr>
                <w:del w:author="Craig Parker" w:date="2025-08-08T15:08:00Z" w16du:dateUtc="2025-08-08T13:08:00Z" w:id="494"/>
              </w:rPr>
            </w:pPr>
            <w:del w:author="Craig Parker" w:date="2025-08-08T15:08:00Z" w16du:dateUtc="2025-08-08T13:08:00Z" w:id="495">
              <w:r w:rsidDel="00FD37BE">
                <w:delText>Note: Only these individuals have access to encryption keys for original sensitive data.</w:delText>
              </w:r>
            </w:del>
          </w:p>
        </w:tc>
        <w:tc>
          <w:tcPr>
            <w:tcW w:w="2160" w:type="dxa"/>
          </w:tcPr>
          <w:p w:rsidR="000D58E2" w:rsidDel="00FD37BE" w:rsidRDefault="00000000" w14:paraId="1E1F19EB" w14:textId="310FAB54">
            <w:pPr>
              <w:pStyle w:val="Compact"/>
              <w:rPr>
                <w:del w:author="Craig Parker" w:date="2025-08-08T15:08:00Z" w16du:dateUtc="2025-08-08T13:08:00Z" w:id="496"/>
              </w:rPr>
            </w:pPr>
            <w:del w:author="Craig Parker" w:date="2025-08-08T15:08:00Z" w16du:dateUtc="2025-08-08T13:08:00Z" w:id="497">
              <w:r w:rsidDel="00FD37BE">
                <w:delText>Nicholas Brink (Wits PHR)</w:delText>
              </w:r>
            </w:del>
          </w:p>
        </w:tc>
        <w:tc>
          <w:tcPr>
            <w:tcW w:w="2268" w:type="dxa"/>
          </w:tcPr>
          <w:p w:rsidR="000D58E2" w:rsidDel="00FD37BE" w:rsidRDefault="00000000" w14:paraId="2A3201CC" w14:textId="64B850E9">
            <w:pPr>
              <w:pStyle w:val="Compact"/>
              <w:rPr>
                <w:del w:author="Craig Parker" w:date="2025-08-08T15:08:00Z" w16du:dateUtc="2025-08-08T13:08:00Z" w:id="498"/>
              </w:rPr>
            </w:pPr>
            <w:del w:author="Craig Parker" w:date="2025-08-08T15:08:00Z" w16du:dateUtc="2025-08-08T13:08:00Z" w:id="499">
              <w:r w:rsidDel="00FD37BE">
                <w:delText>nicholas.brink@witsphr.org</w:delText>
              </w:r>
            </w:del>
          </w:p>
        </w:tc>
      </w:tr>
      <w:tr w:rsidR="000D58E2" w:rsidDel="00FD37BE" w:rsidTr="000E486D" w14:paraId="7E69F877" w14:textId="1DE4F903">
        <w:trPr>
          <w:del w:author="Craig Parker" w:date="2025-08-08T15:08:00Z" w:id="500"/>
        </w:trPr>
        <w:tc>
          <w:tcPr>
            <w:tcW w:w="5148" w:type="dxa"/>
          </w:tcPr>
          <w:p w:rsidR="000D58E2" w:rsidDel="00FD37BE" w:rsidRDefault="000D58E2" w14:paraId="34076469" w14:textId="6DE1E1FB">
            <w:pPr>
              <w:pStyle w:val="Compact"/>
              <w:rPr>
                <w:del w:author="Craig Parker" w:date="2025-08-08T15:08:00Z" w16du:dateUtc="2025-08-08T13:08:00Z" w:id="501"/>
              </w:rPr>
            </w:pPr>
          </w:p>
        </w:tc>
        <w:tc>
          <w:tcPr>
            <w:tcW w:w="2160" w:type="dxa"/>
          </w:tcPr>
          <w:p w:rsidR="000D58E2" w:rsidDel="00FD37BE" w:rsidRDefault="00000000" w14:paraId="1AA3E81D" w14:textId="6360F1E4">
            <w:pPr>
              <w:pStyle w:val="Compact"/>
              <w:rPr>
                <w:del w:author="Craig Parker" w:date="2025-08-08T15:08:00Z" w16du:dateUtc="2025-08-08T13:08:00Z" w:id="502"/>
              </w:rPr>
            </w:pPr>
            <w:del w:author="Craig Parker" w:date="2025-08-08T15:08:00Z" w16du:dateUtc="2025-08-08T13:08:00Z" w:id="503">
              <w:r w:rsidDel="00FD37BE">
                <w:delText>Craig Parker (Wits PHR)</w:delText>
              </w:r>
            </w:del>
          </w:p>
        </w:tc>
        <w:tc>
          <w:tcPr>
            <w:tcW w:w="2268" w:type="dxa"/>
          </w:tcPr>
          <w:p w:rsidR="000D58E2" w:rsidDel="00FD37BE" w:rsidRDefault="00000000" w14:paraId="1D0C5D74" w14:textId="61FC0F54">
            <w:pPr>
              <w:pStyle w:val="Compact"/>
              <w:rPr>
                <w:del w:author="Craig Parker" w:date="2025-08-08T15:08:00Z" w16du:dateUtc="2025-08-08T13:08:00Z" w:id="504"/>
              </w:rPr>
            </w:pPr>
            <w:del w:author="Craig Parker" w:date="2025-08-08T15:08:00Z" w16du:dateUtc="2025-08-08T13:08:00Z" w:id="505">
              <w:r w:rsidDel="00FD37BE">
                <w:delText>Craig.parker@witsphr.org</w:delText>
              </w:r>
            </w:del>
          </w:p>
        </w:tc>
      </w:tr>
      <w:tr w:rsidR="000D58E2" w:rsidDel="00FD37BE" w:rsidTr="000E486D" w14:paraId="3D1D47E2" w14:textId="6D121FA5">
        <w:trPr>
          <w:del w:author="Craig Parker" w:date="2025-08-08T15:08:00Z" w:id="506"/>
        </w:trPr>
        <w:tc>
          <w:tcPr>
            <w:tcW w:w="5148" w:type="dxa"/>
          </w:tcPr>
          <w:p w:rsidR="000D58E2" w:rsidDel="00FD37BE" w:rsidRDefault="00000000" w14:paraId="426DD874" w14:textId="2FC7C8BA">
            <w:pPr>
              <w:pStyle w:val="Compact"/>
              <w:rPr>
                <w:del w:author="Craig Parker" w:date="2025-08-08T15:08:00Z" w16du:dateUtc="2025-08-08T13:08:00Z" w:id="507"/>
              </w:rPr>
            </w:pPr>
            <w:del w:author="Craig Parker" w:date="2025-08-08T15:08:00Z" w16du:dateUtc="2025-08-08T13:08:00Z" w:id="508">
              <w:r w:rsidDel="00FD37BE">
                <w:rPr>
                  <w:b/>
                  <w:bCs/>
                </w:rPr>
                <w:delText>Harmonisation Team Members</w:delText>
              </w:r>
            </w:del>
          </w:p>
        </w:tc>
        <w:tc>
          <w:tcPr>
            <w:tcW w:w="2160" w:type="dxa"/>
          </w:tcPr>
          <w:p w:rsidR="000D58E2" w:rsidDel="00FD37BE" w:rsidRDefault="00000000" w14:paraId="0B15B149" w14:textId="3C1EAAA2">
            <w:pPr>
              <w:pStyle w:val="Compact"/>
              <w:rPr>
                <w:del w:author="Craig Parker" w:date="2025-08-08T15:08:00Z" w16du:dateUtc="2025-08-08T13:08:00Z" w:id="509"/>
              </w:rPr>
            </w:pPr>
            <w:del w:author="Craig Parker" w:date="2025-08-08T15:08:00Z" w16du:dateUtc="2025-08-08T13:08:00Z" w:id="510">
              <w:r w:rsidDel="00FD37BE">
                <w:delText>Members of the Core Data Team and additional researchers from the consortium are working on harmonisation and integration tasks.</w:delText>
              </w:r>
            </w:del>
          </w:p>
        </w:tc>
        <w:tc>
          <w:tcPr>
            <w:tcW w:w="2268" w:type="dxa"/>
          </w:tcPr>
          <w:p w:rsidR="000D58E2" w:rsidDel="00FD37BE" w:rsidRDefault="00000000" w14:paraId="5A3EFA83" w14:textId="249B18C6">
            <w:pPr>
              <w:pStyle w:val="Compact"/>
              <w:rPr>
                <w:del w:author="Craig Parker" w:date="2025-08-08T15:08:00Z" w16du:dateUtc="2025-08-08T13:08:00Z" w:id="511"/>
              </w:rPr>
            </w:pPr>
            <w:del w:author="Craig Parker" w:date="2025-08-08T15:08:00Z" w16du:dateUtc="2025-08-08T13:08:00Z" w:id="512">
              <w:r w:rsidDel="00FD37BE">
                <w:delText>Same as Core Data Team contacts plus additional members where needed</w:delText>
              </w:r>
            </w:del>
          </w:p>
        </w:tc>
      </w:tr>
      <w:tr w:rsidR="000D58E2" w:rsidDel="00FD37BE" w:rsidTr="000E486D" w14:paraId="19A98633" w14:textId="7B3329E2">
        <w:trPr>
          <w:del w:author="Craig Parker" w:date="2025-08-08T15:08:00Z" w:id="513"/>
        </w:trPr>
        <w:tc>
          <w:tcPr>
            <w:tcW w:w="5148" w:type="dxa"/>
          </w:tcPr>
          <w:p w:rsidR="000D58E2" w:rsidDel="00FD37BE" w:rsidRDefault="00000000" w14:paraId="275B9034" w14:textId="352A3581">
            <w:pPr>
              <w:pStyle w:val="Compact"/>
              <w:rPr>
                <w:del w:author="Craig Parker" w:date="2025-08-08T15:08:00Z" w16du:dateUtc="2025-08-08T13:08:00Z" w:id="514"/>
              </w:rPr>
            </w:pPr>
            <w:del w:author="Craig Parker" w:date="2025-08-08T15:08:00Z" w16du:dateUtc="2025-08-08T13:08:00Z" w:id="515">
              <w:r w:rsidDel="00FD37BE">
                <w:delText>Access to metadata and synthetic health datasets for mapping on JupyterHub only.</w:delText>
              </w:r>
            </w:del>
          </w:p>
        </w:tc>
        <w:tc>
          <w:tcPr>
            <w:tcW w:w="2160" w:type="dxa"/>
          </w:tcPr>
          <w:p w:rsidR="000D58E2" w:rsidDel="00FD37BE" w:rsidRDefault="000D58E2" w14:paraId="7EB7F254" w14:textId="2F536703">
            <w:pPr>
              <w:pStyle w:val="Compact"/>
              <w:rPr>
                <w:del w:author="Craig Parker" w:date="2025-08-08T15:08:00Z" w16du:dateUtc="2025-08-08T13:08:00Z" w:id="516"/>
              </w:rPr>
            </w:pPr>
          </w:p>
        </w:tc>
        <w:tc>
          <w:tcPr>
            <w:tcW w:w="2268" w:type="dxa"/>
          </w:tcPr>
          <w:p w:rsidR="000D58E2" w:rsidDel="00FD37BE" w:rsidRDefault="000D58E2" w14:paraId="71D87FBE" w14:textId="2DA3AD11">
            <w:pPr>
              <w:pStyle w:val="Compact"/>
              <w:rPr>
                <w:del w:author="Craig Parker" w:date="2025-08-08T15:08:00Z" w16du:dateUtc="2025-08-08T13:08:00Z" w:id="517"/>
              </w:rPr>
            </w:pPr>
          </w:p>
        </w:tc>
      </w:tr>
      <w:tr w:rsidR="000D58E2" w:rsidDel="00FD37BE" w:rsidTr="000E486D" w14:paraId="4C7D29C4" w14:textId="42F2EFCA">
        <w:trPr>
          <w:del w:author="Craig Parker" w:date="2025-08-08T15:08:00Z" w:id="518"/>
        </w:trPr>
        <w:tc>
          <w:tcPr>
            <w:tcW w:w="5148" w:type="dxa"/>
          </w:tcPr>
          <w:p w:rsidR="000D58E2" w:rsidDel="00FD37BE" w:rsidRDefault="00000000" w14:paraId="178E14D7" w14:textId="050255DA">
            <w:pPr>
              <w:pStyle w:val="Compact"/>
              <w:rPr>
                <w:del w:author="Craig Parker" w:date="2025-08-08T15:08:00Z" w16du:dateUtc="2025-08-08T13:08:00Z" w:id="519"/>
              </w:rPr>
            </w:pPr>
            <w:del w:author="Craig Parker" w:date="2025-08-08T15:08:00Z" w16du:dateUtc="2025-08-08T13:08:00Z" w:id="520">
              <w:r w:rsidDel="00FD37BE">
                <w:rPr>
                  <w:b/>
                  <w:bCs/>
                </w:rPr>
                <w:delText>Managing Access to the UCT Data Analysis Platform</w:delText>
              </w:r>
            </w:del>
          </w:p>
        </w:tc>
        <w:tc>
          <w:tcPr>
            <w:tcW w:w="2160" w:type="dxa"/>
          </w:tcPr>
          <w:p w:rsidR="000D58E2" w:rsidDel="00FD37BE" w:rsidRDefault="00000000" w14:paraId="40C24C6E" w14:textId="48DAFEC7">
            <w:pPr>
              <w:pStyle w:val="Compact"/>
              <w:rPr>
                <w:del w:author="Craig Parker" w:date="2025-08-08T15:08:00Z" w16du:dateUtc="2025-08-08T13:08:00Z" w:id="521"/>
              </w:rPr>
            </w:pPr>
            <w:del w:author="Craig Parker" w:date="2025-08-08T15:08:00Z" w16du:dateUtc="2025-08-08T13:08:00Z" w:id="522">
              <w:r w:rsidDel="00FD37BE">
                <w:delText>Rodger Duffett (UCT)</w:delText>
              </w:r>
            </w:del>
          </w:p>
        </w:tc>
        <w:tc>
          <w:tcPr>
            <w:tcW w:w="2268" w:type="dxa"/>
          </w:tcPr>
          <w:p w:rsidR="000D58E2" w:rsidDel="00FD37BE" w:rsidRDefault="00000000" w14:paraId="78FAE702" w14:textId="328C1448">
            <w:pPr>
              <w:pStyle w:val="Compact"/>
              <w:rPr>
                <w:del w:author="Craig Parker" w:date="2025-08-08T15:08:00Z" w16du:dateUtc="2025-08-08T13:08:00Z" w:id="523"/>
              </w:rPr>
            </w:pPr>
            <w:del w:author="Craig Parker" w:date="2025-08-08T15:08:00Z" w16du:dateUtc="2025-08-08T13:08:00Z" w:id="524">
              <w:r w:rsidDel="00FD37BE">
                <w:delText>rodger@csag.uct.ac.za</w:delText>
              </w:r>
            </w:del>
          </w:p>
        </w:tc>
      </w:tr>
      <w:tr w:rsidR="000D58E2" w:rsidDel="00FD37BE" w:rsidTr="000E486D" w14:paraId="5410B943" w14:textId="28F3FDB3">
        <w:trPr>
          <w:del w:author="Craig Parker" w:date="2025-08-08T15:08:00Z" w:id="525"/>
        </w:trPr>
        <w:tc>
          <w:tcPr>
            <w:tcW w:w="5148" w:type="dxa"/>
          </w:tcPr>
          <w:p w:rsidR="000D58E2" w:rsidDel="00FD37BE" w:rsidRDefault="00000000" w14:paraId="78B82F92" w14:textId="1AAFFBB8">
            <w:pPr>
              <w:pStyle w:val="Compact"/>
              <w:rPr>
                <w:del w:author="Craig Parker" w:date="2025-08-08T15:08:00Z" w16du:dateUtc="2025-08-08T13:08:00Z" w:id="526"/>
              </w:rPr>
            </w:pPr>
            <w:del w:author="Craig Parker" w:date="2025-08-08T15:08:00Z" w16du:dateUtc="2025-08-08T13:08:00Z" w:id="527">
              <w:r w:rsidDel="00FD37BE">
                <w:rPr>
                  <w:b/>
                  <w:bCs/>
                </w:rPr>
                <w:delText>Managing Access to the IBM Platform</w:delText>
              </w:r>
            </w:del>
          </w:p>
        </w:tc>
        <w:tc>
          <w:tcPr>
            <w:tcW w:w="2160" w:type="dxa"/>
          </w:tcPr>
          <w:p w:rsidR="000D58E2" w:rsidDel="00FD37BE" w:rsidRDefault="00000000" w14:paraId="4D05FF68" w14:textId="1CB5AD21">
            <w:pPr>
              <w:pStyle w:val="Compact"/>
              <w:rPr>
                <w:del w:author="Craig Parker" w:date="2025-08-08T15:08:00Z" w16du:dateUtc="2025-08-08T13:08:00Z" w:id="528"/>
              </w:rPr>
            </w:pPr>
            <w:del w:author="Craig Parker" w:date="2025-08-08T15:08:00Z" w16du:dateUtc="2025-08-08T13:08:00Z" w:id="529">
              <w:r w:rsidDel="00FD37BE">
                <w:delText>Sibusisiwe Makhanya (IBM)</w:delText>
              </w:r>
            </w:del>
          </w:p>
        </w:tc>
        <w:tc>
          <w:tcPr>
            <w:tcW w:w="2268" w:type="dxa"/>
          </w:tcPr>
          <w:p w:rsidR="000D58E2" w:rsidDel="00FD37BE" w:rsidRDefault="00000000" w14:paraId="7A240CEC" w14:textId="5140406A">
            <w:pPr>
              <w:pStyle w:val="Compact"/>
              <w:rPr>
                <w:del w:author="Craig Parker" w:date="2025-08-08T15:08:00Z" w16du:dateUtc="2025-08-08T13:08:00Z" w:id="530"/>
              </w:rPr>
            </w:pPr>
            <w:del w:author="Craig Parker" w:date="2025-08-08T15:08:00Z" w16du:dateUtc="2025-08-08T13:08:00Z" w:id="531">
              <w:r w:rsidDel="00FD37BE">
                <w:delText>sibusisiwe.makhanya@ibm.com</w:delText>
              </w:r>
            </w:del>
          </w:p>
        </w:tc>
      </w:tr>
    </w:tbl>
    <w:p w:rsidR="000D58E2" w:rsidRDefault="000D58E2" w14:paraId="20A01F07" w14:textId="184F4E71"/>
    <w:p w:rsidR="00165929" w:rsidRDefault="00165929" w14:paraId="44ED3332"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2878d8c0a61e4de906e8d0ce3fe7a9adc3709f9" w:id="532"/>
      <w:bookmarkEnd w:id="179"/>
    </w:p>
    <w:p w:rsidR="000D58E2" w:rsidRDefault="00000000" w14:paraId="39D3014C" w14:textId="77777777">
      <w:pPr>
        <w:pStyle w:val="Heading2"/>
      </w:pPr>
      <w:r>
        <w:t>16. Assessment and revision of the Data Management Plan</w:t>
      </w:r>
    </w:p>
    <w:p w:rsidR="000D58E2" w:rsidRDefault="00000000" w14:paraId="6EE58B76" w14:textId="77777777">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rsidR="000D58E2" w:rsidRDefault="00000000" w14:paraId="77241950" w14:textId="77777777">
      <w:pPr>
        <w:pStyle w:val="Heading3"/>
      </w:pPr>
      <w:bookmarkStart w:name="assessment-scope" w:id="533"/>
      <w:r>
        <w:t>16.1. Assessment scope</w:t>
      </w:r>
    </w:p>
    <w:p w:rsidR="000D58E2" w:rsidRDefault="00000000" w14:paraId="3EEBFE09" w14:textId="77777777">
      <w:pPr>
        <w:pStyle w:val="FirstParagraph"/>
      </w:pPr>
      <w:r>
        <w:t>The reassessment will focus on three key aspects of the data management plan:</w:t>
      </w:r>
    </w:p>
    <w:p w:rsidR="000D58E2" w:rsidRDefault="00000000" w14:paraId="7E7D6F5D" w14:textId="77777777">
      <w:pPr>
        <w:pStyle w:val="Compact"/>
        <w:numPr>
          <w:ilvl w:val="0"/>
          <w:numId w:val="10"/>
        </w:numPr>
      </w:pPr>
      <w:r>
        <w:rPr>
          <w:b/>
          <w:bCs/>
        </w:rPr>
        <w:t>Data Process Efficiency</w:t>
      </w:r>
      <w:r>
        <w:t>:</w:t>
      </w:r>
    </w:p>
    <w:p w:rsidR="000D58E2" w:rsidRDefault="00000000" w14:paraId="2D2649A8" w14:textId="77777777">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rsidR="000D58E2" w:rsidRDefault="00000000" w14:paraId="30E48A13" w14:textId="77777777">
      <w:pPr>
        <w:pStyle w:val="Compact"/>
        <w:numPr>
          <w:ilvl w:val="1"/>
          <w:numId w:val="11"/>
        </w:numPr>
      </w:pPr>
      <w:r>
        <w:t>Error Identification and Resolution: Identify any issues or bottlenecks in the current workflow and propose solutions to enhance efficiency and data quality.</w:t>
      </w:r>
    </w:p>
    <w:p w:rsidR="000D58E2" w:rsidRDefault="00000000" w14:paraId="4A91BEC9" w14:textId="77777777">
      <w:pPr>
        <w:pStyle w:val="Compact"/>
        <w:numPr>
          <w:ilvl w:val="0"/>
          <w:numId w:val="10"/>
        </w:numPr>
      </w:pPr>
      <w:r>
        <w:rPr>
          <w:b/>
          <w:bCs/>
        </w:rPr>
        <w:t>Compliance and Security</w:t>
      </w:r>
      <w:r>
        <w:t>:</w:t>
      </w:r>
    </w:p>
    <w:p w:rsidR="000D58E2" w:rsidRDefault="00000000" w14:paraId="54511496" w14:textId="77777777">
      <w:pPr>
        <w:pStyle w:val="Compact"/>
        <w:numPr>
          <w:ilvl w:val="1"/>
          <w:numId w:val="12"/>
        </w:numPr>
      </w:pPr>
      <w:r>
        <w:t>Compliance Check: Ensure that all data management activities comply with relevant legal and ethical standards, including POPIA and the DSI-Africa Data Sharing Guideline guidelines.</w:t>
      </w:r>
    </w:p>
    <w:p w:rsidR="000D58E2" w:rsidRDefault="00000000" w14:paraId="458FAA17" w14:textId="77777777">
      <w:pPr>
        <w:pStyle w:val="Compact"/>
        <w:numPr>
          <w:ilvl w:val="1"/>
          <w:numId w:val="12"/>
        </w:numPr>
      </w:pPr>
      <w:r>
        <w:t>Security Measures: Review and update data security measures to protect personally identifiable information and ensure the integrity and confidentiality of the data.</w:t>
      </w:r>
    </w:p>
    <w:p w:rsidR="000D58E2" w:rsidRDefault="00000000" w14:paraId="337D07E7" w14:textId="77777777">
      <w:pPr>
        <w:pStyle w:val="Compact"/>
        <w:numPr>
          <w:ilvl w:val="0"/>
          <w:numId w:val="10"/>
        </w:numPr>
      </w:pPr>
      <w:r>
        <w:rPr>
          <w:b/>
          <w:bCs/>
        </w:rPr>
        <w:t>Usability and Accessibility</w:t>
      </w:r>
      <w:r>
        <w:t>:</w:t>
      </w:r>
    </w:p>
    <w:p w:rsidR="000D58E2" w:rsidRDefault="00000000" w14:paraId="5EA4F0B3" w14:textId="77777777">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rsidR="000D58E2" w:rsidRDefault="00000000" w14:paraId="78B2DD50" w14:textId="77777777">
      <w:pPr>
        <w:pStyle w:val="Compact"/>
        <w:numPr>
          <w:ilvl w:val="1"/>
          <w:numId w:val="13"/>
        </w:numPr>
      </w:pPr>
      <w:r>
        <w:t>Usability for Analysis: Ensure that the data is in a usable format for analysis, with appropriate metadata and documentation to support effective use by researchers.</w:t>
      </w:r>
    </w:p>
    <w:p w:rsidR="000D58E2" w:rsidRDefault="00000000" w14:paraId="00E1418C" w14:textId="77777777">
      <w:pPr>
        <w:pStyle w:val="Heading3"/>
      </w:pPr>
      <w:bookmarkStart w:name="revision-process" w:id="534"/>
      <w:bookmarkEnd w:id="533"/>
      <w:r>
        <w:t>16.2. Revision process</w:t>
      </w:r>
    </w:p>
    <w:p w:rsidR="000D58E2" w:rsidRDefault="00000000" w14:paraId="5C9C5885" w14:textId="77777777">
      <w:pPr>
        <w:pStyle w:val="FirstParagraph"/>
      </w:pPr>
      <w:r>
        <w:t>Based on the findings from the assessment, the DMAC co-PIs will propose revisions to the Data Management Plan. The proposed revisions will undergo the following process:</w:t>
      </w:r>
    </w:p>
    <w:p w:rsidR="000D58E2" w:rsidRDefault="00000000" w14:paraId="74FCDD27" w14:textId="77777777">
      <w:pPr>
        <w:pStyle w:val="Compact"/>
        <w:numPr>
          <w:ilvl w:val="0"/>
          <w:numId w:val="14"/>
        </w:numPr>
      </w:pPr>
      <w:r>
        <w:rPr>
          <w:b/>
          <w:bCs/>
        </w:rPr>
        <w:t>Proposal Development</w:t>
      </w:r>
      <w:r>
        <w:t>:</w:t>
      </w:r>
    </w:p>
    <w:p w:rsidR="000D58E2" w:rsidRDefault="00000000" w14:paraId="23BD099F" w14:textId="77777777">
      <w:pPr>
        <w:pStyle w:val="Compact"/>
        <w:numPr>
          <w:ilvl w:val="1"/>
          <w:numId w:val="15"/>
        </w:numPr>
      </w:pPr>
      <w:r>
        <w:t>The DMAC co-PIs will draft detailed proposals for necessary updates and changes to the DMP, addressing any identified issues and incorporating feedback from the assessment.</w:t>
      </w:r>
    </w:p>
    <w:p w:rsidR="000D58E2" w:rsidRDefault="00000000" w14:paraId="2626D42F" w14:textId="77777777">
      <w:pPr>
        <w:pStyle w:val="Compact"/>
        <w:numPr>
          <w:ilvl w:val="0"/>
          <w:numId w:val="14"/>
        </w:numPr>
      </w:pPr>
      <w:r>
        <w:rPr>
          <w:b/>
          <w:bCs/>
        </w:rPr>
        <w:t>Review and Approval</w:t>
      </w:r>
      <w:r>
        <w:t>:</w:t>
      </w:r>
    </w:p>
    <w:p w:rsidR="000D58E2" w:rsidRDefault="00000000" w14:paraId="3AA6C420" w14:textId="77777777">
      <w:pPr>
        <w:pStyle w:val="Compact"/>
        <w:numPr>
          <w:ilvl w:val="1"/>
          <w:numId w:val="16"/>
        </w:numPr>
      </w:pPr>
      <w:r>
        <w:t>The proposed revisions will be presented to the HE²AT Center Steering Committee (SC).</w:t>
      </w:r>
    </w:p>
    <w:p w:rsidR="000D58E2" w:rsidRDefault="6D19C536" w14:paraId="2ABECA2E" w14:textId="77777777">
      <w:pPr>
        <w:pStyle w:val="Compact"/>
        <w:numPr>
          <w:ilvl w:val="1"/>
          <w:numId w:val="16"/>
        </w:numPr>
        <w:rPr>
          <w:ins w:author="Craig Parker" w:date="2025-08-15T08:16:00Z" w16du:dateUtc="2025-08-15T08:16:34Z" w:id="535"/>
        </w:rPr>
      </w:pPr>
      <w:r>
        <w:t>The SC, including the RP1 and RP2 leads, will evaluate the proposed changes and provide their approval or request further modifications as needed.</w:t>
      </w:r>
    </w:p>
    <w:p w:rsidR="6D19C536" w:rsidP="6D19C536" w:rsidRDefault="6D19C536" w14:paraId="2330AB5C" w14:textId="746C9B34">
      <w:pPr>
        <w:pStyle w:val="Compact"/>
        <w:numPr>
          <w:ilvl w:val="1"/>
          <w:numId w:val="16"/>
        </w:numPr>
        <w:rPr>
          <w:ins w:author="Craig Parker" w:date="2025-08-15T08:17:00Z" w16du:dateUtc="2025-08-15T08:17:00Z" w:id="536"/>
          <w:rFonts w:ascii="Aptos" w:hAnsi="Aptos" w:eastAsia="Aptos"/>
        </w:rPr>
      </w:pPr>
      <w:ins w:author="Craig Parker" w:date="2025-08-15T08:17:00Z" w:id="537">
        <w:r w:rsidRPr="6D19C536">
          <w:rPr>
            <w:rFonts w:ascii="Aptos" w:hAnsi="Aptos" w:eastAsia="Aptos"/>
          </w:rPr>
          <w:t>Additional legal and compliance review will be conducted by UCT legal counsel or WHC legal representative to ensure all changes maintain legal compliance and align with institutional obligations before final approval.</w:t>
        </w:r>
      </w:ins>
    </w:p>
    <w:p w:rsidR="6D19C536" w:rsidRDefault="6D19C536" w14:paraId="230B8EA5" w14:textId="71A02ADE">
      <w:pPr>
        <w:pStyle w:val="Compact"/>
        <w:ind w:left="720"/>
        <w:pPrChange w:author="Craig Parker" w:date="2025-08-15T08:17:00Z" w:id="538">
          <w:pPr>
            <w:pStyle w:val="Compact"/>
            <w:numPr>
              <w:ilvl w:val="1"/>
              <w:numId w:val="16"/>
            </w:numPr>
            <w:ind w:left="1440" w:hanging="360"/>
          </w:pPr>
        </w:pPrChange>
      </w:pPr>
    </w:p>
    <w:p w:rsidR="000D58E2" w:rsidRDefault="00000000" w14:paraId="745F1648" w14:textId="77777777">
      <w:pPr>
        <w:pStyle w:val="Compact"/>
        <w:numPr>
          <w:ilvl w:val="0"/>
          <w:numId w:val="14"/>
        </w:numPr>
      </w:pPr>
      <w:r>
        <w:rPr>
          <w:b/>
          <w:bCs/>
        </w:rPr>
        <w:t>Implementation</w:t>
      </w:r>
      <w:r>
        <w:t>:</w:t>
      </w:r>
    </w:p>
    <w:p w:rsidR="000D58E2" w:rsidRDefault="00000000" w14:paraId="7EE6C49C" w14:textId="77777777">
      <w:pPr>
        <w:pStyle w:val="Compact"/>
        <w:numPr>
          <w:ilvl w:val="1"/>
          <w:numId w:val="17"/>
        </w:numPr>
      </w:pPr>
      <w:r>
        <w:t>Upon approval, the DMAC team will implement the revised Data Management Plan.</w:t>
      </w:r>
    </w:p>
    <w:p w:rsidR="000D58E2" w:rsidRDefault="00000000" w14:paraId="761189A2" w14:textId="77777777">
      <w:pPr>
        <w:pStyle w:val="Compact"/>
        <w:numPr>
          <w:ilvl w:val="1"/>
          <w:numId w:val="17"/>
        </w:numPr>
      </w:pPr>
      <w:r>
        <w:t>All relevant stakeholders will be informed of the changes, and any necessary training or guidance will be provided to ensure smooth implementation.</w:t>
      </w:r>
    </w:p>
    <w:p w:rsidR="000D58E2" w:rsidRDefault="00000000" w14:paraId="19D9FA86" w14:textId="77777777">
      <w:pPr>
        <w:pStyle w:val="FirstParagraph"/>
      </w:pPr>
      <w:r>
        <w:t>By conducting regular assessments and making necessary revisions, the HE²AT Center ensures that the Data Management Plan remains robust, effective, and aligned with best data management and analysis practices.</w:t>
      </w:r>
    </w:p>
    <w:p w:rsidR="000D58E2" w:rsidRDefault="000D58E2" w14:paraId="5A6CA518" w14:textId="3BCE6940"/>
    <w:p w:rsidR="00165929" w:rsidRDefault="00165929" w14:paraId="7D7BD615"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cloud-migration-implementation" w:id="539"/>
      <w:bookmarkEnd w:id="532"/>
      <w:bookmarkEnd w:id="534"/>
    </w:p>
    <w:p w:rsidR="00F13326" w:rsidP="00F13326" w:rsidRDefault="5967DC70" w14:paraId="55819BFD" w14:textId="77777777">
      <w:pPr>
        <w:pStyle w:val="Heading2"/>
        <w:rPr>
          <w:ins w:author="Craig Parker" w:date="2025-08-05T12:03:00Z" w16du:dateUtc="2025-08-05T10:03:00Z" w:id="540"/>
        </w:rPr>
      </w:pPr>
      <w:bookmarkStart w:name="migration-strategy" w:id="541"/>
      <w:bookmarkStart w:name="technical-implementation" w:id="542"/>
      <w:bookmarkStart w:name="risk-mitigation-and-quality-assurance" w:id="543"/>
      <w:bookmarkEnd w:id="541"/>
      <w:bookmarkEnd w:id="542"/>
      <w:ins w:author="Craig Parker" w:date="2025-08-05T12:03:00Z" w:id="544">
        <w:r>
          <w:t>17. Cloud Migration Implementation</w:t>
        </w:r>
      </w:ins>
    </w:p>
    <w:p w:rsidR="00F13326" w:rsidP="00F13326" w:rsidRDefault="00F13326" w14:paraId="684A20E9" w14:textId="77777777">
      <w:pPr>
        <w:pStyle w:val="FirstParagraph"/>
        <w:rPr>
          <w:ins w:author="Craig Parker" w:date="2025-08-05T12:03:00Z" w16du:dateUtc="2025-08-05T10:03:00Z" w:id="545"/>
        </w:rPr>
      </w:pPr>
      <w:ins w:author="Craig Parker" w:date="2025-08-05T12:03:00Z" w16du:dateUtc="2025-08-05T10:03:00Z" w:id="546">
        <w:r>
          <w:rPr>
            <w:b/>
            <w:bCs/>
          </w:rPr>
          <w:t>[TRACKED CHANGE - NEW SECTION]</w:t>
        </w:r>
      </w:ins>
    </w:p>
    <w:p w:rsidR="00F13326" w:rsidP="00F13326" w:rsidRDefault="00F13326" w14:paraId="7EDD68FA" w14:textId="77777777">
      <w:pPr>
        <w:pStyle w:val="BodyText"/>
        <w:rPr>
          <w:ins w:author="Craig Parker" w:date="2025-08-05T12:03:00Z" w16du:dateUtc="2025-08-05T10:03:00Z" w:id="547"/>
        </w:rPr>
      </w:pPr>
      <w:ins w:author="Craig Parker" w:date="2025-08-05T12:03:00Z" w16du:dateUtc="2025-08-05T10:03:00Z" w:id="548">
        <w:r>
          <w:t>The HE²AT Center is implementing a structured cloud migration strategy to enhance data management capabilities whilst maintaining operational continuity and improving security, scalability, and operational efficiency.</w:t>
        </w:r>
      </w:ins>
    </w:p>
    <w:p w:rsidR="00F13326" w:rsidP="00F13326" w:rsidRDefault="00F13326" w14:paraId="0F1132F6" w14:textId="77777777">
      <w:pPr>
        <w:pStyle w:val="Heading3"/>
        <w:rPr>
          <w:ins w:author="Craig Parker" w:date="2025-08-05T12:03:00Z" w16du:dateUtc="2025-08-05T10:03:00Z" w:id="549"/>
        </w:rPr>
      </w:pPr>
      <w:ins w:author="Craig Parker" w:date="2025-08-05T12:03:00Z" w16du:dateUtc="2025-08-05T10:03:00Z" w:id="550">
        <w:r>
          <w:t>17.1. Migration Strategy</w:t>
        </w:r>
      </w:ins>
    </w:p>
    <w:p w:rsidR="00F13326" w:rsidP="00F13326" w:rsidRDefault="00F13326" w14:paraId="21DCCFAD" w14:textId="77777777">
      <w:pPr>
        <w:pStyle w:val="FirstParagraph"/>
        <w:rPr>
          <w:ins w:author="Craig Parker" w:date="2025-08-05T12:03:00Z" w16du:dateUtc="2025-08-05T10:03:00Z" w:id="551"/>
        </w:rPr>
      </w:pPr>
      <w:ins w:author="Craig Parker" w:date="2025-08-05T12:03:00Z" w16du:dateUtc="2025-08-05T10:03:00Z" w:id="552">
        <w:r>
          <w:t>A comprehensive 5-phase approach ensures minimal disruption to research activities:</w:t>
        </w:r>
      </w:ins>
    </w:p>
    <w:p w:rsidR="00F13326" w:rsidP="00F13326" w:rsidRDefault="00F13326" w14:paraId="2F17DE30" w14:textId="77777777">
      <w:pPr>
        <w:pStyle w:val="BodyText"/>
        <w:rPr>
          <w:ins w:author="Craig Parker" w:date="2025-08-05T12:03:00Z" w16du:dateUtc="2025-08-05T10:03:00Z" w:id="553"/>
        </w:rPr>
      </w:pPr>
      <w:ins w:author="Craig Parker" w:date="2025-08-05T12:03:00Z" w16du:dateUtc="2025-08-05T10:03:00Z" w:id="554">
        <w:r>
          <w:rPr>
            <w:b/>
            <w:bCs/>
          </w:rPr>
          <w:t>Phase 1: Planning and Assessment</w:t>
        </w:r>
        <w:r>
          <w:t xml:space="preserve"> - Infrastructure assessment and capacity planning - Risk analysis and mitigation strategies</w:t>
        </w:r>
        <w:r>
          <w:br/>
        </w:r>
        <w:r>
          <w:t>- Staff training and change management - Establishment of cloud security frameworks</w:t>
        </w:r>
      </w:ins>
    </w:p>
    <w:p w:rsidR="00F13326" w:rsidP="00F13326" w:rsidRDefault="00F13326" w14:paraId="41B3B612" w14:textId="77777777">
      <w:pPr>
        <w:pStyle w:val="BodyText"/>
        <w:rPr>
          <w:ins w:author="Craig Parker" w:date="2025-08-05T12:03:00Z" w16du:dateUtc="2025-08-05T10:03:00Z" w:id="555"/>
        </w:rPr>
      </w:pPr>
      <w:ins w:author="Craig Parker" w:date="2025-08-05T12:03:00Z" w16du:dateUtc="2025-08-05T10:03:00Z" w:id="556">
        <w:r>
          <w:rPr>
            <w:b/>
            <w:bCs/>
          </w:rPr>
          <w:t>Phase 2: Pilot Implementation</w:t>
        </w:r>
        <w:r>
          <w:t xml:space="preserve"> - Limited data migration for testing and validation - Performance benchmarking and </w:t>
        </w:r>
        <w:proofErr w:type="spellStart"/>
        <w:r>
          <w:t>optimisation</w:t>
        </w:r>
        <w:proofErr w:type="spellEnd"/>
        <w:r>
          <w:t xml:space="preserve"> - Security testing and compliance verification - User acceptance testing with core team members</w:t>
        </w:r>
      </w:ins>
    </w:p>
    <w:p w:rsidR="00F13326" w:rsidP="00F13326" w:rsidRDefault="00F13326" w14:paraId="265CBA31" w14:textId="77777777">
      <w:pPr>
        <w:pStyle w:val="BodyText"/>
        <w:rPr>
          <w:ins w:author="Craig Parker" w:date="2025-08-05T12:03:00Z" w16du:dateUtc="2025-08-05T10:03:00Z" w:id="557"/>
        </w:rPr>
      </w:pPr>
      <w:ins w:author="Craig Parker" w:date="2025-08-05T12:03:00Z" w16du:dateUtc="2025-08-05T10:03:00Z" w:id="558">
        <w:r>
          <w:rPr>
            <w:b/>
            <w:bCs/>
          </w:rPr>
          <w:t>Phase 3: Gradual Migration</w:t>
        </w:r>
        <w:r>
          <w:t xml:space="preserve"> - Phased transfer of data categories starting with climate data - Dual-system operation for continuity - Continuous monitoring and adjustment - Progressive migration of health data with enhanced security protocols</w:t>
        </w:r>
      </w:ins>
    </w:p>
    <w:p w:rsidR="00F13326" w:rsidP="00F13326" w:rsidRDefault="00F13326" w14:paraId="4E5FA19F" w14:textId="77777777">
      <w:pPr>
        <w:pStyle w:val="BodyText"/>
        <w:rPr>
          <w:ins w:author="Craig Parker" w:date="2025-08-05T12:03:00Z" w16du:dateUtc="2025-08-05T10:03:00Z" w:id="559"/>
        </w:rPr>
      </w:pPr>
      <w:ins w:author="Craig Parker" w:date="2025-08-05T12:03:00Z" w16du:dateUtc="2025-08-05T10:03:00Z" w:id="560">
        <w:r>
          <w:rPr>
            <w:b/>
            <w:bCs/>
          </w:rPr>
          <w:t>Phase 4: Full Migration</w:t>
        </w:r>
        <w:r>
          <w:t xml:space="preserve"> - Complete transition to cloud infrastructure for new data - Legacy system integration maintained during transition period - Final security and compliance validation - Full operational capability on cloud platform</w:t>
        </w:r>
      </w:ins>
    </w:p>
    <w:p w:rsidR="00F13326" w:rsidP="00F13326" w:rsidRDefault="00F13326" w14:paraId="45C836F7" w14:textId="77777777">
      <w:pPr>
        <w:pStyle w:val="BodyText"/>
        <w:rPr>
          <w:ins w:author="Craig Parker" w:date="2025-08-05T12:03:00Z" w16du:dateUtc="2025-08-05T10:03:00Z" w:id="561"/>
        </w:rPr>
      </w:pPr>
      <w:ins w:author="Craig Parker" w:date="2025-08-05T12:03:00Z" w16du:dateUtc="2025-08-05T10:03:00Z" w:id="562">
        <w:r>
          <w:rPr>
            <w:b/>
            <w:bCs/>
          </w:rPr>
          <w:t xml:space="preserve">Phase 5: </w:t>
        </w:r>
        <w:proofErr w:type="spellStart"/>
        <w:r>
          <w:rPr>
            <w:b/>
            <w:bCs/>
          </w:rPr>
          <w:t>Optimisation</w:t>
        </w:r>
        <w:proofErr w:type="spellEnd"/>
        <w:r>
          <w:t xml:space="preserve"> - Performance tuning and cost </w:t>
        </w:r>
        <w:proofErr w:type="spellStart"/>
        <w:r>
          <w:t>optimisation</w:t>
        </w:r>
        <w:proofErr w:type="spellEnd"/>
        <w:r>
          <w:t xml:space="preserve"> - Advanced feature implementation including auto-scaling - Ongoing monitoring and improvement - Regular review and enhancement of cloud capabilities</w:t>
        </w:r>
      </w:ins>
    </w:p>
    <w:p w:rsidR="00F13326" w:rsidP="00F13326" w:rsidRDefault="00F13326" w14:paraId="2CF17248" w14:textId="77777777">
      <w:pPr>
        <w:pStyle w:val="Heading3"/>
        <w:rPr>
          <w:ins w:author="Craig Parker" w:date="2025-08-05T12:03:00Z" w16du:dateUtc="2025-08-05T10:03:00Z" w:id="563"/>
        </w:rPr>
      </w:pPr>
      <w:ins w:author="Craig Parker" w:date="2025-08-05T12:03:00Z" w16du:dateUtc="2025-08-05T10:03:00Z" w:id="564">
        <w:r>
          <w:t>17.2. Technical Implementation</w:t>
        </w:r>
      </w:ins>
    </w:p>
    <w:p w:rsidR="00F13326" w:rsidP="00F13326" w:rsidRDefault="00F13326" w14:paraId="45B9F1BF" w14:textId="77777777">
      <w:pPr>
        <w:pStyle w:val="FirstParagraph"/>
        <w:rPr>
          <w:ins w:author="Craig Parker" w:date="2025-08-05T12:03:00Z" w16du:dateUtc="2025-08-05T10:03:00Z" w:id="565"/>
        </w:rPr>
      </w:pPr>
      <w:ins w:author="Craig Parker" w:date="2025-08-05T12:03:00Z" w16du:dateUtc="2025-08-05T10:03:00Z" w:id="566">
        <w:r>
          <w:rPr>
            <w:b/>
            <w:bCs/>
          </w:rPr>
          <w:t>Enhanced Security Infrastructure:</w:t>
        </w:r>
        <w:r>
          <w:t xml:space="preserve"> - AES-256 encryption for all data at rest and in transit - Zero-trust network architecture implementation - Advanced threat detection and monitoring systems - Automated security compliance reporting</w:t>
        </w:r>
      </w:ins>
    </w:p>
    <w:p w:rsidR="00F13326" w:rsidP="00F13326" w:rsidRDefault="00F13326" w14:paraId="097C1211" w14:textId="77777777">
      <w:pPr>
        <w:pStyle w:val="BodyText"/>
        <w:rPr>
          <w:ins w:author="Craig Parker" w:date="2025-08-05T12:03:00Z" w16du:dateUtc="2025-08-05T10:03:00Z" w:id="567"/>
        </w:rPr>
      </w:pPr>
      <w:ins w:author="Craig Parker" w:date="2025-08-05T12:03:00Z" w16du:dateUtc="2025-08-05T10:03:00Z" w:id="568">
        <w:r>
          <w:rPr>
            <w:b/>
            <w:bCs/>
          </w:rPr>
          <w:t>Operational Enhancements:</w:t>
        </w:r>
        <w:r>
          <w:t xml:space="preserve"> - Auto-scaling infrastructure for variable workloads - GPU acceleration for computational analyses - Enhanced disaster recovery capabilities with automated backup systems - Improved data accessibility for </w:t>
        </w:r>
        <w:proofErr w:type="spellStart"/>
        <w:r>
          <w:t>authorised</w:t>
        </w:r>
        <w:proofErr w:type="spellEnd"/>
        <w:r>
          <w:t xml:space="preserve"> users</w:t>
        </w:r>
      </w:ins>
    </w:p>
    <w:p w:rsidR="00F13326" w:rsidP="00F13326" w:rsidRDefault="00F13326" w14:paraId="77CDDC4E" w14:textId="77777777">
      <w:pPr>
        <w:pStyle w:val="BodyText"/>
        <w:rPr>
          <w:ins w:author="Craig Parker" w:date="2025-08-05T12:03:00Z" w16du:dateUtc="2025-08-05T10:03:00Z" w:id="569"/>
        </w:rPr>
      </w:pPr>
      <w:ins w:author="Craig Parker" w:date="2025-08-05T12:03:00Z" w16du:dateUtc="2025-08-05T10:03:00Z" w:id="570">
        <w:r>
          <w:rPr>
            <w:b/>
            <w:bCs/>
          </w:rPr>
          <w:t>Compliance and Governance:</w:t>
        </w:r>
        <w:r>
          <w:t xml:space="preserve"> - Maintained POPIA compliance throughout migration - Enhanced audit trail capabilities - Automated compliance monitoring systems - Improved data governance frameworks with real-time reporting</w:t>
        </w:r>
      </w:ins>
    </w:p>
    <w:p w:rsidR="00F13326" w:rsidP="00F13326" w:rsidRDefault="00F13326" w14:paraId="2F899D24" w14:textId="77777777">
      <w:pPr>
        <w:pStyle w:val="Heading3"/>
        <w:rPr>
          <w:ins w:author="Craig Parker" w:date="2025-08-05T12:03:00Z" w16du:dateUtc="2025-08-05T10:03:00Z" w:id="571"/>
        </w:rPr>
      </w:pPr>
      <w:ins w:author="Craig Parker" w:date="2025-08-05T12:03:00Z" w16du:dateUtc="2025-08-05T10:03:00Z" w:id="572">
        <w:r>
          <w:t>17.3. Risk Mitigation and Quality Assurance</w:t>
        </w:r>
      </w:ins>
    </w:p>
    <w:p w:rsidR="00F13326" w:rsidP="00F13326" w:rsidRDefault="00F13326" w14:paraId="4D5E2AD8" w14:textId="77777777">
      <w:pPr>
        <w:pStyle w:val="FirstParagraph"/>
        <w:rPr>
          <w:ins w:author="Craig Parker" w:date="2025-08-05T12:03:00Z" w16du:dateUtc="2025-08-05T10:03:00Z" w:id="573"/>
        </w:rPr>
      </w:pPr>
      <w:ins w:author="Craig Parker" w:date="2025-08-05T12:03:00Z" w16du:dateUtc="2025-08-05T10:03:00Z" w:id="574">
        <w:r>
          <w:rPr>
            <w:b/>
            <w:bCs/>
          </w:rPr>
          <w:t>Continuity Measures:</w:t>
        </w:r>
        <w:r>
          <w:t xml:space="preserve"> - Dual capability maintained during transition period - Comprehensive backup and recovery procedures for both UCT and cloud systems - Regular security assessments and penetration testing - Staff training on new cloud-based procedures</w:t>
        </w:r>
      </w:ins>
    </w:p>
    <w:p w:rsidR="00F13326" w:rsidP="00F13326" w:rsidRDefault="00F13326" w14:paraId="309E8639" w14:textId="77777777">
      <w:pPr>
        <w:pStyle w:val="BodyText"/>
        <w:rPr>
          <w:ins w:author="Craig Parker" w:date="2025-08-05T12:03:00Z" w16du:dateUtc="2025-08-05T10:03:00Z" w:id="575"/>
        </w:rPr>
      </w:pPr>
      <w:ins w:author="Craig Parker" w:date="2025-08-05T12:03:00Z" w16du:dateUtc="2025-08-05T10:03:00Z" w:id="576">
        <w:r>
          <w:rPr>
            <w:b/>
            <w:bCs/>
          </w:rPr>
          <w:t>Monitoring and Oversight:</w:t>
        </w:r>
        <w:r>
          <w:t xml:space="preserve"> - Continuous monitoring and incident response protocols - Regular assessment of cloud performance and security - Ongoing cost monitoring and </w:t>
        </w:r>
        <w:proofErr w:type="spellStart"/>
        <w:r>
          <w:t>optimisation</w:t>
        </w:r>
        <w:proofErr w:type="spellEnd"/>
        <w:r>
          <w:t xml:space="preserve"> - Quarterly reviews of migration progress and outcomes</w:t>
        </w:r>
      </w:ins>
    </w:p>
    <w:p w:rsidR="00F13326" w:rsidP="00F13326" w:rsidRDefault="00F13326" w14:paraId="4C9005CF" w14:textId="77777777">
      <w:pPr>
        <w:pStyle w:val="BodyText"/>
        <w:rPr>
          <w:ins w:author="Craig Parker" w:date="2025-08-05T12:03:00Z" w16du:dateUtc="2025-08-05T10:03:00Z" w:id="577"/>
        </w:rPr>
      </w:pPr>
      <w:ins w:author="Craig Parker" w:date="2025-08-05T12:03:00Z" w16du:dateUtc="2025-08-05T10:03:00Z" w:id="578">
        <w:r>
          <w:t>The migration to WHC-managed cloud infrastructure represents a significant enhancement to the HE²AT Center’s data management capabilities, ensuring improved security, scalability, and operational efficiency whilst maintaining full compliance with regulatory requirements and research best practices.</w:t>
        </w:r>
      </w:ins>
    </w:p>
    <w:p w:rsidR="000D58E2" w:rsidRDefault="000D58E2" w14:paraId="3FDB474E" w14:textId="19E965BC"/>
    <w:p w:rsidR="00165929" w:rsidRDefault="00165929" w14:paraId="5D3E3141"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annexes" w:id="579"/>
      <w:bookmarkEnd w:id="539"/>
      <w:bookmarkEnd w:id="543"/>
    </w:p>
    <w:p w:rsidR="000D58E2" w:rsidRDefault="00000000" w14:paraId="5A4B4D9B" w14:textId="77777777">
      <w:pPr>
        <w:pStyle w:val="Heading2"/>
      </w:pPr>
      <w:r>
        <w:t>Annexes</w:t>
      </w:r>
    </w:p>
    <w:p w:rsidR="000D58E2" w:rsidRDefault="00000000" w14:paraId="15ED1E16" w14:textId="77777777">
      <w:pPr>
        <w:pStyle w:val="Heading3"/>
      </w:pPr>
      <w:bookmarkStart w:name="annex-1-key-data-sources" w:id="580"/>
      <w:r>
        <w:t>Annex 1: Key data sources</w:t>
      </w:r>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Change w:id="581">
          <w:tblGrid>
            <w:gridCol w:w="1548"/>
            <w:gridCol w:w="1800"/>
            <w:gridCol w:w="3236"/>
            <w:gridCol w:w="2524"/>
            <w:gridCol w:w="1260"/>
            <w:gridCol w:w="1350"/>
            <w:gridCol w:w="1458"/>
          </w:tblGrid>
        </w:tblGridChange>
      </w:tblGrid>
      <w:tr w:rsidR="007D14FE" w:rsidTr="007D14FE" w14:paraId="6CBD47D5"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rsidR="000D58E2" w:rsidRDefault="00000000" w14:paraId="44A7DF40" w14:textId="77777777">
            <w:pPr>
              <w:pStyle w:val="Compact"/>
            </w:pPr>
            <w:r>
              <w:rPr>
                <w:b/>
                <w:bCs/>
              </w:rPr>
              <w:t>Data type</w:t>
            </w:r>
          </w:p>
        </w:tc>
        <w:tc>
          <w:tcPr>
            <w:tcW w:w="1800" w:type="dxa"/>
          </w:tcPr>
          <w:p w:rsidR="000D58E2" w:rsidRDefault="00000000" w14:paraId="772C68FF" w14:textId="77777777">
            <w:pPr>
              <w:pStyle w:val="Compact"/>
            </w:pPr>
            <w:r>
              <w:rPr>
                <w:b/>
                <w:bCs/>
              </w:rPr>
              <w:t>Dataset</w:t>
            </w:r>
          </w:p>
        </w:tc>
        <w:tc>
          <w:tcPr>
            <w:tcW w:w="3236" w:type="dxa"/>
          </w:tcPr>
          <w:p w:rsidR="000D58E2" w:rsidRDefault="00000000" w14:paraId="7DC4FB2A" w14:textId="77777777">
            <w:pPr>
              <w:pStyle w:val="Compact"/>
            </w:pPr>
            <w:r>
              <w:rPr>
                <w:b/>
                <w:bCs/>
              </w:rPr>
              <w:t>Data owner/provider</w:t>
            </w:r>
          </w:p>
        </w:tc>
        <w:tc>
          <w:tcPr>
            <w:tcW w:w="2524" w:type="dxa"/>
          </w:tcPr>
          <w:p w:rsidR="000D58E2" w:rsidRDefault="00000000" w14:paraId="08E4761E" w14:textId="77777777">
            <w:pPr>
              <w:pStyle w:val="Compact"/>
            </w:pPr>
            <w:r>
              <w:rPr>
                <w:b/>
                <w:bCs/>
              </w:rPr>
              <w:t>Variables</w:t>
            </w:r>
          </w:p>
        </w:tc>
        <w:tc>
          <w:tcPr>
            <w:tcW w:w="1260" w:type="dxa"/>
          </w:tcPr>
          <w:p w:rsidR="000D58E2" w:rsidRDefault="00000000" w14:paraId="3F941A1D" w14:textId="77777777">
            <w:pPr>
              <w:pStyle w:val="Compact"/>
            </w:pPr>
            <w:r>
              <w:rPr>
                <w:b/>
                <w:bCs/>
              </w:rPr>
              <w:t>Spatial coverage</w:t>
            </w:r>
          </w:p>
        </w:tc>
        <w:tc>
          <w:tcPr>
            <w:tcW w:w="1350" w:type="dxa"/>
          </w:tcPr>
          <w:p w:rsidR="000D58E2" w:rsidRDefault="00000000" w14:paraId="2FBAB3BC" w14:textId="77777777">
            <w:pPr>
              <w:pStyle w:val="Compact"/>
            </w:pPr>
            <w:r>
              <w:rPr>
                <w:b/>
                <w:bCs/>
              </w:rPr>
              <w:t>Temporal coverage</w:t>
            </w:r>
          </w:p>
        </w:tc>
        <w:tc>
          <w:tcPr>
            <w:tcW w:w="1458" w:type="dxa"/>
          </w:tcPr>
          <w:p w:rsidR="000D58E2" w:rsidRDefault="00000000" w14:paraId="288E0E09" w14:textId="77777777">
            <w:pPr>
              <w:pStyle w:val="Compact"/>
            </w:pPr>
            <w:r>
              <w:rPr>
                <w:b/>
                <w:bCs/>
              </w:rPr>
              <w:t>Intended use</w:t>
            </w:r>
          </w:p>
        </w:tc>
      </w:tr>
      <w:tr w:rsidR="007D14FE" w:rsidTr="007D14FE" w14:paraId="326ADCA0" w14:textId="77777777">
        <w:trPr>
          <w:trHeight w:val="300"/>
        </w:trPr>
        <w:tc>
          <w:tcPr>
            <w:tcW w:w="1548" w:type="dxa"/>
          </w:tcPr>
          <w:p w:rsidR="000D58E2" w:rsidRDefault="00000000" w14:paraId="3479AB0B" w14:textId="77777777">
            <w:pPr>
              <w:pStyle w:val="Compact"/>
            </w:pPr>
            <w:r>
              <w:rPr>
                <w:b/>
                <w:bCs/>
              </w:rPr>
              <w:t>Climate data</w:t>
            </w:r>
          </w:p>
        </w:tc>
        <w:tc>
          <w:tcPr>
            <w:tcW w:w="1800" w:type="dxa"/>
          </w:tcPr>
          <w:p w:rsidR="000D58E2" w:rsidRDefault="00000000" w14:paraId="3AA397CB" w14:textId="77777777">
            <w:pPr>
              <w:pStyle w:val="Compact"/>
            </w:pPr>
            <w:r>
              <w:t>ERA5 Reanalysis</w:t>
            </w:r>
          </w:p>
        </w:tc>
        <w:tc>
          <w:tcPr>
            <w:tcW w:w="3236" w:type="dxa"/>
          </w:tcPr>
          <w:p w:rsidR="000D58E2" w:rsidRDefault="00000000" w14:paraId="31031592" w14:textId="77777777">
            <w:pPr>
              <w:pStyle w:val="Compact"/>
            </w:pPr>
            <w:r>
              <w:t>ECMWF/Copernicus Climate Data Store</w:t>
            </w:r>
          </w:p>
        </w:tc>
        <w:tc>
          <w:tcPr>
            <w:tcW w:w="2524" w:type="dxa"/>
          </w:tcPr>
          <w:p w:rsidR="000D58E2" w:rsidRDefault="00000000" w14:paraId="5E5F5F2C" w14:textId="77777777">
            <w:pPr>
              <w:pStyle w:val="Compact"/>
            </w:pPr>
            <w:r>
              <w:t>Temperature, precipitation, humidity, wind, pressure</w:t>
            </w:r>
          </w:p>
        </w:tc>
        <w:tc>
          <w:tcPr>
            <w:tcW w:w="1260" w:type="dxa"/>
          </w:tcPr>
          <w:p w:rsidR="000D58E2" w:rsidRDefault="00000000" w14:paraId="0BD312B9" w14:textId="77777777">
            <w:pPr>
              <w:pStyle w:val="Compact"/>
            </w:pPr>
            <w:r>
              <w:t>Global, 0.25° resolution</w:t>
            </w:r>
          </w:p>
        </w:tc>
        <w:tc>
          <w:tcPr>
            <w:tcW w:w="1350" w:type="dxa"/>
          </w:tcPr>
          <w:p w:rsidR="000D58E2" w:rsidRDefault="00000000" w14:paraId="3B8200B9" w14:textId="77777777">
            <w:pPr>
              <w:pStyle w:val="Compact"/>
            </w:pPr>
            <w:r>
              <w:t>1940-present</w:t>
            </w:r>
          </w:p>
        </w:tc>
        <w:tc>
          <w:tcPr>
            <w:tcW w:w="1458" w:type="dxa"/>
          </w:tcPr>
          <w:p w:rsidR="000D58E2" w:rsidRDefault="00000000" w14:paraId="056297EC" w14:textId="77777777">
            <w:pPr>
              <w:pStyle w:val="Compact"/>
            </w:pPr>
            <w:r>
              <w:t>Historical climate analysis, exposure assessment</w:t>
            </w:r>
          </w:p>
        </w:tc>
      </w:tr>
      <w:tr w:rsidR="007D14FE" w:rsidTr="007D14FE" w14:paraId="37E50C4F" w14:textId="77777777">
        <w:trPr>
          <w:trHeight w:val="300"/>
        </w:trPr>
        <w:tc>
          <w:tcPr>
            <w:tcW w:w="1548" w:type="dxa"/>
          </w:tcPr>
          <w:p w:rsidR="000D58E2" w:rsidRDefault="000D58E2" w14:paraId="489EC030" w14:textId="77777777">
            <w:pPr>
              <w:pStyle w:val="Compact"/>
            </w:pPr>
          </w:p>
        </w:tc>
        <w:tc>
          <w:tcPr>
            <w:tcW w:w="1800" w:type="dxa"/>
          </w:tcPr>
          <w:p w:rsidR="000D58E2" w:rsidRDefault="00000000" w14:paraId="0D3FD805" w14:textId="77777777">
            <w:pPr>
              <w:pStyle w:val="Compact"/>
            </w:pPr>
            <w:r>
              <w:t>CORDEX Africa Simulations</w:t>
            </w:r>
          </w:p>
        </w:tc>
        <w:tc>
          <w:tcPr>
            <w:tcW w:w="3236" w:type="dxa"/>
          </w:tcPr>
          <w:p w:rsidR="000D58E2" w:rsidRDefault="00000000" w14:paraId="654EDE7A" w14:textId="77777777">
            <w:pPr>
              <w:pStyle w:val="Compact"/>
            </w:pPr>
            <w:r>
              <w:t>CORDEX/WCRP</w:t>
            </w:r>
          </w:p>
        </w:tc>
        <w:tc>
          <w:tcPr>
            <w:tcW w:w="2524" w:type="dxa"/>
          </w:tcPr>
          <w:p w:rsidR="000D58E2" w:rsidRDefault="00000000" w14:paraId="1DB9E409" w14:textId="77777777">
            <w:pPr>
              <w:pStyle w:val="Compact"/>
            </w:pPr>
            <w:r>
              <w:t>Temperature, precipitation projections</w:t>
            </w:r>
          </w:p>
        </w:tc>
        <w:tc>
          <w:tcPr>
            <w:tcW w:w="1260" w:type="dxa"/>
          </w:tcPr>
          <w:p w:rsidR="000D58E2" w:rsidRDefault="00000000" w14:paraId="7F6DEE74" w14:textId="77777777">
            <w:pPr>
              <w:pStyle w:val="Compact"/>
            </w:pPr>
            <w:r>
              <w:t>Africa, 0.44° resolution</w:t>
            </w:r>
          </w:p>
        </w:tc>
        <w:tc>
          <w:tcPr>
            <w:tcW w:w="1350" w:type="dxa"/>
          </w:tcPr>
          <w:p w:rsidR="000D58E2" w:rsidRDefault="00000000" w14:paraId="3761D965" w14:textId="77777777">
            <w:pPr>
              <w:pStyle w:val="Compact"/>
            </w:pPr>
            <w:r>
              <w:t>Historical + future scenarios</w:t>
            </w:r>
          </w:p>
        </w:tc>
        <w:tc>
          <w:tcPr>
            <w:tcW w:w="1458" w:type="dxa"/>
          </w:tcPr>
          <w:p w:rsidR="000D58E2" w:rsidRDefault="00000000" w14:paraId="3FDDB7E8" w14:textId="77777777">
            <w:pPr>
              <w:pStyle w:val="Compact"/>
            </w:pPr>
            <w:r>
              <w:t>Climate change projections</w:t>
            </w:r>
          </w:p>
        </w:tc>
      </w:tr>
      <w:tr w:rsidR="007D14FE" w:rsidTr="007D14FE" w14:paraId="190B397F" w14:textId="77777777">
        <w:trPr>
          <w:trHeight w:val="300"/>
        </w:trPr>
        <w:tc>
          <w:tcPr>
            <w:tcW w:w="1548" w:type="dxa"/>
          </w:tcPr>
          <w:p w:rsidR="000D58E2" w:rsidRDefault="000D58E2" w14:paraId="6916020C" w14:textId="77777777">
            <w:pPr>
              <w:pStyle w:val="Compact"/>
            </w:pPr>
          </w:p>
        </w:tc>
        <w:tc>
          <w:tcPr>
            <w:tcW w:w="1800" w:type="dxa"/>
          </w:tcPr>
          <w:p w:rsidR="000D58E2" w:rsidRDefault="00000000" w14:paraId="0C596DEA" w14:textId="77777777">
            <w:pPr>
              <w:pStyle w:val="Compact"/>
            </w:pPr>
            <w:r>
              <w:t>MODIS Land Surface Temperature</w:t>
            </w:r>
          </w:p>
        </w:tc>
        <w:tc>
          <w:tcPr>
            <w:tcW w:w="3236" w:type="dxa"/>
          </w:tcPr>
          <w:p w:rsidR="000D58E2" w:rsidRDefault="00000000" w14:paraId="5DDA5E88" w14:textId="77777777">
            <w:pPr>
              <w:pStyle w:val="Compact"/>
            </w:pPr>
            <w:r>
              <w:t>NASA/USGS</w:t>
            </w:r>
          </w:p>
        </w:tc>
        <w:tc>
          <w:tcPr>
            <w:tcW w:w="2524" w:type="dxa"/>
          </w:tcPr>
          <w:p w:rsidR="000D58E2" w:rsidRDefault="00000000" w14:paraId="1D696DE9" w14:textId="77777777">
            <w:pPr>
              <w:pStyle w:val="Compact"/>
            </w:pPr>
            <w:r>
              <w:t>Day/night land surface temperature</w:t>
            </w:r>
          </w:p>
        </w:tc>
        <w:tc>
          <w:tcPr>
            <w:tcW w:w="1260" w:type="dxa"/>
          </w:tcPr>
          <w:p w:rsidR="000D58E2" w:rsidRDefault="00000000" w14:paraId="70AA49B3" w14:textId="77777777">
            <w:pPr>
              <w:pStyle w:val="Compact"/>
            </w:pPr>
            <w:r>
              <w:t>Global, 1km resolution</w:t>
            </w:r>
          </w:p>
        </w:tc>
        <w:tc>
          <w:tcPr>
            <w:tcW w:w="1350" w:type="dxa"/>
          </w:tcPr>
          <w:p w:rsidR="000D58E2" w:rsidRDefault="00000000" w14:paraId="4FDA51DC" w14:textId="77777777">
            <w:pPr>
              <w:pStyle w:val="Compact"/>
            </w:pPr>
            <w:r>
              <w:t>2000-present</w:t>
            </w:r>
          </w:p>
        </w:tc>
        <w:tc>
          <w:tcPr>
            <w:tcW w:w="1458" w:type="dxa"/>
          </w:tcPr>
          <w:p w:rsidR="000D58E2" w:rsidRDefault="00000000" w14:paraId="05834C1A" w14:textId="77777777">
            <w:pPr>
              <w:pStyle w:val="Compact"/>
            </w:pPr>
            <w:r>
              <w:t>Urban heat island analysis</w:t>
            </w:r>
          </w:p>
        </w:tc>
      </w:tr>
      <w:tr w:rsidR="007D14FE" w:rsidTr="007D14FE" w14:paraId="6AECEE83" w14:textId="77777777">
        <w:trPr>
          <w:trHeight w:val="300"/>
        </w:trPr>
        <w:tc>
          <w:tcPr>
            <w:tcW w:w="1548" w:type="dxa"/>
          </w:tcPr>
          <w:p w:rsidR="000D58E2" w:rsidRDefault="000D58E2" w14:paraId="5EA96B84" w14:textId="77777777">
            <w:pPr>
              <w:pStyle w:val="Compact"/>
            </w:pPr>
          </w:p>
        </w:tc>
        <w:tc>
          <w:tcPr>
            <w:tcW w:w="1800" w:type="dxa"/>
          </w:tcPr>
          <w:p w:rsidR="000D58E2" w:rsidRDefault="00000000" w14:paraId="248E9181" w14:textId="77777777">
            <w:pPr>
              <w:pStyle w:val="Compact"/>
            </w:pPr>
            <w:r>
              <w:t>Sentinel 2 Imagery</w:t>
            </w:r>
          </w:p>
        </w:tc>
        <w:tc>
          <w:tcPr>
            <w:tcW w:w="3236" w:type="dxa"/>
          </w:tcPr>
          <w:p w:rsidR="000D58E2" w:rsidRDefault="00000000" w14:paraId="0C70C095" w14:textId="77777777">
            <w:pPr>
              <w:pStyle w:val="Compact"/>
            </w:pPr>
            <w:r>
              <w:t>ESA/Copernicus</w:t>
            </w:r>
          </w:p>
        </w:tc>
        <w:tc>
          <w:tcPr>
            <w:tcW w:w="2524" w:type="dxa"/>
          </w:tcPr>
          <w:p w:rsidR="000D58E2" w:rsidRDefault="00000000" w14:paraId="5C98C8E1" w14:textId="77777777">
            <w:pPr>
              <w:pStyle w:val="Compact"/>
            </w:pPr>
            <w:r>
              <w:t>Multispectral imagery, NDVI</w:t>
            </w:r>
          </w:p>
        </w:tc>
        <w:tc>
          <w:tcPr>
            <w:tcW w:w="1260" w:type="dxa"/>
          </w:tcPr>
          <w:p w:rsidR="000D58E2" w:rsidRDefault="00000000" w14:paraId="6C5F34C8" w14:textId="77777777">
            <w:pPr>
              <w:pStyle w:val="Compact"/>
            </w:pPr>
            <w:r>
              <w:t>Global, 10-60m resolution</w:t>
            </w:r>
          </w:p>
        </w:tc>
        <w:tc>
          <w:tcPr>
            <w:tcW w:w="1350" w:type="dxa"/>
          </w:tcPr>
          <w:p w:rsidR="000D58E2" w:rsidRDefault="00000000" w14:paraId="1B78BCB8" w14:textId="77777777">
            <w:pPr>
              <w:pStyle w:val="Compact"/>
            </w:pPr>
            <w:r>
              <w:t>2015-present</w:t>
            </w:r>
          </w:p>
        </w:tc>
        <w:tc>
          <w:tcPr>
            <w:tcW w:w="1458" w:type="dxa"/>
          </w:tcPr>
          <w:p w:rsidR="000D58E2" w:rsidRDefault="00000000" w14:paraId="01EC8D14" w14:textId="77777777">
            <w:pPr>
              <w:pStyle w:val="Compact"/>
            </w:pPr>
            <w:r>
              <w:t>Land use/land cover analysis</w:t>
            </w:r>
          </w:p>
        </w:tc>
      </w:tr>
      <w:tr w:rsidR="007D14FE" w:rsidTr="007D14FE" w14:paraId="2A50FCDB" w14:textId="77777777">
        <w:trPr>
          <w:trHeight w:val="300"/>
        </w:trPr>
        <w:tc>
          <w:tcPr>
            <w:tcW w:w="1548" w:type="dxa"/>
          </w:tcPr>
          <w:p w:rsidR="000D58E2" w:rsidRDefault="000D58E2" w14:paraId="1E8704EA" w14:textId="77777777">
            <w:pPr>
              <w:pStyle w:val="Compact"/>
            </w:pPr>
          </w:p>
        </w:tc>
        <w:tc>
          <w:tcPr>
            <w:tcW w:w="1800" w:type="dxa"/>
          </w:tcPr>
          <w:p w:rsidR="000D58E2" w:rsidRDefault="00000000" w14:paraId="3CD45003" w14:textId="77777777">
            <w:pPr>
              <w:pStyle w:val="Compact"/>
            </w:pPr>
            <w:r>
              <w:t>Weather Station Data</w:t>
            </w:r>
          </w:p>
        </w:tc>
        <w:tc>
          <w:tcPr>
            <w:tcW w:w="3236" w:type="dxa"/>
          </w:tcPr>
          <w:p w:rsidR="000D58E2" w:rsidRDefault="00000000" w14:paraId="380E561C" w14:textId="77777777">
            <w:pPr>
              <w:pStyle w:val="Compact"/>
            </w:pPr>
            <w:r>
              <w:t>National meteorological services</w:t>
            </w:r>
          </w:p>
        </w:tc>
        <w:tc>
          <w:tcPr>
            <w:tcW w:w="2524" w:type="dxa"/>
          </w:tcPr>
          <w:p w:rsidR="000D58E2" w:rsidRDefault="00000000" w14:paraId="190A53E7" w14:textId="77777777">
            <w:pPr>
              <w:pStyle w:val="Compact"/>
            </w:pPr>
            <w:r>
              <w:t>Temperature, precipitation, humidity</w:t>
            </w:r>
          </w:p>
        </w:tc>
        <w:tc>
          <w:tcPr>
            <w:tcW w:w="1260" w:type="dxa"/>
          </w:tcPr>
          <w:p w:rsidR="000D58E2" w:rsidRDefault="00000000" w14:paraId="3C4195B1" w14:textId="77777777">
            <w:pPr>
              <w:pStyle w:val="Compact"/>
            </w:pPr>
            <w:r>
              <w:t>Point observations</w:t>
            </w:r>
          </w:p>
        </w:tc>
        <w:tc>
          <w:tcPr>
            <w:tcW w:w="1350" w:type="dxa"/>
          </w:tcPr>
          <w:p w:rsidR="000D58E2" w:rsidRDefault="00000000" w14:paraId="3B1879CC" w14:textId="77777777">
            <w:pPr>
              <w:pStyle w:val="Compact"/>
            </w:pPr>
            <w:r>
              <w:t>Variable by location</w:t>
            </w:r>
          </w:p>
        </w:tc>
        <w:tc>
          <w:tcPr>
            <w:tcW w:w="1458" w:type="dxa"/>
          </w:tcPr>
          <w:p w:rsidR="000D58E2" w:rsidRDefault="00000000" w14:paraId="3505606D" w14:textId="77777777">
            <w:pPr>
              <w:pStyle w:val="Compact"/>
            </w:pPr>
            <w:r>
              <w:t>Ground truth validation</w:t>
            </w:r>
          </w:p>
        </w:tc>
      </w:tr>
      <w:tr w:rsidR="007D14FE" w:rsidTr="007D14FE" w14:paraId="0E38FF45" w14:textId="77777777">
        <w:trPr>
          <w:trHeight w:val="300"/>
        </w:trPr>
        <w:tc>
          <w:tcPr>
            <w:tcW w:w="1548" w:type="dxa"/>
          </w:tcPr>
          <w:p w:rsidR="000D58E2" w:rsidRDefault="00000000" w14:paraId="00012D70" w14:textId="77777777">
            <w:pPr>
              <w:pStyle w:val="Compact"/>
            </w:pPr>
            <w:r>
              <w:rPr>
                <w:b/>
                <w:bCs/>
              </w:rPr>
              <w:t>Socio-economic data</w:t>
            </w:r>
          </w:p>
        </w:tc>
        <w:tc>
          <w:tcPr>
            <w:tcW w:w="1800" w:type="dxa"/>
          </w:tcPr>
          <w:p w:rsidR="000D58E2" w:rsidRDefault="00000000" w14:paraId="4838C6ED" w14:textId="77777777">
            <w:pPr>
              <w:pStyle w:val="Compact"/>
            </w:pPr>
            <w:r>
              <w:t>GCRO Quality of Life Survey</w:t>
            </w:r>
          </w:p>
        </w:tc>
        <w:tc>
          <w:tcPr>
            <w:tcW w:w="3236" w:type="dxa"/>
          </w:tcPr>
          <w:p w:rsidR="000D58E2" w:rsidRDefault="00000000" w14:paraId="45345681" w14:textId="77777777">
            <w:pPr>
              <w:pStyle w:val="Compact"/>
            </w:pPr>
            <w:r>
              <w:t>Gauteng City-Region Observatory</w:t>
            </w:r>
          </w:p>
        </w:tc>
        <w:tc>
          <w:tcPr>
            <w:tcW w:w="2524" w:type="dxa"/>
          </w:tcPr>
          <w:p w:rsidR="000D58E2" w:rsidRDefault="00000000" w14:paraId="03E7637D" w14:textId="77777777">
            <w:pPr>
              <w:pStyle w:val="Compact"/>
            </w:pPr>
            <w:r>
              <w:t>Household income, access to services, dwelling type</w:t>
            </w:r>
          </w:p>
        </w:tc>
        <w:tc>
          <w:tcPr>
            <w:tcW w:w="1260" w:type="dxa"/>
          </w:tcPr>
          <w:p w:rsidR="000D58E2" w:rsidRDefault="00000000" w14:paraId="5EE076F8" w14:textId="77777777">
            <w:pPr>
              <w:pStyle w:val="Compact"/>
            </w:pPr>
            <w:r>
              <w:t>Gauteng Province, SA</w:t>
            </w:r>
          </w:p>
        </w:tc>
        <w:tc>
          <w:tcPr>
            <w:tcW w:w="1350" w:type="dxa"/>
          </w:tcPr>
          <w:p w:rsidR="000D58E2" w:rsidRDefault="00000000" w14:paraId="6440E9A6" w14:textId="77777777">
            <w:pPr>
              <w:pStyle w:val="Compact"/>
            </w:pPr>
            <w:r>
              <w:t xml:space="preserve">2009, 2011, 2013, </w:t>
            </w:r>
            <w:r>
              <w:t>2015, 2017</w:t>
            </w:r>
          </w:p>
        </w:tc>
        <w:tc>
          <w:tcPr>
            <w:tcW w:w="1458" w:type="dxa"/>
          </w:tcPr>
          <w:p w:rsidR="000D58E2" w:rsidRDefault="00000000" w14:paraId="2950722D" w14:textId="77777777">
            <w:pPr>
              <w:pStyle w:val="Compact"/>
            </w:pPr>
            <w:r>
              <w:t xml:space="preserve">Urban vulnerability </w:t>
            </w:r>
            <w:r>
              <w:t>assessment</w:t>
            </w:r>
          </w:p>
        </w:tc>
      </w:tr>
      <w:tr w:rsidR="007D14FE" w:rsidTr="007D14FE" w14:paraId="5646A27F" w14:textId="77777777">
        <w:trPr>
          <w:trHeight w:val="300"/>
        </w:trPr>
        <w:tc>
          <w:tcPr>
            <w:tcW w:w="1548" w:type="dxa"/>
          </w:tcPr>
          <w:p w:rsidR="000D58E2" w:rsidRDefault="000D58E2" w14:paraId="3BA5A227" w14:textId="77777777">
            <w:pPr>
              <w:pStyle w:val="Compact"/>
            </w:pPr>
          </w:p>
        </w:tc>
        <w:tc>
          <w:tcPr>
            <w:tcW w:w="1800" w:type="dxa"/>
          </w:tcPr>
          <w:p w:rsidR="000D58E2" w:rsidRDefault="00000000" w14:paraId="5C4A92D3" w14:textId="77777777">
            <w:pPr>
              <w:pStyle w:val="Compact"/>
            </w:pPr>
            <w:r>
              <w:t>Statistics South Africa Census</w:t>
            </w:r>
          </w:p>
        </w:tc>
        <w:tc>
          <w:tcPr>
            <w:tcW w:w="3236" w:type="dxa"/>
          </w:tcPr>
          <w:p w:rsidR="000D58E2" w:rsidRDefault="00000000" w14:paraId="33EF8EA1" w14:textId="77777777">
            <w:pPr>
              <w:pStyle w:val="Compact"/>
            </w:pPr>
            <w:r>
              <w:t>Statistics South Africa</w:t>
            </w:r>
          </w:p>
        </w:tc>
        <w:tc>
          <w:tcPr>
            <w:tcW w:w="2524" w:type="dxa"/>
          </w:tcPr>
          <w:p w:rsidR="000D58E2" w:rsidRDefault="00000000" w14:paraId="083F9880" w14:textId="77777777">
            <w:pPr>
              <w:pStyle w:val="Compact"/>
            </w:pPr>
            <w:r>
              <w:t>Demographics, housing, employment</w:t>
            </w:r>
          </w:p>
        </w:tc>
        <w:tc>
          <w:tcPr>
            <w:tcW w:w="1260" w:type="dxa"/>
          </w:tcPr>
          <w:p w:rsidR="000D58E2" w:rsidRDefault="00000000" w14:paraId="0ACA0A18" w14:textId="77777777">
            <w:pPr>
              <w:pStyle w:val="Compact"/>
            </w:pPr>
            <w:r>
              <w:t>South Africa, ward level</w:t>
            </w:r>
          </w:p>
        </w:tc>
        <w:tc>
          <w:tcPr>
            <w:tcW w:w="1350" w:type="dxa"/>
          </w:tcPr>
          <w:p w:rsidR="000D58E2" w:rsidRDefault="00000000" w14:paraId="03F1F8EA" w14:textId="77777777">
            <w:pPr>
              <w:pStyle w:val="Compact"/>
            </w:pPr>
            <w:r>
              <w:t>2001, 2011, 2016 community survey</w:t>
            </w:r>
          </w:p>
        </w:tc>
        <w:tc>
          <w:tcPr>
            <w:tcW w:w="1458" w:type="dxa"/>
          </w:tcPr>
          <w:p w:rsidR="000D58E2" w:rsidRDefault="00000000" w14:paraId="74E6D357" w14:textId="77777777">
            <w:pPr>
              <w:pStyle w:val="Compact"/>
            </w:pPr>
            <w:r>
              <w:t>Population characteristics</w:t>
            </w:r>
          </w:p>
        </w:tc>
      </w:tr>
      <w:tr w:rsidR="007D14FE" w:rsidTr="007D14FE" w14:paraId="37F70298" w14:textId="77777777">
        <w:trPr>
          <w:trHeight w:val="300"/>
        </w:trPr>
        <w:tc>
          <w:tcPr>
            <w:tcW w:w="1548" w:type="dxa"/>
          </w:tcPr>
          <w:p w:rsidR="000D58E2" w:rsidRDefault="000D58E2" w14:paraId="6ED4BF92" w14:textId="77777777">
            <w:pPr>
              <w:pStyle w:val="Compact"/>
            </w:pPr>
          </w:p>
        </w:tc>
        <w:tc>
          <w:tcPr>
            <w:tcW w:w="1800" w:type="dxa"/>
          </w:tcPr>
          <w:p w:rsidR="000D58E2" w:rsidRDefault="00000000" w14:paraId="72C63148" w14:textId="77777777">
            <w:pPr>
              <w:pStyle w:val="Compact"/>
            </w:pPr>
            <w:proofErr w:type="spellStart"/>
            <w:r>
              <w:t>WorldPop</w:t>
            </w:r>
            <w:proofErr w:type="spellEnd"/>
            <w:r>
              <w:t xml:space="preserve"> Population Density</w:t>
            </w:r>
          </w:p>
        </w:tc>
        <w:tc>
          <w:tcPr>
            <w:tcW w:w="3236" w:type="dxa"/>
          </w:tcPr>
          <w:p w:rsidR="000D58E2" w:rsidRDefault="00000000" w14:paraId="385D90EA" w14:textId="77777777">
            <w:pPr>
              <w:pStyle w:val="Compact"/>
            </w:pPr>
            <w:proofErr w:type="spellStart"/>
            <w:r>
              <w:t>WorldPop</w:t>
            </w:r>
            <w:proofErr w:type="spellEnd"/>
            <w:r>
              <w:t>/University of Southampton</w:t>
            </w:r>
          </w:p>
        </w:tc>
        <w:tc>
          <w:tcPr>
            <w:tcW w:w="2524" w:type="dxa"/>
          </w:tcPr>
          <w:p w:rsidR="000D58E2" w:rsidRDefault="00000000" w14:paraId="788D414A" w14:textId="77777777">
            <w:pPr>
              <w:pStyle w:val="Compact"/>
            </w:pPr>
            <w:r>
              <w:t>Population counts and density</w:t>
            </w:r>
          </w:p>
        </w:tc>
        <w:tc>
          <w:tcPr>
            <w:tcW w:w="1260" w:type="dxa"/>
          </w:tcPr>
          <w:p w:rsidR="000D58E2" w:rsidRDefault="00000000" w14:paraId="5E0E9D61" w14:textId="77777777">
            <w:pPr>
              <w:pStyle w:val="Compact"/>
            </w:pPr>
            <w:r>
              <w:t>Global, 100m resolution</w:t>
            </w:r>
          </w:p>
        </w:tc>
        <w:tc>
          <w:tcPr>
            <w:tcW w:w="1350" w:type="dxa"/>
          </w:tcPr>
          <w:p w:rsidR="000D58E2" w:rsidRDefault="00000000" w14:paraId="71B888D9" w14:textId="77777777">
            <w:pPr>
              <w:pStyle w:val="Compact"/>
            </w:pPr>
            <w:r>
              <w:t>2000-2020</w:t>
            </w:r>
          </w:p>
        </w:tc>
        <w:tc>
          <w:tcPr>
            <w:tcW w:w="1458" w:type="dxa"/>
          </w:tcPr>
          <w:p w:rsidR="000D58E2" w:rsidRDefault="00000000" w14:paraId="4F66DB47" w14:textId="77777777">
            <w:pPr>
              <w:pStyle w:val="Compact"/>
            </w:pPr>
            <w:r>
              <w:t>Population exposure analysis</w:t>
            </w:r>
          </w:p>
        </w:tc>
      </w:tr>
      <w:tr w:rsidR="007D14FE" w:rsidTr="007D14FE" w14:paraId="54C6FD45" w14:textId="77777777">
        <w:trPr>
          <w:trHeight w:val="300"/>
        </w:trPr>
        <w:tc>
          <w:tcPr>
            <w:tcW w:w="1548" w:type="dxa"/>
          </w:tcPr>
          <w:p w:rsidR="000D58E2" w:rsidRDefault="000D58E2" w14:paraId="1A2B45DB" w14:textId="77777777">
            <w:pPr>
              <w:pStyle w:val="Compact"/>
            </w:pPr>
          </w:p>
        </w:tc>
        <w:tc>
          <w:tcPr>
            <w:tcW w:w="1800" w:type="dxa"/>
          </w:tcPr>
          <w:p w:rsidR="000D58E2" w:rsidRDefault="00000000" w14:paraId="0923A4B9" w14:textId="77777777">
            <w:pPr>
              <w:pStyle w:val="Compact"/>
            </w:pPr>
            <w:r>
              <w:t>OpenStreetMap</w:t>
            </w:r>
          </w:p>
        </w:tc>
        <w:tc>
          <w:tcPr>
            <w:tcW w:w="3236" w:type="dxa"/>
          </w:tcPr>
          <w:p w:rsidR="000D58E2" w:rsidRDefault="00000000" w14:paraId="37730F98" w14:textId="77777777">
            <w:pPr>
              <w:pStyle w:val="Compact"/>
            </w:pPr>
            <w:r>
              <w:t>OpenStreetMap Foundation</w:t>
            </w:r>
          </w:p>
        </w:tc>
        <w:tc>
          <w:tcPr>
            <w:tcW w:w="2524" w:type="dxa"/>
          </w:tcPr>
          <w:p w:rsidR="000D58E2" w:rsidRDefault="00000000" w14:paraId="542A1182" w14:textId="77777777">
            <w:pPr>
              <w:pStyle w:val="Compact"/>
            </w:pPr>
            <w:r>
              <w:t>Road networks, building footprints</w:t>
            </w:r>
          </w:p>
        </w:tc>
        <w:tc>
          <w:tcPr>
            <w:tcW w:w="1260" w:type="dxa"/>
          </w:tcPr>
          <w:p w:rsidR="000D58E2" w:rsidRDefault="00000000" w14:paraId="6CEE9984" w14:textId="77777777">
            <w:pPr>
              <w:pStyle w:val="Compact"/>
            </w:pPr>
            <w:r>
              <w:t>Global, variable resolution</w:t>
            </w:r>
          </w:p>
        </w:tc>
        <w:tc>
          <w:tcPr>
            <w:tcW w:w="1350" w:type="dxa"/>
          </w:tcPr>
          <w:p w:rsidR="000D58E2" w:rsidRDefault="00000000" w14:paraId="18844F5F" w14:textId="77777777">
            <w:pPr>
              <w:pStyle w:val="Compact"/>
            </w:pPr>
            <w:r>
              <w:t>Continuously updated</w:t>
            </w:r>
          </w:p>
        </w:tc>
        <w:tc>
          <w:tcPr>
            <w:tcW w:w="1458" w:type="dxa"/>
          </w:tcPr>
          <w:p w:rsidR="000D58E2" w:rsidRDefault="00000000" w14:paraId="26E5B113" w14:textId="77777777">
            <w:pPr>
              <w:pStyle w:val="Compact"/>
            </w:pPr>
            <w:r>
              <w:t>Urban infrastructure analysis</w:t>
            </w:r>
          </w:p>
        </w:tc>
      </w:tr>
      <w:tr w:rsidR="007D14FE" w:rsidTr="007D14FE" w14:paraId="6E0E4B96" w14:textId="77777777">
        <w:trPr>
          <w:trHeight w:val="300"/>
        </w:trPr>
        <w:tc>
          <w:tcPr>
            <w:tcW w:w="1548" w:type="dxa"/>
          </w:tcPr>
          <w:p w:rsidR="000D58E2" w:rsidRDefault="00000000" w14:paraId="70EF11F6" w14:textId="77777777">
            <w:pPr>
              <w:pStyle w:val="Compact"/>
            </w:pPr>
            <w:r>
              <w:rPr>
                <w:b/>
                <w:bCs/>
              </w:rPr>
              <w:t>Health data</w:t>
            </w:r>
          </w:p>
        </w:tc>
        <w:tc>
          <w:tcPr>
            <w:tcW w:w="1800" w:type="dxa"/>
          </w:tcPr>
          <w:p w:rsidR="000D58E2" w:rsidRDefault="00000000" w14:paraId="1E90F8AA" w14:textId="77777777">
            <w:pPr>
              <w:pStyle w:val="Compact"/>
            </w:pPr>
            <w:r>
              <w:t>Study-specific datasets</w:t>
            </w:r>
          </w:p>
        </w:tc>
        <w:tc>
          <w:tcPr>
            <w:tcW w:w="3236" w:type="dxa"/>
          </w:tcPr>
          <w:p w:rsidR="000D58E2" w:rsidRDefault="00000000" w14:paraId="3AA0539F" w14:textId="77777777">
            <w:pPr>
              <w:pStyle w:val="Compact"/>
            </w:pPr>
            <w:r>
              <w:t>Various research institutions</w:t>
            </w:r>
          </w:p>
        </w:tc>
        <w:tc>
          <w:tcPr>
            <w:tcW w:w="2524" w:type="dxa"/>
          </w:tcPr>
          <w:p w:rsidR="000D58E2" w:rsidRDefault="00000000" w14:paraId="33B4C7A4" w14:textId="77777777">
            <w:pPr>
              <w:pStyle w:val="Compact"/>
            </w:pPr>
            <w:r>
              <w:t>Maternal health, child health, morbidity</w:t>
            </w:r>
          </w:p>
        </w:tc>
        <w:tc>
          <w:tcPr>
            <w:tcW w:w="1260" w:type="dxa"/>
          </w:tcPr>
          <w:p w:rsidR="000D58E2" w:rsidRDefault="00000000" w14:paraId="395B9FFE" w14:textId="77777777">
            <w:pPr>
              <w:pStyle w:val="Compact"/>
            </w:pPr>
            <w:r>
              <w:t>Study-specific locations</w:t>
            </w:r>
          </w:p>
        </w:tc>
        <w:tc>
          <w:tcPr>
            <w:tcW w:w="1350" w:type="dxa"/>
          </w:tcPr>
          <w:p w:rsidR="000D58E2" w:rsidRDefault="00000000" w14:paraId="0B159CB5" w14:textId="77777777">
            <w:pPr>
              <w:pStyle w:val="Compact"/>
            </w:pPr>
            <w:r>
              <w:t>Variable by study</w:t>
            </w:r>
          </w:p>
        </w:tc>
        <w:tc>
          <w:tcPr>
            <w:tcW w:w="1458" w:type="dxa"/>
          </w:tcPr>
          <w:p w:rsidR="000D58E2" w:rsidRDefault="00000000" w14:paraId="57297F87" w14:textId="77777777">
            <w:pPr>
              <w:pStyle w:val="Compact"/>
            </w:pPr>
            <w:r>
              <w:t>Heat-health impact analysis</w:t>
            </w:r>
          </w:p>
        </w:tc>
      </w:tr>
      <w:tr w:rsidR="007D14FE" w:rsidTr="007D14FE" w14:paraId="723C4E69" w14:textId="77777777">
        <w:trPr>
          <w:trHeight w:val="300"/>
        </w:trPr>
        <w:tc>
          <w:tcPr>
            <w:tcW w:w="1548" w:type="dxa"/>
          </w:tcPr>
          <w:p w:rsidR="000D58E2" w:rsidRDefault="000D58E2" w14:paraId="3576A8C3" w14:textId="77777777">
            <w:pPr>
              <w:pStyle w:val="Compact"/>
            </w:pPr>
          </w:p>
        </w:tc>
        <w:tc>
          <w:tcPr>
            <w:tcW w:w="1800" w:type="dxa"/>
          </w:tcPr>
          <w:p w:rsidR="000D58E2" w:rsidRDefault="00000000" w14:paraId="243510A4" w14:textId="77777777">
            <w:pPr>
              <w:pStyle w:val="Compact"/>
            </w:pPr>
            <w:r>
              <w:t>Hospital admission records</w:t>
            </w:r>
          </w:p>
        </w:tc>
        <w:tc>
          <w:tcPr>
            <w:tcW w:w="3236" w:type="dxa"/>
          </w:tcPr>
          <w:p w:rsidR="000D58E2" w:rsidRDefault="00000000" w14:paraId="22CC2837" w14:textId="77777777">
            <w:pPr>
              <w:pStyle w:val="Compact"/>
            </w:pPr>
            <w:r>
              <w:t>Healthcare facilities</w:t>
            </w:r>
          </w:p>
        </w:tc>
        <w:tc>
          <w:tcPr>
            <w:tcW w:w="2524" w:type="dxa"/>
          </w:tcPr>
          <w:p w:rsidR="000D58E2" w:rsidRDefault="00000000" w14:paraId="0D2F8825" w14:textId="77777777">
            <w:pPr>
              <w:pStyle w:val="Compact"/>
            </w:pPr>
            <w:r>
              <w:t>Diagnoses, admission dates, demographics</w:t>
            </w:r>
          </w:p>
        </w:tc>
        <w:tc>
          <w:tcPr>
            <w:tcW w:w="1260" w:type="dxa"/>
          </w:tcPr>
          <w:p w:rsidR="000D58E2" w:rsidRDefault="00000000" w14:paraId="7386B5D3" w14:textId="77777777">
            <w:pPr>
              <w:pStyle w:val="Compact"/>
            </w:pPr>
            <w:r>
              <w:t>Urban areas in study cities</w:t>
            </w:r>
          </w:p>
        </w:tc>
        <w:tc>
          <w:tcPr>
            <w:tcW w:w="1350" w:type="dxa"/>
          </w:tcPr>
          <w:p w:rsidR="000D58E2" w:rsidRDefault="00000000" w14:paraId="11FA5D4F" w14:textId="77777777">
            <w:pPr>
              <w:pStyle w:val="Compact"/>
            </w:pPr>
            <w:r>
              <w:t>Variable by facility</w:t>
            </w:r>
          </w:p>
        </w:tc>
        <w:tc>
          <w:tcPr>
            <w:tcW w:w="1458" w:type="dxa"/>
          </w:tcPr>
          <w:p w:rsidR="000D58E2" w:rsidRDefault="00000000" w14:paraId="4CDA6AB4" w14:textId="77777777">
            <w:pPr>
              <w:pStyle w:val="Compact"/>
            </w:pPr>
            <w:r>
              <w:t>Health outcome validation</w:t>
            </w:r>
          </w:p>
        </w:tc>
      </w:tr>
    </w:tbl>
    <w:p w:rsidR="00BA38D7" w:rsidRDefault="00BA38D7" w14:paraId="114E7BF7" w14:textId="7777777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name="Xa849b79b1dd2b5d94d7497064e6cba4d629a369" w:id="582"/>
      <w:bookmarkEnd w:id="580"/>
    </w:p>
    <w:p w:rsidRPr="00BA38D7" w:rsidR="00BA38D7" w:rsidP="00BA38D7" w:rsidRDefault="00000000" w14:paraId="7BCE1F72" w14:textId="664B43FE">
      <w:pPr>
        <w:pStyle w:val="Heading3"/>
        <w:rPr>
          <w:b/>
          <w:bCs/>
        </w:rPr>
      </w:pPr>
      <w:r>
        <w:t>Annex 2</w:t>
      </w:r>
      <w:bookmarkStart w:name="Xd3aeb4927b3c85f518871109bed5817377321d2" w:id="583"/>
      <w:bookmarkEnd w:id="582"/>
      <w:r w:rsidR="00825827">
        <w:t xml:space="preserve">: </w:t>
      </w:r>
      <w:r w:rsidRPr="00BA38D7" w:rsidR="00BA38D7">
        <w:rPr>
          <w:b/>
          <w:bCs/>
          <w:lang w:val="en-ZA"/>
        </w:rPr>
        <w:t>Personal information processing agreement</w:t>
      </w:r>
      <w:r w:rsidRPr="00BA38D7" w:rsidR="00BA38D7">
        <w:rPr>
          <w:b/>
          <w:bCs/>
        </w:rPr>
        <w:t> </w:t>
      </w:r>
    </w:p>
    <w:p w:rsidRPr="00BA38D7" w:rsidR="00BA38D7" w:rsidP="00BA38D7" w:rsidRDefault="00BA38D7" w14:paraId="2D99418A" w14:textId="7777777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rsidRPr="00BA38D7" w:rsidR="00BA38D7" w:rsidP="00BA38D7" w:rsidRDefault="00BA38D7" w14:paraId="6B741EFA" w14:textId="7777777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rsidRPr="00BA38D7" w:rsidR="00BA38D7" w:rsidP="00BA38D7" w:rsidRDefault="00BA38D7" w14:paraId="60D54079" w14:textId="7777777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rsidRPr="00BA38D7" w:rsidR="00BA38D7" w:rsidP="00BA38D7" w:rsidRDefault="00BA38D7" w14:paraId="7017521F" w14:textId="77777777">
      <w:pPr>
        <w:pStyle w:val="BodyText"/>
      </w:pPr>
      <w:r w:rsidRPr="00BA38D7">
        <w:rPr>
          <w:lang w:val="en-ZA"/>
        </w:rPr>
        <w:t>Only processing personal information that is required for these purposes;</w:t>
      </w:r>
      <w:r w:rsidRPr="00BA38D7">
        <w:t> </w:t>
      </w:r>
    </w:p>
    <w:p w:rsidRPr="00BA38D7" w:rsidR="00BA38D7" w:rsidP="00BA38D7" w:rsidRDefault="00BA38D7" w14:paraId="49B66C3E" w14:textId="77777777">
      <w:pPr>
        <w:pStyle w:val="BodyText"/>
      </w:pPr>
      <w:r w:rsidRPr="00BA38D7">
        <w:rPr>
          <w:lang w:val="en-ZA"/>
        </w:rPr>
        <w:t>Not enabling or allowing access to personal information to anyone who does not have authorization for such access;</w:t>
      </w:r>
      <w:r w:rsidRPr="00BA38D7">
        <w:t> </w:t>
      </w:r>
    </w:p>
    <w:p w:rsidRPr="00BA38D7" w:rsidR="00BA38D7" w:rsidP="00BA38D7" w:rsidRDefault="00BA38D7" w14:paraId="76635F76" w14:textId="7777777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rsidRPr="00BA38D7" w:rsidR="00BA38D7" w:rsidP="00BA38D7" w:rsidRDefault="00BA38D7" w14:paraId="5D522302" w14:textId="77777777">
      <w:pPr>
        <w:pStyle w:val="BodyText"/>
      </w:pPr>
      <w:r w:rsidRPr="00BA38D7">
        <w:t> </w:t>
      </w:r>
    </w:p>
    <w:p w:rsidRPr="00BA38D7" w:rsidR="00BA38D7" w:rsidP="00BA38D7" w:rsidRDefault="00BA38D7" w14:paraId="3315E835" w14:textId="77777777">
      <w:pPr>
        <w:pStyle w:val="BodyText"/>
      </w:pPr>
      <w:r w:rsidRPr="00BA38D7">
        <w:rPr>
          <w:lang w:val="en-ZA"/>
        </w:rPr>
        <w:t>I further note that I have received appropriate training on my responsibilities and I am subject to professional obligations of confidentiality. </w:t>
      </w:r>
      <w:r w:rsidRPr="00BA38D7">
        <w:t> </w:t>
      </w:r>
    </w:p>
    <w:p w:rsidRPr="00BA38D7" w:rsidR="00BA38D7" w:rsidP="00BA38D7" w:rsidRDefault="00BA38D7" w14:paraId="6A7A02FB" w14:textId="77777777">
      <w:pPr>
        <w:pStyle w:val="BodyText"/>
      </w:pPr>
      <w:r w:rsidRPr="00BA38D7">
        <w:t> </w:t>
      </w:r>
    </w:p>
    <w:p w:rsidRPr="00BA38D7" w:rsidR="00BA38D7" w:rsidP="003F279A" w:rsidRDefault="00BA38D7" w14:paraId="298B543A" w14:textId="0F7EE103">
      <w:pPr>
        <w:pStyle w:val="BodyText"/>
      </w:pPr>
      <w:r w:rsidRPr="00BA38D7">
        <w:rPr>
          <w:lang w:val="en-ZA"/>
        </w:rPr>
        <w:t>Signed _______________________ at _________________ on this ___ day of __ in the year _______</w:t>
      </w:r>
      <w:r w:rsidRPr="00BA38D7">
        <w:t> </w:t>
      </w:r>
      <w:r w:rsidRPr="00BA38D7">
        <w:rPr>
          <w:rFonts w:eastAsiaTheme="majorEastAsia" w:cstheme="majorBidi"/>
          <w:color w:val="0F4761" w:themeColor="accent1" w:themeShade="BF"/>
          <w:sz w:val="28"/>
          <w:szCs w:val="28"/>
        </w:rPr>
        <w:t> </w:t>
      </w:r>
    </w:p>
    <w:p w:rsidR="00BA38D7" w:rsidP="00BA38D7" w:rsidRDefault="00BA38D7" w14:paraId="4A0915E9" w14:textId="612AFF79">
      <w:pPr>
        <w:pStyle w:val="Heading3"/>
        <w:sectPr w:rsidR="00BA38D7" w:rsidSect="00BA38D7">
          <w:footnotePr>
            <w:numRestart w:val="eachSect"/>
          </w:footnotePr>
          <w:pgSz w:w="12240" w:h="15840" w:orient="portrait"/>
          <w:pgMar w:top="1440" w:right="1440" w:bottom="1440" w:left="1440" w:header="720" w:footer="720" w:gutter="0"/>
          <w:cols w:space="720"/>
          <w:docGrid w:linePitch="326"/>
        </w:sectPr>
      </w:pPr>
    </w:p>
    <w:p w:rsidR="000D58E2" w:rsidRDefault="00000000" w14:paraId="6B090610" w14:textId="77777777">
      <w:pPr>
        <w:pStyle w:val="Heading3"/>
      </w:pPr>
      <w:r>
        <w:t>Annex 3: Ethics notification letter template</w:t>
      </w:r>
    </w:p>
    <w:p w:rsidRPr="000E486D" w:rsidR="000E486D" w:rsidP="000E486D" w:rsidRDefault="000E486D" w14:paraId="78C5D264" w14:textId="77777777">
      <w:pPr>
        <w:spacing w:after="0"/>
        <w:ind w:left="360"/>
        <w:textAlignment w:val="baseline"/>
        <w:rPr>
          <w:rFonts w:ascii="Segoe UI" w:hAnsi="Segoe UI" w:eastAsia="Times New Roman" w:cs="Segoe UI"/>
          <w:b/>
          <w:bCs/>
          <w:sz w:val="18"/>
          <w:szCs w:val="18"/>
        </w:rPr>
      </w:pPr>
      <w:bookmarkStart w:name="Xf6ffab845a425d734eb08b22a51ddefff17a61a" w:id="584"/>
      <w:bookmarkEnd w:id="583"/>
      <w:r w:rsidRPr="000E486D">
        <w:rPr>
          <w:rFonts w:ascii="Nunito" w:hAnsi="Nunito" w:eastAsia="Times New Roman" w:cs="Segoe UI"/>
          <w:b/>
          <w:bCs/>
          <w:sz w:val="32"/>
          <w:szCs w:val="32"/>
          <w:lang w:val="en-ZA"/>
        </w:rPr>
        <w:t>Ethics notification letter</w:t>
      </w:r>
      <w:r w:rsidRPr="000E486D">
        <w:rPr>
          <w:rFonts w:ascii="Nunito" w:hAnsi="Nunito" w:eastAsia="Times New Roman" w:cs="Segoe UI"/>
          <w:b/>
          <w:bCs/>
          <w:sz w:val="32"/>
          <w:szCs w:val="32"/>
        </w:rPr>
        <w:t> </w:t>
      </w:r>
    </w:p>
    <w:p w:rsidRPr="000E486D" w:rsidR="000E486D" w:rsidP="000E486D" w:rsidRDefault="00B16AE7" w14:paraId="582541CF" w14:textId="316CB82A">
      <w:pPr>
        <w:spacing w:after="0"/>
        <w:ind w:left="720"/>
        <w:jc w:val="both"/>
        <w:textAlignment w:val="baseline"/>
        <w:rPr>
          <w:rFonts w:ascii="Segoe UI" w:hAnsi="Segoe UI" w:eastAsia="Times New Roman" w:cs="Segoe UI"/>
          <w:sz w:val="18"/>
          <w:szCs w:val="18"/>
        </w:rPr>
      </w:pPr>
      <w:r>
        <w:rPr>
          <w:rFonts w:ascii="Segoe UI" w:hAnsi="Segoe UI" w:eastAsia="Times New Roman" w:cs="Segoe UI"/>
          <w:noProof/>
          <w:sz w:val="18"/>
          <w:szCs w:val="18"/>
        </w:rPr>
        <w:pict w14:anchorId="4AB24E6D">
          <v:shape id="_x0000_i1025" style="width:140.25pt;height:127.7pt;mso-width-percent:0;mso-height-percent:0;mso-width-percent:0;mso-height-percent:0" alt="A logo of a university&#13;&#13;&#10;&#13;&#13;&#10;Description automatically generated, Picture" type="#_x0000_t75">
            <v:imagedata o:title="842567AA" r:id="rId18"/>
          </v:shape>
        </w:pict>
      </w:r>
      <w:r w:rsidRPr="000E486D" w:rsidR="000E486D">
        <w:rPr>
          <w:rFonts w:ascii="Nunito" w:hAnsi="Nunito" w:eastAsia="Times New Roman" w:cs="Segoe UI"/>
          <w:color w:val="000000"/>
          <w:sz w:val="20"/>
          <w:szCs w:val="20"/>
        </w:rPr>
        <w:t> </w:t>
      </w:r>
    </w:p>
    <w:p w:rsidRPr="000E486D" w:rsidR="000E486D" w:rsidP="000E486D" w:rsidRDefault="000E486D" w14:paraId="285A893A" w14:textId="77777777">
      <w:pPr>
        <w:spacing w:after="0"/>
        <w:ind w:left="1575" w:firstLine="390"/>
        <w:jc w:val="center"/>
        <w:textAlignment w:val="baseline"/>
        <w:rPr>
          <w:rFonts w:ascii="Segoe UI" w:hAnsi="Segoe UI" w:eastAsia="Times New Roman" w:cs="Segoe UI"/>
          <w:sz w:val="18"/>
          <w:szCs w:val="18"/>
        </w:rPr>
      </w:pPr>
      <w:r w:rsidRPr="000E486D">
        <w:rPr>
          <w:rFonts w:ascii="Nunito" w:hAnsi="Nunito" w:eastAsia="Times New Roman" w:cs="Segoe UI"/>
          <w:b/>
          <w:bCs/>
          <w:color w:val="000000"/>
          <w:sz w:val="20"/>
          <w:szCs w:val="20"/>
          <w:lang w:val="en-ZA"/>
        </w:rPr>
        <w:t>APPLICATION FOR A NOTIFICATION REGARDING AN APPROVED STUDY in RP2</w:t>
      </w:r>
      <w:r w:rsidRPr="000E486D">
        <w:rPr>
          <w:rFonts w:ascii="Calibri" w:hAnsi="Calibri" w:eastAsia="Times New Roman" w:cs="Calibri"/>
          <w:color w:val="000000"/>
          <w:sz w:val="20"/>
          <w:szCs w:val="20"/>
        </w:rPr>
        <w:tab/>
      </w:r>
      <w:r w:rsidRPr="000E486D">
        <w:rPr>
          <w:rFonts w:ascii="Nunito" w:hAnsi="Nunito" w:eastAsia="Times New Roman" w:cs="Segoe UI"/>
          <w:color w:val="000000"/>
          <w:sz w:val="20"/>
          <w:szCs w:val="20"/>
        </w:rPr>
        <w:t> </w:t>
      </w:r>
    </w:p>
    <w:tbl>
      <w:tblPr>
        <w:tblW w:w="0" w:type="dxa"/>
        <w:tblInd w:w="-15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72"/>
        <w:gridCol w:w="6754"/>
      </w:tblGrid>
      <w:tr w:rsidRPr="000E486D" w:rsidR="000E486D" w14:paraId="60521F7B" w14:textId="77777777">
        <w:trPr>
          <w:trHeight w:val="300"/>
        </w:trPr>
        <w:tc>
          <w:tcPr>
            <w:tcW w:w="9915" w:type="dxa"/>
            <w:gridSpan w:val="2"/>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344F468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b/>
                <w:bCs/>
                <w:color w:val="000000"/>
                <w:sz w:val="20"/>
                <w:szCs w:val="20"/>
                <w:lang w:val="en-ZA"/>
              </w:rPr>
              <w:t xml:space="preserve">PART 1: ADMINISTRATIVE </w:t>
            </w:r>
            <w:r w:rsidRPr="000E486D">
              <w:rPr>
                <w:rFonts w:ascii="Nunito" w:hAnsi="Nunito" w:eastAsia="Times New Roman" w:cs="Times New Roman"/>
                <w:color w:val="000000"/>
                <w:sz w:val="20"/>
                <w:szCs w:val="20"/>
              </w:rPr>
              <w:t> </w:t>
            </w:r>
            <w:r w:rsidRPr="000E486D">
              <w:rPr>
                <w:rFonts w:ascii="Nunito" w:hAnsi="Nunito" w:eastAsia="Times New Roman" w:cs="Times New Roman"/>
                <w:color w:val="000000"/>
                <w:sz w:val="20"/>
                <w:szCs w:val="20"/>
              </w:rPr>
              <w:br/>
            </w:r>
            <w:r w:rsidRPr="000E486D">
              <w:rPr>
                <w:rFonts w:ascii="Nunito" w:hAnsi="Nunito" w:eastAsia="Times New Roman" w:cs="Times New Roman"/>
                <w:i/>
                <w:iCs/>
                <w:color w:val="000000"/>
                <w:sz w:val="20"/>
                <w:szCs w:val="20"/>
                <w:lang w:val="en-ZA"/>
              </w:rPr>
              <w:t>(Blocks will expand to contain the information required, no extra references or pages should be added)</w:t>
            </w:r>
            <w:r w:rsidRPr="000E486D">
              <w:rPr>
                <w:rFonts w:ascii="Nunito" w:hAnsi="Nunito" w:eastAsia="Times New Roman" w:cs="Times New Roman"/>
                <w:color w:val="000000"/>
                <w:sz w:val="20"/>
                <w:szCs w:val="20"/>
              </w:rPr>
              <w:t> </w:t>
            </w:r>
          </w:p>
        </w:tc>
      </w:tr>
      <w:tr w:rsidRPr="000E486D" w:rsidR="000E486D" w14:paraId="4B5221CC"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498E9B7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Ethics Reference Number:</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EEFA9C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3CF33322"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28E7606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Study Title:</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4F6A52B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74AC6A2"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8FD693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Phase of trial:</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0CBADA0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840582A"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0AB3265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Protocol/Project/Study Number: </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15D3C52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1616D88C"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7833705"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Approved Version/No. and Date:</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FE2AD15"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2BF18626"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057E2524"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Amended Version/No.  and Date:</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36384F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55C6C31"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BB4280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Health product being studied:</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970BF00"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C66ADC8" w14:textId="77777777">
        <w:trPr>
          <w:trHeight w:val="300"/>
        </w:trPr>
        <w:tc>
          <w:tcPr>
            <w:tcW w:w="2805" w:type="dxa"/>
            <w:tcBorders>
              <w:top w:val="nil"/>
              <w:left w:val="single" w:color="auto" w:sz="6" w:space="0"/>
              <w:bottom w:val="single" w:color="auto" w:sz="6" w:space="0"/>
              <w:right w:val="single" w:color="auto" w:sz="6" w:space="0"/>
            </w:tcBorders>
            <w:hideMark/>
          </w:tcPr>
          <w:p w:rsidRPr="000E486D" w:rsidR="000E486D" w:rsidP="000E486D" w:rsidRDefault="000E486D" w14:paraId="75AF841E"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Sponsor/Funder/Donor:</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96C578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30847557" w14:textId="77777777">
        <w:trPr>
          <w:trHeight w:val="300"/>
        </w:trPr>
        <w:tc>
          <w:tcPr>
            <w:tcW w:w="2805" w:type="dxa"/>
            <w:tcBorders>
              <w:top w:val="nil"/>
              <w:left w:val="single" w:color="auto" w:sz="6" w:space="0"/>
              <w:bottom w:val="single" w:color="auto" w:sz="6" w:space="0"/>
              <w:right w:val="single" w:color="auto" w:sz="6" w:space="0"/>
            </w:tcBorders>
            <w:hideMark/>
          </w:tcPr>
          <w:p w:rsidRPr="000E486D" w:rsidR="000E486D" w:rsidP="000E486D" w:rsidRDefault="000E486D" w14:paraId="0A25C66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Applicant:</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638EA6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42E6D0FE"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49645D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Contact Person:</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4036FD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3122729C"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2BEC6F2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Address:</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2871CF17"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435A2583"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1193889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Cell No.:</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3EAD780"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26E5FA2E"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45DEE8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E-mail address:</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2948603"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1DE3F039"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FBB8F6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Date of Application: </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397A24D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bl>
    <w:p w:rsidRPr="000E486D" w:rsidR="000E486D" w:rsidP="000E486D" w:rsidRDefault="000E486D" w14:paraId="4C838350"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6C516E46"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0B0067F2"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b/>
          <w:bCs/>
          <w:color w:val="000000"/>
          <w:sz w:val="20"/>
          <w:szCs w:val="20"/>
          <w:lang w:val="en-ZA"/>
        </w:rPr>
        <w:t>PART 2: DETAILS OF NOTIFICATION</w:t>
      </w:r>
      <w:r w:rsidRPr="000E486D">
        <w:rPr>
          <w:rFonts w:ascii="Nunito" w:hAnsi="Nunito" w:eastAsia="Times New Roman" w:cs="Segoe UI"/>
          <w:color w:val="000000"/>
          <w:sz w:val="20"/>
          <w:szCs w:val="20"/>
        </w:rPr>
        <w:t> </w:t>
      </w:r>
    </w:p>
    <w:p w:rsidRPr="000E486D" w:rsidR="000E486D" w:rsidP="000E486D" w:rsidRDefault="000E486D" w14:paraId="29A073C6"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0B864A00"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b/>
          <w:bCs/>
          <w:color w:val="000000"/>
          <w:sz w:val="20"/>
          <w:szCs w:val="20"/>
          <w:lang w:val="en-ZA"/>
        </w:rPr>
        <w:t>Briefly provide:</w:t>
      </w:r>
      <w:r w:rsidRPr="000E486D">
        <w:rPr>
          <w:rFonts w:ascii="Nunito" w:hAnsi="Nunito" w:eastAsia="Times New Roman" w:cs="Segoe UI"/>
          <w:color w:val="000000"/>
          <w:sz w:val="20"/>
          <w:szCs w:val="20"/>
        </w:rPr>
        <w:t> </w:t>
      </w:r>
    </w:p>
    <w:p w:rsidRPr="000E486D" w:rsidR="000E486D" w:rsidP="000E486D" w:rsidRDefault="000E486D" w14:paraId="39D19806"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lang w:val="en-ZA"/>
        </w:rPr>
        <w:t>1. Motivation / Background:</w:t>
      </w:r>
      <w:r w:rsidRPr="000E486D">
        <w:rPr>
          <w:rFonts w:ascii="Nunito" w:hAnsi="Nunito" w:eastAsia="Times New Roman" w:cs="Segoe UI"/>
          <w:color w:val="000000"/>
          <w:sz w:val="20"/>
          <w:szCs w:val="20"/>
        </w:rPr>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69"/>
        <w:gridCol w:w="4522"/>
      </w:tblGrid>
      <w:tr w:rsidRPr="000E486D" w:rsidR="000E486D" w14:paraId="041E0BF3" w14:textId="77777777">
        <w:trPr>
          <w:trHeight w:val="300"/>
        </w:trPr>
        <w:tc>
          <w:tcPr>
            <w:tcW w:w="9915" w:type="dxa"/>
            <w:gridSpan w:val="2"/>
            <w:tcBorders>
              <w:top w:val="single" w:color="000000" w:sz="6" w:space="0"/>
              <w:left w:val="single" w:color="000000" w:sz="6" w:space="0"/>
              <w:bottom w:val="single" w:color="000000" w:sz="6" w:space="0"/>
              <w:right w:val="single" w:color="000000" w:sz="6" w:space="0"/>
            </w:tcBorders>
            <w:hideMark/>
          </w:tcPr>
          <w:p w:rsidRPr="000E486D" w:rsidR="000E486D" w:rsidP="000E486D" w:rsidRDefault="000E486D" w14:paraId="38C1F69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2. Study Plan:</w:t>
            </w:r>
            <w:r w:rsidRPr="000E486D">
              <w:rPr>
                <w:rFonts w:ascii="Nunito" w:hAnsi="Nunito" w:eastAsia="Times New Roman" w:cs="Times New Roman"/>
                <w:color w:val="000000"/>
                <w:sz w:val="20"/>
                <w:szCs w:val="20"/>
              </w:rPr>
              <w:t> </w:t>
            </w:r>
            <w:r w:rsidRPr="000E486D">
              <w:rPr>
                <w:rFonts w:ascii="Nunito" w:hAnsi="Nunito" w:eastAsia="Times New Roman" w:cs="Times New Roman"/>
                <w:color w:val="000000"/>
                <w:sz w:val="20"/>
                <w:szCs w:val="20"/>
              </w:rPr>
              <w:br/>
            </w:r>
            <w:r w:rsidRPr="000E486D">
              <w:rPr>
                <w:rFonts w:ascii="Nunito" w:hAnsi="Nunito" w:eastAsia="Times New Roman" w:cs="Times New Roman"/>
                <w:sz w:val="20"/>
                <w:szCs w:val="20"/>
              </w:rPr>
              <w:t> </w:t>
            </w:r>
            <w:r w:rsidRPr="000E486D">
              <w:rPr>
                <w:rFonts w:ascii="Nunito" w:hAnsi="Nunito" w:eastAsia="Times New Roman" w:cs="Times New Roman"/>
                <w:sz w:val="20"/>
                <w:szCs w:val="20"/>
              </w:rPr>
              <w:br/>
            </w:r>
            <w:r w:rsidRPr="000E486D">
              <w:rPr>
                <w:rFonts w:ascii="Nunito" w:hAnsi="Nunito" w:eastAsia="Times New Roman" w:cs="Times New Roman"/>
                <w:color w:val="000000"/>
                <w:sz w:val="20"/>
                <w:szCs w:val="20"/>
                <w:lang w:val="en-ZA"/>
              </w:rPr>
              <w:t>I, the undersigned, agree to conduct/manage the above-mentioned study under the conditions as stated in this application</w:t>
            </w:r>
            <w:r w:rsidRPr="000E486D">
              <w:rPr>
                <w:rFonts w:ascii="Nunito" w:hAnsi="Nunito" w:eastAsia="Times New Roman" w:cs="Times New Roman"/>
                <w:color w:val="000000"/>
                <w:sz w:val="20"/>
                <w:szCs w:val="20"/>
              </w:rPr>
              <w:t> </w:t>
            </w:r>
          </w:p>
        </w:tc>
      </w:tr>
      <w:tr w:rsidRPr="000E486D" w:rsidR="000E486D" w14:paraId="0AA3633A" w14:textId="77777777">
        <w:trPr>
          <w:trHeight w:val="300"/>
        </w:trPr>
        <w:tc>
          <w:tcPr>
            <w:tcW w:w="5115" w:type="dxa"/>
            <w:tcBorders>
              <w:top w:val="single" w:color="000000" w:sz="6" w:space="0"/>
              <w:left w:val="single" w:color="000000" w:sz="6" w:space="0"/>
              <w:bottom w:val="single" w:color="000000" w:sz="6" w:space="0"/>
              <w:right w:val="single" w:color="000000" w:sz="6" w:space="0"/>
            </w:tcBorders>
            <w:hideMark/>
          </w:tcPr>
          <w:p w:rsidRPr="000E486D" w:rsidR="000E486D" w:rsidP="000E486D" w:rsidRDefault="000E486D" w14:paraId="0FBD1DE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653007D8"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Applicant/Principal Investigator:</w:t>
            </w:r>
            <w:r w:rsidRPr="000E486D">
              <w:rPr>
                <w:rFonts w:ascii="Nunito" w:hAnsi="Nunito" w:eastAsia="Times New Roman" w:cs="Times New Roman"/>
                <w:color w:val="000000"/>
                <w:sz w:val="20"/>
                <w:szCs w:val="20"/>
              </w:rPr>
              <w:t> </w:t>
            </w:r>
          </w:p>
          <w:p w:rsidRPr="000E486D" w:rsidR="000E486D" w:rsidP="000E486D" w:rsidRDefault="000E486D" w14:paraId="7EA9D1C4"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53E1466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04570DE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Signature: </w:t>
            </w:r>
            <w:r w:rsidRPr="000E486D">
              <w:rPr>
                <w:rFonts w:ascii="Nunito" w:hAnsi="Nunito" w:eastAsia="Times New Roman" w:cs="Times New Roman"/>
                <w:color w:val="000000"/>
                <w:sz w:val="20"/>
                <w:szCs w:val="20"/>
              </w:rPr>
              <w:t> </w:t>
            </w:r>
          </w:p>
          <w:p w:rsidRPr="000E486D" w:rsidR="000E486D" w:rsidP="000E486D" w:rsidRDefault="000E486D" w14:paraId="1ABC1B2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w:t>
            </w:r>
            <w:r w:rsidRPr="000E486D">
              <w:rPr>
                <w:rFonts w:ascii="Nunito" w:hAnsi="Nunito" w:eastAsia="Times New Roman" w:cs="Times New Roman"/>
                <w:color w:val="000000"/>
                <w:sz w:val="20"/>
                <w:szCs w:val="20"/>
              </w:rPr>
              <w:t> </w:t>
            </w:r>
          </w:p>
        </w:tc>
        <w:tc>
          <w:tcPr>
            <w:tcW w:w="4785" w:type="dxa"/>
            <w:tcBorders>
              <w:top w:val="single" w:color="000000" w:sz="6" w:space="0"/>
              <w:left w:val="single" w:color="000000" w:sz="6" w:space="0"/>
              <w:bottom w:val="single" w:color="000000" w:sz="6" w:space="0"/>
              <w:right w:val="single" w:color="000000" w:sz="6" w:space="0"/>
            </w:tcBorders>
            <w:hideMark/>
          </w:tcPr>
          <w:p w:rsidRPr="000E486D" w:rsidR="000E486D" w:rsidP="000E486D" w:rsidRDefault="000E486D" w14:paraId="3D6A534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330A8A4A"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Date</w:t>
            </w:r>
            <w:r w:rsidRPr="000E486D">
              <w:rPr>
                <w:rFonts w:ascii="Nunito" w:hAnsi="Nunito" w:eastAsia="Times New Roman" w:cs="Times New Roman"/>
                <w:color w:val="000000"/>
                <w:sz w:val="20"/>
                <w:szCs w:val="20"/>
              </w:rPr>
              <w:t> </w:t>
            </w:r>
          </w:p>
          <w:p w:rsidRPr="000E486D" w:rsidR="000E486D" w:rsidP="000E486D" w:rsidRDefault="000E486D" w14:paraId="36680024"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4EDA34F3"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242E403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1D636EEE"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w:t>
            </w:r>
            <w:r w:rsidRPr="000E486D">
              <w:rPr>
                <w:rFonts w:ascii="Nunito" w:hAnsi="Nunito" w:eastAsia="Times New Roman" w:cs="Times New Roman"/>
                <w:color w:val="000000"/>
                <w:sz w:val="20"/>
                <w:szCs w:val="20"/>
              </w:rPr>
              <w:t> </w:t>
            </w:r>
          </w:p>
        </w:tc>
      </w:tr>
    </w:tbl>
    <w:p w:rsidRPr="000E486D" w:rsidR="000E486D" w:rsidP="000E486D" w:rsidRDefault="000E486D" w14:paraId="3922557A" w14:textId="77777777">
      <w:pPr>
        <w:spacing w:after="0"/>
        <w:ind w:left="390"/>
        <w:jc w:val="both"/>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75360601"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003F279A" w:rsidRDefault="003F279A" w14:paraId="3F264558" w14:textId="77777777">
      <w:pPr>
        <w:pStyle w:val="Heading3"/>
        <w:sectPr w:rsidR="003F279A" w:rsidSect="00BA38D7">
          <w:footnotePr>
            <w:numRestart w:val="eachSect"/>
          </w:footnotePr>
          <w:pgSz w:w="12240" w:h="15840" w:orient="portrait"/>
          <w:pgMar w:top="1440" w:right="1440" w:bottom="1440" w:left="1440" w:header="720" w:footer="720" w:gutter="0"/>
          <w:cols w:space="720"/>
          <w:docGrid w:linePitch="326"/>
        </w:sectPr>
      </w:pPr>
    </w:p>
    <w:p w:rsidR="000D58E2" w:rsidRDefault="00000000" w14:paraId="610EB9F1" w14:textId="77777777">
      <w:pPr>
        <w:pStyle w:val="Heading3"/>
      </w:pPr>
      <w:r>
        <w:t>Annex 4: Data Access Committee Terms of Reference</w:t>
      </w:r>
    </w:p>
    <w:p w:rsidR="00825827" w:rsidP="00825827" w:rsidRDefault="00825827" w14:paraId="125DE5F6" w14:textId="77777777">
      <w:pPr>
        <w:pStyle w:val="paragraph"/>
        <w:spacing w:before="0" w:beforeAutospacing="0" w:after="0" w:afterAutospacing="0"/>
        <w:ind w:left="360"/>
        <w:jc w:val="both"/>
        <w:textAlignment w:val="baseline"/>
        <w:rPr>
          <w:rFonts w:ascii="Nunito" w:hAnsi="Nunito"/>
          <w:b/>
          <w:bCs/>
        </w:rPr>
      </w:pPr>
      <w:bookmarkStart w:name="annex-5-data-request-form" w:id="585"/>
      <w:bookmarkEnd w:id="584"/>
      <w:r>
        <w:rPr>
          <w:rStyle w:val="normaltextrun"/>
          <w:rFonts w:ascii="Nunito" w:hAnsi="Nunito"/>
          <w:b/>
          <w:bCs/>
          <w:sz w:val="32"/>
          <w:szCs w:val="32"/>
          <w:lang w:val="en-ZA"/>
        </w:rPr>
        <w:t>Annex 4: Data Access Committee Terms of Reference</w:t>
      </w:r>
      <w:r>
        <w:rPr>
          <w:rStyle w:val="eop"/>
          <w:rFonts w:ascii="Nunito" w:hAnsi="Nunito" w:eastAsiaTheme="majorEastAsia"/>
          <w:b/>
          <w:bCs/>
          <w:sz w:val="32"/>
          <w:szCs w:val="32"/>
        </w:rPr>
        <w:t> </w:t>
      </w:r>
    </w:p>
    <w:p w:rsidR="00825827" w:rsidP="00825827" w:rsidRDefault="00825827" w14:paraId="374BCFC8"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hAnsi="Nunito" w:eastAsiaTheme="majorEastAsia"/>
          <w:color w:val="000000"/>
        </w:rPr>
        <w:t> </w:t>
      </w:r>
    </w:p>
    <w:p w:rsidR="00825827" w:rsidP="00825827" w:rsidRDefault="00825827" w14:paraId="726EF515"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 xml:space="preserve">The HE²AT </w:t>
      </w:r>
      <w:proofErr w:type="spellStart"/>
      <w:r>
        <w:rPr>
          <w:rStyle w:val="normaltextrun"/>
          <w:rFonts w:ascii="Nunito" w:hAnsi="Nunito"/>
          <w:color w:val="000000"/>
          <w:lang w:val="en-ZA"/>
        </w:rPr>
        <w:t>Center's</w:t>
      </w:r>
      <w:proofErr w:type="spellEnd"/>
      <w:r>
        <w:rPr>
          <w:rStyle w:val="normaltextrun"/>
          <w:rFonts w:ascii="Nunito" w:hAnsi="Nunito"/>
          <w:color w:val="000000"/>
          <w:lang w:val="en-ZA"/>
        </w:rPr>
        <w:t xml:space="preserve"> DAC oversees and governs access to health-related data in Research Project 1 (RP1) and Research Project 2 (RP2) that has been de-identified.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Pr>
          <w:rStyle w:val="eop"/>
          <w:rFonts w:ascii="Nunito" w:hAnsi="Nunito" w:eastAsiaTheme="majorEastAsia"/>
          <w:color w:val="000000"/>
        </w:rPr>
        <w:t> </w:t>
      </w:r>
    </w:p>
    <w:p w:rsidR="00825827" w:rsidP="00825827" w:rsidRDefault="00825827" w14:paraId="25BD2722"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hAnsi="Nunito" w:eastAsiaTheme="majorEastAsia"/>
          <w:color w:val="000000"/>
        </w:rPr>
        <w:t> </w:t>
      </w:r>
    </w:p>
    <w:p w:rsidR="00825827" w:rsidP="00825827" w:rsidRDefault="00825827" w14:paraId="64930A9B" w14:textId="7777777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hAnsi="Nunito" w:eastAsiaTheme="majorEastAsia"/>
          <w:color w:val="000000"/>
        </w:rPr>
        <w:t> </w:t>
      </w:r>
    </w:p>
    <w:p w:rsidR="00825827" w:rsidP="00825827" w:rsidRDefault="00825827" w14:paraId="780AD28B" w14:textId="7777777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hAnsi="Nunito" w:eastAsiaTheme="majorEastAsia"/>
          <w:color w:val="000000"/>
        </w:rPr>
        <w:t> </w:t>
      </w:r>
    </w:p>
    <w:p w:rsidR="00825827" w:rsidP="00825827" w:rsidRDefault="00825827" w14:paraId="523C1076" w14:textId="7777777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hAnsi="Nunito" w:eastAsiaTheme="majorEastAsia"/>
          <w:color w:val="000000"/>
        </w:rPr>
        <w:t> </w:t>
      </w:r>
    </w:p>
    <w:p w:rsidR="00825827" w:rsidP="00825827" w:rsidRDefault="00825827" w14:paraId="65506358"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hAnsi="Nunito" w:eastAsiaTheme="majorEastAsia"/>
          <w:color w:val="000000"/>
        </w:rPr>
        <w:t> </w:t>
      </w:r>
    </w:p>
    <w:p w:rsidR="00825827" w:rsidP="00825827" w:rsidRDefault="00825827" w14:paraId="5800170F"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hAnsi="Nunito" w:eastAsiaTheme="majorEastAsia"/>
          <w:color w:val="000000"/>
        </w:rPr>
        <w:t> </w:t>
      </w:r>
    </w:p>
    <w:p w:rsidR="00825827" w:rsidP="00825827" w:rsidRDefault="00825827" w14:paraId="16819077"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hAnsi="Nunito" w:eastAsiaTheme="majorEastAsia"/>
          <w:color w:val="000000"/>
        </w:rPr>
        <w:t> </w:t>
      </w:r>
    </w:p>
    <w:p w:rsidR="00825827" w:rsidP="00825827" w:rsidRDefault="00825827" w14:paraId="038FDBEF" w14:textId="7777777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rsidR="003F279A" w:rsidRDefault="003F279A" w14:paraId="1EEF0BA9" w14:textId="77777777">
      <w:pPr>
        <w:pStyle w:val="Heading3"/>
        <w:sectPr w:rsidR="003F279A" w:rsidSect="00BA38D7">
          <w:footnotePr>
            <w:numRestart w:val="eachSect"/>
          </w:footnotePr>
          <w:pgSz w:w="12240" w:h="15840" w:orient="portrait"/>
          <w:pgMar w:top="1440" w:right="1440" w:bottom="1440" w:left="1440" w:header="720" w:footer="720" w:gutter="0"/>
          <w:cols w:space="720"/>
          <w:docGrid w:linePitch="326"/>
        </w:sectPr>
      </w:pPr>
    </w:p>
    <w:p w:rsidR="000D58E2" w:rsidRDefault="00000000" w14:paraId="7989902E" w14:textId="77777777">
      <w:pPr>
        <w:pStyle w:val="Heading3"/>
      </w:pPr>
      <w:r>
        <w:t>Annex 5: Data Request Form</w:t>
      </w:r>
    </w:p>
    <w:bookmarkEnd w:id="0"/>
    <w:bookmarkEnd w:id="579"/>
    <w:bookmarkEnd w:id="585"/>
    <w:p w:rsidR="00825827" w:rsidP="00825827" w:rsidRDefault="00825827" w14:paraId="068C103F" w14:textId="77777777">
      <w:pPr>
        <w:pStyle w:val="paragraph"/>
        <w:spacing w:before="0" w:beforeAutospacing="0" w:after="0" w:afterAutospacing="0"/>
        <w:textAlignment w:val="baseline"/>
        <w:rPr>
          <w:rFonts w:ascii="Segoe UI" w:hAnsi="Segoe UI" w:cs="Segoe UI"/>
          <w:b/>
          <w:bCs/>
          <w:sz w:val="18"/>
          <w:szCs w:val="18"/>
        </w:rPr>
      </w:pPr>
      <w:r>
        <w:rPr>
          <w:rStyle w:val="normaltextrun"/>
          <w:rFonts w:ascii="Nunito" w:hAnsi="Nunito" w:cs="Segoe UI"/>
          <w:b/>
          <w:bCs/>
          <w:sz w:val="32"/>
          <w:szCs w:val="32"/>
          <w:lang w:val="en-ZA"/>
        </w:rPr>
        <w:t>Annex 5: Data Request Form</w:t>
      </w:r>
      <w:r>
        <w:rPr>
          <w:rStyle w:val="eop"/>
          <w:rFonts w:ascii="Nunito" w:hAnsi="Nunito" w:cs="Segoe UI" w:eastAsiaTheme="majorEastAsia"/>
          <w:b/>
          <w:bCs/>
          <w:sz w:val="32"/>
          <w:szCs w:val="32"/>
        </w:rPr>
        <w:t> </w:t>
      </w:r>
    </w:p>
    <w:p w:rsidR="00825827" w:rsidP="00825827" w:rsidRDefault="00825827" w14:paraId="4657FF4D"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hAnsi="Calibri" w:cs="Calibri" w:eastAsiaTheme="majorEastAsia"/>
          <w:sz w:val="28"/>
          <w:szCs w:val="28"/>
        </w:rPr>
        <w:t> </w:t>
      </w:r>
    </w:p>
    <w:p w:rsidR="00825827" w:rsidP="00825827" w:rsidRDefault="00825827" w14:paraId="38EA129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Proposals for new studies that utilize data collected in the HE²AT Center may be submitted by external investigators in the form of a study proposal. The proposal will be reviewed by the HE²AT Center Steering Committee and the Data Access Committee (DAC) using the following criteria:</w:t>
      </w:r>
      <w:r>
        <w:rPr>
          <w:rStyle w:val="scxw206003939"/>
          <w:rFonts w:ascii="Calibri" w:hAnsi="Calibri" w:cs="Calibri" w:eastAsiaTheme="majorEastAsia"/>
          <w:sz w:val="22"/>
          <w:szCs w:val="22"/>
        </w:rPr>
        <w:t> </w:t>
      </w:r>
      <w:r>
        <w:rPr>
          <w:rFonts w:ascii="Calibri" w:hAnsi="Calibri" w:cs="Calibri"/>
          <w:sz w:val="22"/>
          <w:szCs w:val="22"/>
        </w:rPr>
        <w:br/>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1. Scientific Merit:</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Research question is scientifically sound and can be tested with the proposed study design and methodologies.</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Appropriate skills and expertise available in the proposed investigators.</w:t>
      </w:r>
      <w:r>
        <w:rPr>
          <w:rStyle w:val="scxw206003939"/>
          <w:rFonts w:ascii="Calibri" w:hAnsi="Calibri" w:cs="Calibri" w:eastAsiaTheme="majorEastAsia"/>
          <w:sz w:val="22"/>
          <w:szCs w:val="22"/>
        </w:rPr>
        <w:t> </w:t>
      </w:r>
      <w:r>
        <w:rPr>
          <w:rFonts w:ascii="Calibri" w:hAnsi="Calibri" w:cs="Calibri"/>
          <w:sz w:val="22"/>
          <w:szCs w:val="22"/>
        </w:rPr>
        <w:br/>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2. Potential Public Health Impact:</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Study is relevant to one or more HE²AT Center study populations (pregnant women, postpartum women, children in RP1, and adolescents or adults in RP2).</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Study will answer important public health questions or is in the critical pathway of research toward such answers.</w:t>
      </w:r>
      <w:r>
        <w:rPr>
          <w:rStyle w:val="scxw206003939"/>
          <w:rFonts w:ascii="Calibri" w:hAnsi="Calibri" w:cs="Calibri" w:eastAsiaTheme="majorEastAsia"/>
          <w:sz w:val="22"/>
          <w:szCs w:val="22"/>
        </w:rPr>
        <w:t> </w:t>
      </w:r>
      <w:r>
        <w:rPr>
          <w:rFonts w:ascii="Calibri" w:hAnsi="Calibri" w:cs="Calibri"/>
          <w:sz w:val="22"/>
          <w:szCs w:val="22"/>
        </w:rPr>
        <w:br/>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3. Feasibility:</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Study population and variables required are available in the HE²AT Center data.</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Study is feasible within proposed timelines.</w:t>
      </w:r>
      <w:r>
        <w:rPr>
          <w:rStyle w:val="scxw206003939"/>
          <w:rFonts w:ascii="Calibri" w:hAnsi="Calibri" w:cs="Calibri" w:eastAsiaTheme="majorEastAsia"/>
          <w:sz w:val="22"/>
          <w:szCs w:val="22"/>
        </w:rPr>
        <w:t> </w:t>
      </w:r>
      <w:r>
        <w:rPr>
          <w:rFonts w:ascii="Calibri" w:hAnsi="Calibri" w:cs="Calibri"/>
          <w:sz w:val="22"/>
          <w:szCs w:val="22"/>
        </w:rPr>
        <w:br/>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4. Data Management:</w:t>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 The study proposal has outlined how data will be managed to ensure the data security and protection of individual’s health data.</w:t>
      </w:r>
      <w:r>
        <w:rPr>
          <w:rStyle w:val="scxw206003939"/>
          <w:rFonts w:ascii="Calibri" w:hAnsi="Calibri" w:cs="Calibri" w:eastAsiaTheme="majorEastAsia"/>
          <w:sz w:val="22"/>
          <w:szCs w:val="22"/>
        </w:rPr>
        <w:t> </w:t>
      </w:r>
      <w:r>
        <w:rPr>
          <w:rFonts w:ascii="Calibri" w:hAnsi="Calibri" w:cs="Calibri"/>
          <w:sz w:val="22"/>
          <w:szCs w:val="22"/>
        </w:rPr>
        <w:br/>
      </w:r>
      <w:r>
        <w:rPr>
          <w:rStyle w:val="scxw206003939"/>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sz w:val="22"/>
          <w:szCs w:val="22"/>
        </w:rPr>
        <w:t>Please contact Elizabeth Frederick (</w:t>
      </w:r>
      <w:hyperlink w:tgtFrame="_blank" w:history="1" r:id="rId19">
        <w:r>
          <w:rPr>
            <w:rStyle w:val="normaltextrun"/>
            <w:rFonts w:ascii="Calibri" w:hAnsi="Calibri" w:cs="Calibri"/>
            <w:color w:val="0000FF"/>
            <w:sz w:val="22"/>
            <w:szCs w:val="22"/>
            <w:u w:val="single"/>
          </w:rPr>
          <w:t>Elizabeth.Frederick@witsphr.org</w:t>
        </w:r>
      </w:hyperlink>
      <w:r>
        <w:rPr>
          <w:rStyle w:val="normaltextrun"/>
          <w:rFonts w:ascii="Calibri" w:hAnsi="Calibri" w:cs="Calibri"/>
          <w:sz w:val="22"/>
          <w:szCs w:val="22"/>
        </w:rPr>
        <w:t>) with any queries.</w:t>
      </w:r>
      <w:r>
        <w:rPr>
          <w:rStyle w:val="eop"/>
          <w:rFonts w:ascii="Calibri" w:hAnsi="Calibri" w:cs="Calibri" w:eastAsiaTheme="majorEastAsia"/>
          <w:sz w:val="22"/>
          <w:szCs w:val="22"/>
        </w:rPr>
        <w:t> </w:t>
      </w:r>
    </w:p>
    <w:p w:rsidR="00825827" w:rsidP="00825827" w:rsidRDefault="00825827" w14:paraId="06D776EF" w14:textId="77777777">
      <w:pPr>
        <w:pStyle w:val="paragraph"/>
        <w:spacing w:before="0" w:beforeAutospacing="0" w:after="0" w:afterAutospacing="0"/>
        <w:textAlignment w:val="baseline"/>
        <w:rPr>
          <w:rFonts w:ascii="Segoe UI" w:hAnsi="Segoe UI" w:cs="Segoe UI"/>
          <w:b/>
          <w:bCs/>
          <w:sz w:val="18"/>
          <w:szCs w:val="18"/>
        </w:rPr>
      </w:pPr>
      <w:r>
        <w:rPr>
          <w:rStyle w:val="eop"/>
          <w:rFonts w:ascii="Calibri" w:hAnsi="Calibri" w:cs="Calibri" w:eastAsiaTheme="majorEastAsia"/>
          <w:b/>
          <w:bCs/>
          <w:sz w:val="32"/>
          <w:szCs w:val="32"/>
        </w:rPr>
        <w:t> </w:t>
      </w:r>
    </w:p>
    <w:p w:rsidR="00825827" w:rsidP="00825827" w:rsidRDefault="00825827" w14:paraId="12FA6706" w14:textId="77777777">
      <w:pPr>
        <w:pStyle w:val="paragraph"/>
        <w:spacing w:before="0" w:beforeAutospacing="0" w:after="0" w:afterAutospacing="0"/>
        <w:textAlignment w:val="baseline"/>
        <w:rPr>
          <w:rFonts w:ascii="Segoe UI" w:hAnsi="Segoe UI" w:cs="Segoe UI"/>
          <w:b/>
          <w:bCs/>
          <w:sz w:val="18"/>
          <w:szCs w:val="18"/>
        </w:rPr>
      </w:pPr>
      <w:r>
        <w:rPr>
          <w:rStyle w:val="eop"/>
          <w:rFonts w:ascii="Calibri" w:hAnsi="Calibri" w:cs="Calibri" w:eastAsiaTheme="majorEastAsia"/>
          <w:b/>
          <w:bCs/>
          <w:sz w:val="32"/>
          <w:szCs w:val="32"/>
        </w:rPr>
        <w:t> </w:t>
      </w:r>
    </w:p>
    <w:p w:rsidR="00825827" w:rsidP="00825827" w:rsidRDefault="00825827" w14:paraId="2B4F0D80" w14:textId="77777777">
      <w:pPr>
        <w:pStyle w:val="paragraph"/>
        <w:spacing w:before="0" w:beforeAutospacing="0" w:after="0" w:afterAutospacing="0"/>
        <w:textAlignment w:val="baseline"/>
        <w:rPr>
          <w:rFonts w:ascii="Segoe UI" w:hAnsi="Segoe UI" w:cs="Segoe UI"/>
          <w:sz w:val="18"/>
          <w:szCs w:val="18"/>
        </w:rPr>
      </w:pPr>
      <w:r>
        <w:rPr>
          <w:rStyle w:val="eop"/>
          <w:rFonts w:ascii="Nunito" w:hAnsi="Nunito" w:cs="Segoe UI" w:eastAsiaTheme="majorEastAsia"/>
          <w:sz w:val="22"/>
          <w:szCs w:val="22"/>
        </w:rPr>
        <w:t> </w:t>
      </w:r>
    </w:p>
    <w:p w:rsidR="00825827" w:rsidP="00825827" w:rsidRDefault="00825827" w14:paraId="12C5A372" w14:textId="7777777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hAnsi="Nunito" w:cs="Segoe UI" w:eastAsiaTheme="majorEastAsia"/>
          <w:sz w:val="32"/>
          <w:szCs w:val="32"/>
        </w:rPr>
        <w:t> </w:t>
      </w:r>
    </w:p>
    <w:p w:rsidR="00825827" w:rsidP="00825827" w:rsidRDefault="00825827" w14:paraId="431C0BE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Submit the completed form to the HE²AT Center for consideration to Elizabeth Frederick (</w:t>
      </w:r>
      <w:hyperlink w:tgtFrame="_blank" w:history="1" r:id="rId20">
        <w:r>
          <w:rPr>
            <w:rStyle w:val="normaltextrun"/>
            <w:rFonts w:ascii="Cambria" w:hAnsi="Cambria" w:cs="Segoe UI"/>
            <w:color w:val="0000FF"/>
            <w:sz w:val="22"/>
            <w:szCs w:val="22"/>
            <w:u w:val="single"/>
          </w:rPr>
          <w:t>Elizabeth.Frederick@witsphr.org</w:t>
        </w:r>
      </w:hyperlink>
      <w:r>
        <w:rPr>
          <w:rStyle w:val="normaltextrun"/>
          <w:rFonts w:ascii="Cambria" w:hAnsi="Cambria" w:cs="Segoe UI"/>
          <w:sz w:val="22"/>
          <w:szCs w:val="22"/>
        </w:rPr>
        <w:t>)</w:t>
      </w:r>
      <w:r>
        <w:rPr>
          <w:rStyle w:val="eop"/>
          <w:rFonts w:ascii="Cambria" w:hAnsi="Cambria" w:cs="Segoe UI" w:eastAsiaTheme="majorEastAsia"/>
          <w:sz w:val="22"/>
          <w:szCs w:val="22"/>
        </w:rPr>
        <w:t> </w:t>
      </w:r>
    </w:p>
    <w:p w:rsidR="00825827" w:rsidP="00825827" w:rsidRDefault="00825827" w14:paraId="26008ACF" w14:textId="77777777">
      <w:pPr>
        <w:pStyle w:val="paragraph"/>
        <w:spacing w:before="0" w:beforeAutospacing="0" w:after="0" w:afterAutospacing="0"/>
        <w:textAlignment w:val="baseline"/>
        <w:rPr>
          <w:rFonts w:ascii="Segoe UI" w:hAnsi="Segoe UI" w:cs="Segoe UI"/>
          <w:sz w:val="18"/>
          <w:szCs w:val="18"/>
        </w:rPr>
      </w:pPr>
      <w:r>
        <w:rPr>
          <w:rStyle w:val="eop"/>
          <w:rFonts w:ascii="Nunito" w:hAnsi="Nunito" w:cs="Segoe UI" w:eastAsiaTheme="majorEastAsia"/>
          <w:sz w:val="32"/>
          <w:szCs w:val="32"/>
        </w:rPr>
        <w:t> </w:t>
      </w:r>
    </w:p>
    <w:p w:rsidR="00825827" w:rsidP="00825827" w:rsidRDefault="00825827" w14:paraId="7DD9F964" w14:textId="7777777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hAnsi="Nunito" w:cs="Segoe UI" w:eastAsiaTheme="majorEastAsia"/>
          <w:sz w:val="32"/>
          <w:szCs w:val="32"/>
        </w:rPr>
        <w:t> </w:t>
      </w:r>
    </w:p>
    <w:p w:rsidR="00825827" w:rsidP="00825827" w:rsidRDefault="00825827" w14:paraId="2E417B7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hAnsi="Cambria" w:cs="Segoe UI" w:eastAsiaTheme="majorEastAsia"/>
          <w:sz w:val="22"/>
          <w:szCs w:val="22"/>
        </w:rPr>
        <w:t> </w:t>
      </w:r>
    </w:p>
    <w:p w:rsidR="00825827" w:rsidP="00825827" w:rsidRDefault="00825827" w14:paraId="212B8EE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hAnsi="Cambria" w:cs="Segoe UI" w:eastAsiaTheme="majorEastAsia"/>
          <w:sz w:val="22"/>
          <w:szCs w:val="22"/>
        </w:rPr>
        <w:t> </w:t>
      </w:r>
    </w:p>
    <w:p w:rsidR="00825827" w:rsidP="00825827" w:rsidRDefault="00825827" w14:paraId="1F151C1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hAnsi="Cambria" w:cs="Segoe UI" w:eastAsiaTheme="majorEastAsia"/>
          <w:sz w:val="22"/>
          <w:szCs w:val="22"/>
        </w:rPr>
        <w:t> </w:t>
      </w:r>
    </w:p>
    <w:p w:rsidR="00825827" w:rsidP="00825827" w:rsidRDefault="00825827" w14:paraId="07E45E3A"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hAnsi="Cambria" w:cs="Segoe UI" w:eastAsiaTheme="majorEastAsia"/>
          <w:sz w:val="22"/>
          <w:szCs w:val="22"/>
        </w:rPr>
        <w:t> </w:t>
      </w:r>
    </w:p>
    <w:p w:rsidR="00825827" w:rsidP="00825827" w:rsidRDefault="00825827" w14:paraId="5EFF9AC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hAnsi="Cambria" w:cs="Segoe UI" w:eastAsiaTheme="majorEastAsia"/>
          <w:sz w:val="22"/>
          <w:szCs w:val="22"/>
        </w:rPr>
        <w:t> </w:t>
      </w:r>
    </w:p>
    <w:p w:rsidR="00825827" w:rsidP="00825827" w:rsidRDefault="00825827" w14:paraId="0EE2B27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hAnsi="Cambria" w:cs="Segoe UI" w:eastAsiaTheme="majorEastAsia"/>
          <w:sz w:val="22"/>
          <w:szCs w:val="22"/>
        </w:rPr>
        <w:t> </w:t>
      </w:r>
    </w:p>
    <w:p w:rsidR="00825827" w:rsidP="00825827" w:rsidRDefault="00825827" w14:paraId="29E5731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hAnsi="Cambria" w:cs="Segoe UI" w:eastAsiaTheme="majorEastAsia"/>
          <w:sz w:val="22"/>
          <w:szCs w:val="22"/>
        </w:rPr>
        <w:t> </w:t>
      </w:r>
    </w:p>
    <w:p w:rsidR="00825827" w:rsidP="00825827" w:rsidRDefault="00825827" w14:paraId="627C4C5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hAnsi="Cambria" w:cs="Segoe UI" w:eastAsiaTheme="majorEastAsia"/>
          <w:sz w:val="22"/>
          <w:szCs w:val="22"/>
        </w:rPr>
        <w:t> </w:t>
      </w:r>
    </w:p>
    <w:p w:rsidR="00825827" w:rsidP="00825827" w:rsidRDefault="00825827" w14:paraId="55894E1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hAnsi="Cambria" w:cs="Segoe UI" w:eastAsiaTheme="majorEastAsia"/>
          <w:sz w:val="22"/>
          <w:szCs w:val="22"/>
        </w:rPr>
        <w:t> </w:t>
      </w:r>
    </w:p>
    <w:p w:rsidR="00825827" w:rsidP="00825827" w:rsidRDefault="00825827" w14:paraId="0F84BF5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hAnsi="Cambria" w:cs="Segoe UI" w:eastAsiaTheme="majorEastAsia"/>
          <w:sz w:val="22"/>
          <w:szCs w:val="22"/>
        </w:rPr>
        <w:t> </w:t>
      </w:r>
    </w:p>
    <w:p w:rsidR="00825827" w:rsidP="00825827" w:rsidRDefault="00825827" w14:paraId="72AC316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hAnsi="Cambria" w:cs="Segoe UI" w:eastAsiaTheme="majorEastAsia"/>
          <w:sz w:val="22"/>
          <w:szCs w:val="22"/>
        </w:rPr>
        <w:t> </w:t>
      </w:r>
    </w:p>
    <w:p w:rsidR="00825827" w:rsidP="00825827" w:rsidRDefault="00825827" w14:paraId="52F1533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F11D0A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97F4E1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3E2DE7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hAnsi="Cambria" w:cs="Segoe UI" w:eastAsiaTheme="majorEastAsia"/>
          <w:sz w:val="22"/>
          <w:szCs w:val="22"/>
        </w:rPr>
        <w:t> </w:t>
      </w:r>
    </w:p>
    <w:p w:rsidR="00825827" w:rsidP="00825827" w:rsidRDefault="00825827" w14:paraId="117DFBA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92B65B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0EA24F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19867B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hAnsi="Cambria" w:cs="Segoe UI" w:eastAsiaTheme="majorEastAsia"/>
          <w:sz w:val="22"/>
          <w:szCs w:val="22"/>
        </w:rPr>
        <w:t> </w:t>
      </w:r>
    </w:p>
    <w:p w:rsidR="00825827" w:rsidP="00825827" w:rsidRDefault="00825827" w14:paraId="3ECF2DA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D17F730"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B72CA8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DD13C1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hAnsi="Cambria" w:cs="Segoe UI" w:eastAsiaTheme="majorEastAsia"/>
          <w:sz w:val="22"/>
          <w:szCs w:val="22"/>
        </w:rPr>
        <w:t> </w:t>
      </w:r>
    </w:p>
    <w:p w:rsidR="00825827" w:rsidP="00825827" w:rsidRDefault="00825827" w14:paraId="6EFB396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6D56E8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4FEB3C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A436E4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hAnsi="Cambria" w:cs="Segoe UI" w:eastAsiaTheme="majorEastAsia"/>
          <w:sz w:val="22"/>
          <w:szCs w:val="22"/>
        </w:rPr>
        <w:t> </w:t>
      </w:r>
    </w:p>
    <w:p w:rsidR="00825827" w:rsidP="00825827" w:rsidRDefault="00825827" w14:paraId="77EA47D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1D42B0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38460E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887176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19A746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D70A26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51252F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B05542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67B0DA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9C7883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6C0DFC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825827" w:rsidP="00825827" w:rsidRDefault="00825827" w14:paraId="1055813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hAnsi="Cambria" w:cs="Segoe UI" w:eastAsiaTheme="majorEastAsia"/>
          <w:sz w:val="22"/>
          <w:szCs w:val="22"/>
        </w:rPr>
        <w:t> </w:t>
      </w:r>
    </w:p>
    <w:p w:rsidR="00825827" w:rsidP="00825827" w:rsidRDefault="00825827" w14:paraId="3B4A6C4D"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hAnsi="Cambria" w:cs="Segoe UI" w:eastAsiaTheme="majorEastAsia"/>
          <w:sz w:val="22"/>
          <w:szCs w:val="22"/>
        </w:rPr>
        <w:t> </w:t>
      </w:r>
    </w:p>
    <w:p w:rsidR="00825827" w:rsidP="00825827" w:rsidRDefault="00825827" w14:paraId="31299998"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hAnsi="Cambria" w:cs="Segoe UI" w:eastAsiaTheme="majorEastAsia"/>
          <w:sz w:val="22"/>
          <w:szCs w:val="22"/>
        </w:rPr>
        <w:t> </w:t>
      </w:r>
    </w:p>
    <w:p w:rsidR="00825827" w:rsidP="00825827" w:rsidRDefault="00825827" w14:paraId="23F62AF8"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hAnsi="Cambria" w:cs="Segoe UI" w:eastAsiaTheme="majorEastAsia"/>
          <w:sz w:val="22"/>
          <w:szCs w:val="22"/>
        </w:rPr>
        <w:t> </w:t>
      </w:r>
    </w:p>
    <w:p w:rsidR="00825827" w:rsidP="00825827" w:rsidRDefault="00825827" w14:paraId="35DB424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hAnsi="Cambria" w:cs="Segoe UI" w:eastAsiaTheme="majorEastAsia"/>
          <w:sz w:val="22"/>
          <w:szCs w:val="22"/>
        </w:rPr>
        <w:t> </w:t>
      </w:r>
    </w:p>
    <w:p w:rsidR="00825827" w:rsidP="00825827" w:rsidRDefault="00825827" w14:paraId="3789D9D5"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hAnsi="Cambria" w:cs="Segoe UI" w:eastAsiaTheme="majorEastAsia"/>
          <w:sz w:val="22"/>
          <w:szCs w:val="22"/>
        </w:rPr>
        <w:t> </w:t>
      </w:r>
    </w:p>
    <w:p w:rsidR="00825827" w:rsidP="00825827" w:rsidRDefault="00825827" w14:paraId="3E76A3E2"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hAnsi="Cambria" w:cs="Segoe UI" w:eastAsiaTheme="majorEastAsia"/>
          <w:sz w:val="22"/>
          <w:szCs w:val="22"/>
        </w:rPr>
        <w:t> </w:t>
      </w:r>
    </w:p>
    <w:p w:rsidR="00825827" w:rsidP="00825827" w:rsidRDefault="00825827" w14:paraId="6879F75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hAnsi="Cambria" w:cs="Segoe UI" w:eastAsiaTheme="majorEastAsia"/>
          <w:sz w:val="22"/>
          <w:szCs w:val="22"/>
        </w:rPr>
        <w:t> </w:t>
      </w:r>
    </w:p>
    <w:p w:rsidR="00825827" w:rsidP="00825827" w:rsidRDefault="00825827" w14:paraId="2A1256BD"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hAnsi="Cambria" w:cs="Segoe UI" w:eastAsiaTheme="majorEastAsia"/>
          <w:sz w:val="22"/>
          <w:szCs w:val="22"/>
        </w:rPr>
        <w:t> </w:t>
      </w:r>
    </w:p>
    <w:p w:rsidR="00825827" w:rsidP="00825827" w:rsidRDefault="00825827" w14:paraId="1C9668DA"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hAnsi="Cambria" w:cs="Segoe UI" w:eastAsiaTheme="majorEastAsia"/>
          <w:sz w:val="22"/>
          <w:szCs w:val="22"/>
        </w:rPr>
        <w:t> </w:t>
      </w:r>
    </w:p>
    <w:p w:rsidR="00825827" w:rsidP="00825827" w:rsidRDefault="00825827" w14:paraId="5141450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hAnsi="Cambria" w:cs="Segoe UI" w:eastAsiaTheme="majorEastAsia"/>
          <w:sz w:val="22"/>
          <w:szCs w:val="22"/>
        </w:rPr>
        <w:t> </w:t>
      </w:r>
    </w:p>
    <w:p w:rsidR="00825827" w:rsidP="00825827" w:rsidRDefault="00825827" w14:paraId="500191C7"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hAnsi="Cambria" w:cs="Segoe UI" w:eastAsiaTheme="majorEastAsia"/>
          <w:sz w:val="22"/>
          <w:szCs w:val="22"/>
        </w:rPr>
        <w:t> </w:t>
      </w:r>
    </w:p>
    <w:p w:rsidR="00825827" w:rsidP="00825827" w:rsidRDefault="00825827" w14:paraId="67426BA3"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hAnsi="Cambria" w:cs="Segoe UI" w:eastAsiaTheme="majorEastAsia"/>
          <w:sz w:val="22"/>
          <w:szCs w:val="22"/>
        </w:rPr>
        <w:t> </w:t>
      </w:r>
    </w:p>
    <w:p w:rsidR="00825827" w:rsidP="00825827" w:rsidRDefault="00825827" w14:paraId="7A283F14" w14:textId="7777777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STUDY DESIGN</w:t>
      </w:r>
      <w:r>
        <w:rPr>
          <w:rStyle w:val="eop"/>
          <w:rFonts w:ascii="Nunito" w:hAnsi="Nunito" w:cs="Segoe UI" w:eastAsiaTheme="majorEastAsia"/>
          <w:sz w:val="32"/>
          <w:szCs w:val="32"/>
        </w:rPr>
        <w:t> </w:t>
      </w:r>
    </w:p>
    <w:p w:rsidR="00825827" w:rsidP="00825827" w:rsidRDefault="00825827" w14:paraId="7508CD8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hAnsi="Cambria" w:cs="Segoe UI" w:eastAsiaTheme="majorEastAsia"/>
          <w:sz w:val="22"/>
          <w:szCs w:val="22"/>
        </w:rPr>
        <w:t> </w:t>
      </w:r>
    </w:p>
    <w:p w:rsidR="00825827" w:rsidP="00825827" w:rsidRDefault="00825827" w14:paraId="6DC2EB5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9CB8DA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106DF5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FB20C7A"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C958D4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05A627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67F6DF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1AB035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8ACCC19"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eastAsiaTheme="majorEastAsia"/>
          <w:sz w:val="22"/>
          <w:szCs w:val="22"/>
        </w:rPr>
        <w:t> </w:t>
      </w:r>
    </w:p>
    <w:p w:rsidR="00825827" w:rsidP="00825827" w:rsidRDefault="00825827" w14:paraId="381E8F3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hAnsi="Cambria" w:cs="Segoe UI" w:eastAsiaTheme="majorEastAsia"/>
          <w:sz w:val="22"/>
          <w:szCs w:val="22"/>
        </w:rPr>
        <w:t> </w:t>
      </w:r>
    </w:p>
    <w:p w:rsidR="00825827" w:rsidP="00825827" w:rsidRDefault="00825827" w14:paraId="0769CB7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0AF3F7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5E228AA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E2DFB0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5039F4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702EE2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677AD1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825827" w:rsidP="00825827" w:rsidRDefault="00825827" w14:paraId="2837C0B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hAnsi="Cambria" w:cs="Segoe UI" w:eastAsiaTheme="majorEastAsia"/>
          <w:sz w:val="22"/>
          <w:szCs w:val="22"/>
        </w:rPr>
        <w:t> </w:t>
      </w:r>
    </w:p>
    <w:p w:rsidR="00825827" w:rsidP="00825827" w:rsidRDefault="00825827" w14:paraId="7DE90E4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0D4FBC0"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5CAE5A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3D9A0C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EF982A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51524E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825827" w:rsidP="00825827" w:rsidRDefault="00825827" w14:paraId="673526D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hAnsi="Cambria" w:cs="Segoe UI" w:eastAsiaTheme="majorEastAsia"/>
          <w:sz w:val="22"/>
          <w:szCs w:val="22"/>
        </w:rPr>
        <w:t> </w:t>
      </w:r>
    </w:p>
    <w:p w:rsidR="00825827" w:rsidP="00825827" w:rsidRDefault="00825827" w14:paraId="7D1F715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A4C577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DC4854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739400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A5AC4A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57363E2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56FAA2E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hAnsi="Cambria" w:cs="Segoe UI" w:eastAsiaTheme="majorEastAsia"/>
          <w:sz w:val="22"/>
          <w:szCs w:val="22"/>
        </w:rPr>
        <w:t> </w:t>
      </w:r>
    </w:p>
    <w:p w:rsidR="00825827" w:rsidP="00825827" w:rsidRDefault="00825827" w14:paraId="684837C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58FDE0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B45702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1EBAE0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9802F1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hAnsi="Cambria" w:cs="Segoe UI" w:eastAsiaTheme="majorEastAsia"/>
          <w:sz w:val="22"/>
          <w:szCs w:val="22"/>
        </w:rPr>
        <w:t> </w:t>
      </w:r>
    </w:p>
    <w:p w:rsidR="00825827" w:rsidP="00825827" w:rsidRDefault="00825827" w14:paraId="359C4CF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840987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126AC3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3A93AF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E478A6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hAnsi="Cambria" w:cs="Segoe UI" w:eastAsiaTheme="majorEastAsia"/>
          <w:sz w:val="22"/>
          <w:szCs w:val="22"/>
        </w:rPr>
        <w:t> </w:t>
      </w:r>
    </w:p>
    <w:p w:rsidR="00825827" w:rsidP="00825827" w:rsidRDefault="00825827" w14:paraId="5995F460"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8CCE7F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7EC719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4CF36F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C7BFAD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B52FFE5"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eastAsiaTheme="majorEastAsia"/>
          <w:sz w:val="22"/>
          <w:szCs w:val="22"/>
        </w:rPr>
        <w:t> </w:t>
      </w:r>
    </w:p>
    <w:p w:rsidR="00825827" w:rsidP="00825827" w:rsidRDefault="00825827" w14:paraId="7A2FBC5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hAnsi="Cambria" w:cs="Segoe UI" w:eastAsiaTheme="majorEastAsia"/>
          <w:sz w:val="22"/>
          <w:szCs w:val="22"/>
        </w:rPr>
        <w:t> </w:t>
      </w:r>
    </w:p>
    <w:p w:rsidR="00825827" w:rsidP="00825827" w:rsidRDefault="00825827" w14:paraId="1459791A"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7879AF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85091E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5FA302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A15E47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4EB8293"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0D58E2" w:rsidP="00825827" w:rsidRDefault="000D58E2" w14:paraId="4CC55D43" w14:textId="6F03F99E">
      <w:pPr>
        <w:pStyle w:val="FirstParagraph"/>
      </w:pPr>
    </w:p>
    <w:sectPr w:rsidR="000D58E2" w:rsidSect="00BA38D7">
      <w:footnotePr>
        <w:numRestart w:val="eachSect"/>
      </w:footnotePr>
      <w:pgSz w:w="12240" w:h="15840" w:orient="portrait"/>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P" w:author="Craig Parker" w:date="2025-08-05T12:13:00Z" w:id="32">
    <w:p w:rsidR="008C23FE" w:rsidP="008C23FE" w:rsidRDefault="008C23FE" w14:paraId="3AE9EE7A" w14:textId="77777777">
      <w:r>
        <w:rPr>
          <w:rStyle w:val="CommentReference"/>
        </w:rPr>
        <w:annotationRef/>
      </w:r>
      <w:r>
        <w:rPr>
          <w:sz w:val="20"/>
          <w:szCs w:val="20"/>
        </w:rPr>
        <w:t>include new diagram</w:t>
      </w:r>
    </w:p>
  </w:comment>
  <w:comment xmlns:w="http://schemas.openxmlformats.org/wordprocessingml/2006/main" w:initials="LA" w:author="Lisa van Aardenne" w:date="2025-08-15T13:39:15" w:id="1586225623">
    <w:p xmlns:w14="http://schemas.microsoft.com/office/word/2010/wordml" xmlns:w="http://schemas.openxmlformats.org/wordprocessingml/2006/main" w:rsidR="139F3E28" w:rsidRDefault="27192CB8" w14:paraId="0C2A090E" w14:textId="49CA1E84">
      <w:pPr>
        <w:pStyle w:val="CommentText"/>
      </w:pPr>
      <w:r>
        <w:rPr>
          <w:rStyle w:val="CommentReference"/>
        </w:rPr>
        <w:annotationRef/>
      </w:r>
      <w:r w:rsidRPr="5474698A" w:rsidR="413A29DE">
        <w:t>This is too broad and hard to understand. Would converting the files to csv constitute enough to shift the data from being original study data to consortium shared data? I would hope not</w:t>
      </w:r>
    </w:p>
  </w:comment>
  <w:comment xmlns:w="http://schemas.openxmlformats.org/wordprocessingml/2006/main" w:initials="LA" w:author="Lisa van Aardenne" w:date="2025-08-15T13:44:50" w:id="1459774930">
    <w:p xmlns:w14="http://schemas.microsoft.com/office/word/2010/wordml" xmlns:w="http://schemas.openxmlformats.org/wordprocessingml/2006/main" w:rsidR="75CAE516" w:rsidRDefault="6714DAE6" w14:paraId="49EE0FDE" w14:textId="19C01B7F">
      <w:pPr>
        <w:pStyle w:val="CommentText"/>
      </w:pPr>
      <w:r>
        <w:rPr>
          <w:rStyle w:val="CommentReference"/>
        </w:rPr>
        <w:annotationRef/>
      </w:r>
      <w:r w:rsidRPr="100C6281" w:rsidR="37CF9494">
        <w:t>This seems to contradict the final sentence in the paragraph and the DTAs which state that this data is solely for the purpose of the RP1/RP2 analysis.</w:t>
      </w:r>
    </w:p>
  </w:comment>
  <w:comment xmlns:w="http://schemas.openxmlformats.org/wordprocessingml/2006/main" w:initials="LA" w:author="Lisa van Aardenne" w:date="2025-08-15T13:51:33" w:id="282782847">
    <w:p xmlns:w14="http://schemas.microsoft.com/office/word/2010/wordml" xmlns:w="http://schemas.openxmlformats.org/wordprocessingml/2006/main" w:rsidR="68EA99E0" w:rsidRDefault="7B060693" w14:paraId="7A0699D2" w14:textId="3596004F">
      <w:pPr>
        <w:pStyle w:val="CommentText"/>
      </w:pPr>
      <w:r>
        <w:rPr>
          <w:rStyle w:val="CommentReference"/>
        </w:rPr>
        <w:annotationRef/>
      </w:r>
      <w:r w:rsidRPr="6AAAA67D" w:rsidR="26F02A24">
        <w:t>We should also include a sentence stating that members of the HEAT center may use this data for non-NIH HEAT Center projects, but that they still need to go through the Data Access Committee. This is key to ensure equitable data sharing, to record all research using the data and also to eliminate or reduce the chance of conflicting studies being undertaken.</w:t>
      </w:r>
    </w:p>
  </w:comment>
</w:comments>
</file>

<file path=word/commentsExtended.xml><?xml version="1.0" encoding="utf-8"?>
<w15:commentsEx xmlns:mc="http://schemas.openxmlformats.org/markup-compatibility/2006" xmlns:w15="http://schemas.microsoft.com/office/word/2012/wordml" mc:Ignorable="w15">
  <w15:commentEx w15:done="0" w15:paraId="3AE9EE7A"/>
  <w15:commentEx w15:done="0" w15:paraId="0C2A090E"/>
  <w15:commentEx w15:done="0" w15:paraId="49EE0FDE"/>
  <w15:commentEx w15:done="0" w15:paraId="7A0699D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690336" w16cex:dateUtc="2025-08-05T10:13:00Z"/>
  <w16cex:commentExtensible w16cex:durableId="571432BD" w16cex:dateUtc="2025-08-15T11:39:15.253Z"/>
  <w16cex:commentExtensible w16cex:durableId="78EDE67B" w16cex:dateUtc="2025-08-15T11:44:50.084Z"/>
  <w16cex:commentExtensible w16cex:durableId="4BBD9077" w16cex:dateUtc="2025-08-15T11:51:33.873Z"/>
</w16cex:commentsExtensible>
</file>

<file path=word/commentsIds.xml><?xml version="1.0" encoding="utf-8"?>
<w16cid:commentsIds xmlns:mc="http://schemas.openxmlformats.org/markup-compatibility/2006" xmlns:w16cid="http://schemas.microsoft.com/office/word/2016/wordml/cid" mc:Ignorable="w16cid">
  <w16cid:commentId w16cid:paraId="3AE9EE7A" w16cid:durableId="16690336"/>
  <w16cid:commentId w16cid:paraId="0C2A090E" w16cid:durableId="571432BD"/>
  <w16cid:commentId w16cid:paraId="49EE0FDE" w16cid:durableId="78EDE67B"/>
  <w16cid:commentId w16cid:paraId="7A0699D2" w16cid:durableId="4BBD90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6AE7" w:rsidP="00BA38D7" w:rsidRDefault="00B16AE7" w14:paraId="5B8ACA30" w14:textId="77777777">
      <w:pPr>
        <w:spacing w:after="0"/>
      </w:pPr>
      <w:r>
        <w:separator/>
      </w:r>
    </w:p>
  </w:endnote>
  <w:endnote w:type="continuationSeparator" w:id="0">
    <w:p w:rsidR="00B16AE7" w:rsidP="00BA38D7" w:rsidRDefault="00B16AE7" w14:paraId="774D17C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8D7" w:rsidRDefault="00BA38D7" w14:paraId="36D48A63" w14:textId="6AD8F7EB">
    <w:pPr>
      <w:pStyle w:val="Footer"/>
    </w:pPr>
    <w:r>
      <w:rPr>
        <w:rStyle w:val="normaltextrun"/>
        <w:rFonts w:ascii="Nunito" w:hAnsi="Nunito"/>
        <w:color w:val="000000"/>
        <w:sz w:val="22"/>
        <w:szCs w:val="22"/>
        <w:shd w:val="clear" w:color="auto" w:fill="FFFFFF"/>
      </w:rPr>
      <w:t>Document version 2.2 | 03-09-2025</w:t>
    </w:r>
  </w:p>
  <w:p w:rsidR="00BA38D7" w:rsidRDefault="00BA38D7" w14:paraId="4499084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6AE7" w:rsidP="00BA38D7" w:rsidRDefault="00B16AE7" w14:paraId="66B06B58" w14:textId="77777777">
      <w:pPr>
        <w:spacing w:after="0"/>
      </w:pPr>
      <w:r>
        <w:separator/>
      </w:r>
    </w:p>
  </w:footnote>
  <w:footnote w:type="continuationSeparator" w:id="0">
    <w:p w:rsidR="00B16AE7" w:rsidP="00BA38D7" w:rsidRDefault="00B16AE7" w14:paraId="060F9826"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854FC"/>
    <w:multiLevelType w:val="multilevel"/>
    <w:tmpl w:val="24508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80632DD"/>
    <w:multiLevelType w:val="multilevel"/>
    <w:tmpl w:val="FC84F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0A372E"/>
    <w:multiLevelType w:val="multilevel"/>
    <w:tmpl w:val="3CCE2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37B5EDD"/>
    <w:multiLevelType w:val="multilevel"/>
    <w:tmpl w:val="224AD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8"/>
  </w:num>
  <w:num w:numId="19" w16cid:durableId="900557687">
    <w:abstractNumId w:val="9"/>
  </w:num>
  <w:num w:numId="20" w16cid:durableId="1200631367">
    <w:abstractNumId w:val="5"/>
  </w:num>
  <w:num w:numId="21" w16cid:durableId="130440025">
    <w:abstractNumId w:val="4"/>
  </w:num>
  <w:num w:numId="22" w16cid:durableId="308676038">
    <w:abstractNumId w:val="11"/>
  </w:num>
  <w:num w:numId="23" w16cid:durableId="2126390237">
    <w:abstractNumId w:val="7"/>
  </w:num>
  <w:num w:numId="24" w16cid:durableId="523599528">
    <w:abstractNumId w:val="6"/>
  </w:num>
  <w:num w:numId="25" w16cid:durableId="617643731">
    <w:abstractNumId w:val="10"/>
  </w:num>
</w:numbering>
</file>

<file path=word/people.xml><?xml version="1.0" encoding="utf-8"?>
<w15:people xmlns:mc="http://schemas.openxmlformats.org/markup-compatibility/2006" xmlns:w15="http://schemas.microsoft.com/office/word/2012/wordml" mc:Ignorable="w15">
  <w15:person w15:author="Craig Parker">
    <w15:presenceInfo w15:providerId="AD" w15:userId="S::Craig.Parker@witsphr.org::1f24533f-9e9d-4773-9f22-1071246bfe86"/>
  </w15:person>
  <w15:person w15:author="Lisa van Aardenne">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58E2"/>
    <w:rsid w:val="000D58E2"/>
    <w:rsid w:val="000E486D"/>
    <w:rsid w:val="00165929"/>
    <w:rsid w:val="002938E7"/>
    <w:rsid w:val="00391E89"/>
    <w:rsid w:val="003F279A"/>
    <w:rsid w:val="00681B6F"/>
    <w:rsid w:val="00700ECC"/>
    <w:rsid w:val="007D14FE"/>
    <w:rsid w:val="00825827"/>
    <w:rsid w:val="008C23FE"/>
    <w:rsid w:val="00906D83"/>
    <w:rsid w:val="00A82418"/>
    <w:rsid w:val="00B16AE7"/>
    <w:rsid w:val="00BA38D7"/>
    <w:rsid w:val="00BB56A2"/>
    <w:rsid w:val="00C41EAD"/>
    <w:rsid w:val="00E238CE"/>
    <w:rsid w:val="00F13326"/>
    <w:rsid w:val="00FD37BE"/>
    <w:rsid w:val="0711C5C5"/>
    <w:rsid w:val="0712B3B4"/>
    <w:rsid w:val="0F919B48"/>
    <w:rsid w:val="1B0939ED"/>
    <w:rsid w:val="1BFE4607"/>
    <w:rsid w:val="2D067E45"/>
    <w:rsid w:val="30E0E19A"/>
    <w:rsid w:val="3A7D2B0D"/>
    <w:rsid w:val="429A296C"/>
    <w:rsid w:val="442F1B40"/>
    <w:rsid w:val="4BB4E712"/>
    <w:rsid w:val="556D2E53"/>
    <w:rsid w:val="56672932"/>
    <w:rsid w:val="569B96B9"/>
    <w:rsid w:val="5967DC70"/>
    <w:rsid w:val="6A8733E8"/>
    <w:rsid w:val="6D19C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82A7"/>
  <w15:docId w15:val="{AD636205-60BC-9F45-893F-E747B8AC02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paragraph" w:customStyle="1">
    <w:name w:val="paragraph"/>
    <w:basedOn w:val="Normal"/>
    <w:rsid w:val="00BB56A2"/>
    <w:pPr>
      <w:spacing w:before="100" w:beforeAutospacing="1" w:after="100" w:afterAutospacing="1"/>
    </w:pPr>
    <w:rPr>
      <w:rFonts w:ascii="Times New Roman" w:hAnsi="Times New Roman" w:eastAsia="Times New Roman" w:cs="Times New Roman"/>
    </w:rPr>
  </w:style>
  <w:style w:type="character" w:styleId="eop" w:customStyle="1">
    <w:name w:val="eop"/>
    <w:basedOn w:val="DefaultParagraphFont"/>
    <w:rsid w:val="00BB56A2"/>
  </w:style>
  <w:style w:type="character" w:styleId="contentcontrolboundarysink" w:customStyle="1">
    <w:name w:val="contentcontrolboundarysink"/>
    <w:basedOn w:val="DefaultParagraphFont"/>
    <w:rsid w:val="00BB56A2"/>
  </w:style>
  <w:style w:type="character" w:styleId="normaltextrun" w:customStyle="1">
    <w:name w:val="normaltextrun"/>
    <w:basedOn w:val="DefaultParagraphFont"/>
    <w:rsid w:val="00BB56A2"/>
  </w:style>
  <w:style w:type="character" w:styleId="tabchar" w:customStyle="1">
    <w:name w:val="tabchar"/>
    <w:basedOn w:val="DefaultParagraphFont"/>
    <w:rsid w:val="00BB56A2"/>
  </w:style>
  <w:style w:type="character" w:styleId="wacimagecontainer" w:customStyle="1">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styleId="HeaderChar" w:customStyle="1">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styleId="FooterChar" w:customStyle="1">
    <w:name w:val="Footer Char"/>
    <w:basedOn w:val="DefaultParagraphFont"/>
    <w:link w:val="Footer"/>
    <w:uiPriority w:val="99"/>
    <w:rsid w:val="00BA38D7"/>
  </w:style>
  <w:style w:type="character" w:styleId="scxw189490040" w:customStyle="1">
    <w:name w:val="scxw189490040"/>
    <w:basedOn w:val="DefaultParagraphFont"/>
    <w:rsid w:val="000E486D"/>
  </w:style>
  <w:style w:type="character" w:styleId="scxw206003939" w:customStyle="1">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styleId="CommentTextChar" w:customStyle="1">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styleId="CommentSubjectChar" w:customStyle="1">
    <w:name w:val="Comment Subject Char"/>
    <w:basedOn w:val="CommentTextChar"/>
    <w:link w:val="CommentSubject"/>
    <w:rsid w:val="008C23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16/09/relationships/commentsIds" Target="commentsIds.xml" Id="rId13" /><Relationship Type="http://schemas.openxmlformats.org/officeDocument/2006/relationships/image" Target="media/image6.jpe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microsoft.com/office/2011/relationships/commentsExtended" Target="commentsExtended.xml" Id="rId12" /><Relationship Type="http://schemas.openxmlformats.org/officeDocument/2006/relationships/image" Target="media/image5.jpeg" Id="rId17"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hyperlink" Target="mailto:Elizabeth.Frederick@witsphr.org"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omments" Target="comments.xml" Id="rId11" /><Relationship Type="http://schemas.openxmlformats.org/officeDocument/2006/relationships/webSettings" Target="webSettings.xml" Id="rId5" /><Relationship Type="http://schemas.openxmlformats.org/officeDocument/2006/relationships/theme" Target="theme/theme1.xml" Id="rId23" /><Relationship Type="http://schemas.openxmlformats.org/officeDocument/2006/relationships/image" Target="media/image2.png" Id="rId10" /><Relationship Type="http://schemas.openxmlformats.org/officeDocument/2006/relationships/hyperlink" Target="mailto:Elizabeth.Frederick@witsphr.org" TargetMode="External" Id="rId19" /><Relationship Type="http://schemas.openxmlformats.org/officeDocument/2006/relationships/settings" Target="settings.xml" Id="rId4" /><Relationship Type="http://schemas.openxmlformats.org/officeDocument/2006/relationships/image" Target="media/image1.jpeg" Id="rId9" /><Relationship Type="http://schemas.microsoft.com/office/2018/08/relationships/commentsExtensible" Target="commentsExtensible.xml" Id="rId14" /><Relationship Type="http://schemas.microsoft.com/office/2011/relationships/people" Target="people.xml" Id="rId22" /><Relationship Type="http://schemas.openxmlformats.org/officeDocument/2006/relationships/image" Target="/media/image2.emf" Id="R3adcdd37295841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Lisa van Aardenne</lastModifiedBy>
  <revision>28</revision>
  <dcterms:created xsi:type="dcterms:W3CDTF">2025-08-05T08:09:00.0000000Z</dcterms:created>
  <dcterms:modified xsi:type="dcterms:W3CDTF">2025-08-15T12:30:41.0410039Z</dcterms:modified>
</coreProperties>
</file>