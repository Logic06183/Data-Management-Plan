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2.jpg" ContentType="image/jpeg"/>
  <Override PartName="/word/media/rId61.jpg" ContentType="image/jpeg"/>
  <Override PartName="/word/media/rId29.png" ContentType="image/png"/>
  <Override PartName="/word/media/rId19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HE2AT_DMP_v2.0_COMPLETE_TrackChanges_HREC_Submission</w:t>
      </w:r>
    </w:p>
    <w:p>
      <w:pPr>
        <w:pStyle w:val="FirstParagraph"/>
      </w:pPr>
      <w:r>
        <w:t xml:space="preserve">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​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​​HE²AT Center Data Management Plan​ </w:t>
            </w:r>
          </w:p>
        </w:tc>
      </w:tr>
      <w:tr>
        <w:tc>
          <w:tcPr/>
          <w:p>
            <w:pPr>
              <w:pStyle w:val="Compact"/>
            </w:pPr>
            <w:del w:id="1" w:author="Craig Parker" w:date="2025-08-05T11:44:00Z">
              <w:r>
                <w:delText xml:space="preserve">​​Document version number 2.2</w:delText>
              </w:r>
            </w:del>
          </w:p>
        </w:tc>
      </w:tr>
    </w:tbl>
    <w:p>
      <w:pPr>
        <w:pStyle w:val="BodyText"/>
      </w:pPr>
      <w:del w:id="2" w:author="Craig Parker" w:date="2025-08-05T11:44:00Z">
        <w:r>
          <w:delText xml:space="preserve">​​Developed by C Jack, C</w:delText>
        </w:r>
        <w:r>
          <w:delText xml:space="preserve"> </w:delText>
        </w:r>
        <w:r>
          <w:delText xml:space="preserve">Parker​ </w:delText>
        </w:r>
      </w:del>
    </w:p>
    <w:p>
      <w:pPr>
        <w:pStyle w:val="BodyText"/>
      </w:pPr>
      <w:del w:id="3" w:author="Craig Parker" w:date="2025-08-05T11:44:00Z">
        <w:r>
          <w:delText xml:space="preserve">​​8-15-2025</w:delText>
        </w:r>
      </w:del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ins w:id="1" w:author="Craig Parker" w:date="2025-08-05T11:44:00Z">
              <w:r>
                <w:t xml:space="preserve">​​Document version number 2.2</w:t>
              </w:r>
            </w:ins>
          </w:p>
        </w:tc>
      </w:tr>
    </w:tbl>
    <w:p>
      <w:pPr>
        <w:pStyle w:val="BodyText"/>
      </w:pPr>
      <w:ins w:id="2" w:author="Craig Parker" w:date="2025-08-05T11:44:00Z">
        <w:r>
          <w:t xml:space="preserve">​​Developed by C Jack, C</w:t>
        </w:r>
        <w:r>
          <w:t xml:space="preserve"> </w:t>
        </w:r>
        <w:r>
          <w:t xml:space="preserve">Parker​ </w:t>
        </w:r>
      </w:ins>
    </w:p>
    <w:p>
      <w:pPr>
        <w:pStyle w:val="BodyText"/>
      </w:pPr>
      <w:ins w:id="3" w:author="Craig Parker" w:date="2025-08-05T11:44:00Z">
        <w:r>
          <w:t xml:space="preserve">​​</w:t>
        </w:r>
      </w:ins>
      <w:r>
        <w:rPr>
          <w:u w:val="single"/>
        </w:rPr>
        <w:t xml:space="preserve">09</w:t>
      </w:r>
      <w:ins w:id="4" w:author="Craig Parker" w:date="2025-08-05T11:44:00Z">
        <w:r>
          <w:rPr>
            <w:u w:val="single"/>
          </w:rPr>
          <w:t xml:space="preserve">-</w:t>
        </w:r>
      </w:ins>
      <w:r>
        <w:rPr>
          <w:u w:val="single"/>
        </w:rPr>
        <w:t xml:space="preserve">09</w:t>
      </w:r>
      <w:ins w:id="5" w:author="Craig Parker" w:date="2025-08-05T11:44:00Z">
        <w:r>
          <w:t xml:space="preserve">-2025</w:t>
        </w:r>
      </w:ins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​ </w:t>
      </w:r>
    </w:p>
    <w:p>
      <w:pPr>
        <w:pStyle w:val="BodyText"/>
      </w:pPr>
      <w:r>
        <w:t xml:space="preserve">​​ </w:t>
      </w:r>
    </w:p>
    <w:bookmarkStart w:id="9" w:name="contents"/>
    <w:p>
      <w:pPr>
        <w:pStyle w:val="Heading2"/>
      </w:pPr>
      <w:r>
        <w:t xml:space="preserve">Contents</w:t>
      </w:r>
    </w:p>
    <w:bookmarkEnd w:id="9"/>
    <w:bookmarkStart w:id="111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hyperlink w:anchor="contents">
        <w:r>
          <w:rPr>
            <w:rStyle w:val="Hyperlink"/>
          </w:rPr>
          <w:t xml:space="preserve">Contents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</w:t>
        </w:r>
      </w:hyperlink>
    </w:p>
    <w:p>
      <w:pPr>
        <w:pStyle w:val="BodyText"/>
      </w:pPr>
      <w:hyperlink w:anchor="acronyms">
        <w:r>
          <w:rPr>
            <w:rStyle w:val="Hyperlink"/>
          </w:rPr>
          <w:t xml:space="preserve">Acronyms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</w:t>
        </w:r>
      </w:hyperlink>
    </w:p>
    <w:p>
      <w:pPr>
        <w:pStyle w:val="BodyText"/>
      </w:pPr>
      <w:hyperlink w:anchor="definitions">
        <w:r>
          <w:rPr>
            <w:rStyle w:val="Hyperlink"/>
          </w:rPr>
          <w:t xml:space="preserve">Definitions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</w:t>
        </w:r>
      </w:hyperlink>
    </w:p>
    <w:p>
      <w:pPr>
        <w:pStyle w:val="BodyText"/>
      </w:pPr>
      <w:hyperlink w:anchor="stakeholders-and-target-audience">
        <w:r>
          <w:rPr>
            <w:rStyle w:val="Hyperlink"/>
          </w:rPr>
          <w:t xml:space="preserve">2. Stakeholders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target audience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</w:t>
        </w:r>
      </w:hyperlink>
    </w:p>
    <w:p>
      <w:pPr>
        <w:pStyle w:val="BodyText"/>
      </w:pPr>
      <w:hyperlink w:anchor="X82bbda00efa56b7dd96d8dd1dedb2c3777150d7">
        <w:r>
          <w:rPr>
            <w:rStyle w:val="Hyperlink"/>
          </w:rPr>
          <w:t xml:space="preserve">3.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Background and overview of Data Management Plan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</w:t>
        </w:r>
      </w:hyperlink>
    </w:p>
    <w:p>
      <w:pPr>
        <w:pStyle w:val="BodyText"/>
      </w:pPr>
      <w:hyperlink w:anchor="background-to-the-he²at-center">
        <w:r>
          <w:rPr>
            <w:rStyle w:val="Hyperlink"/>
          </w:rPr>
          <w:t xml:space="preserve">3.1. Background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HE²AT Center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</w:t>
        </w:r>
      </w:hyperlink>
    </w:p>
    <w:p>
      <w:pPr>
        <w:pStyle w:val="BodyText"/>
      </w:pPr>
      <w:hyperlink w:anchor="scope-of-data-management-plan">
        <w:r>
          <w:rPr>
            <w:rStyle w:val="Hyperlink"/>
          </w:rPr>
          <w:t xml:space="preserve">3.2. Scope of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Management Plan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</w:t>
        </w:r>
      </w:hyperlink>
    </w:p>
    <w:p>
      <w:pPr>
        <w:pStyle w:val="BodyText"/>
      </w:pPr>
      <w:hyperlink w:anchor="purpose">
        <w:r>
          <w:rPr>
            <w:rStyle w:val="Hyperlink"/>
          </w:rPr>
          <w:t xml:space="preserve">3.3. Purpose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</w:t>
        </w:r>
      </w:hyperlink>
    </w:p>
    <w:p>
      <w:pPr>
        <w:pStyle w:val="BodyText"/>
      </w:pPr>
      <w:hyperlink w:anchor="overview-of-the-data-management-workflow">
        <w:r>
          <w:rPr>
            <w:rStyle w:val="Hyperlink"/>
          </w:rPr>
          <w:t xml:space="preserve">3.4. Overview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 Data Management Workflow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</w:t>
        </w:r>
      </w:hyperlink>
    </w:p>
    <w:p>
      <w:pPr>
        <w:pStyle w:val="BodyText"/>
      </w:pPr>
      <w:hyperlink w:anchor="data-types">
        <w:r>
          <w:rPr>
            <w:rStyle w:val="Hyperlink"/>
          </w:rPr>
          <w:t xml:space="preserve">4. Data types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17</w:t>
        </w:r>
      </w:hyperlink>
    </w:p>
    <w:p>
      <w:pPr>
        <w:pStyle w:val="BodyText"/>
      </w:pPr>
      <w:hyperlink w:anchor="health-related-data">
        <w:r>
          <w:rPr>
            <w:rStyle w:val="Hyperlink"/>
          </w:rPr>
          <w:t xml:space="preserve">4.1. Health-related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17</w:t>
        </w:r>
      </w:hyperlink>
    </w:p>
    <w:p>
      <w:pPr>
        <w:pStyle w:val="BodyText"/>
      </w:pPr>
      <w:hyperlink w:anchor="climateweather-data">
        <w:r>
          <w:rPr>
            <w:rStyle w:val="Hyperlink"/>
          </w:rPr>
          <w:t xml:space="preserve">4.2. Climate/weather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</w:t>
        </w:r>
      </w:hyperlink>
    </w:p>
    <w:p>
      <w:pPr>
        <w:pStyle w:val="BodyText"/>
      </w:pPr>
      <w:hyperlink w:anchor="arealgeospatial-socio-economic-data">
        <w:r>
          <w:rPr>
            <w:rStyle w:val="Hyperlink"/>
          </w:rPr>
          <w:t xml:space="preserve">4.3. Areal/geospatial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socio-economic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21</w:t>
        </w:r>
      </w:hyperlink>
    </w:p>
    <w:p>
      <w:pPr>
        <w:pStyle w:val="BodyText"/>
      </w:pPr>
      <w:hyperlink w:anchor="Xfc9d5062703af22053e042226c9b85f6cfdea68">
        <w:r>
          <w:rPr>
            <w:rStyle w:val="Hyperlink"/>
          </w:rPr>
          <w:t xml:space="preserve">5.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 transfer, and ethics approvals and notification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</w:t>
        </w:r>
      </w:hyperlink>
    </w:p>
    <w:p>
      <w:pPr>
        <w:pStyle w:val="BodyText"/>
      </w:pPr>
      <w:hyperlink w:anchor="data-transfer-agreement">
        <w:r>
          <w:rPr>
            <w:rStyle w:val="Hyperlink"/>
          </w:rPr>
          <w:t xml:space="preserve">5.1. Data Transfer Agreement: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</w:t>
        </w:r>
      </w:hyperlink>
    </w:p>
    <w:p>
      <w:pPr>
        <w:pStyle w:val="BodyText"/>
      </w:pPr>
      <w:hyperlink w:anchor="X36f2f6f938b086ff6c1f45029638f55711fc1ea">
        <w:r>
          <w:rPr>
            <w:rStyle w:val="Hyperlink"/>
          </w:rPr>
          <w:t xml:space="preserve">5.2. Ethics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committee notification for new studies: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</w:t>
        </w:r>
      </w:hyperlink>
    </w:p>
    <w:p>
      <w:pPr>
        <w:pStyle w:val="BodyText"/>
      </w:pPr>
      <w:hyperlink w:anchor="Xc2b56e42c4a0cc1f5f67fe2de97181bc59bd9b5">
        <w:r>
          <w:rPr>
            <w:rStyle w:val="Hyperlink"/>
          </w:rPr>
          <w:t xml:space="preserve">6.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Pre-processing and harmonisation of health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24</w:t>
        </w:r>
      </w:hyperlink>
    </w:p>
    <w:p>
      <w:pPr>
        <w:pStyle w:val="BodyText"/>
      </w:pPr>
      <w:hyperlink w:anchor="pre-processing">
        <w:r>
          <w:rPr>
            <w:rStyle w:val="Hyperlink"/>
          </w:rPr>
          <w:t xml:space="preserve">6.1. Pre-processing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24</w:t>
        </w:r>
      </w:hyperlink>
    </w:p>
    <w:p>
      <w:pPr>
        <w:pStyle w:val="BodyText"/>
      </w:pPr>
      <w:hyperlink w:anchor="variable-mapping">
        <w:r>
          <w:rPr>
            <w:rStyle w:val="Hyperlink"/>
          </w:rPr>
          <w:t xml:space="preserve">6.2. Variable mapping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24</w:t>
        </w:r>
      </w:hyperlink>
    </w:p>
    <w:p>
      <w:pPr>
        <w:pStyle w:val="BodyText"/>
      </w:pPr>
      <w:hyperlink w:anchor="mapping-validation">
        <w:r>
          <w:rPr>
            <w:rStyle w:val="Hyperlink"/>
          </w:rPr>
          <w:t xml:space="preserve">6.3. Mapping validation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25</w:t>
        </w:r>
      </w:hyperlink>
    </w:p>
    <w:p>
      <w:pPr>
        <w:pStyle w:val="BodyText"/>
      </w:pPr>
      <w:hyperlink w:anchor="database-population">
        <w:r>
          <w:rPr>
            <w:rStyle w:val="Hyperlink"/>
          </w:rPr>
          <w:t xml:space="preserve">6.4. Database 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25</w:t>
        </w:r>
      </w:hyperlink>
    </w:p>
    <w:p>
      <w:pPr>
        <w:pStyle w:val="BodyText"/>
      </w:pPr>
      <w:hyperlink w:anchor="rp1rp2-de-identified-dataset-creation">
        <w:r>
          <w:rPr>
            <w:rStyle w:val="Hyperlink"/>
          </w:rPr>
          <w:t xml:space="preserve">6.5. RP1/RP2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De-Identified Dataset Creation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26</w:t>
        </w:r>
      </w:hyperlink>
    </w:p>
    <w:p>
      <w:pPr>
        <w:pStyle w:val="BodyText"/>
      </w:pPr>
      <w:hyperlink w:anchor="integration-and-analysis-interfaces">
        <w:r>
          <w:rPr>
            <w:rStyle w:val="Hyperlink"/>
          </w:rPr>
          <w:t xml:space="preserve">7. Integration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analysis interfaces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</w:t>
        </w:r>
      </w:hyperlink>
    </w:p>
    <w:p>
      <w:pPr>
        <w:pStyle w:val="BodyText"/>
      </w:pPr>
      <w:hyperlink w:anchor="X27a7b84d115bffc8b02a1ebae6595fb5946ef7a">
        <w:r>
          <w:rPr>
            <w:rStyle w:val="Hyperlink"/>
          </w:rPr>
          <w:t xml:space="preserve">7.1.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Integration of climate and socio-economic variables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</w:t>
        </w:r>
      </w:hyperlink>
    </w:p>
    <w:p>
      <w:pPr>
        <w:pStyle w:val="BodyText"/>
      </w:pPr>
      <w:hyperlink w:anchor="sourcing-pre-processed-data">
        <w:r>
          <w:rPr>
            <w:rStyle w:val="Hyperlink"/>
          </w:rPr>
          <w:t xml:space="preserve">7.2. Sourcing pre-processed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</w:t>
        </w:r>
      </w:hyperlink>
    </w:p>
    <w:p>
      <w:pPr>
        <w:pStyle w:val="BodyText"/>
      </w:pPr>
      <w:hyperlink w:anchor="automated-data-retrieval">
        <w:r>
          <w:rPr>
            <w:rStyle w:val="Hyperlink"/>
          </w:rPr>
          <w:t xml:space="preserve">7.3. Automated data retrieval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</w:t>
        </w:r>
      </w:hyperlink>
    </w:p>
    <w:p>
      <w:pPr>
        <w:pStyle w:val="BodyText"/>
      </w:pPr>
      <w:hyperlink w:anchor="integration-into-broader-dataset">
        <w:r>
          <w:rPr>
            <w:rStyle w:val="Hyperlink"/>
          </w:rPr>
          <w:t xml:space="preserve">7.4. Integration into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broader dataset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</w:t>
        </w:r>
      </w:hyperlink>
    </w:p>
    <w:p>
      <w:pPr>
        <w:pStyle w:val="BodyText"/>
      </w:pPr>
      <w:hyperlink w:anchor="collaboration-with-csaguct">
        <w:r>
          <w:rPr>
            <w:rStyle w:val="Hyperlink"/>
          </w:rPr>
          <w:t xml:space="preserve">7.5. Collaboration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CSAG/UCT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</w:t>
        </w:r>
      </w:hyperlink>
    </w:p>
    <w:p>
      <w:pPr>
        <w:pStyle w:val="BodyText"/>
      </w:pPr>
      <w:hyperlink w:anchor="alignment-with-analysis-objectives">
        <w:r>
          <w:rPr>
            <w:rStyle w:val="Hyperlink"/>
          </w:rPr>
          <w:t xml:space="preserve">7.6. Alignment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analysis objectives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28</w:t>
        </w:r>
      </w:hyperlink>
    </w:p>
    <w:p>
      <w:pPr>
        <w:pStyle w:val="BodyText"/>
      </w:pPr>
      <w:hyperlink w:anchor="data-analysis-platform">
        <w:r>
          <w:rPr>
            <w:rStyle w:val="Hyperlink"/>
          </w:rPr>
          <w:t xml:space="preserve">8. Data analysis 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29</w:t>
        </w:r>
      </w:hyperlink>
    </w:p>
    <w:p>
      <w:pPr>
        <w:pStyle w:val="BodyText"/>
      </w:pPr>
      <w:hyperlink w:anchor="de-identification">
        <w:r>
          <w:rPr>
            <w:rStyle w:val="Hyperlink"/>
          </w:rPr>
          <w:t xml:space="preserve">9. De-identification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30</w:t>
        </w:r>
      </w:hyperlink>
    </w:p>
    <w:p>
      <w:pPr>
        <w:pStyle w:val="BodyText"/>
      </w:pPr>
      <w:hyperlink w:anchor="safe-harbour-andor-expert-determination">
        <w:r>
          <w:rPr>
            <w:rStyle w:val="Hyperlink"/>
          </w:rPr>
          <w:t xml:space="preserve">9.1. Safe Harbour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and/or expert determination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30</w:t>
        </w:r>
      </w:hyperlink>
    </w:p>
    <w:p>
      <w:pPr>
        <w:pStyle w:val="BodyText"/>
      </w:pPr>
      <w:hyperlink w:anchor="geographic-aggregation">
        <w:r>
          <w:rPr>
            <w:rStyle w:val="Hyperlink"/>
          </w:rPr>
          <w:t xml:space="preserve">9.2. Geographic aggregation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31</w:t>
        </w:r>
      </w:hyperlink>
    </w:p>
    <w:p>
      <w:pPr>
        <w:pStyle w:val="BodyText"/>
      </w:pPr>
      <w:hyperlink w:anchor="location-jittering">
        <w:r>
          <w:rPr>
            <w:rStyle w:val="Hyperlink"/>
          </w:rPr>
          <w:t xml:space="preserve">9.3. Location jittering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31</w:t>
        </w:r>
      </w:hyperlink>
    </w:p>
    <w:p>
      <w:pPr>
        <w:pStyle w:val="BodyText"/>
      </w:pPr>
      <w:hyperlink w:anchor="expert-review-and-risk-assessment">
        <w:r>
          <w:rPr>
            <w:rStyle w:val="Hyperlink"/>
          </w:rPr>
          <w:t xml:space="preserve">9.4. Expert review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risk assessment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32</w:t>
        </w:r>
      </w:hyperlink>
    </w:p>
    <w:p>
      <w:pPr>
        <w:pStyle w:val="BodyText"/>
      </w:pPr>
      <w:hyperlink w:anchor="data-sharing">
        <w:r>
          <w:rPr>
            <w:rStyle w:val="Hyperlink"/>
          </w:rPr>
          <w:t xml:space="preserve">10. Data sharing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34</w:t>
        </w:r>
      </w:hyperlink>
    </w:p>
    <w:p>
      <w:pPr>
        <w:pStyle w:val="BodyText"/>
      </w:pPr>
      <w:hyperlink w:anchor="restrictions-to-data-sharing">
        <w:r>
          <w:rPr>
            <w:rStyle w:val="Hyperlink"/>
          </w:rPr>
          <w:t xml:space="preserve">10.1. Restrictions to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34</w:t>
        </w:r>
      </w:hyperlink>
    </w:p>
    <w:p>
      <w:pPr>
        <w:pStyle w:val="BodyText"/>
      </w:pPr>
      <w:hyperlink w:anchor="discoverability">
        <w:r>
          <w:rPr>
            <w:rStyle w:val="Hyperlink"/>
          </w:rPr>
          <w:t xml:space="preserve">10.2. Discoverability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34</w:t>
        </w:r>
      </w:hyperlink>
    </w:p>
    <w:p>
      <w:pPr>
        <w:pStyle w:val="BodyText"/>
      </w:pPr>
      <w:hyperlink w:anchor="levels-of-data-access">
        <w:r>
          <w:rPr>
            <w:rStyle w:val="Hyperlink"/>
          </w:rPr>
          <w:t xml:space="preserve">10.3. Levels of Data Access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34</w:t>
        </w:r>
      </w:hyperlink>
    </w:p>
    <w:p>
      <w:pPr>
        <w:pStyle w:val="BodyText"/>
      </w:pPr>
      <w:hyperlink w:anchor="X9cdf1622c40d1ef45648b54535984369e341b58">
        <w:r>
          <w:rPr>
            <w:rStyle w:val="Hyperlink"/>
          </w:rPr>
          <w:t xml:space="preserve">10.4.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Procedure for Making RP1/RP2 De-identified Data Available to Bona Fide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Researchers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35</w:t>
        </w:r>
      </w:hyperlink>
    </w:p>
    <w:p>
      <w:pPr>
        <w:pStyle w:val="BodyText"/>
      </w:pPr>
      <w:hyperlink w:anchor="X2db6ef8ae2f5832aef8e8b4c0bcb654737aa512">
        <w:r>
          <w:rPr>
            <w:rStyle w:val="Hyperlink"/>
          </w:rPr>
          <w:t xml:space="preserve">11.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POPIA compliance and protection of personal information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37</w:t>
        </w:r>
      </w:hyperlink>
    </w:p>
    <w:p>
      <w:pPr>
        <w:pStyle w:val="BodyText"/>
      </w:pPr>
      <w:hyperlink w:anchor="governance-and-compliance">
        <w:r>
          <w:rPr>
            <w:rStyle w:val="Hyperlink"/>
          </w:rPr>
          <w:t xml:space="preserve">12. Governance and compliance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39</w:t>
        </w:r>
      </w:hyperlink>
    </w:p>
    <w:p>
      <w:pPr>
        <w:pStyle w:val="BodyText"/>
      </w:pPr>
      <w:hyperlink w:anchor="data-governance">
        <w:r>
          <w:rPr>
            <w:rStyle w:val="Hyperlink"/>
          </w:rPr>
          <w:t xml:space="preserve">12.1. Data Governance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39</w:t>
        </w:r>
      </w:hyperlink>
    </w:p>
    <w:p>
      <w:pPr>
        <w:pStyle w:val="BodyText"/>
      </w:pPr>
      <w:hyperlink w:anchor="data-indexing-and-metadata-management">
        <w:r>
          <w:rPr>
            <w:rStyle w:val="Hyperlink"/>
          </w:rPr>
          <w:t xml:space="preserve">12.2. Data Indexing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Metadata Management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39</w:t>
        </w:r>
      </w:hyperlink>
    </w:p>
    <w:p>
      <w:pPr>
        <w:pStyle w:val="BodyText"/>
      </w:pPr>
      <w:hyperlink w:anchor="data-access-committee">
        <w:r>
          <w:rPr>
            <w:rStyle w:val="Hyperlink"/>
          </w:rPr>
          <w:t xml:space="preserve">12.3. Data Access Committee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39</w:t>
        </w:r>
      </w:hyperlink>
    </w:p>
    <w:p>
      <w:pPr>
        <w:pStyle w:val="BodyText"/>
      </w:pPr>
      <w:hyperlink w:anchor="data-retention">
        <w:r>
          <w:rPr>
            <w:rStyle w:val="Hyperlink"/>
          </w:rPr>
          <w:t xml:space="preserve">13. Data retention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41</w:t>
        </w:r>
      </w:hyperlink>
    </w:p>
    <w:p>
      <w:pPr>
        <w:pStyle w:val="BodyText"/>
      </w:pPr>
      <w:hyperlink w:anchor="retention-periods">
        <w:r>
          <w:rPr>
            <w:rStyle w:val="Hyperlink"/>
          </w:rPr>
          <w:t xml:space="preserve">13.1. Retention Periods: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41</w:t>
        </w:r>
      </w:hyperlink>
    </w:p>
    <w:p>
      <w:pPr>
        <w:pStyle w:val="BodyText"/>
      </w:pPr>
      <w:hyperlink w:anchor="X8930c258198720edd7181ea182bae298f76f11e">
        <w:r>
          <w:rPr>
            <w:rStyle w:val="Hyperlink"/>
          </w:rPr>
          <w:t xml:space="preserve">13.2.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Ongoing Monitoring of Data Transfer Agreements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41</w:t>
        </w:r>
      </w:hyperlink>
    </w:p>
    <w:p>
      <w:pPr>
        <w:pStyle w:val="BodyText"/>
      </w:pPr>
      <w:hyperlink w:anchor="restricted-data-access">
        <w:r>
          <w:rPr>
            <w:rStyle w:val="Hyperlink"/>
          </w:rPr>
          <w:t xml:space="preserve">14. Restricted data access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42</w:t>
        </w:r>
      </w:hyperlink>
    </w:p>
    <w:p>
      <w:pPr>
        <w:pStyle w:val="BodyText"/>
      </w:pPr>
      <w:hyperlink w:anchor="data-transfer-storage-and-encryption">
        <w:r>
          <w:rPr>
            <w:rStyle w:val="Hyperlink"/>
          </w:rPr>
          <w:t xml:space="preserve">14.1. Data transfer,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storage and encryption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42</w:t>
        </w:r>
      </w:hyperlink>
    </w:p>
    <w:p>
      <w:pPr>
        <w:pStyle w:val="BodyText"/>
      </w:pPr>
      <w:hyperlink w:anchor="network-security">
        <w:r>
          <w:rPr>
            <w:rStyle w:val="Hyperlink"/>
          </w:rPr>
          <w:t xml:space="preserve">14.2. Network security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42</w:t>
        </w:r>
      </w:hyperlink>
    </w:p>
    <w:p>
      <w:pPr>
        <w:pStyle w:val="BodyText"/>
      </w:pPr>
      <w:hyperlink w:anchor="local-authentication-and-authorisation">
        <w:r>
          <w:rPr>
            <w:rStyle w:val="Hyperlink"/>
          </w:rPr>
          <w:t xml:space="preserve">14.3. Local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authentication and authorisation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42</w:t>
        </w:r>
      </w:hyperlink>
    </w:p>
    <w:p>
      <w:pPr>
        <w:pStyle w:val="BodyText"/>
      </w:pPr>
      <w:hyperlink w:anchor="roles-and-responsibilities-1">
        <w:r>
          <w:rPr>
            <w:rStyle w:val="Hyperlink"/>
          </w:rPr>
          <w:t xml:space="preserve">15. Roles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responsibilities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44</w:t>
        </w:r>
      </w:hyperlink>
    </w:p>
    <w:p>
      <w:pPr>
        <w:pStyle w:val="BodyText"/>
      </w:pPr>
      <w:hyperlink w:anchor="X2878d8c0a61e4de906e8d0ce3fe7a9adc3709f9">
        <w:r>
          <w:rPr>
            <w:rStyle w:val="Hyperlink"/>
          </w:rPr>
          <w:t xml:space="preserve">16.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Assessment and revision of the Data Management Plan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45</w:t>
        </w:r>
      </w:hyperlink>
    </w:p>
    <w:p>
      <w:pPr>
        <w:pStyle w:val="BodyText"/>
      </w:pPr>
      <w:hyperlink w:anchor="assessment-scope">
        <w:r>
          <w:rPr>
            <w:rStyle w:val="Hyperlink"/>
          </w:rPr>
          <w:t xml:space="preserve">16.1. Assessment scope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45</w:t>
        </w:r>
      </w:hyperlink>
    </w:p>
    <w:p>
      <w:pPr>
        <w:pStyle w:val="BodyText"/>
      </w:pPr>
      <w:hyperlink w:anchor="revision-process">
        <w:r>
          <w:rPr>
            <w:rStyle w:val="Hyperlink"/>
          </w:rPr>
          <w:t xml:space="preserve">16.2. Revision process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45</w:t>
        </w:r>
      </w:hyperlink>
    </w:p>
    <w:p>
      <w:pPr>
        <w:pStyle w:val="BodyText"/>
      </w:pPr>
      <w:hyperlink w:anchor="annexes">
        <w:r>
          <w:rPr>
            <w:rStyle w:val="Hyperlink"/>
          </w:rPr>
          <w:t xml:space="preserve">Annexes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48</w:t>
        </w:r>
      </w:hyperlink>
    </w:p>
    <w:p>
      <w:pPr>
        <w:pStyle w:val="BodyText"/>
      </w:pPr>
      <w:hyperlink w:anchor="Xf3efb4b372ba7eea63b82839c2a16a6854a8fda">
        <w:r>
          <w:rPr>
            <w:rStyle w:val="Hyperlink"/>
          </w:rPr>
          <w:t xml:space="preserve">Annex 1: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Transition Implementation Details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48</w:t>
        </w:r>
      </w:hyperlink>
    </w:p>
    <w:p>
      <w:pPr>
        <w:pStyle w:val="BodyText"/>
      </w:pPr>
      <w:hyperlink w:anchor="annex-2-key-data-sources">
        <w:r>
          <w:rPr>
            <w:rStyle w:val="Hyperlink"/>
          </w:rPr>
          <w:t xml:space="preserve">Annex 2: Key data sources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50</w:t>
        </w:r>
      </w:hyperlink>
    </w:p>
    <w:p>
      <w:pPr>
        <w:pStyle w:val="BodyText"/>
      </w:pPr>
      <w:hyperlink w:anchor="X6e7c0336a33798412067e166c7a109023b703bf">
        <w:r>
          <w:rPr>
            <w:rStyle w:val="Hyperlink"/>
          </w:rPr>
          <w:t xml:space="preserve">Annex 3: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Personal information processing agreement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53</w:t>
        </w:r>
      </w:hyperlink>
    </w:p>
    <w:p>
      <w:pPr>
        <w:pStyle w:val="BodyText"/>
      </w:pPr>
      <w:hyperlink w:anchor="X73e0f4d672e03c02c9918da699a4df1c779b3ed">
        <w:r>
          <w:rPr>
            <w:rStyle w:val="Hyperlink"/>
          </w:rPr>
          <w:t xml:space="preserve">Annex 4: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Ethics notification letter template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54</w:t>
        </w:r>
      </w:hyperlink>
    </w:p>
    <w:p>
      <w:pPr>
        <w:pStyle w:val="BodyText"/>
      </w:pPr>
      <w:hyperlink w:anchor="X5c68ac9d3d9e5f0acb8d3d7cb05fc171eefbaa0">
        <w:r>
          <w:rPr>
            <w:rStyle w:val="Hyperlink"/>
          </w:rPr>
          <w:t xml:space="preserve">Annex 5: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 Access Committee Terms of 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56</w:t>
        </w:r>
      </w:hyperlink>
    </w:p>
    <w:p>
      <w:pPr>
        <w:pStyle w:val="BodyText"/>
      </w:pPr>
      <w:hyperlink w:anchor="annex-6-data-request-form">
        <w:r>
          <w:rPr>
            <w:rStyle w:val="Hyperlink"/>
          </w:rPr>
          <w:t xml:space="preserve">Annex 6: Data Request 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57</w:t>
        </w:r>
      </w:hyperlink>
    </w:p>
    <w:bookmarkStart w:id="10" w:name="acronyms"/>
    <w:p>
      <w:pPr>
        <w:pStyle w:val="Heading2"/>
      </w:pPr>
      <w:r>
        <w:t xml:space="preserve">Acronyms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3405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AOT</w:t>
            </w:r>
          </w:p>
        </w:tc>
        <w:tc>
          <w:tcPr/>
          <w:p>
            <w:pPr>
              <w:pStyle w:val="Compact"/>
            </w:pPr>
            <w:r>
              <w:t xml:space="preserve">Aerosol Optical Thickness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BMGFKi</w:t>
            </w:r>
          </w:p>
        </w:tc>
        <w:tc>
          <w:tcPr/>
          <w:p>
            <w:pPr>
              <w:pStyle w:val="Compact"/>
            </w:pPr>
            <w:r>
              <w:t xml:space="preserve">Bill and Melinda Gates Foundation Ki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CSAG</w:t>
            </w:r>
          </w:p>
        </w:tc>
        <w:tc>
          <w:tcPr/>
          <w:p>
            <w:pPr>
              <w:pStyle w:val="Compact"/>
            </w:pPr>
            <w:r>
              <w:t xml:space="preserve">Climate System Analysis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</w:t>
            </w:r>
          </w:p>
        </w:tc>
        <w:tc>
          <w:tcPr/>
          <w:p>
            <w:pPr>
              <w:pStyle w:val="Compact"/>
            </w:pPr>
            <w:r>
              <w:t xml:space="preserve">Data Access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DAP</w:t>
            </w:r>
          </w:p>
        </w:tc>
        <w:tc>
          <w:tcPr/>
          <w:p>
            <w:pPr>
              <w:pStyle w:val="Compact"/>
            </w:pPr>
            <w:r>
              <w:t xml:space="preserve">Data Analysis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DMAC</w:t>
            </w:r>
          </w:p>
        </w:tc>
        <w:tc>
          <w:tcPr/>
          <w:p>
            <w:pPr>
              <w:pStyle w:val="Compact"/>
            </w:pPr>
            <w:r>
              <w:t xml:space="preserve">Data Management and Analysis Core of the HE²AT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DMP</w:t>
            </w:r>
          </w:p>
        </w:tc>
        <w:tc>
          <w:tcPr/>
          <w:p>
            <w:pPr>
              <w:pStyle w:val="Compact"/>
            </w:pPr>
            <w:r>
              <w:t xml:space="preserve">Data Management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 Africa</w:t>
            </w:r>
          </w:p>
        </w:tc>
        <w:tc>
          <w:tcPr/>
          <w:p>
            <w:pPr>
              <w:pStyle w:val="Compact"/>
            </w:pPr>
            <w:r>
              <w:t xml:space="preserve">NIH Data Science Initiative Africa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DTA</w:t>
            </w:r>
          </w:p>
        </w:tc>
        <w:tc>
          <w:tcPr/>
          <w:p>
            <w:pPr>
              <w:pStyle w:val="Compact"/>
            </w:pPr>
            <w:r>
              <w:t xml:space="preserve">Data Transfer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DUOS</w:t>
            </w:r>
          </w:p>
        </w:tc>
        <w:tc>
          <w:tcPr/>
          <w:p>
            <w:pPr>
              <w:pStyle w:val="Compact"/>
            </w:pPr>
            <w:r>
              <w:t xml:space="preserve">Data Use Oversight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ELSI</w:t>
            </w:r>
          </w:p>
        </w:tc>
        <w:tc>
          <w:tcPr/>
          <w:p>
            <w:pPr>
              <w:pStyle w:val="Compact"/>
            </w:pPr>
            <w:r>
              <w:t xml:space="preserve">Ethical Legal and Social Implications Projects of DS-I Africa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Findable, Accessible, Interoperable, and Reusable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</w:t>
            </w:r>
          </w:p>
        </w:tc>
        <w:tc>
          <w:tcPr/>
          <w:p>
            <w:pPr>
              <w:pStyle w:val="Compact"/>
            </w:pPr>
            <w:r>
              <w:t xml:space="preserve">Federal Information Processing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GCRO</w:t>
            </w:r>
          </w:p>
        </w:tc>
        <w:tc>
          <w:tcPr/>
          <w:p>
            <w:pPr>
              <w:pStyle w:val="Compact"/>
            </w:pPr>
            <w:r>
              <w:t xml:space="preserve">Gauteng City-Region Observatory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HPC</w:t>
            </w:r>
          </w:p>
        </w:tc>
        <w:tc>
          <w:tcPr/>
          <w:p>
            <w:pPr>
              <w:pStyle w:val="Compact"/>
            </w:pPr>
            <w:r>
              <w:t xml:space="preserve">High-Performance Computing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HSS</w:t>
            </w:r>
          </w:p>
        </w:tc>
        <w:tc>
          <w:tcPr/>
          <w:p>
            <w:pPr>
              <w:pStyle w:val="Compact"/>
            </w:pPr>
            <w:r>
              <w:t xml:space="preserve">US Department of Human and Health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Lightweight Directory Access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NDVI</w:t>
            </w:r>
          </w:p>
        </w:tc>
        <w:tc>
          <w:tcPr/>
          <w:p>
            <w:pPr>
              <w:pStyle w:val="Compact"/>
            </w:pPr>
            <w:r>
              <w:t xml:space="preserve">Normalised Difference Vegetation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NIH</w:t>
            </w:r>
          </w:p>
        </w:tc>
        <w:tc>
          <w:tcPr/>
          <w:p>
            <w:pPr>
              <w:pStyle w:val="Compact"/>
            </w:pPr>
            <w:r>
              <w:t xml:space="preserve">US National Institute of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</w:t>
            </w:r>
          </w:p>
        </w:tc>
        <w:tc>
          <w:tcPr/>
          <w:p>
            <w:pPr>
              <w:pStyle w:val="Compact"/>
            </w:pPr>
            <w:r>
              <w:t xml:space="preserve">Near-Infrared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</w:t>
            </w:r>
          </w:p>
        </w:tc>
        <w:tc>
          <w:tcPr/>
          <w:p>
            <w:pPr>
              <w:pStyle w:val="Compact"/>
            </w:pPr>
            <w:r>
              <w:t xml:space="preserve">National Institute of Standards and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ODSP</w:t>
            </w:r>
          </w:p>
        </w:tc>
        <w:tc>
          <w:tcPr/>
          <w:p>
            <w:pPr>
              <w:pStyle w:val="Compact"/>
            </w:pPr>
            <w:r>
              <w:t xml:space="preserve">Open Data Science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Principal Investigator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t xml:space="preserve">Quality of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RP1</w:t>
            </w:r>
          </w:p>
        </w:tc>
        <w:tc>
          <w:tcPr/>
          <w:p>
            <w:pPr>
              <w:pStyle w:val="Compact"/>
            </w:pPr>
            <w:r>
              <w:t xml:space="preserve">Research Project 1 of the HE²AT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RP2</w:t>
            </w:r>
          </w:p>
        </w:tc>
        <w:tc>
          <w:tcPr/>
          <w:p>
            <w:pPr>
              <w:pStyle w:val="Compact"/>
            </w:pPr>
            <w:r>
              <w:t xml:space="preserve">Research Project 2 of the HE²AT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HE²AT Center Steering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SRTM</w:t>
            </w:r>
          </w:p>
        </w:tc>
        <w:tc>
          <w:tcPr/>
          <w:p>
            <w:pPr>
              <w:pStyle w:val="Compact"/>
            </w:pPr>
            <w:r>
              <w:t xml:space="preserve">Shuttle Radar Topography 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</w:t>
            </w:r>
          </w:p>
        </w:tc>
        <w:tc>
          <w:tcPr/>
          <w:p>
            <w:pPr>
              <w:pStyle w:val="Compact"/>
            </w:pPr>
            <w:r>
              <w:t xml:space="preserve">Training and Engagement Core of the HE²AT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Transport Layer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UCT</w:t>
            </w:r>
          </w:p>
        </w:tc>
        <w:tc>
          <w:tcPr/>
          <w:p>
            <w:pPr>
              <w:pStyle w:val="Compact"/>
            </w:pPr>
            <w:r>
              <w:t xml:space="preserve">University of Cape Town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WWARN</w:t>
            </w:r>
          </w:p>
        </w:tc>
        <w:tc>
          <w:tcPr/>
          <w:p>
            <w:pPr>
              <w:pStyle w:val="Compact"/>
            </w:pPr>
            <w:r>
              <w:t xml:space="preserve">Worldwide Antimalarial Resistance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sSA</w:t>
            </w:r>
          </w:p>
        </w:tc>
        <w:tc>
          <w:tcPr/>
          <w:p>
            <w:pPr>
              <w:pStyle w:val="Compact"/>
            </w:pPr>
            <w:r>
              <w:t xml:space="preserve">sub-Saharan Africa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WHC</w:t>
            </w:r>
          </w:p>
        </w:tc>
        <w:tc>
          <w:tcPr/>
          <w:p>
            <w:pPr>
              <w:pStyle w:val="Compact"/>
            </w:pPr>
            <w:r>
              <w:t xml:space="preserve">Wits Health Consortium Pty (Ltd)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Wits PHR</w:t>
            </w:r>
          </w:p>
        </w:tc>
        <w:tc>
          <w:tcPr/>
          <w:p>
            <w:pPr>
              <w:pStyle w:val="Compact"/>
            </w:pPr>
            <w:r>
              <w:t xml:space="preserve">Wits Planetary Health Research a division of Wits Health Consortium</w:t>
            </w:r>
            <w:r>
              <w:t xml:space="preserve"> </w:t>
            </w:r>
            <w:r>
              <w:t xml:space="preserve">(Pty) Ltd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UPGC</w:t>
            </w:r>
          </w:p>
        </w:tc>
        <w:tc>
          <w:tcPr/>
          <w:p>
            <w:pPr>
              <w:pStyle w:val="Compact"/>
            </w:pPr>
            <w:r>
              <w:t xml:space="preserve">University Peleforo Gon Coulibaly Korhogo Côte d’Ivoire</w:t>
            </w:r>
          </w:p>
        </w:tc>
      </w:tr>
    </w:tbl>
    <w:bookmarkEnd w:id="10"/>
    <w:bookmarkStart w:id="11" w:name="section"/>
    <w:p>
      <w:pPr>
        <w:pStyle w:val="Heading2"/>
      </w:pPr>
    </w:p>
    <w:bookmarkEnd w:id="11"/>
    <w:bookmarkStart w:id="12" w:name="definitions"/>
    <w:p>
      <w:pPr>
        <w:pStyle w:val="Heading2"/>
      </w:pPr>
      <w:r>
        <w:t xml:space="preserve">Definitions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5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Areal/Geospatial Socio-Economic Data</w:t>
            </w:r>
          </w:p>
        </w:tc>
        <w:tc>
          <w:tcPr/>
          <w:p>
            <w:pPr>
              <w:pStyle w:val="Compact"/>
            </w:pPr>
            <w:r>
              <w:t xml:space="preserve">Represents socio-economic conditions such as household economic</w:t>
            </w:r>
            <w:r>
              <w:t xml:space="preserve"> </w:t>
            </w:r>
            <w:r>
              <w:t xml:space="preserve">status, access to services, and dwelling type. Sourced from national</w:t>
            </w:r>
            <w:r>
              <w:t xml:space="preserve"> </w:t>
            </w:r>
            <w:r>
              <w:t xml:space="preserve">census data and focused household and demographic surveys.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Bona Fide Researcher</w:t>
            </w:r>
          </w:p>
        </w:tc>
        <w:tc>
          <w:tcPr/>
          <w:p>
            <w:pPr>
              <w:pStyle w:val="Compact"/>
            </w:pPr>
            <w:r>
              <w:t xml:space="preserve">An individual or entity engaged in legitimate scientific research to</w:t>
            </w:r>
            <w:r>
              <w:t xml:space="preserve"> </w:t>
            </w:r>
            <w:r>
              <w:t xml:space="preserve">advance knowledge in health data science, operating within the ethical,</w:t>
            </w:r>
            <w:r>
              <w:t xml:space="preserve"> </w:t>
            </w:r>
            <w:r>
              <w:t xml:space="preserve">legal, and professional frameworks of academic and scientific</w:t>
            </w:r>
            <w:r>
              <w:t xml:space="preserve"> </w:t>
            </w:r>
            <w:r>
              <w:t xml:space="preserve">research.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CSAG GitLab</w:t>
            </w:r>
          </w:p>
        </w:tc>
        <w:tc>
          <w:tcPr/>
          <w:p>
            <w:pPr>
              <w:pStyle w:val="Compact"/>
            </w:pPr>
            <w:r>
              <w:t xml:space="preserve">The version control and collaboration platform used by the Climate</w:t>
            </w:r>
            <w:r>
              <w:t xml:space="preserve"> </w:t>
            </w:r>
            <w:r>
              <w:t xml:space="preserve">System Analysis Group (CSAG) at the University of Cape Town (UCT) for</w:t>
            </w:r>
            <w:r>
              <w:t xml:space="preserve"> </w:t>
            </w:r>
            <w:r>
              <w:t xml:space="preserve">managing the HE²AT Center’s data processes, documenting Data Reference</w:t>
            </w:r>
            <w:r>
              <w:t xml:space="preserve"> </w:t>
            </w:r>
            <w:r>
              <w:t xml:space="preserve">Syntax (DRS), and storing data management code ensures transparent,</w:t>
            </w:r>
            <w:r>
              <w:t xml:space="preserve"> </w:t>
            </w:r>
            <w:r>
              <w:t xml:space="preserve">version-controlled data handling accessible to authorised team</w:t>
            </w:r>
            <w:r>
              <w:t xml:space="preserve"> </w:t>
            </w:r>
            <w:r>
              <w:t xml:space="preserve">members.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Climate/Weather Data</w:t>
            </w:r>
          </w:p>
        </w:tc>
        <w:tc>
          <w:tcPr/>
          <w:p>
            <w:pPr>
              <w:pStyle w:val="Compact"/>
            </w:pPr>
            <w:r>
              <w:t xml:space="preserve">This includes observational-based datasets such as weather station</w:t>
            </w:r>
            <w:r>
              <w:t xml:space="preserve"> </w:t>
            </w:r>
            <w:r>
              <w:t xml:space="preserve">observations, satellite proxy observations, and gridded climate data</w:t>
            </w:r>
            <w:r>
              <w:t xml:space="preserve"> </w:t>
            </w:r>
            <w:r>
              <w:t xml:space="preserve">produced from atmospheric re-analysis and climate simulations.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Consortium Shared Data</w:t>
            </w:r>
          </w:p>
        </w:tc>
        <w:tc>
          <w:tcPr/>
          <w:p>
            <w:pPr>
              <w:pStyle w:val="Compact"/>
            </w:pPr>
            <w:r>
              <w:t xml:space="preserve">Data that has undergone initial processing, harmonisation and</w:t>
            </w:r>
            <w:r>
              <w:t xml:space="preserve"> </w:t>
            </w:r>
            <w:r>
              <w:t xml:space="preserve">integration and includes, amongst other variables, a limited set of</w:t>
            </w:r>
            <w:r>
              <w:t xml:space="preserve"> </w:t>
            </w:r>
            <w:r>
              <w:t xml:space="preserve">indirect personal identifiers that are required for the purposes of</w:t>
            </w:r>
            <w:r>
              <w:t xml:space="preserve"> </w:t>
            </w:r>
            <w:r>
              <w:t xml:space="preserve">conducting the HE²AT Center project analysis. This data is only shared</w:t>
            </w:r>
            <w:r>
              <w:t xml:space="preserve"> </w:t>
            </w:r>
            <w:r>
              <w:t xml:space="preserve">amongst the HE²AT Center Consortium partners through the Consortium Data</w:t>
            </w:r>
            <w:r>
              <w:t xml:space="preserve"> </w:t>
            </w:r>
            <w:r>
              <w:t xml:space="preserve">Sharing Agreement.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Consortium Data Sharing Agreement</w:t>
            </w:r>
          </w:p>
        </w:tc>
        <w:tc>
          <w:tcPr/>
          <w:p>
            <w:pPr>
              <w:pStyle w:val="Compact"/>
            </w:pPr>
            <w:r>
              <w:t xml:space="preserve">The Data Sharing Agreement executed between the HE²AT Center</w:t>
            </w:r>
            <w:r>
              <w:t xml:space="preserve"> </w:t>
            </w:r>
            <w:r>
              <w:t xml:space="preserve">Consortium.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Access Committee (DAC)</w:t>
            </w:r>
          </w:p>
        </w:tc>
        <w:tc>
          <w:tcPr/>
          <w:p>
            <w:pPr>
              <w:pStyle w:val="Compact"/>
            </w:pPr>
            <w:r>
              <w:t xml:space="preserve">A committee responsible for reviewing and approving data access</w:t>
            </w:r>
            <w:r>
              <w:t xml:space="preserve"> </w:t>
            </w:r>
            <w:r>
              <w:t xml:space="preserve">requests, and ensuring adherence to ethical, legal, and scientific</w:t>
            </w:r>
            <w:r>
              <w:t xml:space="preserve"> </w:t>
            </w:r>
            <w:r>
              <w:t xml:space="preserve">standards.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Analysis Platform (DAP)</w:t>
            </w:r>
          </w:p>
        </w:tc>
        <w:tc>
          <w:tcPr/>
          <w:p>
            <w:pPr>
              <w:pStyle w:val="Compact"/>
            </w:pPr>
            <w:r>
              <w:t xml:space="preserve">The platform used for conducting data analysis, typically including</w:t>
            </w:r>
            <w:r>
              <w:t xml:space="preserve"> </w:t>
            </w:r>
            <w:r>
              <w:t xml:space="preserve">tools like JupyterHub.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Downloads</w:t>
            </w:r>
          </w:p>
        </w:tc>
        <w:tc>
          <w:tcPr/>
          <w:p>
            <w:pPr>
              <w:pStyle w:val="Compact"/>
            </w:pPr>
            <w:r>
              <w:t xml:space="preserve">A modality of data sharing where researchers can download datasets</w:t>
            </w:r>
            <w:r>
              <w:t xml:space="preserve"> </w:t>
            </w:r>
            <w:r>
              <w:t xml:space="preserve">to their local computing environments directly.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Management Plan (DMP)</w:t>
            </w:r>
          </w:p>
        </w:tc>
        <w:tc>
          <w:tcPr/>
          <w:p>
            <w:pPr>
              <w:pStyle w:val="Compact"/>
            </w:pPr>
            <w:r>
              <w:t xml:space="preserve">A document outlining the procedures and standards for data</w:t>
            </w:r>
            <w:r>
              <w:t xml:space="preserve"> </w:t>
            </w:r>
            <w:r>
              <w:t xml:space="preserve">acquisition, transfer, processing, storage, and access for the HE²AT</w:t>
            </w:r>
            <w:r>
              <w:t xml:space="preserve"> </w:t>
            </w:r>
            <w:r>
              <w:t xml:space="preserve">Center 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Management and Analysis Core (DMAC)</w:t>
            </w:r>
          </w:p>
        </w:tc>
        <w:tc>
          <w:tcPr/>
          <w:p>
            <w:pPr>
              <w:pStyle w:val="Compact"/>
            </w:pPr>
            <w:r>
              <w:t xml:space="preserve">The core component of the HE²AT Center responsible for overseeing</w:t>
            </w:r>
            <w:r>
              <w:t xml:space="preserve"> </w:t>
            </w:r>
            <w:r>
              <w:t xml:space="preserve">data management and analysis activities.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Legislation</w:t>
            </w:r>
          </w:p>
        </w:tc>
        <w:tc>
          <w:tcPr/>
          <w:p>
            <w:pPr>
              <w:pStyle w:val="Compact"/>
            </w:pPr>
            <w:r>
              <w:t xml:space="preserve">Any data protection or data privacy laws as may be applicable</w:t>
            </w:r>
            <w:r>
              <w:t xml:space="preserve"> </w:t>
            </w:r>
            <w:r>
              <w:t xml:space="preserve">including but not limited to POPIA, the Electronic Communications and</w:t>
            </w:r>
            <w:r>
              <w:t xml:space="preserve"> </w:t>
            </w:r>
            <w:r>
              <w:t xml:space="preserve">Transactions Act 26 of 2005, the Consumer Protection Act 68 of 2008, and</w:t>
            </w:r>
            <w:r>
              <w:t xml:space="preserve"> </w:t>
            </w:r>
            <w:r>
              <w:t xml:space="preserve">the General Data Protection Regulation (GDPR).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Provider</w:t>
            </w:r>
          </w:p>
        </w:tc>
        <w:tc>
          <w:tcPr/>
          <w:p>
            <w:pPr>
              <w:pStyle w:val="Compact"/>
            </w:pPr>
            <w:r>
              <w:t xml:space="preserve">The party that owns, controls or otherwise possesses the rights to</w:t>
            </w:r>
            <w:r>
              <w:t xml:space="preserve"> </w:t>
            </w:r>
            <w:r>
              <w:t xml:space="preserve">transfer data and is responsible for ensuring it has the legal authority</w:t>
            </w:r>
            <w:r>
              <w:t xml:space="preserve"> </w:t>
            </w:r>
            <w:r>
              <w:t xml:space="preserve">to transfer such data and that such data is provided in accordance with</w:t>
            </w:r>
            <w:r>
              <w:t xml:space="preserve"> </w:t>
            </w:r>
            <w:r>
              <w:t xml:space="preserve">any applicable laws, regulations or contractual obligations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Subject</w:t>
            </w:r>
          </w:p>
        </w:tc>
        <w:tc>
          <w:tcPr/>
          <w:p>
            <w:pPr>
              <w:pStyle w:val="Compact"/>
            </w:pPr>
            <w:r>
              <w:t xml:space="preserve">The individuals whose personal information is captured in health</w:t>
            </w:r>
            <w:r>
              <w:t xml:space="preserve"> </w:t>
            </w:r>
            <w:r>
              <w:t xml:space="preserve">datasets.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Transfer Agreement (DTA)</w:t>
            </w:r>
          </w:p>
        </w:tc>
        <w:tc>
          <w:tcPr/>
          <w:p>
            <w:pPr>
              <w:pStyle w:val="Compact"/>
            </w:pPr>
            <w:r>
              <w:t xml:space="preserve">A legal document outlining the terms and conditions under which data</w:t>
            </w:r>
            <w:r>
              <w:t xml:space="preserve"> </w:t>
            </w:r>
            <w:r>
              <w:t xml:space="preserve">is shared between a data provider and data recipient, addressing</w:t>
            </w:r>
            <w:r>
              <w:t xml:space="preserve"> </w:t>
            </w:r>
            <w:r>
              <w:t xml:space="preserve">confidentiality, data use limitations, and compliance with relevant laws</w:t>
            </w:r>
            <w:r>
              <w:t xml:space="preserve"> </w:t>
            </w:r>
            <w:r>
              <w:t xml:space="preserve">and guidelines.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Ethical Legal and Social Implications (ELSI)</w:t>
            </w:r>
          </w:p>
        </w:tc>
        <w:tc>
          <w:tcPr/>
          <w:p>
            <w:pPr>
              <w:pStyle w:val="Compact"/>
            </w:pPr>
            <w:r>
              <w:t xml:space="preserve">Projects within DS-I Africa that focus on data science and</w:t>
            </w:r>
            <w:r>
              <w:t xml:space="preserve"> </w:t>
            </w:r>
            <w:r>
              <w:t xml:space="preserve">research’s ethical, legal, and social aspects.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Findable, Accessible, Interoperable, and Reusable (FAIR)</w:t>
            </w:r>
          </w:p>
        </w:tc>
        <w:tc>
          <w:tcPr/>
          <w:p>
            <w:pPr>
              <w:pStyle w:val="Compact"/>
            </w:pPr>
            <w:r>
              <w:t xml:space="preserve">Principles that aim to improve the discovery, accessibility,</w:t>
            </w:r>
            <w:r>
              <w:t xml:space="preserve"> </w:t>
            </w:r>
            <w:r>
              <w:t xml:space="preserve">interoperability, and reuse of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Gauteng City-Region Observatory (GCRO)</w:t>
            </w:r>
          </w:p>
        </w:tc>
        <w:tc>
          <w:tcPr/>
          <w:p>
            <w:pPr>
              <w:pStyle w:val="Compact"/>
            </w:pPr>
            <w:r>
              <w:t xml:space="preserve">A research institute producing socio-economic data for the Gauteng</w:t>
            </w:r>
            <w:r>
              <w:t xml:space="preserve"> </w:t>
            </w:r>
            <w:r>
              <w:t xml:space="preserve">City-Region, including the Quality of Life Survey.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HE²AT Center</w:t>
            </w:r>
          </w:p>
        </w:tc>
        <w:tc>
          <w:tcPr/>
          <w:p>
            <w:pPr>
              <w:pStyle w:val="Compact"/>
            </w:pPr>
            <w:r>
              <w:t xml:space="preserve">The Heat and Health in Africa Transdisciplinary Center, operating</w:t>
            </w:r>
            <w:r>
              <w:t xml:space="preserve"> </w:t>
            </w:r>
            <w:r>
              <w:t xml:space="preserve">under a U54 Cooperation agreement with the NIH (2021-2026), focused on</w:t>
            </w:r>
            <w:r>
              <w:t xml:space="preserve"> </w:t>
            </w:r>
            <w:r>
              <w:t xml:space="preserve">heat-health research, capacity building, and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HE²AT Center Consortium</w:t>
            </w:r>
          </w:p>
        </w:tc>
        <w:tc>
          <w:tcPr/>
          <w:p>
            <w:pPr>
              <w:pStyle w:val="Compact"/>
            </w:pPr>
            <w:r>
              <w:t xml:space="preserve">The HE²AT Center consortium partners funded through the HE²AT Center</w:t>
            </w:r>
            <w:r>
              <w:t xml:space="preserve"> </w:t>
            </w:r>
            <w:r>
              <w:t xml:space="preserve">grant jointly working on the HE²AT Center Project who conduct research</w:t>
            </w:r>
            <w:r>
              <w:t xml:space="preserve"> </w:t>
            </w:r>
            <w:r>
              <w:t xml:space="preserve">using the shared datasets. They adhere to the DMP data acquisition,</w:t>
            </w:r>
            <w:r>
              <w:t xml:space="preserve"> </w:t>
            </w:r>
            <w:r>
              <w:t xml:space="preserve">transfer, processing, storage, and access guidelines, as well as the</w:t>
            </w:r>
            <w:r>
              <w:t xml:space="preserve"> </w:t>
            </w:r>
            <w:r>
              <w:t xml:space="preserve">Consortium Data Sharing Agreement.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HE²AT Center Data Management Plan</w:t>
            </w:r>
          </w:p>
        </w:tc>
        <w:tc>
          <w:tcPr/>
          <w:p>
            <w:pPr>
              <w:pStyle w:val="Compact"/>
            </w:pPr>
            <w:r>
              <w:t xml:space="preserve">The data management plan applicable to the HE²AT Center Project as</w:t>
            </w:r>
            <w:r>
              <w:t xml:space="preserve"> </w:t>
            </w:r>
            <w:r>
              <w:t xml:space="preserve">may be amended and updated from time to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HE²AT Center Project</w:t>
            </w:r>
          </w:p>
        </w:tc>
        <w:tc>
          <w:tcPr/>
          <w:p>
            <w:pPr>
              <w:pStyle w:val="Compact"/>
            </w:pPr>
            <w:r>
              <w:t xml:space="preserve">The research project titled: “Developing data science solutions to</w:t>
            </w:r>
            <w:r>
              <w:t xml:space="preserve"> </w:t>
            </w:r>
            <w:r>
              <w:t xml:space="preserve">mitigate the health impacts of climate change in Africa” and comprised</w:t>
            </w:r>
            <w:r>
              <w:t xml:space="preserve"> </w:t>
            </w:r>
            <w:r>
              <w:t xml:space="preserve">of Research Project 1 and Research Project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HE²AT Center Steering Committee (SC)</w:t>
            </w:r>
          </w:p>
        </w:tc>
        <w:tc>
          <w:tcPr/>
          <w:p>
            <w:pPr>
              <w:pStyle w:val="Compact"/>
            </w:pPr>
            <w:r>
              <w:t xml:space="preserve">The committee responsible for guiding the strategic direction and</w:t>
            </w:r>
            <w:r>
              <w:t xml:space="preserve"> </w:t>
            </w:r>
            <w:r>
              <w:t xml:space="preserve">oversight of the HE²AT Center consisting of representatives from each</w:t>
            </w:r>
            <w:r>
              <w:t xml:space="preserve"> </w:t>
            </w:r>
            <w:r>
              <w:t xml:space="preserve">consortium partner as well as representatives from the NIH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Harmonisation</w:t>
            </w:r>
          </w:p>
        </w:tc>
        <w:tc>
          <w:tcPr/>
          <w:p>
            <w:pPr>
              <w:pStyle w:val="Compact"/>
            </w:pPr>
            <w:r>
              <w:t xml:space="preserve">Aligning various health datasets into a unified format according to</w:t>
            </w:r>
            <w:r>
              <w:t xml:space="preserve"> </w:t>
            </w:r>
            <w:r>
              <w:t xml:space="preserve">a common code book of variable names and definitions and common units</w:t>
            </w:r>
            <w:r>
              <w:t xml:space="preserve"> </w:t>
            </w:r>
            <w:r>
              <w:t xml:space="preserve">and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Participation Data</w:t>
            </w:r>
          </w:p>
        </w:tc>
        <w:tc>
          <w:tcPr/>
          <w:p>
            <w:pPr>
              <w:pStyle w:val="Compact"/>
            </w:pPr>
            <w:r>
              <w:t xml:space="preserve">Includes data collected from previous clinical cohort and trial</w:t>
            </w:r>
            <w:r>
              <w:t xml:space="preserve"> </w:t>
            </w:r>
            <w:r>
              <w:t xml:space="preserve">studies, generally considered personal data due to its association with</w:t>
            </w:r>
            <w:r>
              <w:t xml:space="preserve"> </w:t>
            </w:r>
            <w:r>
              <w:t xml:space="preserve">individual medical records and health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Aligning and integrating health and other various datasets into an</w:t>
            </w:r>
            <w:r>
              <w:t xml:space="preserve"> </w:t>
            </w:r>
            <w:r>
              <w:t xml:space="preserve">integrated dataset.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Inferential Data</w:t>
            </w:r>
          </w:p>
        </w:tc>
        <w:tc>
          <w:tcPr/>
          <w:p>
            <w:pPr>
              <w:pStyle w:val="Compact"/>
            </w:pPr>
            <w:r>
              <w:t xml:space="preserve">Aggregated and anonymised data derived from analyses.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NIH Data Science Initiative (DS-I) Africa</w:t>
            </w:r>
          </w:p>
        </w:tc>
        <w:tc>
          <w:tcPr/>
          <w:p>
            <w:pPr>
              <w:pStyle w:val="Compact"/>
            </w:pPr>
            <w:r>
              <w:t xml:space="preserve">An NIH initiative aimed at enhancing data science capacity and</w:t>
            </w:r>
            <w:r>
              <w:t xml:space="preserve"> </w:t>
            </w:r>
            <w:r>
              <w:t xml:space="preserve">collaboration across Africa.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Near-Infrared (NIR)</w:t>
            </w:r>
          </w:p>
        </w:tc>
        <w:tc>
          <w:tcPr/>
          <w:p>
            <w:pPr>
              <w:pStyle w:val="Compact"/>
            </w:pPr>
            <w:r>
              <w:t xml:space="preserve">A region of the infrared spectrum of light used in remote sensing</w:t>
            </w:r>
            <w:r>
              <w:t xml:space="preserve"> </w:t>
            </w:r>
            <w:r>
              <w:t xml:space="preserve">applications.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Normalised Difference Vegetation Index (NDVI)</w:t>
            </w:r>
          </w:p>
        </w:tc>
        <w:tc>
          <w:tcPr/>
          <w:p>
            <w:pPr>
              <w:pStyle w:val="Compact"/>
            </w:pPr>
            <w:r>
              <w:t xml:space="preserve">An index of plant ‘greenness’ or photosynthetic activity.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Access data</w:t>
            </w:r>
          </w:p>
        </w:tc>
        <w:tc>
          <w:tcPr/>
          <w:p>
            <w:pPr>
              <w:pStyle w:val="Compact"/>
            </w:pPr>
            <w:r>
              <w:t xml:space="preserve">Research data freely available through a data repository without</w:t>
            </w:r>
            <w:r>
              <w:t xml:space="preserve"> </w:t>
            </w:r>
            <w:r>
              <w:t xml:space="preserve">major restrictions.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Data Science Platform (ODSP)</w:t>
            </w:r>
          </w:p>
        </w:tc>
        <w:tc>
          <w:tcPr/>
          <w:p>
            <w:pPr>
              <w:pStyle w:val="Compact"/>
            </w:pPr>
            <w:r>
              <w:t xml:space="preserve">A platform facilitating the storage, retrieval, and processing of</w:t>
            </w:r>
            <w:r>
              <w:t xml:space="preserve"> </w:t>
            </w:r>
            <w:r>
              <w:t xml:space="preserve">data for health research.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 person who processes Personal Data for a Responsible Party in</w:t>
            </w:r>
            <w:r>
              <w:t xml:space="preserve"> </w:t>
            </w:r>
            <w:r>
              <w:t xml:space="preserve">terms of a contract or mandate without coming under the direct authority</w:t>
            </w:r>
            <w:r>
              <w:t xml:space="preserve"> </w:t>
            </w:r>
            <w:r>
              <w:t xml:space="preserve">of that party.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Study Data</w:t>
            </w:r>
          </w:p>
        </w:tc>
        <w:tc>
          <w:tcPr/>
          <w:p>
            <w:pPr>
              <w:pStyle w:val="Compact"/>
            </w:pPr>
            <w:r>
              <w:t xml:space="preserve">Raw, unprocessed Individual Participant Data collected directly from</w:t>
            </w:r>
            <w:r>
              <w:t xml:space="preserve"> </w:t>
            </w:r>
            <w:r>
              <w:t xml:space="preserve">various cohort studies and clinical trials. This data is provided by the</w:t>
            </w:r>
            <w:r>
              <w:t xml:space="preserve"> </w:t>
            </w:r>
            <w:r>
              <w:t xml:space="preserve">Data Provider who conducted or commissioned the relevant study and/or</w:t>
            </w:r>
            <w:r>
              <w:t xml:space="preserve"> </w:t>
            </w:r>
            <w:r>
              <w:t xml:space="preserve">clinical trial.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</w:pPr>
            <w:r>
              <w:t xml:space="preserve">Any information relating to an identifiable living natural person</w:t>
            </w:r>
            <w:r>
              <w:t xml:space="preserve"> </w:t>
            </w:r>
            <w:r>
              <w:t xml:space="preserve">and where it is applicable an identifiable existing juristic</w:t>
            </w:r>
            <w:r>
              <w:t xml:space="preserve"> </w:t>
            </w:r>
            <w:r>
              <w:t xml:space="preserve">person.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Personally Identifiable Data</w:t>
            </w:r>
          </w:p>
        </w:tc>
        <w:tc>
          <w:tcPr/>
          <w:p>
            <w:pPr>
              <w:pStyle w:val="Compact"/>
            </w:pPr>
            <w:r>
              <w:t xml:space="preserve">Data variables that enable the identification of an individual</w:t>
            </w:r>
            <w:r>
              <w:t xml:space="preserve"> </w:t>
            </w:r>
            <w:r>
              <w:t xml:space="preserve">either directly through names, ID numbers, etc., or indirectly through</w:t>
            </w:r>
            <w:r>
              <w:t xml:space="preserve"> </w:t>
            </w:r>
            <w:r>
              <w:t xml:space="preserve">combining other variables such as locations (GPS, street address), age,</w:t>
            </w:r>
            <w:r>
              <w:t xml:space="preserve"> </w:t>
            </w:r>
            <w:r>
              <w:t xml:space="preserve">gender, and medical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Investigator</w:t>
            </w:r>
          </w:p>
        </w:tc>
        <w:tc>
          <w:tcPr/>
          <w:p>
            <w:pPr>
              <w:pStyle w:val="Compact"/>
            </w:pPr>
            <w:r>
              <w:t xml:space="preserve">The lead researcher responsible for the conduct of a research</w:t>
            </w:r>
            <w:r>
              <w:t xml:space="preserve"> </w:t>
            </w:r>
            <w:r>
              <w:t xml:space="preserve">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Any operation or set of operations which is performed upon Personal</w:t>
            </w:r>
            <w:r>
              <w:t xml:space="preserve"> </w:t>
            </w:r>
            <w:r>
              <w:t xml:space="preserve">Data whether or not by automatic means such as collection, recording,</w:t>
            </w:r>
            <w:r>
              <w:t xml:space="preserve"> </w:t>
            </w:r>
            <w:r>
              <w:t xml:space="preserve">organisation, storage, adaptation or alteration, retrieval,</w:t>
            </w:r>
            <w:r>
              <w:t xml:space="preserve"> </w:t>
            </w:r>
            <w:r>
              <w:t xml:space="preserve">consultation, use, disclosure by transmission, dissemination or</w:t>
            </w:r>
            <w:r>
              <w:t xml:space="preserve"> </w:t>
            </w:r>
            <w:r>
              <w:t xml:space="preserve">otherwise making available, alignment or combination, blocking, erasure</w:t>
            </w:r>
            <w:r>
              <w:t xml:space="preserve"> </w:t>
            </w:r>
            <w:r>
              <w:t xml:space="preserve">or destruction.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RP1 De-identified Data</w:t>
            </w:r>
          </w:p>
        </w:tc>
        <w:tc>
          <w:tcPr/>
          <w:p>
            <w:pPr>
              <w:pStyle w:val="Compact"/>
            </w:pPr>
            <w:r>
              <w:t xml:space="preserve">Data with the following information deleted; (1) information that</w:t>
            </w:r>
            <w:r>
              <w:t xml:space="preserve"> </w:t>
            </w:r>
            <w:r>
              <w:t xml:space="preserve">directly identifies the Data Subject, (2) information that can be used</w:t>
            </w:r>
            <w:r>
              <w:t xml:space="preserve"> </w:t>
            </w:r>
            <w:r>
              <w:t xml:space="preserve">or manipulated by a reasonably foreseeable method to identify the Data</w:t>
            </w:r>
            <w:r>
              <w:t xml:space="preserve"> </w:t>
            </w:r>
            <w:r>
              <w:t xml:space="preserve">Subject or, (3) information that can be linked by a reasonably</w:t>
            </w:r>
            <w:r>
              <w:t xml:space="preserve"> </w:t>
            </w:r>
            <w:r>
              <w:t xml:space="preserve">foreseeable method to other information that identifies the Data</w:t>
            </w:r>
            <w:r>
              <w:t xml:space="preserve"> </w:t>
            </w:r>
            <w:r>
              <w:t xml:space="preserve">Subject.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RP2 De-identified Data</w:t>
            </w:r>
          </w:p>
        </w:tc>
        <w:tc>
          <w:tcPr/>
          <w:p>
            <w:pPr>
              <w:pStyle w:val="Compact"/>
            </w:pPr>
            <w:r>
              <w:t xml:space="preserve">Data with the following information deleted; (1) information that</w:t>
            </w:r>
            <w:r>
              <w:t xml:space="preserve"> </w:t>
            </w:r>
            <w:r>
              <w:t xml:space="preserve">directly identifies the Data Subject, (2) information that can be used</w:t>
            </w:r>
            <w:r>
              <w:t xml:space="preserve"> </w:t>
            </w:r>
            <w:r>
              <w:t xml:space="preserve">or manipulated by a reasonably foreseeable method to identify the Data</w:t>
            </w:r>
            <w:r>
              <w:t xml:space="preserve"> </w:t>
            </w:r>
            <w:r>
              <w:t xml:space="preserve">Subject or, (3) information that can be linked by a reasonably</w:t>
            </w:r>
            <w:r>
              <w:t xml:space="preserve"> </w:t>
            </w:r>
            <w:r>
              <w:t xml:space="preserve">foreseeable method to other information that identifies the Data</w:t>
            </w:r>
            <w:r>
              <w:t xml:space="preserve"> </w:t>
            </w:r>
            <w:r>
              <w:t xml:space="preserve">Subject.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Re-analysis</w:t>
            </w:r>
          </w:p>
        </w:tc>
        <w:tc>
          <w:tcPr/>
          <w:p>
            <w:pPr>
              <w:pStyle w:val="Compact"/>
            </w:pPr>
            <w:r>
              <w:t xml:space="preserve">A dynamical model simulation of historical climate evolution</w:t>
            </w:r>
            <w:r>
              <w:t xml:space="preserve"> </w:t>
            </w:r>
            <w:r>
              <w:t xml:space="preserve">continuously nudged by observations to provide an approximate historical</w:t>
            </w:r>
            <w:r>
              <w:t xml:space="preserve"> </w:t>
            </w:r>
            <w:r>
              <w:t xml:space="preserve">representation of the climate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Sensing Data</w:t>
            </w:r>
          </w:p>
        </w:tc>
        <w:tc>
          <w:tcPr/>
          <w:p>
            <w:pPr>
              <w:pStyle w:val="Compact"/>
            </w:pPr>
            <w:r>
              <w:t xml:space="preserve">Data derived from satellite sensors, including optical imagery and</w:t>
            </w:r>
            <w:r>
              <w:t xml:space="preserve"> </w:t>
            </w:r>
            <w:r>
              <w:t xml:space="preserve">indicators of physical measures like land surface temperature, soil</w:t>
            </w:r>
            <w:r>
              <w:t xml:space="preserve"> </w:t>
            </w:r>
            <w:r>
              <w:t xml:space="preserve">moisture estimates, and vegetation condition.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Hubs</w:t>
            </w:r>
          </w:p>
        </w:tc>
        <w:tc>
          <w:tcPr/>
          <w:p>
            <w:pPr>
              <w:pStyle w:val="Compact"/>
            </w:pPr>
            <w:r>
              <w:t xml:space="preserve">Seven NIH DS-I Africa U54 grants that are called “Research Hubs” and</w:t>
            </w:r>
            <w:r>
              <w:t xml:space="preserve"> </w:t>
            </w:r>
            <w:r>
              <w:t xml:space="preserve">who contribute to and utilise shared data resources.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Project 1 (RP1)</w:t>
            </w:r>
          </w:p>
        </w:tc>
        <w:tc>
          <w:tcPr/>
          <w:p>
            <w:pPr>
              <w:pStyle w:val="Compact"/>
            </w:pPr>
            <w:r>
              <w:t xml:space="preserve">The first major research project of the HE²AT Center Project focused</w:t>
            </w:r>
            <w:r>
              <w:t xml:space="preserve"> </w:t>
            </w:r>
            <w:r>
              <w:t xml:space="preserve">on individual participant data meta-analysis of heat-health impacts. It</w:t>
            </w:r>
            <w:r>
              <w:t xml:space="preserve"> </w:t>
            </w:r>
            <w:r>
              <w:t xml:space="preserve">is entitled: “Individual Participant Data meta-analysis to quantify the</w:t>
            </w:r>
            <w:r>
              <w:t xml:space="preserve"> </w:t>
            </w:r>
            <w:r>
              <w:t xml:space="preserve">impact of high ambient temperatures on maternal and child health in</w:t>
            </w:r>
            <w:r>
              <w:t xml:space="preserve"> </w:t>
            </w:r>
            <w:r>
              <w:t xml:space="preserve">Africa”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Project 2 (RP2)</w:t>
            </w:r>
          </w:p>
        </w:tc>
        <w:tc>
          <w:tcPr/>
          <w:p>
            <w:pPr>
              <w:pStyle w:val="Compact"/>
            </w:pPr>
            <w:r>
              <w:t xml:space="preserve">The second major research project of the HE²AT Center Project,</w:t>
            </w:r>
            <w:r>
              <w:t xml:space="preserve"> </w:t>
            </w:r>
            <w:r>
              <w:t xml:space="preserve">focusing on urban heat health impacts and Early Warning Systems.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</w:pPr>
            <w:r>
              <w:t xml:space="preserve">A public or private body or any other person which alone or in</w:t>
            </w:r>
            <w:r>
              <w:t xml:space="preserve"> </w:t>
            </w:r>
            <w:r>
              <w:t xml:space="preserve">conjunction with others determines the purpose of and means for</w:t>
            </w:r>
            <w:r>
              <w:t xml:space="preserve"> </w:t>
            </w:r>
            <w:r>
              <w:t xml:space="preserve">Processing Personal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data</w:t>
            </w:r>
          </w:p>
        </w:tc>
        <w:tc>
          <w:tcPr/>
          <w:p>
            <w:pPr>
              <w:pStyle w:val="Compact"/>
            </w:pPr>
            <w:r>
              <w:t xml:space="preserve">Data that pertains to an individual’s personal information, such as,</w:t>
            </w:r>
            <w:r>
              <w:t xml:space="preserve"> </w:t>
            </w:r>
            <w:r>
              <w:t xml:space="preserve">but not limited to health, finances, occupation.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Radar Topography Mission (SRTM)</w:t>
            </w:r>
          </w:p>
        </w:tc>
        <w:tc>
          <w:tcPr/>
          <w:p>
            <w:pPr>
              <w:pStyle w:val="Compact"/>
            </w:pPr>
            <w:r>
              <w:t xml:space="preserve">A mission that obtained elevation data for most of the Earth using</w:t>
            </w:r>
            <w:r>
              <w:t xml:space="preserve"> </w:t>
            </w:r>
            <w:r>
              <w:t xml:space="preserve">radar interferometry.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and Engagement Core (TEC)</w:t>
            </w:r>
          </w:p>
        </w:tc>
        <w:tc>
          <w:tcPr/>
          <w:p>
            <w:pPr>
              <w:pStyle w:val="Compact"/>
            </w:pPr>
            <w:r>
              <w:t xml:space="preserve">The core component of the HE²AT Center responsible for training and</w:t>
            </w:r>
            <w:r>
              <w:t xml:space="preserve"> </w:t>
            </w:r>
            <w:r>
              <w:t xml:space="preserve">capacity-building activities.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Layer Security (TLS)</w:t>
            </w:r>
          </w:p>
        </w:tc>
        <w:tc>
          <w:tcPr/>
          <w:p>
            <w:pPr>
              <w:pStyle w:val="Compact"/>
            </w:pPr>
            <w:r>
              <w:t xml:space="preserve">A cryptographic protocol designed to provide secure communication</w:t>
            </w:r>
            <w:r>
              <w:t xml:space="preserve"> </w:t>
            </w:r>
            <w:r>
              <w:t xml:space="preserve">over a computer network.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National Institute of Health (NIH)</w:t>
            </w:r>
          </w:p>
        </w:tc>
        <w:tc>
          <w:tcPr/>
          <w:p>
            <w:pPr>
              <w:pStyle w:val="Compact"/>
            </w:pPr>
            <w:r>
              <w:t xml:space="preserve">The primary agency of the United States government responsible for</w:t>
            </w:r>
            <w:r>
              <w:t xml:space="preserve"> </w:t>
            </w:r>
            <w:r>
              <w:t xml:space="preserve">biomedical and public health research.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sub-Saharan Africa (sSA)</w:t>
            </w:r>
          </w:p>
        </w:tc>
        <w:tc>
          <w:tcPr/>
          <w:p>
            <w:pPr>
              <w:pStyle w:val="Compact"/>
            </w:pPr>
            <w:r>
              <w:t xml:space="preserve">A geographical region of Africa located south of the Sahara</w:t>
            </w:r>
            <w:r>
              <w:t xml:space="preserve"> </w:t>
            </w:r>
            <w:r>
              <w:t xml:space="preserve">Desert.</w:t>
            </w:r>
          </w:p>
        </w:tc>
      </w:tr>
    </w:tbl>
    <w:bookmarkEnd w:id="12"/>
    <w:bookmarkStart w:id="13" w:name="section-1"/>
    <w:p>
      <w:pPr>
        <w:pStyle w:val="Heading2"/>
      </w:pPr>
    </w:p>
    <w:bookmarkEnd w:id="13"/>
    <w:bookmarkStart w:id="14" w:name="stakeholders-and-target-audience"/>
    <w:p>
      <w:pPr>
        <w:pStyle w:val="Heading2"/>
      </w:pPr>
      <w:r>
        <w:t xml:space="preserve">2. Stakeholders and target</w:t>
      </w:r>
      <w:r>
        <w:t xml:space="preserve"> </w:t>
      </w:r>
      <w:r>
        <w:t xml:space="preserve">audience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CSAG/UCT Data Management Team</w:t>
      </w:r>
      <w:r>
        <w:t xml:space="preserve">: The Climate System</w:t>
      </w:r>
      <w:r>
        <w:t xml:space="preserve"> </w:t>
      </w:r>
      <w:r>
        <w:t xml:space="preserve">Analysis Group (CSAG) in the Faculty of Science at the University of</w:t>
      </w:r>
      <w:r>
        <w:t xml:space="preserve"> </w:t>
      </w:r>
      <w:r>
        <w:t xml:space="preserve">Cape Town (UCT) manages data storage, harmonisation, and integration</w:t>
      </w:r>
      <w:r>
        <w:t xml:space="preserve"> </w:t>
      </w:r>
      <w:r>
        <w:t xml:space="preserve">processes within the HE²AT Center.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Climate Data Providers</w:t>
      </w:r>
      <w:r>
        <w:t xml:space="preserve">: Organisations or agencies</w:t>
      </w:r>
      <w:r>
        <w:t xml:space="preserve"> </w:t>
      </w:r>
      <w:r>
        <w:t xml:space="preserve">that supply data related to climate and weather, such as weather station</w:t>
      </w:r>
      <w:r>
        <w:t xml:space="preserve"> </w:t>
      </w:r>
      <w:r>
        <w:t xml:space="preserve">observations, satellite data, and gridded climate data. Examples include</w:t>
      </w:r>
      <w:r>
        <w:t xml:space="preserve"> </w:t>
      </w:r>
      <w:r>
        <w:t xml:space="preserve">national meteorological services and international climate data</w:t>
      </w:r>
      <w:r>
        <w:t xml:space="preserve"> </w:t>
      </w:r>
      <w:r>
        <w:t xml:space="preserve">repositories like Copernicus Climate Data Store (CDS).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Core Data Team</w:t>
      </w:r>
      <w:r>
        <w:t xml:space="preserve">: A group of vital personnel</w:t>
      </w:r>
      <w:r>
        <w:t xml:space="preserve"> </w:t>
      </w:r>
      <w:r>
        <w:t xml:space="preserve">responsible for the initial processing and de-identifying of the</w:t>
      </w:r>
      <w:r>
        <w:t xml:space="preserve"> </w:t>
      </w:r>
      <w:r>
        <w:t xml:space="preserve">original study data.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Data Access Committee (DAC)</w:t>
      </w:r>
      <w:r>
        <w:t xml:space="preserve">: This committee</w:t>
      </w:r>
      <w:r>
        <w:t xml:space="preserve"> </w:t>
      </w:r>
      <w:r>
        <w:t xml:space="preserve">evaluates and approves requests for data access and ensures that data</w:t>
      </w:r>
      <w:r>
        <w:t xml:space="preserve"> </w:t>
      </w:r>
      <w:r>
        <w:t xml:space="preserve">sharing complies with ethical, legal, and scientific standards.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Data Provider</w:t>
      </w:r>
      <w:r>
        <w:t xml:space="preserve">: The party that owns, controls, or</w:t>
      </w:r>
      <w:r>
        <w:t xml:space="preserve"> </w:t>
      </w:r>
      <w:r>
        <w:t xml:space="preserve">otherwise possesses the rights to transfer data and is responsible for</w:t>
      </w:r>
      <w:r>
        <w:t xml:space="preserve"> </w:t>
      </w:r>
      <w:r>
        <w:t xml:space="preserve">ensuring it has the legal authority to transfer such data and that such</w:t>
      </w:r>
      <w:r>
        <w:t xml:space="preserve"> </w:t>
      </w:r>
      <w:r>
        <w:t xml:space="preserve">data is provided in accordance with any applicable laws, regulations or</w:t>
      </w:r>
      <w:r>
        <w:t xml:space="preserve"> </w:t>
      </w:r>
      <w:r>
        <w:t xml:space="preserve">contractual obligations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DS-I Partners</w:t>
      </w:r>
      <w:r>
        <w:t xml:space="preserve">: Partners within the NIH Data</w:t>
      </w:r>
      <w:r>
        <w:t xml:space="preserve"> </w:t>
      </w:r>
      <w:r>
        <w:t xml:space="preserve">Science for Health Discovery and Innovation in Africa (DS-I Africa)</w:t>
      </w:r>
      <w:r>
        <w:t xml:space="preserve"> </w:t>
      </w:r>
      <w:r>
        <w:t xml:space="preserve">Initiative who contribute to and utilise the shared data resources,</w:t>
      </w:r>
      <w:r>
        <w:t xml:space="preserve"> </w:t>
      </w:r>
      <w:r>
        <w:t xml:space="preserve">collaborating on data management practices to ensure alignment with the</w:t>
      </w:r>
      <w:r>
        <w:t xml:space="preserve"> </w:t>
      </w:r>
      <w:r>
        <w:t xml:space="preserve">broader DS-I Africa objectives.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eLwazi</w:t>
      </w:r>
      <w:r>
        <w:t xml:space="preserve">: As a data management platform, eLwazi</w:t>
      </w:r>
      <w:r>
        <w:t xml:space="preserve"> </w:t>
      </w:r>
      <w:r>
        <w:t xml:space="preserve">facilitates the indexing, storage, and sharing of data within the</w:t>
      </w:r>
      <w:r>
        <w:t xml:space="preserve"> </w:t>
      </w:r>
      <w:r>
        <w:t xml:space="preserve">consortium. It ensures that data is discoverable, accessible,</w:t>
      </w:r>
      <w:r>
        <w:t xml:space="preserve"> </w:t>
      </w:r>
      <w:r>
        <w:t xml:space="preserve">interoperable, and reusable (FAIR principles).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Ethics Committees</w:t>
      </w:r>
      <w:r>
        <w:t xml:space="preserve">: Institutional bodies that</w:t>
      </w:r>
      <w:r>
        <w:t xml:space="preserve"> </w:t>
      </w:r>
      <w:r>
        <w:t xml:space="preserve">review and approve the ethical aspects of research projects, ensuring</w:t>
      </w:r>
      <w:r>
        <w:t xml:space="preserve"> </w:t>
      </w:r>
      <w:r>
        <w:t xml:space="preserve">that studies comply with ethical standards and protect participants’</w:t>
      </w:r>
      <w:r>
        <w:t xml:space="preserve"> </w:t>
      </w:r>
      <w:r>
        <w:t xml:space="preserve">rights and welfare.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Harmonisation Team Members</w:t>
      </w:r>
      <w:r>
        <w:t xml:space="preserve">: Researchers and data</w:t>
      </w:r>
      <w:r>
        <w:t xml:space="preserve"> </w:t>
      </w:r>
      <w:r>
        <w:t xml:space="preserve">scientists within the HE²AT Center Consortium who work on harmonisation</w:t>
      </w:r>
      <w:r>
        <w:t xml:space="preserve"> </w:t>
      </w:r>
      <w:r>
        <w:t xml:space="preserve">and integrating datasets into a unified format, ensuring consistency and</w:t>
      </w:r>
      <w:r>
        <w:t xml:space="preserve"> </w:t>
      </w:r>
      <w:r>
        <w:t xml:space="preserve">usability for analysis.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Health Data Providers</w:t>
      </w:r>
      <w:r>
        <w:t xml:space="preserve">: Entities responsible for</w:t>
      </w:r>
      <w:r>
        <w:t xml:space="preserve"> </w:t>
      </w:r>
      <w:r>
        <w:t xml:space="preserve">collecting and providing biomedical data, including clinical trial</w:t>
      </w:r>
      <w:r>
        <w:t xml:space="preserve"> </w:t>
      </w:r>
      <w:r>
        <w:t xml:space="preserve">coordinators, cohort study administrators, hospitals, and research</w:t>
      </w:r>
      <w:r>
        <w:t xml:space="preserve"> </w:t>
      </w:r>
      <w:r>
        <w:t xml:space="preserve">institutions involved in health-related studies.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Health Experts</w:t>
      </w:r>
      <w:r>
        <w:t xml:space="preserve">: Specialists in health-related</w:t>
      </w:r>
      <w:r>
        <w:t xml:space="preserve"> </w:t>
      </w:r>
      <w:r>
        <w:t xml:space="preserve">fields who validate the harmonisation of biomedical data and ensure the</w:t>
      </w:r>
      <w:r>
        <w:t xml:space="preserve"> </w:t>
      </w:r>
      <w:r>
        <w:t xml:space="preserve">accuracy and reliability of the integrated datasets.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HE²AT Center Consortium</w:t>
      </w:r>
      <w:r>
        <w:t xml:space="preserve">: The HE²AT Center</w:t>
      </w:r>
      <w:r>
        <w:t xml:space="preserve"> </w:t>
      </w:r>
      <w:r>
        <w:t xml:space="preserve">consortium partners funded through the HE²AT Center grant jointly</w:t>
      </w:r>
      <w:r>
        <w:t xml:space="preserve"> </w:t>
      </w:r>
      <w:r>
        <w:t xml:space="preserve">working on the HE²AT Center Project who conduct research using the</w:t>
      </w:r>
      <w:r>
        <w:t xml:space="preserve"> </w:t>
      </w:r>
      <w:r>
        <w:t xml:space="preserve">shared datasets. They adhere to the DMP data acquisition, transfer,</w:t>
      </w:r>
      <w:r>
        <w:t xml:space="preserve"> </w:t>
      </w:r>
      <w:r>
        <w:t xml:space="preserve">processing, storage, and access guidelines, as well as the Consortium</w:t>
      </w:r>
      <w:r>
        <w:t xml:space="preserve"> </w:t>
      </w:r>
      <w:r>
        <w:t xml:space="preserve">Data Sharing Agreement.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IBM Research Africa Geospatial and Climate Analysis</w:t>
      </w:r>
      <w:r>
        <w:rPr>
          <w:b/>
          <w:bCs/>
        </w:rPr>
        <w:t xml:space="preserve"> </w:t>
      </w:r>
      <w:r>
        <w:rPr>
          <w:b/>
          <w:bCs/>
        </w:rPr>
        <w:t xml:space="preserve">Team</w:t>
      </w:r>
      <w:r>
        <w:t xml:space="preserve">: The HE²AT Center Consortium team at IBM Research Africa,</w:t>
      </w:r>
      <w:r>
        <w:t xml:space="preserve"> </w:t>
      </w:r>
      <w:r>
        <w:t xml:space="preserve">responsible for leveraging and developing geospatial artificial</w:t>
      </w:r>
      <w:r>
        <w:t xml:space="preserve"> </w:t>
      </w:r>
      <w:r>
        <w:t xml:space="preserve">intelligence tools and models in the context of the HE²AT Center. Most</w:t>
      </w:r>
      <w:r>
        <w:t xml:space="preserve"> </w:t>
      </w:r>
      <w:r>
        <w:t xml:space="preserve">of the tools and models leveraged are open source and access to IBM</w:t>
      </w:r>
      <w:r>
        <w:t xml:space="preserve"> </w:t>
      </w:r>
      <w:r>
        <w:t xml:space="preserve">Research proprietary prototype tools will be made available to the HE²AT</w:t>
      </w:r>
      <w:r>
        <w:t xml:space="preserve"> </w:t>
      </w:r>
      <w:r>
        <w:t xml:space="preserve">Center through relevant software licences that facilitates access to</w:t>
      </w:r>
      <w:r>
        <w:t xml:space="preserve"> </w:t>
      </w:r>
      <w:r>
        <w:t xml:space="preserve">those resources for the collaboration.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External Bona Fide Researchers</w:t>
      </w:r>
      <w:r>
        <w:t xml:space="preserve">: collaborate with</w:t>
      </w:r>
      <w:r>
        <w:t xml:space="preserve"> </w:t>
      </w:r>
      <w:r>
        <w:t xml:space="preserve">the HE²AT Center and utilise the integrated datasets for various</w:t>
      </w:r>
      <w:r>
        <w:t xml:space="preserve"> </w:t>
      </w:r>
      <w:r>
        <w:t xml:space="preserve">research projects and analyses. They follow the data access procedures</w:t>
      </w:r>
      <w:r>
        <w:t xml:space="preserve"> </w:t>
      </w:r>
      <w:r>
        <w:t xml:space="preserve">outlined in this DMP and comply with data transfer agreements, ethical</w:t>
      </w:r>
      <w:r>
        <w:t xml:space="preserve"> </w:t>
      </w:r>
      <w:r>
        <w:t xml:space="preserve">guidelines, and any conditions set by the Data Access Committee.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Socio-Economic Data Providers</w:t>
      </w:r>
      <w:r>
        <w:t xml:space="preserve">: Organisations that</w:t>
      </w:r>
      <w:r>
        <w:t xml:space="preserve"> </w:t>
      </w:r>
      <w:r>
        <w:t xml:space="preserve">provide data on socio-economic conditions, such as national census</w:t>
      </w:r>
      <w:r>
        <w:t xml:space="preserve"> </w:t>
      </w:r>
      <w:r>
        <w:t xml:space="preserve">bureaus, household survey agencies, and specialised observatories like</w:t>
      </w:r>
      <w:r>
        <w:t xml:space="preserve"> </w:t>
      </w:r>
      <w:r>
        <w:t xml:space="preserve">the Gauteng City-Region Observatory (GCRO).</w:t>
      </w:r>
    </w:p>
    <w:bookmarkEnd w:id="14"/>
    <w:bookmarkStart w:id="15" w:name="section-2"/>
    <w:p>
      <w:pPr>
        <w:pStyle w:val="Heading2"/>
      </w:pPr>
    </w:p>
    <w:bookmarkEnd w:id="15"/>
    <w:bookmarkStart w:id="23" w:name="X82bbda00efa56b7dd96d8dd1dedb2c3777150d7"/>
    <w:p>
      <w:pPr>
        <w:pStyle w:val="Heading2"/>
      </w:pPr>
      <w:r>
        <w:t xml:space="preserve">3. Background</w:t>
      </w:r>
      <w:r>
        <w:t xml:space="preserve"> </w:t>
      </w:r>
      <w:r>
        <w:t xml:space="preserve">and overview of Data Management Plan</w:t>
      </w:r>
    </w:p>
    <w:bookmarkStart w:id="16" w:name="background-to-the-he²at-center"/>
    <w:p>
      <w:pPr>
        <w:pStyle w:val="Heading3"/>
      </w:pPr>
      <w:r>
        <w:t xml:space="preserve">3.1. Background to the HE²AT</w:t>
      </w:r>
      <w:r>
        <w:t xml:space="preserve"> </w:t>
      </w:r>
      <w:r>
        <w:t xml:space="preserve">Center</w:t>
      </w:r>
    </w:p>
    <w:p>
      <w:pPr>
        <w:pStyle w:val="FirstParagraph"/>
      </w:pPr>
      <w:r>
        <w:t xml:space="preserve">The HEat and HEalth Africa Transdisciplinary Center (HE²AT Center),</w:t>
      </w:r>
      <w:r>
        <w:t xml:space="preserve"> </w:t>
      </w:r>
      <w:r>
        <w:t xml:space="preserve">is a U54 Cooperation agreement with the NIH (2021-2026). The HE²AT</w:t>
      </w:r>
      <w:r>
        <w:t xml:space="preserve"> </w:t>
      </w:r>
      <w:r>
        <w:t xml:space="preserve">Center aspires to become a Center of Excellence in heat-health research,</w:t>
      </w:r>
      <w:r>
        <w:t xml:space="preserve"> </w:t>
      </w:r>
      <w:r>
        <w:t xml:space="preserve">capacity building and engagement, using population health science and</w:t>
      </w:r>
      <w:r>
        <w:t xml:space="preserve"> </w:t>
      </w:r>
      <w:r>
        <w:t xml:space="preserve">applying data science methodologies to improve the health of populations</w:t>
      </w:r>
      <w:r>
        <w:t xml:space="preserve"> </w:t>
      </w:r>
      <w:r>
        <w:t xml:space="preserve">in Africa and beyond. The goal of the HE²AT Center is to advance the</w:t>
      </w:r>
      <w:r>
        <w:t xml:space="preserve"> </w:t>
      </w:r>
      <w:r>
        <w:t xml:space="preserve">development of new health knowledge and human capacities by reusing</w:t>
      </w:r>
      <w:r>
        <w:t xml:space="preserve"> </w:t>
      </w:r>
      <w:r>
        <w:t xml:space="preserve">existing data to generate and then disseminate heat-health knowledge and</w:t>
      </w:r>
      <w:r>
        <w:t xml:space="preserve"> </w:t>
      </w:r>
      <w:r>
        <w:t xml:space="preserve">innovations.</w:t>
      </w:r>
    </w:p>
    <w:p>
      <w:pPr>
        <w:pStyle w:val="BodyText"/>
      </w:pPr>
      <w:r>
        <w:rPr>
          <w:b/>
          <w:bCs/>
        </w:rPr>
        <w:t xml:space="preserve">RP1 description</w:t>
      </w:r>
    </w:p>
    <w:p>
      <w:pPr>
        <w:pStyle w:val="BodyText"/>
      </w:pPr>
      <w:r>
        <w:t xml:space="preserve">Research project 1 is an Individual Participant Data (IPD)</w:t>
      </w:r>
      <w:r>
        <w:t xml:space="preserve"> </w:t>
      </w:r>
      <w:r>
        <w:t xml:space="preserve">meta-analysis to assess the size and nature of associations between</w:t>
      </w:r>
      <w:r>
        <w:t xml:space="preserve"> </w:t>
      </w:r>
      <w:r>
        <w:t xml:space="preserve">exposure to high ambient temperatures and selected health outcomes in</w:t>
      </w:r>
      <w:r>
        <w:t xml:space="preserve"> </w:t>
      </w:r>
      <w:r>
        <w:t xml:space="preserve">pregnant women and children within the first two years of life. The IPD</w:t>
      </w:r>
      <w:r>
        <w:t xml:space="preserve"> </w:t>
      </w:r>
      <w:r>
        <w:t xml:space="preserve">approach has not yet been employed in climate change and health</w:t>
      </w:r>
      <w:r>
        <w:t xml:space="preserve"> </w:t>
      </w:r>
      <w:r>
        <w:t xml:space="preserve">research. An IPD can overcome many limitations of traditional analyses</w:t>
      </w:r>
      <w:r>
        <w:t xml:space="preserve"> </w:t>
      </w:r>
      <w:r>
        <w:t xml:space="preserve">of individual datasets and biases in classic systematic review</w:t>
      </w:r>
      <w:r>
        <w:t xml:space="preserve"> </w:t>
      </w:r>
      <w:r>
        <w:t xml:space="preserve">methodology. The project has systematically identified potentially</w:t>
      </w:r>
      <w:r>
        <w:t xml:space="preserve"> </w:t>
      </w:r>
      <w:r>
        <w:t xml:space="preserve">eligible African cohort studies or trials through a systematic mapping</w:t>
      </w:r>
      <w:r>
        <w:t xml:space="preserve"> </w:t>
      </w:r>
      <w:r>
        <w:t xml:space="preserve">of studies on pregnant women and children in Africa¹. Data are being</w:t>
      </w:r>
      <w:r>
        <w:t xml:space="preserve"> </w:t>
      </w:r>
      <w:r>
        <w:t xml:space="preserve">harmonised by re-coding raw individual participant data into a standard</w:t>
      </w:r>
      <w:r>
        <w:t xml:space="preserve"> </w:t>
      </w:r>
      <w:r>
        <w:t xml:space="preserve">set of variables. Subsequently, all the individual participant’s data</w:t>
      </w:r>
      <w:r>
        <w:t xml:space="preserve"> </w:t>
      </w:r>
      <w:r>
        <w:t xml:space="preserve">from each eligible study will be pooled. Analyses that include a range</w:t>
      </w:r>
      <w:r>
        <w:t xml:space="preserve"> </w:t>
      </w:r>
      <w:r>
        <w:t xml:space="preserve">of traditional statistical and novel machine-learning approaches will</w:t>
      </w:r>
      <w:r>
        <w:t xml:space="preserve"> </w:t>
      </w:r>
      <w:r>
        <w:t xml:space="preserve">quantify associations between exposure to high temperatures and adverse</w:t>
      </w:r>
      <w:r>
        <w:t xml:space="preserve"> </w:t>
      </w:r>
      <w:r>
        <w:t xml:space="preserve">maternal and child health outcomes. The study may provide robust,</w:t>
      </w:r>
      <w:r>
        <w:t xml:space="preserve"> </w:t>
      </w:r>
      <w:r>
        <w:t xml:space="preserve">definitive evidence on the impacts of heat on maternal and child health</w:t>
      </w:r>
      <w:r>
        <w:t xml:space="preserve"> </w:t>
      </w:r>
      <w:r>
        <w:t xml:space="preserve">and allow for estimation of the burden of rises in temperatures and</w:t>
      </w:r>
      <w:r>
        <w:t xml:space="preserve"> </w:t>
      </w:r>
      <w:r>
        <w:t xml:space="preserve">other climate change manifestations on maternal and neonatal</w:t>
      </w:r>
      <w:r>
        <w:t xml:space="preserve"> </w:t>
      </w:r>
      <w:r>
        <w:t xml:space="preserve">health².</w:t>
      </w:r>
    </w:p>
    <w:p>
      <w:pPr>
        <w:pStyle w:val="BodyText"/>
      </w:pPr>
      <w:r>
        <w:rPr>
          <w:b/>
          <w:bCs/>
        </w:rPr>
        <w:t xml:space="preserve">RP2 description</w:t>
      </w:r>
    </w:p>
    <w:p>
      <w:pPr>
        <w:pStyle w:val="BodyText"/>
      </w:pPr>
      <w:r>
        <w:t xml:space="preserve">Rapid growth in urban populations, geographical extent of cities and</w:t>
      </w:r>
      <w:r>
        <w:t xml:space="preserve"> </w:t>
      </w:r>
      <w:r>
        <w:t xml:space="preserve">over-burdened health services in African cities, coupled with rising</w:t>
      </w:r>
      <w:r>
        <w:t xml:space="preserve"> </w:t>
      </w:r>
      <w:r>
        <w:t xml:space="preserve">temperatures and Urban Heat Island phenomenon, pose significant public</w:t>
      </w:r>
      <w:r>
        <w:t xml:space="preserve"> </w:t>
      </w:r>
      <w:r>
        <w:t xml:space="preserve">health challenges. High ambient temperatures cause considerable</w:t>
      </w:r>
      <w:r>
        <w:t xml:space="preserve"> </w:t>
      </w:r>
      <w:r>
        <w:t xml:space="preserve">morbidity and mortality in urban areas, influenced by temperature</w:t>
      </w:r>
      <w:r>
        <w:t xml:space="preserve"> </w:t>
      </w:r>
      <w:r>
        <w:t xml:space="preserve">gradients across a city, socio-environmental factors and the</w:t>
      </w:r>
      <w:r>
        <w:t xml:space="preserve"> </w:t>
      </w:r>
      <w:r>
        <w:t xml:space="preserve">characteristics of the built environment. This project, conducted in</w:t>
      </w:r>
      <w:r>
        <w:t xml:space="preserve"> </w:t>
      </w:r>
      <w:r>
        <w:t xml:space="preserve">Abidjan, Ivory Coast, and Johannesburg, South Africa, will investigate</w:t>
      </w:r>
      <w:r>
        <w:t xml:space="preserve"> </w:t>
      </w:r>
      <w:r>
        <w:t xml:space="preserve">heat exposure risks to inform development of an Early Warning System for</w:t>
      </w:r>
      <w:r>
        <w:t xml:space="preserve"> </w:t>
      </w:r>
      <w:r>
        <w:t xml:space="preserve">vulnerable groups.</w:t>
      </w:r>
    </w:p>
    <w:p>
      <w:pPr>
        <w:pStyle w:val="BodyText"/>
      </w:pPr>
      <w:r>
        <w:t xml:space="preserve">We will use data science methods, including natural language</w:t>
      </w:r>
      <w:r>
        <w:t xml:space="preserve"> </w:t>
      </w:r>
      <w:r>
        <w:t xml:space="preserve">processing and predictive geospatial analysis, to integrate diverse data</w:t>
      </w:r>
      <w:r>
        <w:t xml:space="preserve"> </w:t>
      </w:r>
      <w:r>
        <w:t xml:space="preserve">streams. Potential mediating and confounding factors, such as urban</w:t>
      </w:r>
      <w:r>
        <w:t xml:space="preserve"> </w:t>
      </w:r>
      <w:r>
        <w:t xml:space="preserve">form, differentials in socio-economic status and vegetation indices,</w:t>
      </w:r>
      <w:r>
        <w:t xml:space="preserve"> </w:t>
      </w:r>
      <w:r>
        <w:t xml:space="preserve">will be included in exposure-response analyses involving high-resolution</w:t>
      </w:r>
      <w:r>
        <w:t xml:space="preserve"> </w:t>
      </w:r>
      <w:r>
        <w:t xml:space="preserve">climate data and health outcomes. The project aims to estimate</w:t>
      </w:r>
      <w:r>
        <w:t xml:space="preserve"> </w:t>
      </w:r>
      <w:r>
        <w:t xml:space="preserve">historical and future heat hazards and develop a predictive model</w:t>
      </w:r>
      <w:r>
        <w:t xml:space="preserve"> </w:t>
      </w:r>
      <w:r>
        <w:t xml:space="preserve">linking heat exposure to health outcomes under different emission and</w:t>
      </w:r>
      <w:r>
        <w:t xml:space="preserve"> </w:t>
      </w:r>
      <w:r>
        <w:t xml:space="preserve">development scenarios. Health data will come from cohort and clinical</w:t>
      </w:r>
      <w:r>
        <w:t xml:space="preserve"> </w:t>
      </w:r>
      <w:r>
        <w:t xml:space="preserve">trials in the target cities. Various dissemination methods for the Early</w:t>
      </w:r>
      <w:r>
        <w:t xml:space="preserve"> </w:t>
      </w:r>
      <w:r>
        <w:t xml:space="preserve">Warning System will be explored, including a web-based application³.</w:t>
      </w:r>
    </w:p>
    <w:bookmarkEnd w:id="16"/>
    <w:bookmarkStart w:id="17" w:name="scope-of-data-management-plan"/>
    <w:p>
      <w:pPr>
        <w:pStyle w:val="Heading3"/>
      </w:pPr>
      <w:r>
        <w:t xml:space="preserve">3.2. Scope of Data Management</w:t>
      </w:r>
      <w:r>
        <w:t xml:space="preserve"> </w:t>
      </w:r>
      <w:r>
        <w:t xml:space="preserve">Plan</w:t>
      </w:r>
    </w:p>
    <w:p>
      <w:pPr>
        <w:pStyle w:val="FirstParagraph"/>
      </w:pPr>
      <w:r>
        <w:t xml:space="preserve">This Data Management Plan (DMP) applies to all data acquired and</w:t>
      </w:r>
      <w:r>
        <w:t xml:space="preserve"> </w:t>
      </w:r>
      <w:r>
        <w:t xml:space="preserve">produced as part of the HE²AT Center Project activities.</w:t>
      </w:r>
    </w:p>
    <w:bookmarkEnd w:id="17"/>
    <w:bookmarkStart w:id="18" w:name="purpose"/>
    <w:p>
      <w:pPr>
        <w:pStyle w:val="Heading3"/>
      </w:pPr>
      <w:r>
        <w:t xml:space="preserve">3.3. Purpose</w:t>
      </w:r>
    </w:p>
    <w:p>
      <w:pPr>
        <w:pStyle w:val="FirstParagraph"/>
      </w:pPr>
      <w:r>
        <w:t xml:space="preserve">The Data Management Plan (DMP) establishes comprehensive procedures</w:t>
      </w:r>
      <w:r>
        <w:t xml:space="preserve"> </w:t>
      </w:r>
      <w:r>
        <w:t xml:space="preserve">and standards for transferring, processing, storing, and accessing data</w:t>
      </w:r>
      <w:r>
        <w:t xml:space="preserve"> </w:t>
      </w:r>
      <w:r>
        <w:t xml:space="preserve">within the HE²AT Center Project. This plan ensures data integrity and</w:t>
      </w:r>
      <w:r>
        <w:t xml:space="preserve"> </w:t>
      </w:r>
      <w:r>
        <w:t xml:space="preserve">security whilst facilitating effective data sharing and stakeholder</w:t>
      </w:r>
      <w:r>
        <w:t xml:space="preserve"> </w:t>
      </w:r>
      <w:r>
        <w:t xml:space="preserve">collaboration. The DMP outlines the procedures for data access by</w:t>
      </w:r>
      <w:r>
        <w:t xml:space="preserve"> </w:t>
      </w:r>
      <w:r>
        <w:t xml:space="preserve">External Researchers, ensuring that all data management activities, both</w:t>
      </w:r>
      <w:r>
        <w:t xml:space="preserve"> </w:t>
      </w:r>
      <w:r>
        <w:t xml:space="preserve">inside and outside the HE²AT Center Consortium, align with the HE²AT</w:t>
      </w:r>
      <w:r>
        <w:t xml:space="preserve"> </w:t>
      </w:r>
      <w:r>
        <w:t xml:space="preserve">Center’s objectives and ethical commitments.</w:t>
      </w:r>
    </w:p>
    <w:p>
      <w:pPr>
        <w:pStyle w:val="BodyText"/>
      </w:pPr>
      <w:r>
        <w:t xml:space="preserve">Specifically, the DMP seeks to: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Standardise Data Management Practices</w:t>
      </w:r>
      <w:r>
        <w:t xml:space="preserve">: Define</w:t>
      </w:r>
      <w:r>
        <w:t xml:space="preserve"> </w:t>
      </w:r>
      <w:r>
        <w:t xml:space="preserve">uniform procedures and standards to streamline data handling processes</w:t>
      </w:r>
      <w:r>
        <w:t xml:space="preserve"> </w:t>
      </w:r>
      <w:r>
        <w:t xml:space="preserve">across the HE²AT Center Consortium, ensuring consistency and</w:t>
      </w:r>
      <w:r>
        <w:t xml:space="preserve"> </w:t>
      </w:r>
      <w:r>
        <w:t xml:space="preserve">reliability.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Enhance Data Security and Privacy</w:t>
      </w:r>
      <w:r>
        <w:t xml:space="preserve">: Implement</w:t>
      </w:r>
      <w:r>
        <w:t xml:space="preserve"> </w:t>
      </w:r>
      <w:r>
        <w:t xml:space="preserve">robust measures to protect sensitive and personally identifiable data,</w:t>
      </w:r>
      <w:r>
        <w:t xml:space="preserve"> </w:t>
      </w:r>
      <w:r>
        <w:t xml:space="preserve">complying with relevant legal and ethical standards.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Facilitate Data Sharing and Access</w:t>
      </w:r>
      <w:r>
        <w:t xml:space="preserve">:</w:t>
      </w:r>
      <w:r>
        <w:t xml:space="preserve"> </w:t>
      </w:r>
      <w:ins w:id="6" w:author="Craig Parker" w:date="2025-08-22T12:24:00Z"/>
      <w:r>
        <w:t xml:space="preserve">Establish clear procedures for</w:t>
      </w:r>
      <w:r>
        <w:t xml:space="preserve"> </w:t>
      </w:r>
      <w:r>
        <w:t xml:space="preserve">data sharing within the consortium and with external researchers through</w:t>
      </w:r>
      <w:r>
        <w:t xml:space="preserve"> </w:t>
      </w:r>
      <w:r>
        <w:t xml:space="preserve">the Data Access Committee.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Support Data-Driven Research</w:t>
      </w:r>
      <w:r>
        <w:t xml:space="preserve">: Provide a framework</w:t>
      </w:r>
      <w:r>
        <w:t xml:space="preserve"> </w:t>
      </w:r>
      <w:r>
        <w:t xml:space="preserve">that enables researchers to efficiently access and utilise data for</w:t>
      </w:r>
      <w:r>
        <w:t xml:space="preserve"> </w:t>
      </w:r>
      <w:r>
        <w:t xml:space="preserve">innovative research, contributing to the HE²AT Center’s mission of</w:t>
      </w:r>
      <w:r>
        <w:t xml:space="preserve"> </w:t>
      </w:r>
      <w:r>
        <w:t xml:space="preserve">advancing heat-health knowledge and interventions.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Ensure Compliance with Ethical Guidelines</w:t>
      </w:r>
      <w:r>
        <w:t xml:space="preserve">:</w:t>
      </w:r>
      <w:r>
        <w:t xml:space="preserve"> </w:t>
      </w:r>
      <w:r>
        <w:t xml:space="preserve">Maintain adherence to ethical standards and guidelines, including</w:t>
      </w:r>
      <w:r>
        <w:t xml:space="preserve"> </w:t>
      </w:r>
      <w:r>
        <w:t xml:space="preserve">obtaining necessary approvals and consents for data use.</w:t>
      </w:r>
    </w:p>
    <w:bookmarkEnd w:id="18"/>
    <w:bookmarkStart w:id="22" w:name="overview-of-the-data-management-workflow"/>
    <w:p>
      <w:pPr>
        <w:pStyle w:val="Heading3"/>
      </w:pPr>
      <w:r>
        <w:t xml:space="preserve">3.4. Overview of the</w:t>
      </w:r>
      <w:r>
        <w:t xml:space="preserve"> </w:t>
      </w:r>
      <w:r>
        <w:t xml:space="preserve">Data Management Workflow</w:t>
      </w:r>
    </w:p>
    <w:p>
      <w:pPr>
        <w:pStyle w:val="FirstParagraph"/>
      </w:pPr>
      <w:ins w:id="7" w:author="Craig Parker" w:date="2025-08-22T12:24:00Z">
        <w:r>
          <w:rPr>
            <w:b/>
            <w:bCs/>
          </w:rPr>
          <w:t xml:space="preserve">The HE²AT Center is currently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implementing a transition from UCT on-premise infrastructure to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cloud-based data management during Year 5, with the goal of complete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migration of all sensitive health data to the cloud by the end of Year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5. This transition enhances security, scalability, and operational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efficiency whilst maintaining full regulatory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compliance.</w:t>
        </w:r>
      </w:ins>
    </w:p>
    <w:p>
      <w:pPr>
        <w:pStyle w:val="BodyText"/>
      </w:pPr>
      <w:r>
        <w:t xml:space="preserve">The HE²AT Center’s data management process is structured around</w:t>
      </w:r>
      <w:r>
        <w:t xml:space="preserve"> </w:t>
      </w:r>
      <w:r>
        <w:t xml:space="preserve">several critical stages, from data acquisition to sharing and open</w:t>
      </w:r>
      <w:r>
        <w:t xml:space="preserve"> </w:t>
      </w:r>
      <w:r>
        <w:t xml:space="preserve">access. The following diagram (Figure 1) provides an overview of this</w:t>
      </w:r>
      <w:r>
        <w:t xml:space="preserve"> </w:t>
      </w:r>
      <w:r>
        <w:t xml:space="preserve">comprehensive workflow, illustrating the relationships between data</w:t>
      </w:r>
      <w:r>
        <w:t xml:space="preserve"> </w:t>
      </w:r>
      <w:r>
        <w:t xml:space="preserve">types, processing steps, and access levels.</w:t>
      </w:r>
    </w:p>
    <w:p>
      <w:pPr>
        <w:pStyle w:val="BodyText"/>
      </w:pPr>
      <w:r>
        <w:rPr>
          <w:i/>
          <w:iCs/>
        </w:rPr>
        <w:t xml:space="preserve">Data flow from acquisition through processing stages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Relationships between data types and access levels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Stakeholders involved at each stage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Pre-processing,</w:t>
      </w:r>
      <w:r>
        <w:rPr>
          <w:i/>
          <w:iCs/>
        </w:rPr>
        <w:t xml:space="preserve"> </w:t>
      </w:r>
      <w:r>
        <w:rPr>
          <w:i/>
          <w:iCs/>
        </w:rPr>
        <w:t xml:space="preserve">harmonisation, integration, and de-identification phases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Transition from restricted data to open access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Updated to</w:t>
      </w:r>
      <w:r>
        <w:rPr>
          <w:i/>
          <w:iCs/>
        </w:rPr>
        <w:t xml:space="preserve"> </w:t>
      </w:r>
      <w:r>
        <w:rPr>
          <w:i/>
          <w:iCs/>
        </w:rPr>
        <w:t xml:space="preserve">include cloud infrastructure components</w:t>
      </w:r>
    </w:p>
    <w:p>
      <w:pPr>
        <w:pStyle w:val="BodyText"/>
      </w:pPr>
      <w:r>
        <w:t xml:space="preserve">This diagram not only serves as a guide to understanding the flow of</w:t>
      </w:r>
      <w:r>
        <w:t xml:space="preserve"> </w:t>
      </w:r>
      <w:r>
        <w:t xml:space="preserve">data through various phases—such as pre-processing, harmonisation,</w:t>
      </w:r>
      <w:r>
        <w:t xml:space="preserve"> </w:t>
      </w:r>
      <w:r>
        <w:t xml:space="preserve">integration, de-identification, and the transition from restricted data</w:t>
      </w:r>
      <w:r>
        <w:t xml:space="preserve"> </w:t>
      </w:r>
      <w:r>
        <w:t xml:space="preserve">to open access—but also highlights the stakeholders involved at each</w:t>
      </w:r>
      <w:r>
        <w:t xml:space="preserve"> </w:t>
      </w:r>
      <w:r>
        <w:t xml:space="preserve">stage. The diagram presents the framework that will be unpacked and</w:t>
      </w:r>
      <w:r>
        <w:t xml:space="preserve"> </w:t>
      </w:r>
      <w:r>
        <w:t xml:space="preserve">elaborated upon throughout the rest of this document.</w:t>
      </w:r>
    </w:p>
    <w:p>
      <w:pPr>
        <w:pStyle w:val="BodyText"/>
      </w:pPr>
      <w:r>
        <w:t xml:space="preserve">Each of the sections that follow addresses one part of this framework</w:t>
      </w:r>
      <w:r>
        <w:t xml:space="preserve"> </w:t>
      </w:r>
      <w:r>
        <w:t xml:space="preserve">in detail, especially concerning the processes around ethical and legal</w:t>
      </w:r>
      <w:r>
        <w:t xml:space="preserve"> </w:t>
      </w:r>
      <w:r>
        <w:t xml:space="preserve">standards to follow and steps to promote data accessibility and reuse.</w:t>
      </w:r>
      <w:r>
        <w:t xml:space="preserve"> </w:t>
      </w:r>
      <w:r>
        <w:t xml:space="preserve">This diagram, therefore, acts as a roadmap for navigating the</w:t>
      </w:r>
      <w:r>
        <w:t xml:space="preserve"> </w:t>
      </w:r>
      <w:r>
        <w:t xml:space="preserve">complexities of data management within the HE²AT Center.</w:t>
      </w:r>
    </w:p>
    <w:p>
      <w:pPr>
        <w:pStyle w:val="BodyText"/>
      </w:pPr>
      <w:ins w:id="8" w:author="Craig Parker [2]" w:date="2025-09-05T09:53:00Z">
        <w:r>
          <w:drawing>
            <wp:inline>
              <wp:extent cx="5334000" cy="4088361"/>
              <wp:effectExtent b="0" l="0" r="0" t="0"/>
              <wp:docPr descr="" title="" id="20" name="Picture"/>
              <a:graphic>
                <a:graphicData uri="http://schemas.openxmlformats.org/drawingml/2006/picture">
                  <pic:pic>
                    <pic:nvPicPr>
                      <pic:cNvPr descr="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" id="21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408836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BodyText"/>
      </w:pPr>
      <w:r>
        <w:t xml:space="preserve">: HE²AT Center Data Management Workflow</w:t>
      </w:r>
    </w:p>
    <w:bookmarkEnd w:id="22"/>
    <w:bookmarkEnd w:id="23"/>
    <w:bookmarkStart w:id="24" w:name="section-3"/>
    <w:p>
      <w:pPr>
        <w:pStyle w:val="Heading2"/>
      </w:pPr>
    </w:p>
    <w:bookmarkEnd w:id="24"/>
    <w:bookmarkStart w:id="36" w:name="data-types"/>
    <w:p>
      <w:pPr>
        <w:pStyle w:val="Heading2"/>
      </w:pPr>
      <w:r>
        <w:t xml:space="preserve">4. Data types</w:t>
      </w:r>
    </w:p>
    <w:p>
      <w:pPr>
        <w:pStyle w:val="FirstParagraph"/>
      </w:pPr>
      <w:r>
        <w:t xml:space="preserve">Data acquisition is a foundational step in the HE²AT Center’s</w:t>
      </w:r>
      <w:r>
        <w:t xml:space="preserve"> </w:t>
      </w:r>
      <w:r>
        <w:t xml:space="preserve">research efforts, involving systematically acquiring a collection of</w:t>
      </w:r>
      <w:r>
        <w:t xml:space="preserve"> </w:t>
      </w:r>
      <w:r>
        <w:t xml:space="preserve">datasets critical to achieving the project’s objectives. These datasets</w:t>
      </w:r>
      <w:r>
        <w:t xml:space="preserve"> </w:t>
      </w:r>
      <w:r>
        <w:t xml:space="preserve">are broadly categorised into health-related, climate/weather, and</w:t>
      </w:r>
      <w:r>
        <w:t xml:space="preserve"> </w:t>
      </w:r>
      <w:r>
        <w:t xml:space="preserve">areal/geospatial socio-economic data, each discussed in turn below.</w:t>
      </w:r>
    </w:p>
    <w:bookmarkStart w:id="33" w:name="health-related-data"/>
    <w:p>
      <w:pPr>
        <w:pStyle w:val="Heading3"/>
      </w:pPr>
      <w:r>
        <w:t xml:space="preserve">4.1. Health-related data</w:t>
      </w:r>
    </w:p>
    <w:bookmarkStart w:id="25" w:name="summary-of-data-categories"/>
    <w:p>
      <w:pPr>
        <w:pStyle w:val="Heading4"/>
      </w:pPr>
      <w:r>
        <w:t xml:space="preserve">4.1.1. Summary of data</w:t>
      </w:r>
      <w:r>
        <w:t xml:space="preserve"> </w:t>
      </w:r>
      <w:r>
        <w:t xml:space="preserve">categories</w:t>
      </w:r>
    </w:p>
    <w:p>
      <w:pPr>
        <w:pStyle w:val="FirstParagraph"/>
      </w:pPr>
      <w:r>
        <w:t xml:space="preserve">The categorisation of health data within the HE²AT Center ensures</w:t>
      </w:r>
      <w:r>
        <w:t xml:space="preserve"> </w:t>
      </w:r>
      <w:r>
        <w:t xml:space="preserve">that the HE²AT Center adheres to ethical and legal standards whilst</w:t>
      </w:r>
      <w:r>
        <w:t xml:space="preserve"> </w:t>
      </w:r>
      <w:r>
        <w:t xml:space="preserve">facilitating collaborative research among the HE²AT Center Consortium</w:t>
      </w:r>
      <w:r>
        <w:t xml:space="preserve"> </w:t>
      </w:r>
      <w:r>
        <w:t xml:space="preserve">and External Researchers with controlled access. Health data is</w:t>
      </w:r>
      <w:r>
        <w:t xml:space="preserve"> </w:t>
      </w:r>
      <w:r>
        <w:t xml:space="preserve">classified into four distinct forms, ranging from original,</w:t>
      </w:r>
      <w:r>
        <w:t xml:space="preserve"> </w:t>
      </w:r>
      <w:r>
        <w:t xml:space="preserve">individual-level data, aggregated to inferential data. This structured</w:t>
      </w:r>
      <w:r>
        <w:t xml:space="preserve"> </w:t>
      </w:r>
      <w:r>
        <w:t xml:space="preserve">approach aims to maintain data privacy and protection throughout the</w:t>
      </w:r>
      <w:r>
        <w:t xml:space="preserve"> </w:t>
      </w:r>
      <w:r>
        <w:t xml:space="preserve">HE²AT Center Project lifecycle.</w:t>
      </w:r>
    </w:p>
    <w:p>
      <w:pPr>
        <w:pStyle w:val="BodyText"/>
      </w:pPr>
      <w:r>
        <w:t xml:space="preserve">In all activities involving health data, the HE²AT Center Consortium</w:t>
      </w:r>
      <w:r>
        <w:t xml:space="preserve"> </w:t>
      </w:r>
      <w:r>
        <w:t xml:space="preserve">contractually undertakes not to use the data to attempt to re-identify</w:t>
      </w:r>
      <w:r>
        <w:t xml:space="preserve"> </w:t>
      </w:r>
      <w:r>
        <w:t xml:space="preserve">any Data Subjects.</w:t>
      </w:r>
    </w:p>
    <w:bookmarkEnd w:id="25"/>
    <w:bookmarkStart w:id="26" w:name="original-study-data"/>
    <w:p>
      <w:pPr>
        <w:pStyle w:val="Heading4"/>
      </w:pPr>
      <w:r>
        <w:t xml:space="preserve">4.1.2. Original Study Data</w:t>
      </w:r>
    </w:p>
    <w:p>
      <w:pPr>
        <w:pStyle w:val="FirstParagraph"/>
      </w:pPr>
      <w:r>
        <w:t xml:space="preserve">This category includes original, unprocessed health data collected</w:t>
      </w:r>
      <w:r>
        <w:t xml:space="preserve"> </w:t>
      </w:r>
      <w:r>
        <w:t xml:space="preserve">directly through the various previously completed cohort studies and</w:t>
      </w:r>
      <w:r>
        <w:t xml:space="preserve"> </w:t>
      </w:r>
      <w:r>
        <w:t xml:space="preserve">clinical trials that fulfil the study eligibility criteria. Ownership of</w:t>
      </w:r>
      <w:r>
        <w:t xml:space="preserve"> </w:t>
      </w:r>
      <w:r>
        <w:t xml:space="preserve">this data is retained by the Data Provider who conducted or commissioned</w:t>
      </w:r>
      <w:r>
        <w:t xml:space="preserve"> </w:t>
      </w:r>
      <w:r>
        <w:t xml:space="preserve">the studies and/or clinical trial. The Original Study Data is acquired</w:t>
      </w:r>
      <w:r>
        <w:t xml:space="preserve"> </w:t>
      </w:r>
      <w:r>
        <w:t xml:space="preserve">on the basis of a Data Transfer Agreement, and is retained for a period</w:t>
      </w:r>
      <w:r>
        <w:t xml:space="preserve"> </w:t>
      </w:r>
      <w:r>
        <w:t xml:space="preserve">of five years after the completion of the HE²AT Center Project for the</w:t>
      </w:r>
      <w:r>
        <w:t xml:space="preserve"> </w:t>
      </w:r>
      <w:r>
        <w:t xml:space="preserve">purposes of concluding and correcting any analysis and publications</w:t>
      </w:r>
      <w:r>
        <w:t xml:space="preserve"> </w:t>
      </w:r>
      <w:r>
        <w:t xml:space="preserve">resulting from the Data. Any retention of Data after this five-year</w:t>
      </w:r>
      <w:r>
        <w:t xml:space="preserve"> </w:t>
      </w:r>
      <w:r>
        <w:t xml:space="preserve">period will be further agreed with the Data Provider. The Data provider</w:t>
      </w:r>
      <w:r>
        <w:t xml:space="preserve"> </w:t>
      </w:r>
      <w:r>
        <w:t xml:space="preserve">may elect to terminate the Data Transfer Agreement and data retention</w:t>
      </w:r>
      <w:r>
        <w:t xml:space="preserve"> </w:t>
      </w:r>
      <w:r>
        <w:t xml:space="preserve">will then be dealt with in a manner requested by the Data Provider.</w:t>
      </w:r>
    </w:p>
    <w:p>
      <w:pPr>
        <w:pStyle w:val="BodyText"/>
      </w:pPr>
      <w:r>
        <w:t xml:space="preserve">The Original Study Data is</w:t>
      </w:r>
      <w:r>
        <w:t xml:space="preserve"> </w:t>
      </w:r>
      <w:ins w:id="9" w:author="Craig Parker [2]" w:date="2025-09-09T11:35:00Z"/>
      <w:r>
        <w:t xml:space="preserve"> </w:t>
      </w:r>
      <w:ins w:id="10" w:author="Craig Parker [2]" w:date="2025-09-09T11:36:00Z">
        <w:r>
          <w:t xml:space="preserve">currently held under strong access</w:t>
        </w:r>
        <w:r>
          <w:t xml:space="preserve"> </w:t>
        </w:r>
        <w:r>
          <w:t xml:space="preserve">control on servers hosted at UCT,</w:t>
        </w:r>
        <w:r>
          <w:t xml:space="preserve"> </w:t>
        </w:r>
        <w:r>
          <w:rPr>
            <w:b/>
            <w:bCs/>
          </w:rPr>
          <w:t xml:space="preserve">and from the start of Year 5,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the data will shift to be stored on WHC-managed cloud infrastructure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with AES-256 encryption, providing enhanced scalability and disaster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recovery capabilities whilst maintaining POPIA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compliance</w:t>
        </w:r>
        <w:r>
          <w:t xml:space="preserve">.</w:t>
        </w:r>
      </w:ins>
      <w:r>
        <w:t xml:space="preserve"> </w:t>
      </w:r>
      <w:r>
        <w:t xml:space="preserve">Access to this data is restricted to a small</w:t>
      </w:r>
      <w:r>
        <w:t xml:space="preserve"> </w:t>
      </w:r>
      <w:r>
        <w:t xml:space="preserve">team of data managers within the Core Data Team (see roles and</w:t>
      </w:r>
      <w:r>
        <w:t xml:space="preserve"> </w:t>
      </w:r>
      <w:r>
        <w:t xml:space="preserve">responsibilities section for more detail). The Original Study Data has</w:t>
      </w:r>
      <w:r>
        <w:t xml:space="preserve"> </w:t>
      </w:r>
      <w:r>
        <w:t xml:space="preserve">all direct identifiers removed prior to with sharing on the cloud with</w:t>
      </w:r>
      <w:r>
        <w:t xml:space="preserve"> </w:t>
      </w:r>
      <w:r>
        <w:t xml:space="preserve">the remainder of the HE²AT Center Consortium (e.g., names and contact</w:t>
      </w:r>
      <w:r>
        <w:t xml:space="preserve"> </w:t>
      </w:r>
      <w:r>
        <w:t xml:space="preserve">numbers), but may still contain indirect identifiers such as dates and</w:t>
      </w:r>
      <w:r>
        <w:t xml:space="preserve"> </w:t>
      </w:r>
      <w:r>
        <w:t xml:space="preserve">geolocation information.</w:t>
      </w:r>
    </w:p>
    <w:bookmarkEnd w:id="26"/>
    <w:bookmarkStart w:id="27" w:name="consortium-shared-data"/>
    <w:p>
      <w:pPr>
        <w:pStyle w:val="Heading4"/>
      </w:pPr>
      <w:r>
        <w:t xml:space="preserve">4.1.3. Consortium-shared data</w:t>
      </w:r>
    </w:p>
    <w:p>
      <w:pPr>
        <w:pStyle w:val="FirstParagraph"/>
      </w:pPr>
      <w:r>
        <w:t xml:space="preserve">Once the Original Study Data is processed, harmonised, and</w:t>
      </w:r>
      <w:r>
        <w:t xml:space="preserve"> </w:t>
      </w:r>
      <w:r>
        <w:t xml:space="preserve">integrated, it becomes Consortium Shared Data. The data includes,</w:t>
      </w:r>
      <w:r>
        <w:t xml:space="preserve"> </w:t>
      </w:r>
      <w:r>
        <w:t xml:space="preserve">amongst other variables, a limited set of indirect identifiers, such as</w:t>
      </w:r>
      <w:r>
        <w:t xml:space="preserve"> </w:t>
      </w:r>
      <w:r>
        <w:t xml:space="preserve">absolute dates and geolocation, required for conducting the RP1/RP2</w:t>
      </w:r>
      <w:r>
        <w:t xml:space="preserve"> </w:t>
      </w:r>
      <w:r>
        <w:t xml:space="preserve">study analyses.</w:t>
      </w:r>
    </w:p>
    <w:p>
      <w:pPr>
        <w:pStyle w:val="BodyText"/>
      </w:pPr>
      <w:r>
        <w:t xml:space="preserve">The data may be transferred between HE²AT Center Consortium members</w:t>
      </w:r>
      <w:r>
        <w:t xml:space="preserve"> </w:t>
      </w:r>
      <w:r>
        <w:t xml:space="preserve">to conduct the RP1/RP2 study analyses. Only the following HE²AT Center</w:t>
      </w:r>
      <w:r>
        <w:t xml:space="preserve"> </w:t>
      </w:r>
      <w:r>
        <w:t xml:space="preserve">Consortium members will have access to the Consortium Shared Data: WHC</w:t>
      </w:r>
      <w:r>
        <w:t xml:space="preserve"> </w:t>
      </w:r>
      <w:r>
        <w:t xml:space="preserve">(South Africa), UCT (South Africa), IBM Research Africa (US), University</w:t>
      </w:r>
      <w:r>
        <w:t xml:space="preserve"> </w:t>
      </w:r>
      <w:r>
        <w:t xml:space="preserve">of Peleforo Gon Coulibaly (Côte d’Ivoire), and CeSHHAR (Zimbabwe).</w:t>
      </w:r>
      <w:r>
        <w:t xml:space="preserve"> </w:t>
      </w:r>
      <w:r>
        <w:t xml:space="preserve">Access may be extended to new partners who join the HE²AT Center</w:t>
      </w:r>
      <w:r>
        <w:t xml:space="preserve"> </w:t>
      </w:r>
      <w:r>
        <w:t xml:space="preserve">Consortium and adhere to the conditions set out in the Consortium Data</w:t>
      </w:r>
      <w:r>
        <w:t xml:space="preserve"> </w:t>
      </w:r>
      <w:r>
        <w:t xml:space="preserve">Sharing Agreement and this Data Management Plan (DMP). The Data</w:t>
      </w:r>
      <w:r>
        <w:t xml:space="preserve"> </w:t>
      </w:r>
      <w:r>
        <w:t xml:space="preserve">Providers will be given written notice of any new member(s) joining the</w:t>
      </w:r>
      <w:r>
        <w:t xml:space="preserve"> </w:t>
      </w:r>
      <w:r>
        <w:t xml:space="preserve">HE²AT Center Consortium.</w:t>
      </w:r>
    </w:p>
    <w:p>
      <w:pPr>
        <w:pStyle w:val="BodyText"/>
      </w:pPr>
      <w:r>
        <w:t xml:space="preserve">Unless Data Providers state otherwise in the agreed Data Transfer</w:t>
      </w:r>
      <w:r>
        <w:t xml:space="preserve"> </w:t>
      </w:r>
      <w:r>
        <w:t xml:space="preserve">Agreement (DTA), the HE²AT Center establishes ownership of this</w:t>
      </w:r>
      <w:r>
        <w:t xml:space="preserve"> </w:t>
      </w:r>
      <w:r>
        <w:t xml:space="preserve">Consortium Shared Data and can make decisions regarding data usage at</w:t>
      </w:r>
      <w:r>
        <w:t xml:space="preserve"> </w:t>
      </w:r>
      <w:r>
        <w:t xml:space="preserve">this stage. Where possible, requests from Data Providers for alternative</w:t>
      </w:r>
      <w:r>
        <w:t xml:space="preserve"> </w:t>
      </w:r>
      <w:r>
        <w:t xml:space="preserve">arrangements to those described here will be accommodated. This</w:t>
      </w:r>
      <w:r>
        <w:t xml:space="preserve"> </w:t>
      </w:r>
      <w:r>
        <w:t xml:space="preserve">ownership stems from the Core Data Team having performed significant</w:t>
      </w:r>
      <w:r>
        <w:t xml:space="preserve"> </w:t>
      </w:r>
      <w:r>
        <w:t xml:space="preserve">initial processing, harmonisation, and integration work on the Original</w:t>
      </w:r>
      <w:r>
        <w:t xml:space="preserve"> </w:t>
      </w:r>
      <w:r>
        <w:t xml:space="preserve">Study Data once made available. The Consortium Shared Data is retained</w:t>
      </w:r>
      <w:r>
        <w:t xml:space="preserve"> </w:t>
      </w:r>
      <w:r>
        <w:t xml:space="preserve">indefinitely unless agreed otherwise in the DTA with the Data Provider.</w:t>
      </w:r>
      <w:r>
        <w:t xml:space="preserve"> </w:t>
      </w:r>
      <w:r>
        <w:t xml:space="preserve">Access to the Consortium Shared Data is granted solely for the purposes</w:t>
      </w:r>
      <w:r>
        <w:t xml:space="preserve"> </w:t>
      </w:r>
      <w:r>
        <w:t xml:space="preserve">of the RP1/RP2 studies.</w:t>
      </w:r>
    </w:p>
    <w:p>
      <w:pPr>
        <w:pStyle w:val="BodyText"/>
      </w:pPr>
      <w:r>
        <w:t xml:space="preserve">Several steps have been taken to reduce the risk of identifiability.</w:t>
      </w:r>
      <w:r>
        <w:t xml:space="preserve"> </w:t>
      </w:r>
      <w:r>
        <w:t xml:space="preserve">For example, the date of birth will be removed for pregnant or</w:t>
      </w:r>
      <w:r>
        <w:t xml:space="preserve"> </w:t>
      </w:r>
      <w:r>
        <w:t xml:space="preserve">postpartum women in RP1 and for adolescents and adults in RP2. For these</w:t>
      </w:r>
      <w:r>
        <w:t xml:space="preserve"> </w:t>
      </w:r>
      <w:r>
        <w:t xml:space="preserve">groups, age will be reported in years (as a whole number). The date of</w:t>
      </w:r>
      <w:r>
        <w:t xml:space="preserve"> </w:t>
      </w:r>
      <w:r>
        <w:t xml:space="preserve">birth of the infant or of clinical events will be retained in this</w:t>
      </w:r>
      <w:r>
        <w:t xml:space="preserve"> </w:t>
      </w:r>
      <w:r>
        <w:t xml:space="preserve">Consortium Shared Data, as it is required to link climate/weather and</w:t>
      </w:r>
      <w:r>
        <w:t xml:space="preserve"> </w:t>
      </w:r>
      <w:r>
        <w:t xml:space="preserve">areal/geospatial socio-economic data. To minimise the risk of</w:t>
      </w:r>
      <w:r>
        <w:t xml:space="preserve"> </w:t>
      </w:r>
      <w:r>
        <w:t xml:space="preserve">identifiability, geographic data will be jittered or aggregated as</w:t>
      </w:r>
      <w:r>
        <w:t xml:space="preserve"> </w:t>
      </w:r>
      <w:r>
        <w:t xml:space="preserve">described in Section 9: De-identification.</w:t>
      </w:r>
    </w:p>
    <w:p>
      <w:pPr>
        <w:pStyle w:val="BodyText"/>
      </w:pPr>
      <w:r>
        <w:t xml:space="preserve">The final data cleaning step is essential for ensuring the quality</w:t>
      </w:r>
      <w:r>
        <w:t xml:space="preserve"> </w:t>
      </w:r>
      <w:r>
        <w:t xml:space="preserve">and reliability of the Consortium Shared Data. During this stage, the</w:t>
      </w:r>
      <w:r>
        <w:t xml:space="preserve"> </w:t>
      </w:r>
      <w:r>
        <w:t xml:space="preserve">Core Data Team reviews the dataset to confirm that all values fall</w:t>
      </w:r>
      <w:r>
        <w:t xml:space="preserve"> </w:t>
      </w:r>
      <w:r>
        <w:t xml:space="preserve">within expected ranges and that the data is free from errors or</w:t>
      </w:r>
      <w:r>
        <w:t xml:space="preserve"> </w:t>
      </w:r>
      <w:r>
        <w:t xml:space="preserve">inconsistencies. Specific provisions for identifying twins and multiple</w:t>
      </w:r>
      <w:r>
        <w:t xml:space="preserve"> </w:t>
      </w:r>
      <w:r>
        <w:t xml:space="preserve">pregnancies are critical for accurate analysis in maternal health</w:t>
      </w:r>
      <w:r>
        <w:t xml:space="preserve"> </w:t>
      </w:r>
      <w:r>
        <w:t xml:space="preserve">studies. Additionally, the Core Data Team works to identify and resolve</w:t>
      </w:r>
      <w:r>
        <w:t xml:space="preserve"> </w:t>
      </w:r>
      <w:r>
        <w:t xml:space="preserve">any duplication errors that may have arisen during the data</w:t>
      </w:r>
      <w:r>
        <w:t xml:space="preserve"> </w:t>
      </w:r>
      <w:r>
        <w:t xml:space="preserve">harmonisation process.</w:t>
      </w:r>
    </w:p>
    <w:p>
      <w:pPr>
        <w:pStyle w:val="BodyText"/>
      </w:pPr>
      <w:r>
        <w:t xml:space="preserve">A sanity check ensures data integrity as part of this final cleaning</w:t>
      </w:r>
      <w:r>
        <w:t xml:space="preserve"> </w:t>
      </w:r>
      <w:r>
        <w:t xml:space="preserve">process. This involves cross-referencing the dataset with the original</w:t>
      </w:r>
      <w:r>
        <w:t xml:space="preserve"> </w:t>
      </w:r>
      <w:r>
        <w:t xml:space="preserve">sources and performing logical checks to verify that the data is</w:t>
      </w:r>
      <w:r>
        <w:t xml:space="preserve"> </w:t>
      </w:r>
      <w:r>
        <w:t xml:space="preserve">consistent and accurate. The goal is to confirm that the Consortium</w:t>
      </w:r>
      <w:r>
        <w:t xml:space="preserve"> </w:t>
      </w:r>
      <w:r>
        <w:t xml:space="preserve">Shared Data is ready for analysis and that no significant errors</w:t>
      </w:r>
      <w:r>
        <w:t xml:space="preserve"> </w:t>
      </w:r>
      <w:r>
        <w:t xml:space="preserve">remain.</w:t>
      </w:r>
    </w:p>
    <w:bookmarkEnd w:id="27"/>
    <w:bookmarkStart w:id="28" w:name="rp1rp2-de-identified-data"/>
    <w:p>
      <w:pPr>
        <w:pStyle w:val="Heading4"/>
      </w:pPr>
      <w:r>
        <w:t xml:space="preserve">4.1.4. RP1/RP2 De-identified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Data that has been further processed and de-identified falls into</w:t>
      </w:r>
      <w:r>
        <w:t xml:space="preserve"> </w:t>
      </w:r>
      <w:r>
        <w:t xml:space="preserve">this category. The HE²AT Center owns this de-identified data. The</w:t>
      </w:r>
      <w:r>
        <w:t xml:space="preserve"> </w:t>
      </w:r>
      <w:r>
        <w:t xml:space="preserve">de-identified data is retained indefinitely unless agreed otherwise in</w:t>
      </w:r>
      <w:r>
        <w:t xml:space="preserve"> </w:t>
      </w:r>
      <w:r>
        <w:t xml:space="preserve">the DTA with the Data Provider. Where possible, requests from Data</w:t>
      </w:r>
      <w:r>
        <w:t xml:space="preserve"> </w:t>
      </w:r>
      <w:r>
        <w:t xml:space="preserve">Providers for an arrangement other than those described here shall be</w:t>
      </w:r>
      <w:r>
        <w:t xml:space="preserve"> </w:t>
      </w:r>
      <w:r>
        <w:t xml:space="preserve">accommodated. Access is granted to Institutions representing research</w:t>
      </w:r>
      <w:r>
        <w:t xml:space="preserve"> </w:t>
      </w:r>
      <w:r>
        <w:t xml:space="preserve">projects which have met specific conditions and requirements set by the</w:t>
      </w:r>
      <w:r>
        <w:t xml:space="preserve"> </w:t>
      </w:r>
      <w:r>
        <w:t xml:space="preserve">HE²AT Centre Data Access Committee. The de-identified data may be</w:t>
      </w:r>
      <w:r>
        <w:t xml:space="preserve"> </w:t>
      </w:r>
      <w:r>
        <w:t xml:space="preserve">harmonised health data, or harmonised health data integrated with</w:t>
      </w:r>
      <w:r>
        <w:t xml:space="preserve"> </w:t>
      </w:r>
      <w:r>
        <w:t xml:space="preserve">climate and other environmental data, depending on available resources</w:t>
      </w:r>
      <w:r>
        <w:t xml:space="preserve"> </w:t>
      </w:r>
      <w:r>
        <w:t xml:space="preserve">and type of data request.</w:t>
      </w:r>
    </w:p>
    <w:p>
      <w:pPr>
        <w:pStyle w:val="BodyText"/>
      </w:pPr>
      <w:r>
        <w:t xml:space="preserve">The HE²AT Center will apply the principles of de-identification</w:t>
      </w:r>
      <w:r>
        <w:t xml:space="preserve"> </w:t>
      </w:r>
      <w:r>
        <w:t xml:space="preserve">through two complementary approaches. The Safe Harbour approach, is</w:t>
      </w:r>
      <w:r>
        <w:t xml:space="preserve"> </w:t>
      </w:r>
      <w:r>
        <w:t xml:space="preserve">utilised where feasible, where 18 identifying variables are removed,</w:t>
      </w:r>
      <w:r>
        <w:t xml:space="preserve"> </w:t>
      </w:r>
      <w:r>
        <w:t xml:space="preserve">including all dates, and high-resolution geolocation information.</w:t>
      </w:r>
      <w:r>
        <w:t xml:space="preserve"> </w:t>
      </w:r>
      <w:r>
        <w:t xml:space="preserve">Additionally, the expert determination approach, which relies on an</w:t>
      </w:r>
      <w:r>
        <w:t xml:space="preserve"> </w:t>
      </w:r>
      <w:r>
        <w:t xml:space="preserve">external expert to certify the minimal risk of re-identification, is</w:t>
      </w:r>
      <w:r>
        <w:t xml:space="preserve"> </w:t>
      </w:r>
      <w:r>
        <w:t xml:space="preserve">used in conjunction with, and in certain cases, in lieu of the Safe</w:t>
      </w:r>
      <w:r>
        <w:t xml:space="preserve"> </w:t>
      </w:r>
      <w:r>
        <w:t xml:space="preserve">Harbour approach, where appropriate. This data type is categorised as</w:t>
      </w:r>
      <w:r>
        <w:t xml:space="preserve"> </w:t>
      </w:r>
      <w:r>
        <w:t xml:space="preserve">de-identified data under POPIA, meaning it has been thoroughly</w:t>
      </w:r>
      <w:r>
        <w:t xml:space="preserve"> </w:t>
      </w:r>
      <w:r>
        <w:t xml:space="preserve">de-identified to prevent any reasonable possibility of</w:t>
      </w:r>
      <w:r>
        <w:t xml:space="preserve"> </w:t>
      </w:r>
      <w:r>
        <w:t xml:space="preserve">re-identification. The identifiers in this dataset are limited to health</w:t>
      </w:r>
      <w:r>
        <w:t xml:space="preserve"> </w:t>
      </w:r>
      <w:r>
        <w:t xml:space="preserve">variables without any direct or indirect personal identifiers. For</w:t>
      </w:r>
      <w:r>
        <w:t xml:space="preserve"> </w:t>
      </w:r>
      <w:r>
        <w:t xml:space="preserve">example, age data for pregnant or postpartum women in RP1, and for</w:t>
      </w:r>
      <w:r>
        <w:t xml:space="preserve"> </w:t>
      </w:r>
      <w:r>
        <w:t xml:space="preserve">adolescents and adults in RP2 will be reported in five-year age bands</w:t>
      </w:r>
      <w:r>
        <w:t xml:space="preserve"> </w:t>
      </w:r>
      <w:r>
        <w:t xml:space="preserve">rather than as age whole numbers, and the geographic data will be</w:t>
      </w:r>
      <w:r>
        <w:t xml:space="preserve"> </w:t>
      </w:r>
      <w:r>
        <w:t xml:space="preserve">reported in larger units, such as cities or districts.</w:t>
      </w:r>
    </w:p>
    <w:bookmarkEnd w:id="28"/>
    <w:bookmarkStart w:id="32" w:name="inferential-data"/>
    <w:p>
      <w:pPr>
        <w:pStyle w:val="Heading4"/>
      </w:pPr>
      <w:r>
        <w:t xml:space="preserve">4.1.5. Inferential data</w:t>
      </w:r>
    </w:p>
    <w:p>
      <w:pPr>
        <w:pStyle w:val="CaptionedFigure"/>
      </w:pPr>
      <w:r>
        <w:drawing>
          <wp:inline>
            <wp:extent cx="5334000" cy="1235475"/>
            <wp:effectExtent b="0" l="0" r="0" t="0"/>
            <wp:docPr descr="A diagram of data management, Picture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5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Figure2: HE²AT Center Data Management Data</w:t>
      </w:r>
      <w:r>
        <w:t xml:space="preserve"> </w:t>
      </w:r>
      <w:r>
        <w:t xml:space="preserve">Categories</w:t>
      </w:r>
    </w:p>
    <w:p>
      <w:pPr>
        <w:pStyle w:val="BodyText"/>
      </w:pPr>
      <w:r>
        <w:t xml:space="preserve">The final category is Inferential Data, which is aggregated or</w:t>
      </w:r>
      <w:r>
        <w:t xml:space="preserve"> </w:t>
      </w:r>
      <w:r>
        <w:t xml:space="preserve">synthetic data derived from the analysis of the preceding data</w:t>
      </w:r>
      <w:r>
        <w:t xml:space="preserve"> </w:t>
      </w:r>
      <w:r>
        <w:t xml:space="preserve">categories. The HE²AT Center owns the Inferential Data and will retain</w:t>
      </w:r>
      <w:r>
        <w:t xml:space="preserve"> </w:t>
      </w:r>
      <w:r>
        <w:t xml:space="preserve">this data indefinitely. Inferential Data is made available for open</w:t>
      </w:r>
      <w:r>
        <w:t xml:space="preserve"> </w:t>
      </w:r>
      <w:r>
        <w:t xml:space="preserve">access to support broader research initiatives. Aggregated anonymous and</w:t>
      </w:r>
      <w:r>
        <w:t xml:space="preserve"> </w:t>
      </w:r>
      <w:r>
        <w:t xml:space="preserve">synthetic data are classified as de-identified under POPIA, ensuring</w:t>
      </w:r>
      <w:r>
        <w:t xml:space="preserve"> </w:t>
      </w:r>
      <w:r>
        <w:t xml:space="preserve">that individual privacy is fully protected. Aggregated data contains no</w:t>
      </w:r>
      <w:r>
        <w:t xml:space="preserve"> </w:t>
      </w:r>
      <w:r>
        <w:t xml:space="preserve">individual-level records from Data Subjects and no direct or indirect</w:t>
      </w:r>
      <w:r>
        <w:t xml:space="preserve"> </w:t>
      </w:r>
      <w:r>
        <w:t xml:space="preserve">identifiers, making it impossible to re-identify any individuals.</w:t>
      </w:r>
      <w:r>
        <w:t xml:space="preserve"> </w:t>
      </w:r>
      <w:r>
        <w:t xml:space="preserve">Synthetic data is, by definition, generated in a random manner and</w:t>
      </w:r>
      <w:r>
        <w:t xml:space="preserve"> </w:t>
      </w:r>
      <w:r>
        <w:t xml:space="preserve">possesses only the statistical properties of the underlying data with no</w:t>
      </w:r>
      <w:r>
        <w:t xml:space="preserve"> </w:t>
      </w:r>
      <w:r>
        <w:t xml:space="preserve">link to the individual data points, thus rendering it impossible to</w:t>
      </w:r>
      <w:r>
        <w:t xml:space="preserve"> </w:t>
      </w:r>
      <w:r>
        <w:t xml:space="preserve">re-identify any individuals.</w:t>
      </w:r>
    </w:p>
    <w:bookmarkEnd w:id="32"/>
    <w:bookmarkEnd w:id="33"/>
    <w:bookmarkStart w:id="34" w:name="climateweather-data"/>
    <w:p>
      <w:pPr>
        <w:pStyle w:val="Heading3"/>
      </w:pPr>
      <w:r>
        <w:t xml:space="preserve">4.2. Climate/weather data</w:t>
      </w:r>
    </w:p>
    <w:p>
      <w:pPr>
        <w:pStyle w:val="FirstParagraph"/>
      </w:pPr>
      <w:r>
        <w:t xml:space="preserve">Climate and weather data are critical components of the HE²AT</w:t>
      </w:r>
      <w:r>
        <w:t xml:space="preserve"> </w:t>
      </w:r>
      <w:r>
        <w:t xml:space="preserve">Center’s research, providing the environmental context for understanding</w:t>
      </w:r>
      <w:r>
        <w:t xml:space="preserve"> </w:t>
      </w:r>
      <w:r>
        <w:t xml:space="preserve">heat exposure and its impact on health outcomes. These data can be</w:t>
      </w:r>
      <w:r>
        <w:t xml:space="preserve"> </w:t>
      </w:r>
      <w:r>
        <w:t xml:space="preserve">broadly categorised into three types:</w:t>
      </w:r>
    </w:p>
    <w:p>
      <w:pPr>
        <w:pStyle w:val="BodyText"/>
      </w:pPr>
      <w:r>
        <w:rPr>
          <w:b/>
          <w:bCs/>
        </w:rPr>
        <w:t xml:space="preserve">Observational data</w:t>
      </w:r>
      <w:r>
        <w:t xml:space="preserve">: This includes data collected</w:t>
      </w:r>
      <w:r>
        <w:t xml:space="preserve"> </w:t>
      </w:r>
      <w:r>
        <w:t xml:space="preserve">from weather stations located at ground level. Observational datasets</w:t>
      </w:r>
      <w:r>
        <w:t xml:space="preserve"> </w:t>
      </w:r>
      <w:r>
        <w:t xml:space="preserve">provide real-time or historical measurements of various meteorological</w:t>
      </w:r>
      <w:r>
        <w:t xml:space="preserve"> </w:t>
      </w:r>
      <w:r>
        <w:t xml:space="preserve">parameters, such as temperature, precipitation, humidity, and wind</w:t>
      </w:r>
      <w:r>
        <w:t xml:space="preserve"> </w:t>
      </w:r>
      <w:r>
        <w:t xml:space="preserve">speed. These datasets are often considered the most accurate for</w:t>
      </w:r>
      <w:r>
        <w:t xml:space="preserve"> </w:t>
      </w:r>
      <w:r>
        <w:t xml:space="preserve">specific locations and serve as the foundation for validating and</w:t>
      </w:r>
      <w:r>
        <w:t xml:space="preserve"> </w:t>
      </w:r>
      <w:r>
        <w:t xml:space="preserve">calibrating other types of climate data. Examples of sources for</w:t>
      </w:r>
      <w:r>
        <w:t xml:space="preserve"> </w:t>
      </w:r>
      <w:r>
        <w:t xml:space="preserve">observational data include national meteorological services and local</w:t>
      </w:r>
      <w:r>
        <w:t xml:space="preserve"> </w:t>
      </w:r>
      <w:r>
        <w:t xml:space="preserve">weather stations.</w:t>
      </w:r>
    </w:p>
    <w:p>
      <w:pPr>
        <w:pStyle w:val="BodyText"/>
      </w:pPr>
      <w:r>
        <w:rPr>
          <w:b/>
          <w:bCs/>
        </w:rPr>
        <w:t xml:space="preserve">Remote sensing data</w:t>
      </w:r>
      <w:r>
        <w:t xml:space="preserve">: These datasets are collected</w:t>
      </w:r>
      <w:r>
        <w:t xml:space="preserve"> </w:t>
      </w:r>
      <w:r>
        <w:t xml:space="preserve">via satellite-based sensors that capture a wide range of environmental</w:t>
      </w:r>
      <w:r>
        <w:t xml:space="preserve"> </w:t>
      </w:r>
      <w:r>
        <w:t xml:space="preserve">variables. Remote sensing allows for large-scale and continuous</w:t>
      </w:r>
      <w:r>
        <w:t xml:space="preserve"> </w:t>
      </w:r>
      <w:r>
        <w:t xml:space="preserve">monitoring of climate variables such as land surface temperature, soil</w:t>
      </w:r>
      <w:r>
        <w:t xml:space="preserve"> </w:t>
      </w:r>
      <w:r>
        <w:t xml:space="preserve">moisture, vegetation condition, and cloud cover. Satellite-derived data</w:t>
      </w:r>
      <w:r>
        <w:t xml:space="preserve"> </w:t>
      </w:r>
      <w:r>
        <w:t xml:space="preserve">offer broader geographic coverage and enable the analysis of areas where</w:t>
      </w:r>
      <w:r>
        <w:t xml:space="preserve"> </w:t>
      </w:r>
      <w:r>
        <w:t xml:space="preserve">ground-based observations are sparse or unavailable. Common remote</w:t>
      </w:r>
      <w:r>
        <w:t xml:space="preserve"> </w:t>
      </w:r>
      <w:r>
        <w:t xml:space="preserve">sensing datasets used include those from satellites like MODIS, Landsat,</w:t>
      </w:r>
      <w:r>
        <w:t xml:space="preserve"> </w:t>
      </w:r>
      <w:r>
        <w:t xml:space="preserve">and the Sentinel missions.</w:t>
      </w:r>
    </w:p>
    <w:p>
      <w:pPr>
        <w:pStyle w:val="BodyText"/>
      </w:pPr>
      <w:r>
        <w:rPr>
          <w:b/>
          <w:bCs/>
        </w:rPr>
        <w:t xml:space="preserve">Re-analysis data</w:t>
      </w:r>
      <w:r>
        <w:t xml:space="preserve">: Re-analysis datasets integrate</w:t>
      </w:r>
      <w:r>
        <w:t xml:space="preserve"> </w:t>
      </w:r>
      <w:r>
        <w:t xml:space="preserve">observational and remote sensing data into numerical models, producing a</w:t>
      </w:r>
      <w:r>
        <w:t xml:space="preserve"> </w:t>
      </w:r>
      <w:r>
        <w:t xml:space="preserve">comprehensive and continuous representation of past and present climate</w:t>
      </w:r>
      <w:r>
        <w:t xml:space="preserve"> </w:t>
      </w:r>
      <w:r>
        <w:t xml:space="preserve">conditions. These models use a combination of historical measurements</w:t>
      </w:r>
      <w:r>
        <w:t xml:space="preserve"> </w:t>
      </w:r>
      <w:r>
        <w:t xml:space="preserve">from weather stations, satellites, and other sources to provide</w:t>
      </w:r>
      <w:r>
        <w:t xml:space="preserve"> </w:t>
      </w:r>
      <w:r>
        <w:t xml:space="preserve">spatially and temporally complete datasets. Re-analysis products are</w:t>
      </w:r>
      <w:r>
        <w:t xml:space="preserve"> </w:t>
      </w:r>
      <w:r>
        <w:t xml:space="preserve">particularly valuable for studying climate trends over time and for</w:t>
      </w:r>
      <w:r>
        <w:t xml:space="preserve"> </w:t>
      </w:r>
      <w:r>
        <w:t xml:space="preserve">filling in gaps in observational records. Examples of widely used</w:t>
      </w:r>
      <w:r>
        <w:t xml:space="preserve"> </w:t>
      </w:r>
      <w:r>
        <w:t xml:space="preserve">re-analysis datasets include ERA5 and MERRA-2.</w:t>
      </w:r>
    </w:p>
    <w:p>
      <w:pPr>
        <w:pStyle w:val="BodyText"/>
      </w:pPr>
      <w:r>
        <w:t xml:space="preserve">Each of these data types provides unique insights into the climate</w:t>
      </w:r>
      <w:r>
        <w:t xml:space="preserve"> </w:t>
      </w:r>
      <w:r>
        <w:t xml:space="preserve">variables relevant to the HE²AT Center’s research. Together, they allow</w:t>
      </w:r>
      <w:r>
        <w:t xml:space="preserve"> </w:t>
      </w:r>
      <w:r>
        <w:t xml:space="preserve">for comprehensive analyses of heat exposure and its effects on health</w:t>
      </w:r>
      <w:r>
        <w:t xml:space="preserve"> </w:t>
      </w:r>
      <w:r>
        <w:t xml:space="preserve">outcomes in urban environments.</w:t>
      </w:r>
    </w:p>
    <w:p>
      <w:pPr>
        <w:pStyle w:val="BodyText"/>
      </w:pPr>
      <w:r>
        <w:t xml:space="preserve">All climate related-data will be accessed through open data</w:t>
      </w:r>
      <w:r>
        <w:t xml:space="preserve"> </w:t>
      </w:r>
      <w:r>
        <w:t xml:space="preserve">repositories, such as the Copernicus Climate Data Store (CDS), Earth</w:t>
      </w:r>
      <w:r>
        <w:t xml:space="preserve"> </w:t>
      </w:r>
      <w:r>
        <w:t xml:space="preserve">System Grid Federation and Sentinel data systems. The data will be</w:t>
      </w:r>
      <w:r>
        <w:t xml:space="preserve"> </w:t>
      </w:r>
      <w:r>
        <w:t xml:space="preserve">stored on IBM Research Africa and CSAG/UCT systems</w:t>
      </w:r>
      <w:ins w:id="11" w:author="Lisa van Aardenne" w:date="2025-08-25T16:40:00Z">
        <w:r>
          <w:t xml:space="preserve">.</w:t>
        </w:r>
      </w:ins>
      <w:r>
        <w:t xml:space="preserve"> </w:t>
      </w:r>
      <w:ins w:id="12" w:author="Craig Parker" w:date="2025-08-22T12:32:00Z"/>
      <w:r>
        <w:t xml:space="preserve"> </w:t>
      </w:r>
      <w:ins w:id="13" w:author="Lisa van Aardenne" w:date="2025-08-25T16:37:00Z"/>
      <w:ins w:id="14" w:author="Craig Parker [2]" w:date="2025-09-09T11:52:00Z">
        <w:r>
          <w:rPr>
            <w:b/>
            <w:bCs/>
          </w:rPr>
          <w:t xml:space="preserve">Relevant datasets, or subsets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of datasets , will also be stored on the WHC-managed cloud services to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allow for the association / linkage with the health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datasets.</w:t>
        </w:r>
      </w:ins>
      <w:r>
        <w:t xml:space="preserve"> </w:t>
      </w:r>
      <w:r>
        <w:t xml:space="preserve">CSAG/UCT will be responsible for managing and</w:t>
      </w:r>
      <w:r>
        <w:t xml:space="preserve"> </w:t>
      </w:r>
      <w:r>
        <w:t xml:space="preserve">updating the relevant data indexes during this period. These datasets</w:t>
      </w:r>
      <w:r>
        <w:t xml:space="preserve"> </w:t>
      </w:r>
      <w:r>
        <w:t xml:space="preserve">also follow open data policies, typically requiring citation when used</w:t>
      </w:r>
      <w:r>
        <w:t xml:space="preserve"> </w:t>
      </w:r>
      <w:r>
        <w:t xml:space="preserve">for non-commercial research.</w:t>
      </w:r>
    </w:p>
    <w:bookmarkEnd w:id="34"/>
    <w:bookmarkStart w:id="35" w:name="arealgeospatial-socio-economic-data"/>
    <w:p>
      <w:pPr>
        <w:pStyle w:val="Heading3"/>
      </w:pPr>
      <w:r>
        <w:t xml:space="preserve">4.3. Areal/geospatial</w:t>
      </w:r>
      <w:r>
        <w:t xml:space="preserve"> </w:t>
      </w:r>
      <w:r>
        <w:t xml:space="preserve">socio-economic data</w:t>
      </w:r>
    </w:p>
    <w:p>
      <w:pPr>
        <w:pStyle w:val="FirstParagraph"/>
      </w:pPr>
      <w:r>
        <w:t xml:space="preserve">These data represent measures of socio-economic and related</w:t>
      </w:r>
      <w:r>
        <w:t xml:space="preserve"> </w:t>
      </w:r>
      <w:r>
        <w:t xml:space="preserve">conditions, such as household economic status, access to services such</w:t>
      </w:r>
      <w:r>
        <w:t xml:space="preserve"> </w:t>
      </w:r>
      <w:r>
        <w:t xml:space="preserve">as water and sanitation, and dwelling type. Typical sources include</w:t>
      </w:r>
      <w:r>
        <w:t xml:space="preserve"> </w:t>
      </w:r>
      <w:r>
        <w:t xml:space="preserve">national census data and more focused household and demographic survey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Socio-economic data will be sourced from open and restricted-access</w:t>
      </w:r>
      <w:r>
        <w:t xml:space="preserve"> </w:t>
      </w:r>
      <w:r>
        <w:t xml:space="preserve">repositories (e.g., South African census data and GCRO Quality of Life</w:t>
      </w:r>
      <w:r>
        <w:t xml:space="preserve"> </w:t>
      </w:r>
      <w:r>
        <w:t xml:space="preserve">Surveys). Primary copies will be indexed and stored on CSAG/UCT data</w:t>
      </w:r>
      <w:r>
        <w:t xml:space="preserve"> </w:t>
      </w:r>
      <w:r>
        <w:t xml:space="preserve">storage</w:t>
      </w:r>
      <w:r>
        <w:t xml:space="preserve"> </w:t>
      </w:r>
      <w:ins w:id="15" w:author="Craig Parker [2]" w:date="2025-09-11T14:50:00Z">
        <w:r>
          <w:t xml:space="preserve">, while a copy will be stored on the</w:t>
        </w:r>
        <w:r>
          <w:t xml:space="preserve"> </w:t>
        </w:r>
        <w:r>
          <w:t xml:space="preserve">WHC-managed cloud services</w:t>
        </w:r>
      </w:ins>
      <w:r>
        <w:t xml:space="preserve">. The IBM Research Africa team will</w:t>
      </w:r>
      <w:r>
        <w:t xml:space="preserve"> </w:t>
      </w:r>
      <w:r>
        <w:t xml:space="preserve">acquire and have access to some of the geo-reference Quality of Life</w:t>
      </w:r>
      <w:r>
        <w:t xml:space="preserve"> </w:t>
      </w:r>
      <w:r>
        <w:t xml:space="preserve">survey data from the GCRO. It will undertake processing of this data</w:t>
      </w:r>
      <w:r>
        <w:t xml:space="preserve"> </w:t>
      </w:r>
      <w:r>
        <w:t xml:space="preserve">from their own internal computing systems. Outputs and indices</w:t>
      </w:r>
      <w:r>
        <w:t xml:space="preserve"> </w:t>
      </w:r>
      <w:r>
        <w:t xml:space="preserve">calculated from the data by IBM Research Africa will be shared with the</w:t>
      </w:r>
      <w:r>
        <w:t xml:space="preserve"> </w:t>
      </w:r>
      <w:r>
        <w:t xml:space="preserve">rest of the HE²AT Center Consortium through the HE²AT Center’s DAC.</w:t>
      </w:r>
    </w:p>
    <w:p>
      <w:pPr>
        <w:pStyle w:val="BodyText"/>
      </w:pPr>
      <w:r>
        <w:t xml:space="preserve">South African census data is already available through the UCT</w:t>
      </w:r>
      <w:r>
        <w:t xml:space="preserve"> </w:t>
      </w:r>
      <w:r>
        <w:t xml:space="preserve">DataFirst data repository. GCRO Quality of Life Survey data is available</w:t>
      </w:r>
      <w:r>
        <w:t xml:space="preserve"> </w:t>
      </w:r>
      <w:r>
        <w:t xml:space="preserve">through the GCRO open data platform, which directs queries to GCRO.</w:t>
      </w:r>
    </w:p>
    <w:p>
      <w:pPr>
        <w:pStyle w:val="BodyText"/>
      </w:pPr>
      <w:r>
        <w:t xml:space="preserve">South African census data is aggregated into small areas and does not</w:t>
      </w:r>
      <w:r>
        <w:t xml:space="preserve"> </w:t>
      </w:r>
      <w:r>
        <w:t xml:space="preserve">constitute personally identifiable data. Likewise, GCRO Quality of Life</w:t>
      </w:r>
      <w:r>
        <w:t xml:space="preserve"> </w:t>
      </w:r>
      <w:r>
        <w:t xml:space="preserve">survey data is aggregated to small areas and does not constitute</w:t>
      </w:r>
      <w:r>
        <w:t xml:space="preserve"> </w:t>
      </w:r>
      <w:r>
        <w:t xml:space="preserve">personally identifiable sensitive data.</w:t>
      </w:r>
    </w:p>
    <w:bookmarkEnd w:id="35"/>
    <w:bookmarkEnd w:id="36"/>
    <w:bookmarkStart w:id="37" w:name="section-4"/>
    <w:p>
      <w:pPr>
        <w:pStyle w:val="Heading2"/>
      </w:pPr>
    </w:p>
    <w:bookmarkEnd w:id="37"/>
    <w:bookmarkStart w:id="40" w:name="Xfc9d5062703af22053e042226c9b85f6cfdea68"/>
    <w:p>
      <w:pPr>
        <w:pStyle w:val="Heading2"/>
      </w:pPr>
      <w:r>
        <w:t xml:space="preserve">5. Data</w:t>
      </w:r>
      <w:r>
        <w:t xml:space="preserve"> </w:t>
      </w:r>
      <w:r>
        <w:t xml:space="preserve">transfer, and ethics approvals and notification</w:t>
      </w:r>
    </w:p>
    <w:p>
      <w:pPr>
        <w:pStyle w:val="FirstParagraph"/>
      </w:pPr>
      <w:r>
        <w:t xml:space="preserve">In alignment with the HE²AT Center’s commitment to ethical conduct</w:t>
      </w:r>
      <w:r>
        <w:t xml:space="preserve"> </w:t>
      </w:r>
      <w:r>
        <w:t xml:space="preserve">across all research activities, the ethics approval and notification</w:t>
      </w:r>
      <w:r>
        <w:t xml:space="preserve"> </w:t>
      </w:r>
      <w:r>
        <w:t xml:space="preserve">process, and Data Transfer Agreement (DTA) are essential for securing</w:t>
      </w:r>
      <w:r>
        <w:t xml:space="preserve"> </w:t>
      </w:r>
      <w:r>
        <w:t xml:space="preserve">and maintaining oversight of studies that contribute data to the HE²AT</w:t>
      </w:r>
      <w:r>
        <w:t xml:space="preserve"> </w:t>
      </w:r>
      <w:r>
        <w:t xml:space="preserve">Center Project.</w:t>
      </w:r>
    </w:p>
    <w:p>
      <w:pPr>
        <w:pStyle w:val="BodyText"/>
      </w:pPr>
      <w:r>
        <w:t xml:space="preserve">The RP1 and RP2 study activities have been reviewed and approved by</w:t>
      </w:r>
      <w:r>
        <w:t xml:space="preserve"> </w:t>
      </w:r>
      <w:r>
        <w:t xml:space="preserve">the Wits Human Ethics Committee, with Ethics Reference Numbers of 220605</w:t>
      </w:r>
      <w:r>
        <w:t xml:space="preserve"> </w:t>
      </w:r>
      <w:r>
        <w:t xml:space="preserve">for RP1 and 220606 for RP2. As data from additional studies are</w:t>
      </w:r>
      <w:r>
        <w:t xml:space="preserve"> </w:t>
      </w:r>
      <w:r>
        <w:t xml:space="preserve">received, the HE²AT Center notifies the relevant Ethics Committee of</w:t>
      </w:r>
      <w:r>
        <w:t xml:space="preserve"> </w:t>
      </w:r>
      <w:r>
        <w:t xml:space="preserve">such and notes any concerns with a study, if relevant.</w:t>
      </w:r>
    </w:p>
    <w:bookmarkStart w:id="38" w:name="data-transfer-agreement"/>
    <w:p>
      <w:pPr>
        <w:pStyle w:val="Heading3"/>
      </w:pPr>
      <w:r>
        <w:t xml:space="preserve">5.1. Data Transfer Agreement:</w:t>
      </w:r>
    </w:p>
    <w:p>
      <w:pPr>
        <w:pStyle w:val="FirstParagraph"/>
      </w:pPr>
      <w:r>
        <w:t xml:space="preserve">The DTA between each Data Provider and UCT or WHC will outline the</w:t>
      </w:r>
      <w:r>
        <w:t xml:space="preserve"> </w:t>
      </w:r>
      <w:r>
        <w:t xml:space="preserve">terms for transferring and processing health data. Where WHC is the Data</w:t>
      </w:r>
      <w:r>
        <w:t xml:space="preserve"> </w:t>
      </w:r>
      <w:r>
        <w:t xml:space="preserve">Recipient, the Original Study Data is transferred and received from the</w:t>
      </w:r>
      <w:r>
        <w:t xml:space="preserve"> </w:t>
      </w:r>
      <w:r>
        <w:t xml:space="preserve">Data Provider directly by the Core Data Team on UCT Data servers. The</w:t>
      </w:r>
      <w:r>
        <w:t xml:space="preserve"> </w:t>
      </w:r>
      <w:r>
        <w:t xml:space="preserve">DTA must align with applicable national or international health</w:t>
      </w:r>
      <w:r>
        <w:t xml:space="preserve"> </w:t>
      </w:r>
      <w:r>
        <w:t xml:space="preserve">data-sharing legislation. The DTA aims primarily to ensure that the</w:t>
      </w:r>
      <w:r>
        <w:t xml:space="preserve"> </w:t>
      </w:r>
      <w:r>
        <w:t xml:space="preserve">handling, storage, and transfer of data adhere to relevant legislation</w:t>
      </w:r>
      <w:r>
        <w:t xml:space="preserve"> </w:t>
      </w:r>
      <w:r>
        <w:t xml:space="preserve">and ethical standards and protects the rights of study participants and</w:t>
      </w:r>
      <w:r>
        <w:t xml:space="preserve"> </w:t>
      </w:r>
      <w:r>
        <w:t xml:space="preserve">Data Providers.</w:t>
      </w:r>
    </w:p>
    <w:p>
      <w:pPr>
        <w:pStyle w:val="BodyText"/>
      </w:pPr>
      <w:r>
        <w:t xml:space="preserve">The Wits Human Research Ethics Committee (HREC) (Medical) is notified</w:t>
      </w:r>
      <w:r>
        <w:t xml:space="preserve"> </w:t>
      </w:r>
      <w:r>
        <w:t xml:space="preserve">of each new study that contributes health data. The HE²AT Center team</w:t>
      </w:r>
      <w:r>
        <w:t xml:space="preserve"> </w:t>
      </w:r>
      <w:r>
        <w:t xml:space="preserve">reviews the consent and ethic approvals of each of the studies that</w:t>
      </w:r>
      <w:r>
        <w:t xml:space="preserve"> </w:t>
      </w:r>
      <w:r>
        <w:t xml:space="preserve">agree to share data. This section below outlines the steps and</w:t>
      </w:r>
      <w:r>
        <w:t xml:space="preserve"> </w:t>
      </w:r>
      <w:r>
        <w:t xml:space="preserve">considerations relating to ethical procedures and these</w:t>
      </w:r>
      <w:r>
        <w:t xml:space="preserve"> </w:t>
      </w:r>
      <w:r>
        <w:t xml:space="preserve">notifications.</w:t>
      </w:r>
    </w:p>
    <w:bookmarkEnd w:id="38"/>
    <w:bookmarkStart w:id="39" w:name="X36f2f6f938b086ff6c1f45029638f55711fc1ea"/>
    <w:p>
      <w:pPr>
        <w:pStyle w:val="Heading3"/>
      </w:pPr>
      <w:r>
        <w:t xml:space="preserve">5.2. Ethics</w:t>
      </w:r>
      <w:r>
        <w:t xml:space="preserve"> </w:t>
      </w:r>
      <w:r>
        <w:t xml:space="preserve">committee notification for new studies:</w:t>
      </w:r>
    </w:p>
    <w:p>
      <w:pPr>
        <w:pStyle w:val="FirstParagraph"/>
      </w:pPr>
      <w:r>
        <w:t xml:space="preserve">After the data transfer process has begun, additional steps are</w:t>
      </w:r>
      <w:r>
        <w:t xml:space="preserve"> </w:t>
      </w:r>
      <w:r>
        <w:t xml:space="preserve">required for the ethics committee to monitor compliance with the</w:t>
      </w:r>
      <w:r>
        <w:t xml:space="preserve"> </w:t>
      </w:r>
      <w:r>
        <w:t xml:space="preserve">agreed-upon ethical standards on an ongoing basis. This includes</w:t>
      </w:r>
      <w:r>
        <w:t xml:space="preserve"> </w:t>
      </w:r>
      <w:r>
        <w:t xml:space="preserve">reviewing any concerns the Ethics Committee raises, ensuring that using</w:t>
      </w:r>
      <w:r>
        <w:t xml:space="preserve"> </w:t>
      </w:r>
      <w:r>
        <w:t xml:space="preserve">Original Study Data for the intended analyses remains ethically sound,</w:t>
      </w:r>
      <w:r>
        <w:t xml:space="preserve"> </w:t>
      </w:r>
      <w:r>
        <w:t xml:space="preserve">and appraising progress and any concerns with the study.</w:t>
      </w:r>
    </w:p>
    <w:p>
      <w:pPr>
        <w:pStyle w:val="BodyText"/>
      </w:pPr>
      <w:r>
        <w:t xml:space="preserve">Taken together, all the study procedures around ethics ensure that</w:t>
      </w:r>
      <w:r>
        <w:t xml:space="preserve"> </w:t>
      </w:r>
      <w:r>
        <w:t xml:space="preserve">the research activities are conducted ethically, safeguarding</w:t>
      </w:r>
      <w:r>
        <w:t xml:space="preserve"> </w:t>
      </w:r>
      <w:r>
        <w:t xml:space="preserve">participants’ rights and maintaining the highest standards of research</w:t>
      </w:r>
      <w:r>
        <w:t xml:space="preserve"> </w:t>
      </w:r>
      <w:r>
        <w:t xml:space="preserve">integrity.</w:t>
      </w:r>
    </w:p>
    <w:p>
      <w:pPr>
        <w:pStyle w:val="BodyText"/>
      </w:pPr>
      <w:r>
        <w:t xml:space="preserve">For every new study that contributes data to the HE²AT Center, the</w:t>
      </w:r>
      <w:r>
        <w:t xml:space="preserve"> </w:t>
      </w:r>
      <w:r>
        <w:t xml:space="preserve">Wits Human Research Ethics Committee (HREC) (Medical) will be notified</w:t>
      </w:r>
      <w:r>
        <w:t xml:space="preserve"> </w:t>
      </w:r>
      <w:r>
        <w:t xml:space="preserve">in writing. Notifications detail the study’s name, acronym, contact</w:t>
      </w:r>
      <w:r>
        <w:t xml:space="preserve"> </w:t>
      </w:r>
      <w:r>
        <w:t xml:space="preserve">details of the data owners, and relevant ethics approval information,</w:t>
      </w:r>
      <w:r>
        <w:t xml:space="preserve"> </w:t>
      </w:r>
      <w:r>
        <w:t xml:space="preserve">including consent parameters.</w:t>
      </w:r>
    </w:p>
    <w:p>
      <w:pPr>
        <w:pStyle w:val="BodyText"/>
      </w:pPr>
      <w:r>
        <w:t xml:space="preserve">Notifications occur on a six-monthly basis in RP1, and in real-time</w:t>
      </w:r>
      <w:r>
        <w:t xml:space="preserve"> </w:t>
      </w:r>
      <w:r>
        <w:t xml:space="preserve">with RP2 given that the studies in RP2 were done at WHC, and all studies</w:t>
      </w:r>
      <w:r>
        <w:t xml:space="preserve"> </w:t>
      </w:r>
      <w:r>
        <w:t xml:space="preserve">had already received approval from the University ethics committee who</w:t>
      </w:r>
      <w:r>
        <w:t xml:space="preserve"> </w:t>
      </w:r>
      <w:r>
        <w:t xml:space="preserve">also serve as the ethics committee for the HE²AT Center (notification</w:t>
      </w:r>
      <w:r>
        <w:t xml:space="preserve"> </w:t>
      </w:r>
      <w:r>
        <w:t xml:space="preserve">template can be found in Annex 2).</w:t>
      </w:r>
    </w:p>
    <w:bookmarkEnd w:id="39"/>
    <w:bookmarkEnd w:id="40"/>
    <w:bookmarkStart w:id="41" w:name="section-5"/>
    <w:p>
      <w:pPr>
        <w:pStyle w:val="Heading2"/>
      </w:pPr>
    </w:p>
    <w:bookmarkEnd w:id="41"/>
    <w:bookmarkStart w:id="47" w:name="Xc2b56e42c4a0cc1f5f67fe2de97181bc59bd9b5"/>
    <w:p>
      <w:pPr>
        <w:pStyle w:val="Heading2"/>
      </w:pPr>
      <w:r>
        <w:t xml:space="preserve">6.</w:t>
      </w:r>
      <w:r>
        <w:t xml:space="preserve"> </w:t>
      </w:r>
      <w:r>
        <w:t xml:space="preserve">Pre-processing and harmonisation of health data</w:t>
      </w:r>
    </w:p>
    <w:p>
      <w:pPr>
        <w:pStyle w:val="FirstParagraph"/>
      </w:pPr>
      <w:r>
        <w:t xml:space="preserve">Data harmonisation is critical for integrating diverse health</w:t>
      </w:r>
      <w:r>
        <w:t xml:space="preserve"> </w:t>
      </w:r>
      <w:r>
        <w:t xml:space="preserve">datasets into a unified format, enabling comprehensive analyses across</w:t>
      </w:r>
      <w:r>
        <w:t xml:space="preserve"> </w:t>
      </w:r>
      <w:r>
        <w:t xml:space="preserve">various data sources.</w:t>
      </w:r>
    </w:p>
    <w:bookmarkStart w:id="42" w:name="pre-processing"/>
    <w:p>
      <w:pPr>
        <w:pStyle w:val="Heading3"/>
      </w:pPr>
      <w:r>
        <w:t xml:space="preserve">6.1. Pre-processing</w:t>
      </w:r>
    </w:p>
    <w:p>
      <w:pPr>
        <w:pStyle w:val="FirstParagraph"/>
      </w:pPr>
      <w:r>
        <w:t xml:space="preserve">The Core Data Team, a small group of named personnel responsible for</w:t>
      </w:r>
      <w:r>
        <w:t xml:space="preserve"> </w:t>
      </w:r>
      <w:r>
        <w:t xml:space="preserve">the initial handling of the Original Study Data, manages the</w:t>
      </w:r>
      <w:r>
        <w:t xml:space="preserve"> </w:t>
      </w:r>
      <w:r>
        <w:t xml:space="preserve">pre-processing stage. This team has exclusive authorisation to access</w:t>
      </w:r>
      <w:r>
        <w:t xml:space="preserve"> </w:t>
      </w:r>
      <w:r>
        <w:t xml:space="preserve">incoming data securely stored on UCT data servers</w:t>
      </w:r>
      <w:r>
        <w:t xml:space="preserve"> </w:t>
      </w:r>
      <w:ins w:id="16" w:author="Craig Parker [2]" w:date="2025-09-09T11:57:00Z">
        <w:r>
          <w:rPr>
            <w:b/>
            <w:bCs/>
          </w:rPr>
          <w:t xml:space="preserve">and once established on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WHC-managed cloud infrastructure with enhanced security and automated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backup systems</w:t>
        </w:r>
        <w:r>
          <w:t xml:space="preserve">.</w:t>
        </w:r>
      </w:ins>
      <w:r>
        <w:t xml:space="preserve"> </w:t>
      </w:r>
      <w:r>
        <w:t xml:space="preserve">The Core Data Team is responsible for</w:t>
      </w:r>
      <w:r>
        <w:t xml:space="preserve"> </w:t>
      </w:r>
      <w:r>
        <w:t xml:space="preserve">preparing the data for further analysis by other HE²AT Center Consortium</w:t>
      </w:r>
      <w:r>
        <w:t xml:space="preserve"> </w:t>
      </w:r>
      <w:r>
        <w:t xml:space="preserve">members. First, they reformat the Original Study Data into standardised</w:t>
      </w:r>
      <w:r>
        <w:t xml:space="preserve"> </w:t>
      </w:r>
      <w:r>
        <w:t xml:space="preserve">formats, such as CSV or JSON, ensuring compatibility with various tools</w:t>
      </w:r>
      <w:r>
        <w:t xml:space="preserve"> </w:t>
      </w:r>
      <w:r>
        <w:t xml:space="preserve">and systems. This step follows established guidelines like Open Data</w:t>
      </w:r>
      <w:r>
        <w:t xml:space="preserve"> </w:t>
      </w:r>
      <w:r>
        <w:t xml:space="preserve">Standards or the OMOP Common Data Model, which help to promote</w:t>
      </w:r>
      <w:r>
        <w:t xml:space="preserve"> </w:t>
      </w:r>
      <w:r>
        <w:t xml:space="preserve">consistency and interoperability across datasets.</w:t>
      </w:r>
    </w:p>
    <w:p>
      <w:pPr>
        <w:pStyle w:val="BodyText"/>
      </w:pPr>
      <w:r>
        <w:t xml:space="preserve">Once the data is in a standardised format, the Core Data Team</w:t>
      </w:r>
      <w:r>
        <w:t xml:space="preserve"> </w:t>
      </w:r>
      <w:r>
        <w:t xml:space="preserve">extracts and labels key variables, ensuring each variable is named and</w:t>
      </w:r>
      <w:r>
        <w:t xml:space="preserve"> </w:t>
      </w:r>
      <w:r>
        <w:t xml:space="preserve">described consistently. They align these variables with ontology</w:t>
      </w:r>
      <w:r>
        <w:t xml:space="preserve"> </w:t>
      </w:r>
      <w:r>
        <w:t xml:space="preserve">frameworks like NCIT, SNOMED CT, or ICD-10, making the metadata easier</w:t>
      </w:r>
      <w:r>
        <w:t xml:space="preserve"> </w:t>
      </w:r>
      <w:r>
        <w:t xml:space="preserve">to integrate with other datasets during the harmonisation process led by</w:t>
      </w:r>
      <w:r>
        <w:t xml:space="preserve"> </w:t>
      </w:r>
      <w:r>
        <w:t xml:space="preserve">the Harmonisation Team Members.</w:t>
      </w:r>
    </w:p>
    <w:p>
      <w:pPr>
        <w:pStyle w:val="BodyText"/>
      </w:pPr>
      <w:r>
        <w:t xml:space="preserve">Additionally, the Core Data Team generates synthetic data from the</w:t>
      </w:r>
      <w:r>
        <w:t xml:space="preserve"> </w:t>
      </w:r>
      <w:r>
        <w:t xml:space="preserve">Original Study Data to test data integrity and ensure the harmonisation</w:t>
      </w:r>
      <w:r>
        <w:t xml:space="preserve"> </w:t>
      </w:r>
      <w:r>
        <w:t xml:space="preserve">process can proceed without exposing the real data. This synthetic data</w:t>
      </w:r>
      <w:r>
        <w:t xml:space="preserve"> </w:t>
      </w:r>
      <w:r>
        <w:t xml:space="preserve">simulates the characteristics of the original data, allowing potential</w:t>
      </w:r>
      <w:r>
        <w:t xml:space="preserve"> </w:t>
      </w:r>
      <w:r>
        <w:t xml:space="preserve">recoding or cleaning processes to be tested safely.</w:t>
      </w:r>
    </w:p>
    <w:p>
      <w:pPr>
        <w:pStyle w:val="BodyText"/>
      </w:pPr>
      <w:r>
        <w:t xml:space="preserve">Lastly, the Core Data Team reviews key documentation related to the</w:t>
      </w:r>
      <w:r>
        <w:t xml:space="preserve"> </w:t>
      </w:r>
      <w:r>
        <w:t xml:space="preserve">data, such as study protocols and codebooks. This documentation is</w:t>
      </w:r>
      <w:r>
        <w:t xml:space="preserve"> </w:t>
      </w:r>
      <w:r>
        <w:t xml:space="preserve">essential for providing context to the Harmonisation Team Members during</w:t>
      </w:r>
      <w:r>
        <w:t xml:space="preserve"> </w:t>
      </w:r>
      <w:r>
        <w:t xml:space="preserve">later data integration and analysis stages. The Original Study Data is</w:t>
      </w:r>
      <w:r>
        <w:t xml:space="preserve"> </w:t>
      </w:r>
      <w:r>
        <w:t xml:space="preserve">stored with appropriate access controls and the Core Data Team ensures</w:t>
      </w:r>
      <w:r>
        <w:t xml:space="preserve"> </w:t>
      </w:r>
      <w:r>
        <w:t xml:space="preserve">the confidentiality of the data and performs regular backups to a</w:t>
      </w:r>
      <w:r>
        <w:t xml:space="preserve"> </w:t>
      </w:r>
      <w:r>
        <w:t xml:space="preserve">secure, encrypted system.</w:t>
      </w:r>
    </w:p>
    <w:bookmarkEnd w:id="42"/>
    <w:bookmarkStart w:id="43" w:name="variable-mapping"/>
    <w:p>
      <w:pPr>
        <w:pStyle w:val="Heading3"/>
      </w:pPr>
      <w:r>
        <w:t xml:space="preserve">6.2. Variable mapping</w:t>
      </w:r>
    </w:p>
    <w:p>
      <w:pPr>
        <w:pStyle w:val="FirstParagraph"/>
      </w:pPr>
      <w:r>
        <w:t xml:space="preserve">Once the pre-processing is completed by the Core Data Team, the</w:t>
      </w:r>
      <w:r>
        <w:t xml:space="preserve"> </w:t>
      </w:r>
      <w:r>
        <w:t xml:space="preserve">Harmonisation Team Members, who are researchers and data scientists from</w:t>
      </w:r>
      <w:r>
        <w:t xml:space="preserve"> </w:t>
      </w:r>
      <w:r>
        <w:t xml:space="preserve">the HE²AT Center Consortium, take responsibility for the next stage:</w:t>
      </w:r>
      <w:r>
        <w:t xml:space="preserve"> </w:t>
      </w:r>
      <w:r>
        <w:t xml:space="preserve">variable mapping. This involves mapping the variables from the Original</w:t>
      </w:r>
      <w:r>
        <w:t xml:space="preserve"> </w:t>
      </w:r>
      <w:r>
        <w:t xml:space="preserve">Study Data to a standardised set of ontologies, such as NCIT, SNOMED CT,</w:t>
      </w:r>
      <w:r>
        <w:t xml:space="preserve"> </w:t>
      </w:r>
      <w:r>
        <w:t xml:space="preserve">or ICD-10.</w:t>
      </w:r>
    </w:p>
    <w:p>
      <w:pPr>
        <w:pStyle w:val="BodyText"/>
      </w:pPr>
      <w:r>
        <w:t xml:space="preserve">The Harmonisation Team Members start by working with synthetic data</w:t>
      </w:r>
      <w:r>
        <w:t xml:space="preserve"> </w:t>
      </w:r>
      <w:r>
        <w:t xml:space="preserve">created during the pre-processing stage. This allows them to evaluate</w:t>
      </w:r>
      <w:r>
        <w:t xml:space="preserve"> </w:t>
      </w:r>
      <w:r>
        <w:t xml:space="preserve">the accuracy of the mapping process by identifying where the synthetic</w:t>
      </w:r>
      <w:r>
        <w:t xml:space="preserve"> </w:t>
      </w:r>
      <w:r>
        <w:t xml:space="preserve">data does not align with expected values. The team also relies heavily</w:t>
      </w:r>
      <w:r>
        <w:t xml:space="preserve"> </w:t>
      </w:r>
      <w:r>
        <w:t xml:space="preserve">on metadata and study documentation provided by the Core Data Team</w:t>
      </w:r>
      <w:r>
        <w:t xml:space="preserve"> </w:t>
      </w:r>
      <w:r>
        <w:t xml:space="preserve">during pre-processing. This ensures that they fully understand the</w:t>
      </w:r>
      <w:r>
        <w:t xml:space="preserve"> </w:t>
      </w:r>
      <w:r>
        <w:t xml:space="preserve">variables before mapping them to the appropriate ontology.</w:t>
      </w:r>
    </w:p>
    <w:p>
      <w:pPr>
        <w:pStyle w:val="BodyText"/>
      </w:pPr>
      <w:r>
        <w:t xml:space="preserve">To enhance the efficiency of this process, the Harmonisation Team</w:t>
      </w:r>
      <w:r>
        <w:t xml:space="preserve"> </w:t>
      </w:r>
      <w:r>
        <w:t xml:space="preserve">Members use AI tools, such as OpenAI’s language models (LLMs), to</w:t>
      </w:r>
      <w:r>
        <w:t xml:space="preserve"> </w:t>
      </w:r>
      <w:r>
        <w:t xml:space="preserve">generate descriptions of variables and suggest mappings to standardised</w:t>
      </w:r>
      <w:r>
        <w:t xml:space="preserve"> </w:t>
      </w:r>
      <w:r>
        <w:t xml:space="preserve">ontologies. These suggestions are then reviewed and refined by the</w:t>
      </w:r>
      <w:r>
        <w:t xml:space="preserve"> </w:t>
      </w:r>
      <w:r>
        <w:t xml:space="preserve">Harmonisation Team Members in collaboration with the Core Data Team to</w:t>
      </w:r>
      <w:r>
        <w:t xml:space="preserve"> </w:t>
      </w:r>
      <w:r>
        <w:t xml:space="preserve">ensure accuracy and alignment with the project’s objectives.</w:t>
      </w:r>
    </w:p>
    <w:p>
      <w:pPr>
        <w:pStyle w:val="BodyText"/>
      </w:pPr>
      <w:r>
        <w:t xml:space="preserve">Throughout this process, the Harmonisation Team Members document</w:t>
      </w:r>
      <w:r>
        <w:t xml:space="preserve"> </w:t>
      </w:r>
      <w:r>
        <w:t xml:space="preserve">every mapping decision, including the rationale behind their choices.</w:t>
      </w:r>
      <w:r>
        <w:t xml:space="preserve"> </w:t>
      </w:r>
      <w:r>
        <w:t xml:space="preserve">This documentation is essential for transparency and serves as a</w:t>
      </w:r>
      <w:r>
        <w:t xml:space="preserve"> </w:t>
      </w:r>
      <w:r>
        <w:t xml:space="preserve">reference for future users of the data.</w:t>
      </w:r>
    </w:p>
    <w:bookmarkEnd w:id="43"/>
    <w:bookmarkStart w:id="44" w:name="mapping-validation"/>
    <w:p>
      <w:pPr>
        <w:pStyle w:val="Heading3"/>
      </w:pPr>
      <w:r>
        <w:t xml:space="preserve">6.3. Mapping validation</w:t>
      </w:r>
    </w:p>
    <w:p>
      <w:pPr>
        <w:pStyle w:val="FirstParagraph"/>
      </w:pPr>
      <w:r>
        <w:t xml:space="preserve">The validation process is led by the Harmonisation Team Members, with</w:t>
      </w:r>
      <w:r>
        <w:t xml:space="preserve"> </w:t>
      </w:r>
      <w:r>
        <w:t xml:space="preserve">close collaboration from the Core Data Team. During this stage, the</w:t>
      </w:r>
      <w:r>
        <w:t xml:space="preserve"> </w:t>
      </w:r>
      <w:r>
        <w:t xml:space="preserve">Harmonisation Team Members revisit the mapped variables and compare them</w:t>
      </w:r>
      <w:r>
        <w:t xml:space="preserve"> </w:t>
      </w:r>
      <w:r>
        <w:t xml:space="preserve">with the original data provided by the Core Data Team to ensure</w:t>
      </w:r>
      <w:r>
        <w:t xml:space="preserve"> </w:t>
      </w:r>
      <w:r>
        <w:t xml:space="preserve">consistency and accuracy. The Core Data Team plays a supportive role,</w:t>
      </w:r>
      <w:r>
        <w:t xml:space="preserve"> </w:t>
      </w:r>
      <w:r>
        <w:t xml:space="preserve">helping to cross-check data integrity and flag any discrepancies or</w:t>
      </w:r>
      <w:r>
        <w:t xml:space="preserve"> </w:t>
      </w:r>
      <w:r>
        <w:t xml:space="preserve">errors that may have arisen during the variable mapping.</w:t>
      </w:r>
    </w:p>
    <w:p>
      <w:pPr>
        <w:pStyle w:val="BodyText"/>
      </w:pPr>
      <w:r>
        <w:t xml:space="preserve">An additional layer of review is conducted by a health expert, who</w:t>
      </w:r>
      <w:r>
        <w:t xml:space="preserve"> </w:t>
      </w:r>
      <w:r>
        <w:t xml:space="preserve">assesses whether the mapped variables align with the health ontology</w:t>
      </w:r>
      <w:r>
        <w:t xml:space="preserve"> </w:t>
      </w:r>
      <w:r>
        <w:t xml:space="preserve">frameworks such as SNOMED CT or ICD-10. This expert review is crucial to</w:t>
      </w:r>
      <w:r>
        <w:t xml:space="preserve"> </w:t>
      </w:r>
      <w:r>
        <w:t xml:space="preserve">ensure that the data remains clinically relevant and useful for analysis</w:t>
      </w:r>
      <w:r>
        <w:t xml:space="preserve"> </w:t>
      </w:r>
      <w:r>
        <w:t xml:space="preserve">across the project’s research objectives.</w:t>
      </w:r>
    </w:p>
    <w:p>
      <w:pPr>
        <w:pStyle w:val="BodyText"/>
      </w:pPr>
      <w:r>
        <w:t xml:space="preserve">After validation by the health expert, the Harmonisation Team</w:t>
      </w:r>
      <w:r>
        <w:t xml:space="preserve"> </w:t>
      </w:r>
      <w:r>
        <w:t xml:space="preserve">Members, in collaboration with the Core Data Team, perform a final check</w:t>
      </w:r>
      <w:r>
        <w:t xml:space="preserve"> </w:t>
      </w:r>
      <w:r>
        <w:t xml:space="preserve">of the mapped data. This thorough review ensures that all mappings are</w:t>
      </w:r>
      <w:r>
        <w:t xml:space="preserve"> </w:t>
      </w:r>
      <w:r>
        <w:t xml:space="preserve">correct and that the data transformations have been applied</w:t>
      </w:r>
      <w:r>
        <w:t xml:space="preserve"> </w:t>
      </w:r>
      <w:r>
        <w:t xml:space="preserve">appropriately. Once these checks are complete, the data is ready for</w:t>
      </w:r>
      <w:r>
        <w:t xml:space="preserve"> </w:t>
      </w:r>
      <w:r>
        <w:t xml:space="preserve">further transformation into De-identified Data if required.</w:t>
      </w:r>
    </w:p>
    <w:p>
      <w:pPr>
        <w:pStyle w:val="BodyText"/>
      </w:pPr>
      <w:r>
        <w:t xml:space="preserve">To maintain transparency, all versions of mappings and data</w:t>
      </w:r>
      <w:r>
        <w:t xml:space="preserve"> </w:t>
      </w:r>
      <w:r>
        <w:t xml:space="preserve">transformations are controlled through CSAG’s GitLab system. This</w:t>
      </w:r>
      <w:r>
        <w:t xml:space="preserve"> </w:t>
      </w:r>
      <w:r>
        <w:t xml:space="preserve">version control ensures that any changes to the data are documented, and</w:t>
      </w:r>
      <w:r>
        <w:t xml:space="preserve"> </w:t>
      </w:r>
      <w:r>
        <w:t xml:space="preserve">previous versions can be restored if necessary.</w:t>
      </w:r>
    </w:p>
    <w:bookmarkEnd w:id="44"/>
    <w:bookmarkStart w:id="45" w:name="database-population"/>
    <w:p>
      <w:pPr>
        <w:pStyle w:val="Heading3"/>
      </w:pPr>
      <w:r>
        <w:t xml:space="preserve">6.4. Database population</w:t>
      </w:r>
    </w:p>
    <w:p>
      <w:pPr>
        <w:pStyle w:val="FirstParagraph"/>
      </w:pPr>
      <w:r>
        <w:t xml:space="preserve">Once mapping and validation are complete, the Core Data Team takes</w:t>
      </w:r>
      <w:r>
        <w:t xml:space="preserve"> </w:t>
      </w:r>
      <w:r>
        <w:t xml:space="preserve">responsibility for transforming the validated data into a harmonised</w:t>
      </w:r>
      <w:r>
        <w:t xml:space="preserve"> </w:t>
      </w:r>
      <w:r>
        <w:t xml:space="preserve">format, ready for broader use by the HE²AT Center Consortium. This stage</w:t>
      </w:r>
      <w:r>
        <w:t xml:space="preserve"> </w:t>
      </w:r>
      <w:r>
        <w:t xml:space="preserve">involves the population of the final database, where the Core Data Team</w:t>
      </w:r>
      <w:r>
        <w:t xml:space="preserve"> </w:t>
      </w:r>
      <w:r>
        <w:t xml:space="preserve">applies the validated mappings and transformations to the Original Study</w:t>
      </w:r>
      <w:r>
        <w:t xml:space="preserve"> </w:t>
      </w:r>
      <w:r>
        <w:t xml:space="preserve">Data, turning it into Consortium Shared Data.</w:t>
      </w:r>
    </w:p>
    <w:p>
      <w:pPr>
        <w:pStyle w:val="BodyText"/>
      </w:pPr>
      <w:ins w:id="17" w:author="Craig Parker [2]" w:date="2025-09-11T14:53:00Z">
        <w:r>
          <w:rPr>
            <w:b/>
            <w:bCs/>
          </w:rPr>
          <w:t xml:space="preserve">Database population initially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utilises both existing UCT infrastructure and cloud-native database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services, but will shift to the cloud-based system by the end of Year 5,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providing automated backup and recovery systems with enhanced data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integrity and disaster recovery capabilities.</w:t>
        </w:r>
      </w:ins>
    </w:p>
    <w:p>
      <w:pPr>
        <w:pStyle w:val="BodyText"/>
      </w:pPr>
      <w:r>
        <w:t xml:space="preserve">At this point, additional de-identification steps are taken by the</w:t>
      </w:r>
      <w:r>
        <w:t xml:space="preserve"> </w:t>
      </w:r>
      <w:r>
        <w:t xml:space="preserve">Core Data Team to further anonymise the dataset. Any residual personal</w:t>
      </w:r>
      <w:r>
        <w:t xml:space="preserve"> </w:t>
      </w:r>
      <w:r>
        <w:t xml:space="preserve">identifiers are removed or generalised, with location data being</w:t>
      </w:r>
      <w:r>
        <w:t xml:space="preserve"> </w:t>
      </w:r>
      <w:r>
        <w:t xml:space="preserve">aggregated to broader geographic levels to reduce the risk of</w:t>
      </w:r>
      <w:r>
        <w:t xml:space="preserve"> </w:t>
      </w:r>
      <w:r>
        <w:t xml:space="preserve">re-identification. These steps ensure that the data can be shared safely</w:t>
      </w:r>
      <w:r>
        <w:t xml:space="preserve"> </w:t>
      </w:r>
      <w:r>
        <w:t xml:space="preserve">among consortium members without compromising participant</w:t>
      </w:r>
      <w:r>
        <w:t xml:space="preserve"> </w:t>
      </w:r>
      <w:r>
        <w:t xml:space="preserve">confidentiality.</w:t>
      </w:r>
    </w:p>
    <w:p>
      <w:pPr>
        <w:pStyle w:val="BodyText"/>
      </w:pPr>
      <w:r>
        <w:t xml:space="preserve">Once the database is fully populated and de-identified, it is made</w:t>
      </w:r>
      <w:r>
        <w:t xml:space="preserve"> </w:t>
      </w:r>
      <w:r>
        <w:t xml:space="preserve">available to approved HE²AT Center Consortium partners. This database</w:t>
      </w:r>
      <w:r>
        <w:t xml:space="preserve"> </w:t>
      </w:r>
      <w:r>
        <w:t xml:space="preserve">serves as the primary resource for conducting research, allowing for the</w:t>
      </w:r>
      <w:r>
        <w:t xml:space="preserve"> </w:t>
      </w:r>
      <w:r>
        <w:t xml:space="preserve">integration of health, climate, and socio-economic data. The DMAC</w:t>
      </w:r>
      <w:r>
        <w:t xml:space="preserve"> </w:t>
      </w:r>
      <w:r>
        <w:t xml:space="preserve">ensures that all access and use of the database comply with relevant</w:t>
      </w:r>
      <w:r>
        <w:t xml:space="preserve"> </w:t>
      </w:r>
      <w:r>
        <w:t xml:space="preserve">data protection regulations, including POPIA.</w:t>
      </w:r>
    </w:p>
    <w:bookmarkEnd w:id="45"/>
    <w:bookmarkStart w:id="46" w:name="rp1rp2-de-identified-dataset-creation"/>
    <w:p>
      <w:pPr>
        <w:pStyle w:val="Heading3"/>
      </w:pPr>
      <w:r>
        <w:t xml:space="preserve">6.5. RP1/RP2</w:t>
      </w:r>
      <w:r>
        <w:t xml:space="preserve"> </w:t>
      </w:r>
      <w:r>
        <w:t xml:space="preserve">De-Identified Dataset Creation</w:t>
      </w:r>
    </w:p>
    <w:p>
      <w:pPr>
        <w:pStyle w:val="FirstParagraph"/>
      </w:pPr>
      <w:r>
        <w:t xml:space="preserve">The final stage involves creating a de-identified dataset that can be</w:t>
      </w:r>
      <w:r>
        <w:t xml:space="preserve"> </w:t>
      </w:r>
      <w:r>
        <w:t xml:space="preserve">shared with bona fide external researchers for their studies. The Core</w:t>
      </w:r>
      <w:r>
        <w:t xml:space="preserve"> </w:t>
      </w:r>
      <w:r>
        <w:t xml:space="preserve">Data Team continues with the de-identification process, ensuring that</w:t>
      </w:r>
      <w:r>
        <w:t xml:space="preserve"> </w:t>
      </w:r>
      <w:r>
        <w:t xml:space="preserve">the dataset meets the highest privacy standards. The Safe Harbour method</w:t>
      </w:r>
      <w:r>
        <w:t xml:space="preserve"> </w:t>
      </w:r>
      <w:r>
        <w:t xml:space="preserve">is supplemented by expert determination, supervised by the Data Access</w:t>
      </w:r>
      <w:r>
        <w:t xml:space="preserve"> </w:t>
      </w:r>
      <w:r>
        <w:t xml:space="preserve">Committee, to ensure that the dataset complies with the HE²AT Center’s</w:t>
      </w:r>
      <w:r>
        <w:t xml:space="preserve"> </w:t>
      </w:r>
      <w:r>
        <w:t xml:space="preserve">ethical and legal guidelines. Once these steps are complete, the dataset</w:t>
      </w:r>
      <w:r>
        <w:t xml:space="preserve"> </w:t>
      </w:r>
      <w:r>
        <w:t xml:space="preserve">can be shared under the terms outlined in Section 10.</w:t>
      </w:r>
    </w:p>
    <w:bookmarkEnd w:id="46"/>
    <w:bookmarkEnd w:id="47"/>
    <w:bookmarkStart w:id="48" w:name="section-6"/>
    <w:p>
      <w:pPr>
        <w:pStyle w:val="Heading2"/>
      </w:pPr>
    </w:p>
    <w:bookmarkEnd w:id="48"/>
    <w:bookmarkStart w:id="55" w:name="integration-and-analysis-interfaces"/>
    <w:p>
      <w:pPr>
        <w:pStyle w:val="Heading2"/>
      </w:pPr>
      <w:r>
        <w:t xml:space="preserve">7. Integration and analysis</w:t>
      </w:r>
      <w:r>
        <w:t xml:space="preserve"> </w:t>
      </w:r>
      <w:r>
        <w:t xml:space="preserve">interfaces</w:t>
      </w:r>
    </w:p>
    <w:bookmarkStart w:id="49" w:name="X27a7b84d115bffc8b02a1ebae6595fb5946ef7a"/>
    <w:p>
      <w:pPr>
        <w:pStyle w:val="Heading3"/>
      </w:pPr>
      <w:r>
        <w:t xml:space="preserve">7.1.</w:t>
      </w:r>
      <w:r>
        <w:t xml:space="preserve"> </w:t>
      </w:r>
      <w:r>
        <w:t xml:space="preserve">Integration of climate and socio-economic variables</w:t>
      </w:r>
    </w:p>
    <w:p>
      <w:pPr>
        <w:pStyle w:val="FirstParagraph"/>
      </w:pPr>
      <w:r>
        <w:t xml:space="preserve">Integrating climate and socio-economic variables within the HE²AT</w:t>
      </w:r>
      <w:r>
        <w:t xml:space="preserve"> </w:t>
      </w:r>
      <w:r>
        <w:t xml:space="preserve">Center’s data management workflow pulls relevant variables and indices</w:t>
      </w:r>
      <w:r>
        <w:t xml:space="preserve"> </w:t>
      </w:r>
      <w:r>
        <w:t xml:space="preserve">from pre-existing non-health related datasets for the analysis period.</w:t>
      </w:r>
      <w:r>
        <w:t xml:space="preserve"> </w:t>
      </w:r>
      <w:r>
        <w:t xml:space="preserve">The steps involved are as follows:</w:t>
      </w:r>
    </w:p>
    <w:bookmarkEnd w:id="49"/>
    <w:bookmarkStart w:id="50" w:name="sourcing-pre-processed-data"/>
    <w:p>
      <w:pPr>
        <w:pStyle w:val="Heading3"/>
      </w:pPr>
      <w:r>
        <w:t xml:space="preserve">7.2. Sourcing pre-processed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Climate and socio-economic data are sourced from previously cleaned</w:t>
      </w:r>
      <w:r>
        <w:t xml:space="preserve"> </w:t>
      </w:r>
      <w:r>
        <w:t xml:space="preserve">and harmonised datasets, such as those available through the Climate</w:t>
      </w:r>
      <w:r>
        <w:t xml:space="preserve"> </w:t>
      </w:r>
      <w:r>
        <w:t xml:space="preserve">System Analysis Group (CSAG) at UCT and national data repositories</w:t>
      </w:r>
      <w:r>
        <w:t xml:space="preserve"> </w:t>
      </w:r>
      <w:r>
        <w:t xml:space="preserve">(e.g., census data, GCRO Quality of Life Surveys). These datasets have</w:t>
      </w:r>
      <w:r>
        <w:t xml:space="preserve"> </w:t>
      </w:r>
      <w:r>
        <w:t xml:space="preserve">already undergone rigorous quality checks, reducing the need for</w:t>
      </w:r>
      <w:r>
        <w:t xml:space="preserve"> </w:t>
      </w:r>
      <w:r>
        <w:t xml:space="preserve">extensive pre-processing at this stage.</w:t>
      </w:r>
    </w:p>
    <w:bookmarkEnd w:id="50"/>
    <w:bookmarkStart w:id="51" w:name="automated-data-retrieval"/>
    <w:p>
      <w:pPr>
        <w:pStyle w:val="Heading3"/>
      </w:pPr>
      <w:r>
        <w:t xml:space="preserve">7.3. Automated data retrieval</w:t>
      </w:r>
    </w:p>
    <w:p>
      <w:pPr>
        <w:pStyle w:val="FirstParagraph"/>
      </w:pPr>
      <w:r>
        <w:t xml:space="preserve">For climate data, a script-based system automates the retrieval of</w:t>
      </w:r>
      <w:r>
        <w:t xml:space="preserve"> </w:t>
      </w:r>
      <w:r>
        <w:t xml:space="preserve">relevant variables and indices from the CSAG system. These scripts are</w:t>
      </w:r>
      <w:r>
        <w:t xml:space="preserve"> </w:t>
      </w:r>
      <w:r>
        <w:t xml:space="preserve">designed to pull data specific to the analysis period, ensuring the</w:t>
      </w:r>
      <w:r>
        <w:t xml:space="preserve"> </w:t>
      </w:r>
      <w:r>
        <w:t xml:space="preserve">dataset is tailored to the study’s needs. The retrieval process may</w:t>
      </w:r>
      <w:r>
        <w:t xml:space="preserve"> </w:t>
      </w:r>
      <w:r>
        <w:t xml:space="preserve">include variables such as temperature, precipitation, humidity, and</w:t>
      </w:r>
      <w:r>
        <w:t xml:space="preserve"> </w:t>
      </w:r>
      <w:r>
        <w:t xml:space="preserve">indices like heat waves or drought conditions.</w:t>
      </w:r>
    </w:p>
    <w:p>
      <w:pPr>
        <w:pStyle w:val="BodyText"/>
      </w:pPr>
      <w:r>
        <w:t xml:space="preserve">Similarly, socio-economic data is accessed through predefined queries</w:t>
      </w:r>
      <w:r>
        <w:t xml:space="preserve"> </w:t>
      </w:r>
      <w:r>
        <w:t xml:space="preserve">that extract relevant indicators for the analysis period. These</w:t>
      </w:r>
      <w:r>
        <w:t xml:space="preserve"> </w:t>
      </w:r>
      <w:r>
        <w:t xml:space="preserve">indicators may include household economic status, access to services,</w:t>
      </w:r>
      <w:r>
        <w:t xml:space="preserve"> </w:t>
      </w:r>
      <w:r>
        <w:t xml:space="preserve">and other socio-demographic factors.</w:t>
      </w:r>
    </w:p>
    <w:bookmarkEnd w:id="51"/>
    <w:bookmarkStart w:id="52" w:name="integration-into-broader-dataset"/>
    <w:p>
      <w:pPr>
        <w:pStyle w:val="Heading3"/>
      </w:pPr>
      <w:r>
        <w:t xml:space="preserve">7.4. Integration into broader</w:t>
      </w:r>
      <w:r>
        <w:t xml:space="preserve"> </w:t>
      </w:r>
      <w:r>
        <w:t xml:space="preserve">dataset</w:t>
      </w:r>
    </w:p>
    <w:p>
      <w:pPr>
        <w:pStyle w:val="FirstParagraph"/>
      </w:pPr>
      <w:r>
        <w:t xml:space="preserve">Once retrieved, the climate, socio-economic variables, and health</w:t>
      </w:r>
      <w:r>
        <w:t xml:space="preserve"> </w:t>
      </w:r>
      <w:r>
        <w:t xml:space="preserve">data are integrated into the broader dataset. This integration occurs</w:t>
      </w:r>
      <w:r>
        <w:t xml:space="preserve"> </w:t>
      </w:r>
      <w:r>
        <w:t xml:space="preserve">during the Integration and Analysis step, where the different data types</w:t>
      </w:r>
      <w:r>
        <w:t xml:space="preserve"> </w:t>
      </w:r>
      <w:r>
        <w:t xml:space="preserve">are aligned, based on common temporal and spatial attributes. The</w:t>
      </w:r>
      <w:r>
        <w:t xml:space="preserve"> </w:t>
      </w:r>
      <w:r>
        <w:t xml:space="preserve">integration process is relatively straightforward, leveraging the</w:t>
      </w:r>
      <w:r>
        <w:t xml:space="preserve"> </w:t>
      </w:r>
      <w:r>
        <w:t xml:space="preserve">pre-existing alignment of these datasets to minimise the need for</w:t>
      </w:r>
      <w:r>
        <w:t xml:space="preserve"> </w:t>
      </w:r>
      <w:r>
        <w:t xml:space="preserve">additional harmonisation. Integration requires the use of indirect</w:t>
      </w:r>
      <w:r>
        <w:t xml:space="preserve"> </w:t>
      </w:r>
      <w:r>
        <w:t xml:space="preserve">identifiers in the Consortium Shared Data, in particular geolocation</w:t>
      </w:r>
      <w:r>
        <w:t xml:space="preserve"> </w:t>
      </w:r>
      <w:r>
        <w:t xml:space="preserve">information and dates (e.g. date of birth) in order to align the</w:t>
      </w:r>
      <w:r>
        <w:t xml:space="preserve"> </w:t>
      </w:r>
      <w:r>
        <w:t xml:space="preserve">non-health data temporally and spatially with the health data. These</w:t>
      </w:r>
      <w:r>
        <w:t xml:space="preserve"> </w:t>
      </w:r>
      <w:r>
        <w:t xml:space="preserve">indirect identifiers are not carried through into the de-identified</w:t>
      </w:r>
      <w:r>
        <w:t xml:space="preserve"> </w:t>
      </w:r>
      <w:r>
        <w:t xml:space="preserve">dataset ensuring that it is fully de-identified.</w:t>
      </w:r>
    </w:p>
    <w:bookmarkEnd w:id="52"/>
    <w:bookmarkStart w:id="53" w:name="collaboration-with-csaguct"/>
    <w:p>
      <w:pPr>
        <w:pStyle w:val="Heading3"/>
      </w:pPr>
      <w:r>
        <w:t xml:space="preserve">7.5. Collaboration with</w:t>
      </w:r>
      <w:r>
        <w:t xml:space="preserve"> </w:t>
      </w:r>
      <w:r>
        <w:t xml:space="preserve">CSAG/UCT</w:t>
      </w:r>
    </w:p>
    <w:p>
      <w:pPr>
        <w:pStyle w:val="FirstParagraph"/>
      </w:pPr>
      <w:r>
        <w:t xml:space="preserve">The CSAG team at UCT plays a crucial role in managing and updating</w:t>
      </w:r>
      <w:r>
        <w:t xml:space="preserve"> </w:t>
      </w:r>
      <w:r>
        <w:t xml:space="preserve">the climate data system, ensuring that the variables and indices used in</w:t>
      </w:r>
      <w:r>
        <w:t xml:space="preserve"> </w:t>
      </w:r>
      <w:r>
        <w:t xml:space="preserve">the analysis are up-to-date and relevant. This collaboration aims to</w:t>
      </w:r>
      <w:r>
        <w:t xml:space="preserve"> </w:t>
      </w:r>
      <w:r>
        <w:t xml:space="preserve">ensure that the data retrieval process is seamless and that the analysis</w:t>
      </w:r>
      <w:r>
        <w:t xml:space="preserve"> </w:t>
      </w:r>
      <w:r>
        <w:t xml:space="preserve">is grounded in the latest climate science.</w:t>
      </w:r>
    </w:p>
    <w:bookmarkEnd w:id="53"/>
    <w:bookmarkStart w:id="54" w:name="alignment-with-analysis-objectives"/>
    <w:p>
      <w:pPr>
        <w:pStyle w:val="Heading3"/>
      </w:pPr>
      <w:r>
        <w:t xml:space="preserve">7.6. Alignment with analysis</w:t>
      </w:r>
      <w:r>
        <w:t xml:space="preserve"> </w:t>
      </w:r>
      <w:r>
        <w:t xml:space="preserve">objectives</w:t>
      </w:r>
    </w:p>
    <w:p>
      <w:pPr>
        <w:pStyle w:val="FirstParagraph"/>
      </w:pPr>
      <w:r>
        <w:t xml:space="preserve">Finally, the integrated dataset is prepared for analysis, with the</w:t>
      </w:r>
      <w:r>
        <w:t xml:space="preserve"> </w:t>
      </w:r>
      <w:r>
        <w:t xml:space="preserve">climate and socio-economic variables aligned to match the study’s</w:t>
      </w:r>
      <w:r>
        <w:t xml:space="preserve"> </w:t>
      </w:r>
      <w:r>
        <w:t xml:space="preserve">objectives. This step ensures the data is ready for statistical and</w:t>
      </w:r>
      <w:r>
        <w:t xml:space="preserve"> </w:t>
      </w:r>
      <w:r>
        <w:t xml:space="preserve">modelling exercises exploring the relationships between climate,</w:t>
      </w:r>
      <w:r>
        <w:t xml:space="preserve"> </w:t>
      </w:r>
      <w:r>
        <w:t xml:space="preserve">socio-economic conditions, and health outcomes.</w:t>
      </w:r>
    </w:p>
    <w:bookmarkEnd w:id="54"/>
    <w:bookmarkEnd w:id="55"/>
    <w:bookmarkStart w:id="56" w:name="section-7"/>
    <w:p>
      <w:pPr>
        <w:pStyle w:val="Heading2"/>
      </w:pPr>
    </w:p>
    <w:bookmarkEnd w:id="56"/>
    <w:bookmarkStart w:id="57" w:name="data-analysis-platform"/>
    <w:p>
      <w:pPr>
        <w:pStyle w:val="Heading2"/>
      </w:pPr>
      <w:r>
        <w:t xml:space="preserve">8. Data analysis platform</w:t>
      </w:r>
    </w:p>
    <w:p>
      <w:pPr>
        <w:pStyle w:val="FirstParagraph"/>
      </w:pPr>
      <w:r>
        <w:t xml:space="preserve">Data analysis involving the Consortium Shared Data and RP1/RP2</w:t>
      </w:r>
      <w:r>
        <w:t xml:space="preserve"> </w:t>
      </w:r>
      <w:r>
        <w:t xml:space="preserve">de-identified data will initially be facilitated through the CSAG/UCT</w:t>
      </w:r>
      <w:r>
        <w:t xml:space="preserve"> </w:t>
      </w:r>
      <w:r>
        <w:t xml:space="preserve">Jupyter Hub platform</w:t>
      </w:r>
      <w:r>
        <w:t xml:space="preserve"> </w:t>
      </w:r>
      <w:ins w:id="18" w:author="Craig Parker [2]" w:date="2025-09-11T14:57:00Z">
        <w:r>
          <w:rPr>
            <w:b/>
            <w:bCs/>
          </w:rPr>
          <w:t xml:space="preserve">and will transition to being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performed through cloud-based computational resources with GPU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acceleration for complex analyses, improved processing times, and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enhanced analytical capabilities</w:t>
        </w:r>
      </w:ins>
      <w:r>
        <w:t xml:space="preserve">, providing robust and</w:t>
      </w:r>
      <w:r>
        <w:t xml:space="preserve"> </w:t>
      </w:r>
      <w:r>
        <w:t xml:space="preserve">scalable environments for processing and analysing the HE²AT Center</w:t>
      </w:r>
      <w:r>
        <w:t xml:space="preserve"> </w:t>
      </w:r>
      <w:r>
        <w:t xml:space="preserve">datasets.</w:t>
      </w:r>
    </w:p>
    <w:p>
      <w:pPr>
        <w:pStyle w:val="BodyText"/>
      </w:pPr>
      <w:r>
        <w:t xml:space="preserve">Jupyter Hub is a collaborative, web-based Python coding environment</w:t>
      </w:r>
      <w:r>
        <w:t xml:space="preserve"> </w:t>
      </w:r>
      <w:r>
        <w:t xml:space="preserve">that allows analysts to develop and execute analysis code using a</w:t>
      </w:r>
      <w:r>
        <w:t xml:space="preserve"> </w:t>
      </w:r>
      <w:r>
        <w:t xml:space="preserve">browser interface. Whilst web based, access is controlled through</w:t>
      </w:r>
      <w:r>
        <w:t xml:space="preserve"> </w:t>
      </w:r>
      <w:r>
        <w:t xml:space="preserve">username and password. Key technical details include: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Web-Based Platform</w:t>
      </w:r>
      <w:r>
        <w:t xml:space="preserve">: Researchers can access Jupyter</w:t>
      </w:r>
      <w:r>
        <w:t xml:space="preserve"> </w:t>
      </w:r>
      <w:r>
        <w:t xml:space="preserve">Hub securely through a web browser, providing a user-friendly interface</w:t>
      </w:r>
      <w:r>
        <w:t xml:space="preserve"> </w:t>
      </w:r>
      <w:r>
        <w:t xml:space="preserve">for coding and data analysis.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Python Environment</w:t>
      </w:r>
      <w:r>
        <w:t xml:space="preserve">: This environment supports the</w:t>
      </w:r>
      <w:r>
        <w:t xml:space="preserve"> </w:t>
      </w:r>
      <w:r>
        <w:t xml:space="preserve">development of analysis code in Python, leveraging a wide range of</w:t>
      </w:r>
      <w:r>
        <w:t xml:space="preserve"> </w:t>
      </w:r>
      <w:r>
        <w:t xml:space="preserve">libraries and frameworks for data science, machine learning, and</w:t>
      </w:r>
      <w:r>
        <w:t xml:space="preserve"> </w:t>
      </w:r>
      <w:r>
        <w:t xml:space="preserve">statistical analysis.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CSAG High-Performance Computing (HPC) Integration</w:t>
      </w:r>
      <w:r>
        <w:t xml:space="preserve">:</w:t>
      </w:r>
      <w:r>
        <w:t xml:space="preserve"> </w:t>
      </w:r>
      <w:r>
        <w:t xml:space="preserve">Analysis code executed in Jupyter Hub runs on the CSAG HPC platform,</w:t>
      </w:r>
      <w:r>
        <w:t xml:space="preserve"> </w:t>
      </w:r>
      <w:r>
        <w:t xml:space="preserve">providing high computational power for processing large datasets.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Data Accessibility</w:t>
      </w:r>
      <w:r>
        <w:t xml:space="preserve">: Consortium Shared Data,</w:t>
      </w:r>
      <w:r>
        <w:t xml:space="preserve"> </w:t>
      </w:r>
      <w:r>
        <w:t xml:space="preserve">RP1/RP2 de-identified data, climate, and socio-economic datasets stored</w:t>
      </w:r>
      <w:r>
        <w:t xml:space="preserve"> </w:t>
      </w:r>
      <w:r>
        <w:t xml:space="preserve">on CSAG storage servers are directly accessible within the Jupyter Hub</w:t>
      </w:r>
      <w:r>
        <w:t xml:space="preserve"> </w:t>
      </w:r>
      <w:r>
        <w:t xml:space="preserve">environment, allowing seamless data retrieval and manipulation.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Collaboration</w:t>
      </w:r>
      <w:r>
        <w:t xml:space="preserve">: Jupyter Hub supports collaborative</w:t>
      </w:r>
      <w:r>
        <w:t xml:space="preserve"> </w:t>
      </w:r>
      <w:r>
        <w:t xml:space="preserve">work, enabling multiple analysts to share and work on the same</w:t>
      </w:r>
      <w:r>
        <w:t xml:space="preserve"> </w:t>
      </w:r>
      <w:r>
        <w:t xml:space="preserve">notebooks, fostering teamwork and knowledge sharing.</w:t>
      </w:r>
    </w:p>
    <w:bookmarkEnd w:id="57"/>
    <w:bookmarkStart w:id="58" w:name="section-8"/>
    <w:p>
      <w:pPr>
        <w:pStyle w:val="Heading2"/>
      </w:pPr>
    </w:p>
    <w:bookmarkEnd w:id="58"/>
    <w:bookmarkStart w:id="66" w:name="de-identification"/>
    <w:p>
      <w:pPr>
        <w:pStyle w:val="Heading2"/>
      </w:pPr>
      <w:r>
        <w:t xml:space="preserve">9. De-identification</w:t>
      </w:r>
    </w:p>
    <w:p>
      <w:pPr>
        <w:pStyle w:val="FirstParagraph"/>
      </w:pPr>
      <w:r>
        <w:t xml:space="preserve">Personal information as it pertains to POPIA, can be considered</w:t>
      </w:r>
      <w:r>
        <w:t xml:space="preserve"> </w:t>
      </w:r>
      <w:r>
        <w:t xml:space="preserve">de-identified provided the stipulated de-identification process is</w:t>
      </w:r>
      <w:r>
        <w:t xml:space="preserve"> </w:t>
      </w:r>
      <w:r>
        <w:t xml:space="preserve">undertaken. To ‘de-identify’, in relation to personal information of a</w:t>
      </w:r>
      <w:r>
        <w:t xml:space="preserve"> </w:t>
      </w:r>
      <w:r>
        <w:t xml:space="preserve">data subject, means to delete any information that—</w:t>
      </w:r>
    </w:p>
    <w:p>
      <w:pPr>
        <w:pStyle w:val="Compact"/>
        <w:numPr>
          <w:ilvl w:val="0"/>
          <w:numId w:val="1001"/>
        </w:numPr>
      </w:pPr>
      <w:r>
        <w:t xml:space="preserve">identifies the data subject;</w:t>
      </w:r>
    </w:p>
    <w:p>
      <w:pPr>
        <w:pStyle w:val="Compact"/>
        <w:numPr>
          <w:ilvl w:val="0"/>
          <w:numId w:val="1001"/>
        </w:numPr>
      </w:pPr>
      <w:r>
        <w:t xml:space="preserve">can be used or manipulated by a reasonably foreseeable method to</w:t>
      </w:r>
      <w:r>
        <w:t xml:space="preserve"> </w:t>
      </w:r>
      <w:r>
        <w:t xml:space="preserve">identify the data subject; or</w:t>
      </w:r>
    </w:p>
    <w:p>
      <w:pPr>
        <w:pStyle w:val="Compact"/>
        <w:numPr>
          <w:ilvl w:val="0"/>
          <w:numId w:val="1001"/>
        </w:numPr>
      </w:pPr>
      <w:r>
        <w:t xml:space="preserve">can be linked by a reasonably foreseeable method to other</w:t>
      </w:r>
      <w:r>
        <w:t xml:space="preserve"> </w:t>
      </w:r>
      <w:r>
        <w:t xml:space="preserve">information that identifies the data subject.</w:t>
      </w:r>
    </w:p>
    <w:p>
      <w:pPr>
        <w:pStyle w:val="FirstParagraph"/>
      </w:pPr>
      <w:r>
        <w:t xml:space="preserve">There exists no clear guidance on reasonably foreseeable methods of</w:t>
      </w:r>
      <w:r>
        <w:t xml:space="preserve"> </w:t>
      </w:r>
      <w:r>
        <w:t xml:space="preserve">re-identification, and thus it can be considered that the</w:t>
      </w:r>
      <w:r>
        <w:t xml:space="preserve"> </w:t>
      </w:r>
      <w:r>
        <w:t xml:space="preserve">identifiability of personal data can be considered on a spectrum of risk</w:t>
      </w:r>
      <w:r>
        <w:t xml:space="preserve"> </w:t>
      </w:r>
      <w:r>
        <w:t xml:space="preserve">of re-identification. Although the Original Study Data and</w:t>
      </w:r>
      <w:r>
        <w:t xml:space="preserve"> </w:t>
      </w:r>
      <w:r>
        <w:t xml:space="preserve">Consortium-Shared Data have minimal risk of re-identification, as well</w:t>
      </w:r>
      <w:r>
        <w:t xml:space="preserve"> </w:t>
      </w:r>
      <w:r>
        <w:t xml:space="preserve">as contractual limits on any attempts to re-identify any individuals, we</w:t>
      </w:r>
      <w:r>
        <w:t xml:space="preserve"> </w:t>
      </w:r>
      <w:r>
        <w:t xml:space="preserve">commit to further reducing the risk of re-identification, in accordance</w:t>
      </w:r>
      <w:r>
        <w:t xml:space="preserve"> </w:t>
      </w:r>
      <w:r>
        <w:t xml:space="preserve">with POPIA Section 10, in the context of sharing information outside the</w:t>
      </w:r>
      <w:r>
        <w:t xml:space="preserve"> </w:t>
      </w:r>
      <w:r>
        <w:t xml:space="preserve">Core Data Team when processing the Original Study Data, or the broader</w:t>
      </w:r>
      <w:r>
        <w:t xml:space="preserve"> </w:t>
      </w:r>
      <w:r>
        <w:t xml:space="preserve">HE²AT Center Consortium when producing the RP1/RP2 De-Identified</w:t>
      </w:r>
      <w:r>
        <w:t xml:space="preserve"> </w:t>
      </w:r>
      <w:r>
        <w:t xml:space="preserve">Datasets.</w:t>
      </w:r>
    </w:p>
    <w:p>
      <w:pPr>
        <w:pStyle w:val="BodyText"/>
      </w:pPr>
      <w:r>
        <w:t xml:space="preserve">POPIA Section 10 prescribes the principle of “Minimality”, which</w:t>
      </w:r>
      <w:r>
        <w:t xml:space="preserve"> </w:t>
      </w:r>
      <w:r>
        <w:t xml:space="preserve">means that only information relevant to the purpose of the study should</w:t>
      </w:r>
      <w:r>
        <w:t xml:space="preserve"> </w:t>
      </w:r>
      <w:r>
        <w:t xml:space="preserve">be processed. Where personal information is acquired that is required to</w:t>
      </w:r>
      <w:r>
        <w:t xml:space="preserve"> </w:t>
      </w:r>
      <w:r>
        <w:t xml:space="preserve">fulfil the research purposes described by the relevant research project</w:t>
      </w:r>
      <w:r>
        <w:t xml:space="preserve"> </w:t>
      </w:r>
      <w:r>
        <w:t xml:space="preserve">protocols, de-identification will be implemented according to the</w:t>
      </w:r>
      <w:r>
        <w:t xml:space="preserve"> </w:t>
      </w:r>
      <w:r>
        <w:t xml:space="preserve">following steps, which are guided by US Department of Human and Health</w:t>
      </w:r>
      <w:r>
        <w:t xml:space="preserve"> </w:t>
      </w:r>
      <w:r>
        <w:t xml:space="preserve">Services (HSS) guidelines and informed by the findings in Zandbergen’s</w:t>
      </w:r>
      <w:r>
        <w:t xml:space="preserve"> </w:t>
      </w:r>
      <w:r>
        <w:t xml:space="preserve">2014 review on geographic masking strategies.</w:t>
      </w:r>
    </w:p>
    <w:bookmarkStart w:id="59" w:name="safe-harbour-andor-expert-determination"/>
    <w:p>
      <w:pPr>
        <w:pStyle w:val="Heading3"/>
      </w:pPr>
      <w:r>
        <w:t xml:space="preserve">9.1. Safe Harbour</w:t>
      </w:r>
      <w:r>
        <w:t xml:space="preserve"> </w:t>
      </w:r>
      <w:r>
        <w:t xml:space="preserve">and/or expert determination</w:t>
      </w:r>
    </w:p>
    <w:p>
      <w:pPr>
        <w:pStyle w:val="FirstParagraph"/>
      </w:pPr>
      <w:r>
        <w:t xml:space="preserve">We apply the principles of de-identification through two</w:t>
      </w:r>
      <w:r>
        <w:t xml:space="preserve"> </w:t>
      </w:r>
      <w:r>
        <w:t xml:space="preserve">complementary approaches, for production of the RP1/RP2 de-identified</w:t>
      </w:r>
      <w:r>
        <w:t xml:space="preserve"> </w:t>
      </w:r>
      <w:r>
        <w:t xml:space="preserve">datasets described above. The Safe Harbour approach is utilised where</w:t>
      </w:r>
      <w:r>
        <w:t xml:space="preserve"> </w:t>
      </w:r>
      <w:r>
        <w:t xml:space="preserve">feasible, where 18 identifying variables are removed, including all</w:t>
      </w:r>
      <w:r>
        <w:t xml:space="preserve"> </w:t>
      </w:r>
      <w:r>
        <w:t xml:space="preserve">dates, and high-resolution geolocation information. Additionally, the</w:t>
      </w:r>
      <w:r>
        <w:t xml:space="preserve"> </w:t>
      </w:r>
      <w:r>
        <w:t xml:space="preserve">expert determination approach, which relies on an external expert to</w:t>
      </w:r>
      <w:r>
        <w:t xml:space="preserve"> </w:t>
      </w:r>
      <w:r>
        <w:t xml:space="preserve">certify the minimal risk of re-identification, is used in conjunction</w:t>
      </w:r>
      <w:r>
        <w:t xml:space="preserve"> </w:t>
      </w:r>
      <w:r>
        <w:t xml:space="preserve">with, and in certain cases, in lieu of the Safe Harbour approach, as</w:t>
      </w:r>
      <w:r>
        <w:t xml:space="preserve"> </w:t>
      </w:r>
      <w:r>
        <w:t xml:space="preserve">appropriate. External expert advice and inputs from the Data Access</w:t>
      </w:r>
      <w:r>
        <w:t xml:space="preserve"> </w:t>
      </w:r>
      <w:r>
        <w:t xml:space="preserve">Committee is sought to determine risk of re-identification before</w:t>
      </w:r>
      <w:r>
        <w:t xml:space="preserve"> </w:t>
      </w:r>
      <w:r>
        <w:t xml:space="preserve">sharing with external parties. For example, sensitive dates will be</w:t>
      </w:r>
      <w:r>
        <w:t xml:space="preserve"> </w:t>
      </w:r>
      <w:r>
        <w:t xml:space="preserve">aggregated to calendar years as whole numbers, and ages will be reported</w:t>
      </w:r>
      <w:r>
        <w:t xml:space="preserve"> </w:t>
      </w:r>
      <w:r>
        <w:t xml:space="preserve">in five-year age bands, rather than as whole numbers, to further reduce</w:t>
      </w:r>
      <w:r>
        <w:t xml:space="preserve"> </w:t>
      </w:r>
      <w:r>
        <w:t xml:space="preserve">the risk of re-identification.</w:t>
      </w:r>
    </w:p>
    <w:bookmarkEnd w:id="59"/>
    <w:bookmarkStart w:id="60" w:name="geographic-aggregation"/>
    <w:p>
      <w:pPr>
        <w:pStyle w:val="Heading3"/>
      </w:pPr>
      <w:r>
        <w:t xml:space="preserve">9.2. Geographic aggregation</w:t>
      </w:r>
    </w:p>
    <w:p>
      <w:pPr>
        <w:pStyle w:val="FirstParagraph"/>
      </w:pPr>
      <w:r>
        <w:t xml:space="preserve">Street addresses may be aggregated into larger geographical regions</w:t>
      </w:r>
      <w:r>
        <w:t xml:space="preserve"> </w:t>
      </w:r>
      <w:r>
        <w:t xml:space="preserve">to prevent the derivation of individual residential locations.</w:t>
      </w:r>
      <w:r>
        <w:t xml:space="preserve"> </w:t>
      </w:r>
      <w:r>
        <w:t xml:space="preserve">Population density provides a good guide to the spatial granularity</w:t>
      </w:r>
      <w:r>
        <w:t xml:space="preserve"> </w:t>
      </w:r>
      <w:r>
        <w:t xml:space="preserve">required. For instance, in RP2, where high spatial granularity is</w:t>
      </w:r>
      <w:r>
        <w:t xml:space="preserve"> </w:t>
      </w:r>
      <w:r>
        <w:t xml:space="preserve">necessary to map urban heat-health outcomes, consortium shared data will</w:t>
      </w:r>
      <w:r>
        <w:t xml:space="preserve"> </w:t>
      </w:r>
      <w:r>
        <w:t xml:space="preserve">be aggregated at the level of census small areas or wards with spatial</w:t>
      </w:r>
      <w:r>
        <w:t xml:space="preserve"> </w:t>
      </w:r>
      <w:r>
        <w:t xml:space="preserve">scales of 2 to 5 km which would typically expand the population of</w:t>
      </w:r>
      <w:r>
        <w:t xml:space="preserve"> </w:t>
      </w:r>
      <w:r>
        <w:t xml:space="preserve">potential data subjects into the range of 1000s of individuals.</w:t>
      </w:r>
    </w:p>
    <w:p>
      <w:pPr>
        <w:pStyle w:val="BodyText"/>
      </w:pPr>
      <w:r>
        <w:t xml:space="preserve">Larger geographical areas will be used in the aggregation process if</w:t>
      </w:r>
      <w:r>
        <w:t xml:space="preserve"> </w:t>
      </w:r>
      <w:r>
        <w:t xml:space="preserve">an area has a low population density or contains sensitive locations</w:t>
      </w:r>
      <w:r>
        <w:t xml:space="preserve"> </w:t>
      </w:r>
      <w:r>
        <w:t xml:space="preserve">that might make identification easier. For example, in sparsely</w:t>
      </w:r>
      <w:r>
        <w:t xml:space="preserve"> </w:t>
      </w:r>
      <w:r>
        <w:t xml:space="preserve">populated regions, aggregation might occur at a municipal or district</w:t>
      </w:r>
      <w:r>
        <w:t xml:space="preserve"> </w:t>
      </w:r>
      <w:r>
        <w:t xml:space="preserve">level instead of a smaller area like a ward. This ensures that even in</w:t>
      </w:r>
      <w:r>
        <w:t xml:space="preserve"> </w:t>
      </w:r>
      <w:r>
        <w:t xml:space="preserve">areas with fewer individuals, privacy is maintained by preventing</w:t>
      </w:r>
      <w:r>
        <w:t xml:space="preserve"> </w:t>
      </w:r>
      <w:r>
        <w:t xml:space="preserve">identifying any individual within the dataset. The aggregation process</w:t>
      </w:r>
      <w:r>
        <w:t xml:space="preserve"> </w:t>
      </w:r>
      <w:r>
        <w:t xml:space="preserve">will also account for the number of records that map to the same</w:t>
      </w:r>
      <w:r>
        <w:t xml:space="preserve"> </w:t>
      </w:r>
      <w:r>
        <w:t xml:space="preserve">geographical area, adjusting the aggregation level accordingly to ensure</w:t>
      </w:r>
      <w:r>
        <w:t xml:space="preserve"> </w:t>
      </w:r>
      <w:r>
        <w:t xml:space="preserve">privacy is preserved.</w:t>
      </w:r>
    </w:p>
    <w:bookmarkEnd w:id="60"/>
    <w:bookmarkStart w:id="64" w:name="location-jittering"/>
    <w:p>
      <w:pPr>
        <w:pStyle w:val="Heading3"/>
      </w:pPr>
      <w:r>
        <w:t xml:space="preserve">9.3. Location jittering</w:t>
      </w:r>
    </w:p>
    <w:p>
      <w:pPr>
        <w:pStyle w:val="FirstParagraph"/>
      </w:pPr>
      <w:r>
        <w:t xml:space="preserve">Latitude/longitude coordinates may be “jittered” by adding random</w:t>
      </w:r>
      <w:r>
        <w:t xml:space="preserve"> </w:t>
      </w:r>
      <w:r>
        <w:t xml:space="preserve">values to each coordinate to obscure the exact location whilst retaining</w:t>
      </w:r>
      <w:r>
        <w:t xml:space="preserve"> </w:t>
      </w:r>
      <w:r>
        <w:t xml:space="preserve">sufficient geographical information to support analysis. As detailed by</w:t>
      </w:r>
      <w:r>
        <w:t xml:space="preserve"> </w:t>
      </w:r>
      <w:r>
        <w:t xml:space="preserve">Zandbergen (2014), jittering can involve various methods:</w:t>
      </w:r>
    </w:p>
    <w:p>
      <w:pPr>
        <w:pStyle w:val="BodyText"/>
      </w:pPr>
      <w:r>
        <w:t xml:space="preserve">One method is Random Direction and Fixed Radius, where points are</w:t>
      </w:r>
      <w:r>
        <w:t xml:space="preserve"> </w:t>
      </w:r>
      <w:r>
        <w:t xml:space="preserve">displaced randomly within a fixed radius around the original location.</w:t>
      </w:r>
      <w:r>
        <w:t xml:space="preserve"> </w:t>
      </w:r>
      <w:r>
        <w:t xml:space="preserve">Another method, Random Perturbation within a Circle, places locations</w:t>
      </w:r>
      <w:r>
        <w:t xml:space="preserve"> </w:t>
      </w:r>
      <w:r>
        <w:t xml:space="preserve">within a circular area with displacement following a uniform or normal</w:t>
      </w:r>
      <w:r>
        <w:t xml:space="preserve"> </w:t>
      </w:r>
      <w:r>
        <w:t xml:space="preserve">distribution. Gaussian Displacement involves random direction but with</w:t>
      </w:r>
      <w:r>
        <w:t xml:space="preserve"> </w:t>
      </w:r>
      <w:r>
        <w:t xml:space="preserve">distances following a Gaussian distribution, adjusted based on local</w:t>
      </w:r>
      <w:r>
        <w:t xml:space="preserve"> </w:t>
      </w:r>
      <w:r>
        <w:t xml:space="preserve">population density. Donut Masking sets minimum and maximum displacement</w:t>
      </w:r>
      <w:r>
        <w:t xml:space="preserve"> </w:t>
      </w:r>
      <w:r>
        <w:t xml:space="preserve">levels, ensuring locations are neither too close nor too far from the</w:t>
      </w:r>
      <w:r>
        <w:t xml:space="preserve"> </w:t>
      </w:r>
      <w:r>
        <w:t xml:space="preserve">original points. Finally, Bimodal Gaussian Displacement is a variation</w:t>
      </w:r>
      <w:r>
        <w:t xml:space="preserve"> </w:t>
      </w:r>
      <w:r>
        <w:t xml:space="preserve">of Gaussian masking, achieving effects similar to donut masking but with</w:t>
      </w:r>
      <w:r>
        <w:t xml:space="preserve"> </w:t>
      </w:r>
      <w:r>
        <w:t xml:space="preserve">less uniform placement probability.</w:t>
      </w:r>
    </w:p>
    <w:p>
      <w:pPr>
        <w:pStyle w:val="CaptionedFigure"/>
      </w:pPr>
      <w:r>
        <w:drawing>
          <wp:inline>
            <wp:extent cx="2100072" cy="1524000"/>
            <wp:effectExtent b="0" l="0" r="0" t="0"/>
            <wp:docPr descr="A diagram of different colors of a circle Description automatically generated, Picture" title="" id="62" name="Picture"/>
            <a:graphic>
              <a:graphicData uri="http://schemas.openxmlformats.org/drawingml/2006/picture">
                <pic:pic>
                  <pic:nvPicPr>
                    <pic:cNvPr descr="data:image/jpeg;base64,/9j/4AAQSkZJRgABAQEBLAEsAAD/2wBDAAMCAgMCAgMDAwMEAwMEBQgFBQQEBQoHBwYIDAoMDAsKCwsNDhIQDQ4RDgsLEBYQERMUFRUVDA8XGBYUGBIUFRT/2wBDAQMEBAUEBQkFBQkUDQsNFBQUFBQUFBQUFBQUFBQUFBQUFBQUFBQUFBQUFBQUFBQUFBQUFBQUFBQUFBQUFBQUFBT/wAARCAH0Ar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//Z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072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:Geographic Masking Techniques: Different geographic</w:t>
      </w:r>
      <w:r>
        <w:t xml:space="preserve"> </w:t>
      </w:r>
      <w:r>
        <w:t xml:space="preserve">masking techniques as described by Zandbergen (2014). (a) Random</w:t>
      </w:r>
      <w:r>
        <w:t xml:space="preserve"> </w:t>
      </w:r>
      <w:r>
        <w:t xml:space="preserve">direction and fixed radius; (b) Random perturbation within a circle; (c)</w:t>
      </w:r>
      <w:r>
        <w:t xml:space="preserve"> </w:t>
      </w:r>
      <w:r>
        <w:t xml:space="preserve">Gaussian displacement; (d) Donut masking; (e) Bimodal Gaussian</w:t>
      </w:r>
      <w:r>
        <w:t xml:space="preserve"> </w:t>
      </w:r>
      <w:r>
        <w:t xml:space="preserve">displacement</w:t>
      </w:r>
    </w:p>
    <w:p>
      <w:pPr>
        <w:pStyle w:val="BodyText"/>
      </w:pPr>
      <w:r>
        <w:t xml:space="preserve">Jittering is applied when finer spatial detail is necessary, but</w:t>
      </w:r>
      <w:r>
        <w:t xml:space="preserve"> </w:t>
      </w:r>
      <w:r>
        <w:t xml:space="preserve">privacy must still be protected, such as RP2, where urban heat-health</w:t>
      </w:r>
      <w:r>
        <w:t xml:space="preserve"> </w:t>
      </w:r>
      <w:r>
        <w:t xml:space="preserve">outcomes are analysed at a high-resolution (e.g., census small areas or</w:t>
      </w:r>
      <w:r>
        <w:t xml:space="preserve"> </w:t>
      </w:r>
      <w:r>
        <w:t xml:space="preserve">wards).</w:t>
      </w:r>
    </w:p>
    <w:p>
      <w:pPr>
        <w:pStyle w:val="BodyText"/>
      </w:pPr>
      <w:r>
        <w:t xml:space="preserve">Gaussian displacement jittering is specifically used when more</w:t>
      </w:r>
      <w:r>
        <w:t xml:space="preserve"> </w:t>
      </w:r>
      <w:r>
        <w:t xml:space="preserve">precise geographic information is required, balancing data utility and</w:t>
      </w:r>
      <w:r>
        <w:t xml:space="preserve"> </w:t>
      </w:r>
      <w:r>
        <w:t xml:space="preserve">privacy by adjusting displacement based on population density.</w:t>
      </w:r>
    </w:p>
    <w:p>
      <w:pPr>
        <w:pStyle w:val="BodyText"/>
      </w:pPr>
      <w:r>
        <w:t xml:space="preserve">The risk of re-identification will be quantified using spatial</w:t>
      </w:r>
      <w:r>
        <w:t xml:space="preserve"> </w:t>
      </w:r>
      <w:r>
        <w:t xml:space="preserve">k-anonymity metrics, as described by Zandbergen (2014). This involves</w:t>
      </w:r>
      <w:r>
        <w:t xml:space="preserve"> </w:t>
      </w:r>
      <w:r>
        <w:t xml:space="preserve">ensuring that each masked location is indistinguishable from at least</w:t>
      </w:r>
      <w:r>
        <w:t xml:space="preserve"> </w:t>
      </w:r>
      <w:r>
        <w:t xml:space="preserve">k-1 other locations within a specified distance. The displacement</w:t>
      </w:r>
      <w:r>
        <w:t xml:space="preserve"> </w:t>
      </w:r>
      <w:r>
        <w:t xml:space="preserve">required for adequate masking will be inversely proportional to the</w:t>
      </w:r>
      <w:r>
        <w:t xml:space="preserve"> </w:t>
      </w:r>
      <w:r>
        <w:t xml:space="preserve">local population density to maintain high spatial k-anonymity.</w:t>
      </w:r>
    </w:p>
    <w:bookmarkEnd w:id="64"/>
    <w:bookmarkStart w:id="65" w:name="expert-review-and-risk-assessment"/>
    <w:p>
      <w:pPr>
        <w:pStyle w:val="Heading3"/>
      </w:pPr>
      <w:r>
        <w:t xml:space="preserve">9.4. Expert review and risk</w:t>
      </w:r>
      <w:r>
        <w:t xml:space="preserve"> </w:t>
      </w:r>
      <w:r>
        <w:t xml:space="preserve">assessment</w:t>
      </w:r>
    </w:p>
    <w:p>
      <w:pPr>
        <w:pStyle w:val="FirstParagraph"/>
      </w:pPr>
      <w:r>
        <w:t xml:space="preserve">Geo-location masking/jittering and aggregation techniques will be</w:t>
      </w:r>
      <w:r>
        <w:t xml:space="preserve"> </w:t>
      </w:r>
      <w:r>
        <w:t xml:space="preserve">reviewed through expert determination involving UCT, IBM, and NIH</w:t>
      </w:r>
      <w:r>
        <w:t xml:space="preserve"> </w:t>
      </w:r>
      <w:r>
        <w:t xml:space="preserve">experts. This process will involve assessing the risk of</w:t>
      </w:r>
      <w:r>
        <w:t xml:space="preserve"> </w:t>
      </w:r>
      <w:r>
        <w:t xml:space="preserve">re-identification and ensuring that the applied techniques sufficiently</w:t>
      </w:r>
      <w:r>
        <w:t xml:space="preserve"> </w:t>
      </w:r>
      <w:r>
        <w:t xml:space="preserve">protect participant confidentiality whilst maintaining the integrity of</w:t>
      </w:r>
      <w:r>
        <w:t xml:space="preserve"> </w:t>
      </w:r>
      <w:r>
        <w:t xml:space="preserve">spatial analyses.</w:t>
      </w:r>
    </w:p>
    <w:p>
      <w:pPr>
        <w:pStyle w:val="BodyText"/>
      </w:pPr>
      <w:r>
        <w:t xml:space="preserve">In summary, by incorporating these enhanced de-identification</w:t>
      </w:r>
      <w:r>
        <w:t xml:space="preserve"> </w:t>
      </w:r>
      <w:r>
        <w:t xml:space="preserve">techniques, we aim to ensure compliance with POPIA, protect participant</w:t>
      </w:r>
      <w:r>
        <w:t xml:space="preserve"> </w:t>
      </w:r>
      <w:r>
        <w:t xml:space="preserve">privacy, and maintain the data’s utility for research purposes.</w:t>
      </w:r>
    </w:p>
    <w:bookmarkEnd w:id="65"/>
    <w:bookmarkEnd w:id="66"/>
    <w:bookmarkStart w:id="67" w:name="section-9"/>
    <w:p>
      <w:pPr>
        <w:pStyle w:val="Heading2"/>
      </w:pPr>
    </w:p>
    <w:bookmarkEnd w:id="67"/>
    <w:bookmarkStart w:id="72" w:name="data-sharing"/>
    <w:p>
      <w:pPr>
        <w:pStyle w:val="Heading2"/>
      </w:pPr>
      <w:r>
        <w:t xml:space="preserve">10. Data sharing</w:t>
      </w:r>
    </w:p>
    <w:p>
      <w:pPr>
        <w:pStyle w:val="FirstParagraph"/>
      </w:pPr>
      <w:r>
        <w:t xml:space="preserve">According to UCT’s Research Data Management Policy, “publicly funded</w:t>
      </w:r>
      <w:r>
        <w:t xml:space="preserve"> </w:t>
      </w:r>
      <w:r>
        <w:t xml:space="preserve">research data are a public good, produced in the public interest, which</w:t>
      </w:r>
      <w:r>
        <w:t xml:space="preserve"> </w:t>
      </w:r>
      <w:r>
        <w:t xml:space="preserve">should be made openly available with as few restrictions as possible in</w:t>
      </w:r>
      <w:r>
        <w:t xml:space="preserve"> </w:t>
      </w:r>
      <w:r>
        <w:t xml:space="preserve">a timely and responsible manner.” Data is, therefore, open by default</w:t>
      </w:r>
      <w:r>
        <w:t xml:space="preserve"> </w:t>
      </w:r>
      <w:r>
        <w:t xml:space="preserve">and closed by exception (e.g., privately funded research or research</w:t>
      </w:r>
      <w:r>
        <w:t xml:space="preserve"> </w:t>
      </w:r>
      <w:r>
        <w:t xml:space="preserve">with commercialisation possibilities).</w:t>
      </w:r>
    </w:p>
    <w:bookmarkStart w:id="68" w:name="restrictions-to-data-sharing"/>
    <w:p>
      <w:pPr>
        <w:pStyle w:val="Heading3"/>
      </w:pPr>
      <w:r>
        <w:t xml:space="preserve">10.1. Restrictions to Data</w:t>
      </w:r>
      <w:r>
        <w:t xml:space="preserve"> </w:t>
      </w:r>
      <w:r>
        <w:t xml:space="preserve">Sharing</w:t>
      </w:r>
    </w:p>
    <w:p>
      <w:pPr>
        <w:pStyle w:val="FirstParagraph"/>
      </w:pPr>
      <w:r>
        <w:t xml:space="preserve">According to Section 4.6 of the UCT Research Data Management policy:</w:t>
      </w:r>
      <w:r>
        <w:t xml:space="preserve"> </w:t>
      </w:r>
      <w:r>
        <w:t xml:space="preserve">“[n]ecessary constraints on the availability of data include the</w:t>
      </w:r>
      <w:r>
        <w:t xml:space="preserve"> </w:t>
      </w:r>
      <w:r>
        <w:t xml:space="preserve">protection of personal data; the protection of intellectual property;</w:t>
      </w:r>
      <w:r>
        <w:t xml:space="preserve"> </w:t>
      </w:r>
      <w:r>
        <w:t xml:space="preserve">the protection of commercial interests of project partners; and security</w:t>
      </w:r>
      <w:r>
        <w:t xml:space="preserve"> </w:t>
      </w:r>
      <w:r>
        <w:t xml:space="preserve">concerns.”</w:t>
      </w:r>
    </w:p>
    <w:bookmarkEnd w:id="68"/>
    <w:bookmarkStart w:id="69" w:name="discoverability"/>
    <w:p>
      <w:pPr>
        <w:pStyle w:val="Heading3"/>
      </w:pPr>
      <w:r>
        <w:t xml:space="preserve">10.2. Discoverability</w:t>
      </w:r>
    </w:p>
    <w:p>
      <w:pPr>
        <w:pStyle w:val="FirstParagraph"/>
      </w:pPr>
      <w:r>
        <w:t xml:space="preserve">The HE²AT Center and DMAC will implement FAIR principles to ensure</w:t>
      </w:r>
      <w:r>
        <w:t xml:space="preserve"> </w:t>
      </w:r>
      <w:r>
        <w:t xml:space="preserve">that: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Findability</w:t>
      </w:r>
      <w:r>
        <w:t xml:space="preserve">: Data will be discoverable through</w:t>
      </w:r>
      <w:r>
        <w:t xml:space="preserve"> </w:t>
      </w:r>
      <w:r>
        <w:t xml:space="preserve">publicly accessible and searchable metadata indexes. The DS-I Africa</w:t>
      </w:r>
      <w:r>
        <w:t xml:space="preserve"> </w:t>
      </w:r>
      <w:r>
        <w:t xml:space="preserve">ODSP and UCT’s ZivaHub repository both offer platforms for metadata</w:t>
      </w:r>
      <w:r>
        <w:t xml:space="preserve"> </w:t>
      </w:r>
      <w:r>
        <w:t xml:space="preserve">searching.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: De-Identified data will be</w:t>
      </w:r>
      <w:r>
        <w:t xml:space="preserve"> </w:t>
      </w:r>
      <w:r>
        <w:t xml:space="preserve">accessible via a data access request to the DAC, which, if approved,</w:t>
      </w:r>
      <w:r>
        <w:t xml:space="preserve"> </w:t>
      </w:r>
      <w:r>
        <w:t xml:space="preserve">will require a Data Transfer Agreement.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Interoperability</w:t>
      </w:r>
      <w:r>
        <w:t xml:space="preserve">: Adherence to established data</w:t>
      </w:r>
      <w:r>
        <w:t xml:space="preserve"> </w:t>
      </w:r>
      <w:r>
        <w:t xml:space="preserve">and metadata standards will ensure data interoperability (as outlined</w:t>
      </w:r>
      <w:r>
        <w:t xml:space="preserve"> </w:t>
      </w:r>
      <w:r>
        <w:t xml:space="preserve">earlier in the document).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Reusability</w:t>
      </w:r>
      <w:r>
        <w:t xml:space="preserve">: Rigorous data documentation will</w:t>
      </w:r>
      <w:r>
        <w:t xml:space="preserve"> </w:t>
      </w:r>
      <w:r>
        <w:t xml:space="preserve">support reuse, including limitations and guidance for responsible</w:t>
      </w:r>
      <w:r>
        <w:t xml:space="preserve"> </w:t>
      </w:r>
      <w:r>
        <w:t xml:space="preserve">reuse.</w:t>
      </w:r>
    </w:p>
    <w:bookmarkEnd w:id="69"/>
    <w:bookmarkStart w:id="70" w:name="levels-of-data-access"/>
    <w:p>
      <w:pPr>
        <w:pStyle w:val="Heading3"/>
      </w:pPr>
      <w:r>
        <w:t xml:space="preserve">10.3. Levels of Data Access</w:t>
      </w:r>
    </w:p>
    <w:p>
      <w:pPr>
        <w:pStyle w:val="FirstParagraph"/>
      </w:pPr>
      <w:r>
        <w:t xml:space="preserve">The HE²AT Center categorises data into distinct access levels, each</w:t>
      </w:r>
      <w:r>
        <w:t xml:space="preserve"> </w:t>
      </w:r>
      <w:r>
        <w:t xml:space="preserve">governed by specific rules and protocols to ensure protection and</w:t>
      </w:r>
      <w:r>
        <w:t xml:space="preserve"> </w:t>
      </w:r>
      <w:r>
        <w:t xml:space="preserve">ethical use throughout the data lifecycle. These access levels include,</w:t>
      </w:r>
      <w:r>
        <w:t xml:space="preserve"> </w:t>
      </w:r>
      <w:r>
        <w:t xml:space="preserve">in summary (see section above for more details):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Original Study Data</w:t>
      </w:r>
      <w:r>
        <w:t xml:space="preserve">: Raw, unprocessed health</w:t>
      </w:r>
      <w:r>
        <w:t xml:space="preserve"> </w:t>
      </w:r>
      <w:r>
        <w:t xml:space="preserve">data collected directly from cohort studies and clinical trials. Access</w:t>
      </w:r>
      <w:r>
        <w:t xml:space="preserve"> </w:t>
      </w:r>
      <w:r>
        <w:t xml:space="preserve">is restricted to authorised personnel in the Core Data Team and retained</w:t>
      </w:r>
      <w:r>
        <w:t xml:space="preserve"> </w:t>
      </w:r>
      <w:r>
        <w:t xml:space="preserve">for five years following the HE²AT Center Project completion. A Data</w:t>
      </w:r>
      <w:r>
        <w:t xml:space="preserve"> </w:t>
      </w:r>
      <w:r>
        <w:t xml:space="preserve">Provider may elect to terminate the DTA at any point and request data to</w:t>
      </w:r>
      <w:r>
        <w:t xml:space="preserve"> </w:t>
      </w:r>
      <w:r>
        <w:t xml:space="preserve">be returned or destroyed.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Consortium Shared Data</w:t>
      </w:r>
      <w:r>
        <w:t xml:space="preserve">: Data that has undergone</w:t>
      </w:r>
      <w:r>
        <w:t xml:space="preserve"> </w:t>
      </w:r>
      <w:r>
        <w:t xml:space="preserve">initial processing, harmonisation and integration, shared amongst the</w:t>
      </w:r>
      <w:r>
        <w:t xml:space="preserve"> </w:t>
      </w:r>
      <w:r>
        <w:t xml:space="preserve">HE²AT Center Consortium. This data has been significantly altered,</w:t>
      </w:r>
      <w:r>
        <w:t xml:space="preserve"> </w:t>
      </w:r>
      <w:r>
        <w:t xml:space="preserve">including applying privacy protections like initial de-identification in</w:t>
      </w:r>
      <w:r>
        <w:t xml:space="preserve"> </w:t>
      </w:r>
      <w:r>
        <w:t xml:space="preserve">accordance with the principle of minimality.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RP1/RP2 De-identified Data</w:t>
      </w:r>
      <w:r>
        <w:t xml:space="preserve">: Data that has been</w:t>
      </w:r>
      <w:r>
        <w:t xml:space="preserve"> </w:t>
      </w:r>
      <w:r>
        <w:t xml:space="preserve">further processed and de-identified to prevent re-identification.</w:t>
      </w:r>
      <w:r>
        <w:t xml:space="preserve"> </w:t>
      </w:r>
      <w:r>
        <w:t xml:space="preserve">Available to External Researchers under conditions set by the Data</w:t>
      </w:r>
      <w:r>
        <w:t xml:space="preserve"> </w:t>
      </w:r>
      <w:r>
        <w:t xml:space="preserve">Access Committee (DAC), this data adheres to strict privacy</w:t>
      </w:r>
      <w:r>
        <w:t xml:space="preserve"> </w:t>
      </w:r>
      <w:r>
        <w:t xml:space="preserve">guidelines.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Inferential Data</w:t>
      </w:r>
      <w:r>
        <w:t xml:space="preserve">: Aggregated and anonymised data</w:t>
      </w:r>
      <w:r>
        <w:t xml:space="preserve"> </w:t>
      </w:r>
      <w:r>
        <w:t xml:space="preserve">derived from analyses. This data is made available for open access and</w:t>
      </w:r>
      <w:r>
        <w:t xml:space="preserve"> </w:t>
      </w:r>
      <w:r>
        <w:t xml:space="preserve">has no direct or indirect identifiers, ensuring complete</w:t>
      </w:r>
      <w:r>
        <w:t xml:space="preserve"> </w:t>
      </w:r>
      <w:r>
        <w:t xml:space="preserve">confidentiality.</w:t>
      </w:r>
    </w:p>
    <w:bookmarkEnd w:id="70"/>
    <w:bookmarkStart w:id="71" w:name="X9cdf1622c40d1ef45648b54535984369e341b58"/>
    <w:p>
      <w:pPr>
        <w:pStyle w:val="Heading3"/>
      </w:pPr>
      <w:r>
        <w:t xml:space="preserve">10.4.</w:t>
      </w:r>
      <w:r>
        <w:t xml:space="preserve"> </w:t>
      </w:r>
      <w:r>
        <w:t xml:space="preserve">Procedure for Making RP1/RP2 De-identified Data Available to Bona Fide</w:t>
      </w:r>
      <w:r>
        <w:t xml:space="preserve"> </w:t>
      </w:r>
      <w:r>
        <w:t xml:space="preserve">Researchers</w:t>
      </w:r>
    </w:p>
    <w:p>
      <w:pPr>
        <w:pStyle w:val="FirstParagraph"/>
      </w:pPr>
      <w:ins w:id="19" w:author="Craig Parker" w:date="2025-08-22T12:37:00Z">
        <w:r>
          <w:rPr>
            <w:b/>
            <w:bCs/>
          </w:rPr>
          <w:t xml:space="preserve">All projects, regardless of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whether they involve internal HE²AT Center Consortium members or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external researchers, must go through the DAC for data access approval.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This ensures equitable data sharing and maintains comprehensive tracking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of all projects using the data.</w:t>
        </w:r>
      </w:ins>
    </w:p>
    <w:p>
      <w:pPr>
        <w:pStyle w:val="BodyText"/>
      </w:pPr>
      <w:r>
        <w:t xml:space="preserve">The procedures for making RP1/RP2 De-identified Data available to</w:t>
      </w:r>
      <w:r>
        <w:t xml:space="preserve"> </w:t>
      </w:r>
      <w:r>
        <w:t xml:space="preserve">qualifying projects and Researchers are outlined below. These procedures</w:t>
      </w:r>
      <w:r>
        <w:t xml:space="preserve"> </w:t>
      </w:r>
      <w:r>
        <w:t xml:space="preserve">ensure compliance with ethical, legal, and scientific standards, whilst</w:t>
      </w:r>
      <w:r>
        <w:t xml:space="preserve"> </w:t>
      </w:r>
      <w:r>
        <w:t xml:space="preserve">maintaining data integrity and security.</w:t>
      </w:r>
    </w:p>
    <w:p>
      <w:pPr>
        <w:pStyle w:val="BodyText"/>
      </w:pPr>
      <w:r>
        <w:t xml:space="preserve">Detailed governance and oversight of these procedures, including DAC</w:t>
      </w:r>
      <w:r>
        <w:t xml:space="preserve"> </w:t>
      </w:r>
      <w:r>
        <w:t xml:space="preserve">responsibilities, are covered in Annex 4, which contains the full terms</w:t>
      </w:r>
      <w:r>
        <w:t xml:space="preserve"> </w:t>
      </w:r>
      <w:r>
        <w:t xml:space="preserve">of reference for the DAC.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Data Access Request Form</w:t>
      </w:r>
      <w:r>
        <w:t xml:space="preserve">: This form must be</w:t>
      </w:r>
      <w:r>
        <w:t xml:space="preserve"> </w:t>
      </w:r>
      <w:r>
        <w:t xml:space="preserve">completed by those requesting access to RP1/RP2 De-identified Data and</w:t>
      </w:r>
      <w:r>
        <w:t xml:space="preserve"> </w:t>
      </w:r>
      <w:r>
        <w:t xml:space="preserve">includes:</w:t>
      </w:r>
    </w:p>
    <w:p>
      <w:pPr>
        <w:pStyle w:val="Compact"/>
        <w:numPr>
          <w:ilvl w:val="1"/>
          <w:numId w:val="1004"/>
        </w:numPr>
      </w:pPr>
      <w:r>
        <w:t xml:space="preserve">Applicant Information: Details about the applicant and their</w:t>
      </w:r>
      <w:r>
        <w:t xml:space="preserve"> </w:t>
      </w:r>
      <w:r>
        <w:t xml:space="preserve">institution, including name, address, and the nature of the research</w:t>
      </w:r>
      <w:r>
        <w:t xml:space="preserve"> </w:t>
      </w:r>
      <w:r>
        <w:t xml:space="preserve">activities.</w:t>
      </w:r>
    </w:p>
    <w:p>
      <w:pPr>
        <w:pStyle w:val="Compact"/>
        <w:numPr>
          <w:ilvl w:val="1"/>
          <w:numId w:val="1004"/>
        </w:numPr>
      </w:pPr>
      <w:r>
        <w:t xml:space="preserve">Consortium Membership Status: Indication of whether the applicant is</w:t>
      </w:r>
      <w:r>
        <w:t xml:space="preserve"> </w:t>
      </w:r>
      <w:r>
        <w:t xml:space="preserve">a member of the DSI-Africa Consortium. Non-members must provide detailed</w:t>
      </w:r>
      <w:r>
        <w:t xml:space="preserve"> </w:t>
      </w:r>
      <w:r>
        <w:t xml:space="preserve">information about their organisational affiliation.</w:t>
      </w:r>
    </w:p>
    <w:p>
      <w:pPr>
        <w:pStyle w:val="Compact"/>
        <w:numPr>
          <w:ilvl w:val="1"/>
          <w:numId w:val="1004"/>
        </w:numPr>
      </w:pPr>
      <w:r>
        <w:t xml:space="preserve">Dataset Identification: Specification of the datasets for which</w:t>
      </w:r>
      <w:r>
        <w:t xml:space="preserve"> </w:t>
      </w:r>
      <w:r>
        <w:t xml:space="preserve">access is sought.</w:t>
      </w:r>
    </w:p>
    <w:p>
      <w:pPr>
        <w:pStyle w:val="Compact"/>
        <w:numPr>
          <w:ilvl w:val="1"/>
          <w:numId w:val="1004"/>
        </w:numPr>
      </w:pPr>
      <w:r>
        <w:t xml:space="preserve">Research Purpose: A proposal outlining the intended research,</w:t>
      </w:r>
      <w:r>
        <w:t xml:space="preserve"> </w:t>
      </w:r>
      <w:r>
        <w:t xml:space="preserve">including objectives and significance.</w:t>
      </w:r>
    </w:p>
    <w:p>
      <w:pPr>
        <w:pStyle w:val="Compact"/>
        <w:numPr>
          <w:ilvl w:val="1"/>
          <w:numId w:val="1004"/>
        </w:numPr>
      </w:pPr>
      <w:r>
        <w:t xml:space="preserve">Data Sharing Modality Preference: Specification of whether data</w:t>
      </w:r>
      <w:r>
        <w:t xml:space="preserve"> </w:t>
      </w:r>
      <w:r>
        <w:t xml:space="preserve">access is sought through download, with a justification based on the</w:t>
      </w:r>
      <w:r>
        <w:t xml:space="preserve"> </w:t>
      </w:r>
      <w:r>
        <w:t xml:space="preserve">research and data sensitivity.</w:t>
      </w:r>
    </w:p>
    <w:p>
      <w:pPr>
        <w:pStyle w:val="Compact"/>
        <w:numPr>
          <w:ilvl w:val="1"/>
          <w:numId w:val="1004"/>
        </w:numPr>
      </w:pPr>
      <w:r>
        <w:t xml:space="preserve">Ethics Approval: Proof of ethics approval from the applicant’s</w:t>
      </w:r>
      <w:r>
        <w:t xml:space="preserve"> </w:t>
      </w:r>
      <w:r>
        <w:t xml:space="preserve">institutional ethics committee.</w:t>
      </w:r>
    </w:p>
    <w:p>
      <w:pPr>
        <w:pStyle w:val="Compact"/>
        <w:numPr>
          <w:ilvl w:val="1"/>
          <w:numId w:val="1004"/>
        </w:numPr>
      </w:pPr>
      <w:r>
        <w:t xml:space="preserve">Data Protection Measures: A detailed description of statutory,</w:t>
      </w:r>
      <w:r>
        <w:t xml:space="preserve"> </w:t>
      </w:r>
      <w:r>
        <w:t xml:space="preserve">organisational, and technical measures in place at the receiving</w:t>
      </w:r>
      <w:r>
        <w:t xml:space="preserve"> </w:t>
      </w:r>
      <w:r>
        <w:t xml:space="preserve">institution to safeguard the security of the data.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Preliminary Screening</w:t>
      </w:r>
      <w:r>
        <w:t xml:space="preserve">: Upon submission of the</w:t>
      </w:r>
      <w:r>
        <w:t xml:space="preserve"> </w:t>
      </w:r>
      <w:r>
        <w:t xml:space="preserve">Data Request Form, the request undergoes preliminary screening by the</w:t>
      </w:r>
      <w:r>
        <w:t xml:space="preserve"> </w:t>
      </w:r>
      <w:r>
        <w:t xml:space="preserve">HE²AT Center SteerCo to confirm completeness and basic compliance with</w:t>
      </w:r>
      <w:r>
        <w:t xml:space="preserve"> </w:t>
      </w:r>
      <w:r>
        <w:t xml:space="preserve">the HE²AT Center Consortium’s requirements as well as resources</w:t>
      </w:r>
      <w:r>
        <w:t xml:space="preserve"> </w:t>
      </w:r>
      <w:r>
        <w:t xml:space="preserve">available in the HEAT Center for preparing the De-Identified</w:t>
      </w:r>
      <w:r>
        <w:t xml:space="preserve"> </w:t>
      </w:r>
      <w:r>
        <w:t xml:space="preserve">database.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Review by Data Access Committee</w:t>
      </w:r>
      <w:r>
        <w:t xml:space="preserve">: The DAC</w:t>
      </w:r>
      <w:r>
        <w:t xml:space="preserve"> </w:t>
      </w:r>
      <w:r>
        <w:t xml:space="preserve">evaluates the request based on criteria such as potential privacy risks,</w:t>
      </w:r>
      <w:r>
        <w:t xml:space="preserve"> </w:t>
      </w:r>
      <w:r>
        <w:t xml:space="preserve">and the avoidance of overlap with ongoing research. The full governance</w:t>
      </w:r>
      <w:r>
        <w:t xml:space="preserve"> </w:t>
      </w:r>
      <w:r>
        <w:t xml:space="preserve">procedures are detailed in Annexe 4.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Recording and Communication of Decision</w:t>
      </w:r>
      <w:r>
        <w:t xml:space="preserve">: The DAC</w:t>
      </w:r>
      <w:r>
        <w:t xml:space="preserve"> </w:t>
      </w:r>
      <w:r>
        <w:t xml:space="preserve">records the reasons for its decision (approval, conditional approval, or</w:t>
      </w:r>
      <w:r>
        <w:t xml:space="preserve"> </w:t>
      </w:r>
      <w:r>
        <w:t xml:space="preserve">denial). This documentation ensures transparency and provides valuable</w:t>
      </w:r>
      <w:r>
        <w:t xml:space="preserve"> </w:t>
      </w:r>
      <w:r>
        <w:t xml:space="preserve">feedback to applicants. Approved requests will include detailed</w:t>
      </w:r>
      <w:r>
        <w:t xml:space="preserve"> </w:t>
      </w:r>
      <w:r>
        <w:t xml:space="preserve">instructions for accessing the data and any conditions the applicant</w:t>
      </w:r>
      <w:r>
        <w:t xml:space="preserve"> </w:t>
      </w:r>
      <w:r>
        <w:t xml:space="preserve">must meet.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Transfer</w:t>
      </w:r>
      <w:r>
        <w:t xml:space="preserve">: The data will be transferred upon</w:t>
      </w:r>
      <w:r>
        <w:t xml:space="preserve"> </w:t>
      </w:r>
      <w:r>
        <w:t xml:space="preserve">approval and fulfilment of all conditions, including ethics</w:t>
      </w:r>
      <w:r>
        <w:t xml:space="preserve"> </w:t>
      </w:r>
      <w:r>
        <w:t xml:space="preserve">approval.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Ongoing Monitoring</w:t>
      </w:r>
      <w:r>
        <w:t xml:space="preserve">: The DAC will continue to</w:t>
      </w:r>
      <w:r>
        <w:t xml:space="preserve"> </w:t>
      </w:r>
      <w:r>
        <w:t xml:space="preserve">monitor compliance with the terms of the Data Transfer Agreement,</w:t>
      </w:r>
      <w:r>
        <w:t xml:space="preserve"> </w:t>
      </w:r>
      <w:r>
        <w:t xml:space="preserve">including periodic reviews and audits, if necessary.</w:t>
      </w:r>
    </w:p>
    <w:bookmarkEnd w:id="71"/>
    <w:bookmarkEnd w:id="72"/>
    <w:bookmarkStart w:id="73" w:name="section-10"/>
    <w:p>
      <w:pPr>
        <w:pStyle w:val="Heading2"/>
      </w:pPr>
    </w:p>
    <w:bookmarkEnd w:id="73"/>
    <w:bookmarkStart w:id="74" w:name="X2db6ef8ae2f5832aef8e8b4c0bcb654737aa512"/>
    <w:p>
      <w:pPr>
        <w:pStyle w:val="Heading2"/>
      </w:pPr>
      <w:r>
        <w:t xml:space="preserve">11.</w:t>
      </w:r>
      <w:r>
        <w:t xml:space="preserve"> </w:t>
      </w:r>
      <w:r>
        <w:t xml:space="preserve">POPIA compliance and protection of personal information</w:t>
      </w:r>
    </w:p>
    <w:p>
      <w:pPr>
        <w:pStyle w:val="FirstParagraph"/>
      </w:pPr>
      <w:r>
        <w:t xml:space="preserve">The use of health datasets requires careful consideration of data</w:t>
      </w:r>
      <w:r>
        <w:t xml:space="preserve"> </w:t>
      </w:r>
      <w:r>
        <w:t xml:space="preserve">security and confidentiality, guided by relevant legislation specific to</w:t>
      </w:r>
      <w:r>
        <w:t xml:space="preserve"> </w:t>
      </w:r>
      <w:r>
        <w:t xml:space="preserve">each dataset, including country-specific laws on personal/sensitive data</w:t>
      </w:r>
      <w:r>
        <w:t xml:space="preserve"> </w:t>
      </w:r>
      <w:r>
        <w:t xml:space="preserve">and cross-border data transfer. The DMAC manages the development and</w:t>
      </w:r>
      <w:r>
        <w:t xml:space="preserve"> </w:t>
      </w:r>
      <w:r>
        <w:t xml:space="preserve">negotiation of these DTAs in conjunction with research projects, as they</w:t>
      </w:r>
      <w:r>
        <w:t xml:space="preserve"> </w:t>
      </w:r>
      <w:r>
        <w:t xml:space="preserve">are the primary interfaces with the data sources.</w:t>
      </w:r>
    </w:p>
    <w:p>
      <w:pPr>
        <w:pStyle w:val="BodyText"/>
      </w:pPr>
      <w:r>
        <w:t xml:space="preserve">The Protection of Personal Information Act (POPIA) of South Africa</w:t>
      </w:r>
      <w:r>
        <w:t xml:space="preserve"> </w:t>
      </w:r>
      <w:r>
        <w:t xml:space="preserve">(2013) regulates the processing of personal information, providing a</w:t>
      </w:r>
      <w:r>
        <w:t xml:space="preserve"> </w:t>
      </w:r>
      <w:r>
        <w:t xml:space="preserve">legal basis for its use in scientific research. POPIA works alongside</w:t>
      </w:r>
      <w:r>
        <w:t xml:space="preserve"> </w:t>
      </w:r>
      <w:r>
        <w:t xml:space="preserve">other South African legislation, such as the Constitution, the National</w:t>
      </w:r>
      <w:r>
        <w:t xml:space="preserve"> </w:t>
      </w:r>
      <w:r>
        <w:t xml:space="preserve">Health Act No. 61 of 2003, and the Department of Health guidelines on</w:t>
      </w:r>
      <w:r>
        <w:t xml:space="preserve"> </w:t>
      </w:r>
      <w:r>
        <w:t xml:space="preserve">Ethics in Health Research (2015). The law offering the most</w:t>
      </w:r>
      <w:r>
        <w:t xml:space="preserve"> </w:t>
      </w:r>
      <w:r>
        <w:t xml:space="preserve">comprehensive protection for individuals’ rights takes precedence.</w:t>
      </w:r>
    </w:p>
    <w:p>
      <w:pPr>
        <w:pStyle w:val="BodyText"/>
      </w:pPr>
      <w:r>
        <w:t xml:space="preserve">POPIA’s Section 6 states that the Act does not apply if personal</w:t>
      </w:r>
      <w:r>
        <w:t xml:space="preserve"> </w:t>
      </w:r>
      <w:r>
        <w:t xml:space="preserve">information has been de-identified to the extent that re-identification</w:t>
      </w:r>
      <w:r>
        <w:t xml:space="preserve"> </w:t>
      </w:r>
      <w:r>
        <w:t xml:space="preserve">is virtually impossible. Many health databases for the HE²AT Project</w:t>
      </w:r>
      <w:r>
        <w:t xml:space="preserve"> </w:t>
      </w:r>
      <w:r>
        <w:t xml:space="preserve">will meet this criterion. For those that do not, the following sections</w:t>
      </w:r>
      <w:r>
        <w:t xml:space="preserve"> </w:t>
      </w:r>
      <w:r>
        <w:t xml:space="preserve">of POPIA provide a basis for processing health data: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10 (Minimality)</w:t>
      </w:r>
      <w:r>
        <w:t xml:space="preserve">: Personal information may</w:t>
      </w:r>
      <w:r>
        <w:t xml:space="preserve"> </w:t>
      </w:r>
      <w:r>
        <w:t xml:space="preserve">only be processed if it is adequate, relevant, and not excessive for the</w:t>
      </w:r>
      <w:r>
        <w:t xml:space="preserve"> </w:t>
      </w:r>
      <w:r>
        <w:t xml:space="preserve">purpose of the research.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15(1) (Further Processing)</w:t>
      </w:r>
      <w:r>
        <w:t xml:space="preserve">: Further</w:t>
      </w:r>
      <w:r>
        <w:t xml:space="preserve"> </w:t>
      </w:r>
      <w:r>
        <w:t xml:space="preserve">processing of personal information must be aligned with the purpose of</w:t>
      </w:r>
      <w:r>
        <w:t xml:space="preserve"> </w:t>
      </w:r>
      <w:r>
        <w:t xml:space="preserve">its collection.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15(3)(e) (Research Exception)</w:t>
      </w:r>
      <w:r>
        <w:t xml:space="preserve">: Allows</w:t>
      </w:r>
      <w:r>
        <w:t xml:space="preserve"> </w:t>
      </w:r>
      <w:r>
        <w:t xml:space="preserve">processing for historical, statistical, and research purposes,</w:t>
      </w:r>
      <w:r>
        <w:t xml:space="preserve"> </w:t>
      </w:r>
      <w:r>
        <w:t xml:space="preserve">regardless of the original purpose of collection. This is crucial for</w:t>
      </w:r>
      <w:r>
        <w:t xml:space="preserve"> </w:t>
      </w:r>
      <w:r>
        <w:t xml:space="preserve">HE²AT, as health datasets were collected before the project began.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18(1) (Notification)</w:t>
      </w:r>
      <w:r>
        <w:t xml:space="preserve">: Requires informing</w:t>
      </w:r>
      <w:r>
        <w:t xml:space="preserve"> </w:t>
      </w:r>
      <w:r>
        <w:t xml:space="preserve">data subjects about the processing of their personal information.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18(4)(f) (Research Exception)</w:t>
      </w:r>
      <w:r>
        <w:t xml:space="preserve">: Provides an</w:t>
      </w:r>
      <w:r>
        <w:t xml:space="preserve"> </w:t>
      </w:r>
      <w:r>
        <w:t xml:space="preserve">exemption for informing data subjects if the information is used for</w:t>
      </w:r>
      <w:r>
        <w:t xml:space="preserve"> </w:t>
      </w:r>
      <w:r>
        <w:t xml:space="preserve">historical, statistical, or research purposes.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14(2) (Retention of Records)</w:t>
      </w:r>
      <w:r>
        <w:t xml:space="preserve">: Allows</w:t>
      </w:r>
      <w:r>
        <w:t xml:space="preserve"> </w:t>
      </w:r>
      <w:r>
        <w:t xml:space="preserve">retention of personal information for research as long as safeguards</w:t>
      </w:r>
      <w:r>
        <w:t xml:space="preserve"> </w:t>
      </w:r>
      <w:r>
        <w:t xml:space="preserve">prevent its use for other purposes.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16 (Information Quality)</w:t>
      </w:r>
      <w:r>
        <w:t xml:space="preserve">: Mandates</w:t>
      </w:r>
      <w:r>
        <w:t xml:space="preserve"> </w:t>
      </w:r>
      <w:r>
        <w:t xml:space="preserve">reasonable measures to maintain the accuracy and quality of the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17 (Documentation)</w:t>
      </w:r>
      <w:r>
        <w:t xml:space="preserve">: Requires clear</w:t>
      </w:r>
      <w:r>
        <w:t xml:space="preserve"> </w:t>
      </w:r>
      <w:r>
        <w:t xml:space="preserve">documentation of all processing activities.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19 (Security Safeguards)</w:t>
      </w:r>
      <w:r>
        <w:t xml:space="preserve">: Requires</w:t>
      </w:r>
      <w:r>
        <w:t xml:space="preserve"> </w:t>
      </w:r>
      <w:r>
        <w:t xml:space="preserve">security measures to prevent unlawful access to or processing of</w:t>
      </w:r>
      <w:r>
        <w:t xml:space="preserve"> </w:t>
      </w:r>
      <w:r>
        <w:t xml:space="preserve">personal information.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20 (Processing by Operators)</w:t>
      </w:r>
      <w:r>
        <w:t xml:space="preserve">: Specifies</w:t>
      </w:r>
      <w:r>
        <w:t xml:space="preserve"> </w:t>
      </w:r>
      <w:r>
        <w:t xml:space="preserve">requirements for individuals processing personal information. This</w:t>
      </w:r>
      <w:r>
        <w:t xml:space="preserve"> </w:t>
      </w:r>
      <w:r>
        <w:t xml:space="preserve">includes maintaining a continually updated list of authorised personnel</w:t>
      </w:r>
      <w:r>
        <w:t xml:space="preserve"> </w:t>
      </w:r>
      <w:r>
        <w:t xml:space="preserve">with restricted access to personal information through passwords and</w:t>
      </w:r>
      <w:r>
        <w:t xml:space="preserve"> </w:t>
      </w:r>
      <w:r>
        <w:t xml:space="preserve">other security measures.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Section 21 (Operator Contracts)</w:t>
      </w:r>
      <w:r>
        <w:t xml:space="preserve">: Requires a</w:t>
      </w:r>
      <w:r>
        <w:t xml:space="preserve"> </w:t>
      </w:r>
      <w:r>
        <w:t xml:space="preserve">written contract between the responsible party and operators</w:t>
      </w:r>
      <w:r>
        <w:t xml:space="preserve"> </w:t>
      </w:r>
      <w:r>
        <w:t xml:space="preserve">implementing processing. This contract mandates that operators inform</w:t>
      </w:r>
      <w:r>
        <w:t xml:space="preserve"> </w:t>
      </w:r>
      <w:r>
        <w:t xml:space="preserve">the responsible party if unauthorised access to personal information is</w:t>
      </w:r>
      <w:r>
        <w:t xml:space="preserve"> </w:t>
      </w:r>
      <w:r>
        <w:t xml:space="preserve">suspected.</w:t>
      </w:r>
    </w:p>
    <w:bookmarkEnd w:id="74"/>
    <w:bookmarkStart w:id="75" w:name="section-11"/>
    <w:p>
      <w:pPr>
        <w:pStyle w:val="Heading2"/>
      </w:pPr>
    </w:p>
    <w:bookmarkEnd w:id="75"/>
    <w:bookmarkStart w:id="79" w:name="governance-and-compliance"/>
    <w:p>
      <w:pPr>
        <w:pStyle w:val="Heading2"/>
      </w:pPr>
      <w:r>
        <w:t xml:space="preserve">12. Governance and compliance</w:t>
      </w:r>
    </w:p>
    <w:p>
      <w:pPr>
        <w:pStyle w:val="FirstParagraph"/>
      </w:pPr>
      <w:r>
        <w:t xml:space="preserve">The HE²AT Center has established a comprehensive governance and</w:t>
      </w:r>
      <w:r>
        <w:t xml:space="preserve"> </w:t>
      </w:r>
      <w:r>
        <w:t xml:space="preserve">compliance framework to ensure that all data management activities</w:t>
      </w:r>
      <w:r>
        <w:t xml:space="preserve"> </w:t>
      </w:r>
      <w:r>
        <w:t xml:space="preserve">adhere to ethical standards, legal requirements, and best practices.</w:t>
      </w:r>
      <w:r>
        <w:t xml:space="preserve"> </w:t>
      </w:r>
      <w:r>
        <w:t xml:space="preserve">This framework is designed to protect participant privacy, ensure data</w:t>
      </w:r>
      <w:r>
        <w:t xml:space="preserve"> </w:t>
      </w:r>
      <w:r>
        <w:t xml:space="preserve">quality, and facilitate responsible data sharing within the Consortium</w:t>
      </w:r>
      <w:r>
        <w:t xml:space="preserve"> </w:t>
      </w:r>
      <w:r>
        <w:t xml:space="preserve">and beyond.</w:t>
      </w:r>
    </w:p>
    <w:bookmarkStart w:id="76" w:name="data-governance"/>
    <w:p>
      <w:pPr>
        <w:pStyle w:val="Heading3"/>
      </w:pPr>
      <w:r>
        <w:t xml:space="preserve">12.1. Data Governance</w:t>
      </w:r>
    </w:p>
    <w:p>
      <w:pPr>
        <w:pStyle w:val="FirstParagraph"/>
      </w:pPr>
      <w:r>
        <w:t xml:space="preserve">Data governance within the HE²AT Center involves various activities</w:t>
      </w:r>
      <w:r>
        <w:t xml:space="preserve"> </w:t>
      </w:r>
      <w:r>
        <w:t xml:space="preserve">that ensure the responsible management of data. This includes the</w:t>
      </w:r>
      <w:r>
        <w:t xml:space="preserve"> </w:t>
      </w:r>
      <w:r>
        <w:t xml:space="preserve">ethical oversight of data collection, establishing protocols for data</w:t>
      </w:r>
      <w:r>
        <w:t xml:space="preserve"> </w:t>
      </w:r>
      <w:r>
        <w:t xml:space="preserve">sharing, and ensuring that data access is aligned with the research</w:t>
      </w:r>
      <w:r>
        <w:t xml:space="preserve"> </w:t>
      </w:r>
      <w:r>
        <w:t xml:space="preserve">objectives of the DS-I Africa Consortium. The governance framework</w:t>
      </w:r>
      <w:r>
        <w:t xml:space="preserve"> </w:t>
      </w:r>
      <w:r>
        <w:t xml:space="preserve">emphasises transparency, accountability, and compliance with relevant</w:t>
      </w:r>
      <w:r>
        <w:t xml:space="preserve"> </w:t>
      </w:r>
      <w:r>
        <w:t xml:space="preserve">regulations, such as POPIA.</w:t>
      </w:r>
    </w:p>
    <w:bookmarkEnd w:id="76"/>
    <w:bookmarkStart w:id="77" w:name="data-indexing-and-metadata-management"/>
    <w:p>
      <w:pPr>
        <w:pStyle w:val="Heading3"/>
      </w:pPr>
      <w:r>
        <w:t xml:space="preserve">12.2. Data Indexing and</w:t>
      </w:r>
      <w:r>
        <w:t xml:space="preserve"> </w:t>
      </w:r>
      <w:r>
        <w:t xml:space="preserve">Metadata Management</w:t>
      </w:r>
    </w:p>
    <w:p>
      <w:pPr>
        <w:pStyle w:val="FirstParagraph"/>
      </w:pPr>
      <w:r>
        <w:t xml:space="preserve">Effective governance also includes a robust system for data indexing</w:t>
      </w:r>
      <w:r>
        <w:t xml:space="preserve"> </w:t>
      </w:r>
      <w:r>
        <w:t xml:space="preserve">and metadata management, ensuring that datasets are discoverable and</w:t>
      </w:r>
      <w:r>
        <w:t xml:space="preserve"> </w:t>
      </w:r>
      <w:r>
        <w:t xml:space="preserve">accessible to the HE²AT Center Consortium and External Researchers. The</w:t>
      </w:r>
      <w:r>
        <w:t xml:space="preserve"> </w:t>
      </w:r>
      <w:r>
        <w:t xml:space="preserve">indexing process includes: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Metadata Standards</w:t>
      </w:r>
    </w:p>
    <w:p>
      <w:pPr>
        <w:pStyle w:val="Compact"/>
        <w:numPr>
          <w:ilvl w:val="1"/>
          <w:numId w:val="1006"/>
        </w:numPr>
      </w:pPr>
      <w:r>
        <w:t xml:space="preserve">eLwazi Integration: Data shared outside the HE²AT Consortium</w:t>
      </w:r>
      <w:r>
        <w:t xml:space="preserve"> </w:t>
      </w:r>
      <w:r>
        <w:t xml:space="preserve">utilises the eLwazi platform, ensuring compliance with broader</w:t>
      </w:r>
      <w:r>
        <w:t xml:space="preserve"> </w:t>
      </w:r>
      <w:r>
        <w:t xml:space="preserve">data-sharing protocols.</w:t>
      </w:r>
    </w:p>
    <w:p>
      <w:pPr>
        <w:pStyle w:val="Compact"/>
        <w:numPr>
          <w:ilvl w:val="1"/>
          <w:numId w:val="1006"/>
        </w:numPr>
      </w:pPr>
      <w:r>
        <w:t xml:space="preserve">Data Reference Syntax (DRS): Implemented by CSAG, the DRS provides</w:t>
      </w:r>
      <w:r>
        <w:t xml:space="preserve"> </w:t>
      </w:r>
      <w:r>
        <w:t xml:space="preserve">structured mapping from metadata elements to directory and file naming</w:t>
      </w:r>
      <w:r>
        <w:t xml:space="preserve"> </w:t>
      </w:r>
      <w:r>
        <w:t xml:space="preserve">syntax, standardising climate and remote sensing datasets.</w:t>
      </w:r>
    </w:p>
    <w:p>
      <w:pPr>
        <w:pStyle w:val="Compact"/>
        <w:numPr>
          <w:ilvl w:val="1"/>
          <w:numId w:val="1006"/>
        </w:numPr>
      </w:pPr>
      <w:r>
        <w:t xml:space="preserve">Health Data Indexing: Health data is indexed using a codebook with</w:t>
      </w:r>
      <w:r>
        <w:t xml:space="preserve"> </w:t>
      </w:r>
      <w:r>
        <w:t xml:space="preserve">relevant ontologies, ensuring consistency and discoverability.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 and Integration</w:t>
      </w:r>
    </w:p>
    <w:p>
      <w:pPr>
        <w:pStyle w:val="Compact"/>
        <w:numPr>
          <w:ilvl w:val="1"/>
          <w:numId w:val="1007"/>
        </w:numPr>
      </w:pPr>
      <w:r>
        <w:t xml:space="preserve">CSAG GitLab Wiki: The DRS is documented on the CSAG GitLab Wiki,</w:t>
      </w:r>
      <w:r>
        <w:t xml:space="preserve"> </w:t>
      </w:r>
      <w:r>
        <w:t xml:space="preserve">ensuring consistency and serving as a guide for indexing processes.</w:t>
      </w:r>
    </w:p>
    <w:p>
      <w:pPr>
        <w:pStyle w:val="Compact"/>
        <w:numPr>
          <w:ilvl w:val="1"/>
          <w:numId w:val="1007"/>
        </w:numPr>
      </w:pPr>
      <w:r>
        <w:t xml:space="preserve">DSI-Africa Open Data Science Platform (ODSP): Integration with the</w:t>
      </w:r>
      <w:r>
        <w:t xml:space="preserve"> </w:t>
      </w:r>
      <w:r>
        <w:t xml:space="preserve">ODSP metadata index ensures that metadata propagates to the ODSP system,</w:t>
      </w:r>
      <w:r>
        <w:t xml:space="preserve"> </w:t>
      </w:r>
      <w:r>
        <w:t xml:space="preserve">making datasets discoverable through metadata queries.</w:t>
      </w:r>
    </w:p>
    <w:bookmarkEnd w:id="77"/>
    <w:bookmarkStart w:id="78" w:name="data-access-committee"/>
    <w:p>
      <w:pPr>
        <w:pStyle w:val="Heading3"/>
      </w:pPr>
      <w:r>
        <w:t xml:space="preserve">12.3. Data Access Committee</w:t>
      </w:r>
    </w:p>
    <w:p>
      <w:pPr>
        <w:pStyle w:val="FirstParagraph"/>
      </w:pPr>
      <w:r>
        <w:t xml:space="preserve">The DAC is an independent committee that plays a central role in the</w:t>
      </w:r>
      <w:r>
        <w:t xml:space="preserve"> </w:t>
      </w:r>
      <w:r>
        <w:t xml:space="preserve">governance of data sharing. The committee’s responsibilities include</w:t>
      </w:r>
      <w:r>
        <w:t xml:space="preserve"> </w:t>
      </w:r>
      <w:r>
        <w:t xml:space="preserve">evaluating data access requests and overseeing DTAs that are signed</w:t>
      </w:r>
      <w:r>
        <w:t xml:space="preserve"> </w:t>
      </w:r>
      <w:r>
        <w:t xml:space="preserve">between the HEAT Center Consortium (Data Provider) and the Bona Fide</w:t>
      </w:r>
      <w:r>
        <w:t xml:space="preserve"> </w:t>
      </w:r>
      <w:r>
        <w:t xml:space="preserve">External Researcher (Data Recipient) to ensure compliance with legal and</w:t>
      </w:r>
      <w:r>
        <w:t xml:space="preserve"> </w:t>
      </w:r>
      <w:r>
        <w:t xml:space="preserve">ethical standards. The DTA will outline the terms for data use,</w:t>
      </w:r>
      <w:r>
        <w:t xml:space="preserve"> </w:t>
      </w:r>
      <w:r>
        <w:t xml:space="preserve">confidentiality, and compliance with relevant laws and guidelines. The</w:t>
      </w:r>
      <w:r>
        <w:t xml:space="preserve"> </w:t>
      </w:r>
      <w:r>
        <w:t xml:space="preserve">agreement will also prohibit the on-sharing of data, without explicit</w:t>
      </w:r>
      <w:r>
        <w:t xml:space="preserve"> </w:t>
      </w:r>
      <w:r>
        <w:t xml:space="preserve">DAC approval.</w:t>
      </w:r>
    </w:p>
    <w:p>
      <w:pPr>
        <w:pStyle w:val="BodyText"/>
      </w:pPr>
      <w:r>
        <w:rPr>
          <w:b/>
          <w:bCs/>
        </w:rPr>
        <w:t xml:space="preserve">12.3.1 Review Process</w:t>
      </w:r>
    </w:p>
    <w:p>
      <w:pPr>
        <w:pStyle w:val="BodyText"/>
      </w:pPr>
      <w:r>
        <w:rPr>
          <w:b/>
          <w:bCs/>
        </w:rPr>
        <w:t xml:space="preserve">Submission</w:t>
      </w:r>
      <w:r>
        <w:t xml:space="preserve">: Data requests must be submitted using a</w:t>
      </w:r>
      <w:r>
        <w:t xml:space="preserve"> </w:t>
      </w:r>
      <w:r>
        <w:t xml:space="preserve">standardised form that details the project objectives, required data,</w:t>
      </w:r>
      <w:r>
        <w:t xml:space="preserve"> </w:t>
      </w:r>
      <w:r>
        <w:t xml:space="preserve">resource implications and ethical approvals. The form must be complete</w:t>
      </w:r>
      <w:r>
        <w:t xml:space="preserve"> </w:t>
      </w:r>
      <w:r>
        <w:t xml:space="preserve">before the request will be considered. This form is included in Annex 5</w:t>
      </w:r>
      <w:r>
        <w:t xml:space="preserve"> </w:t>
      </w:r>
      <w:r>
        <w:t xml:space="preserve">of the DMP.</w:t>
      </w:r>
    </w:p>
    <w:p>
      <w:pPr>
        <w:pStyle w:val="BodyText"/>
      </w:pPr>
      <w:r>
        <w:rPr>
          <w:b/>
          <w:bCs/>
        </w:rPr>
        <w:t xml:space="preserve">Preliminary Screening</w:t>
      </w:r>
      <w:r>
        <w:t xml:space="preserve">: All requests will undergo</w:t>
      </w:r>
      <w:r>
        <w:t xml:space="preserve"> </w:t>
      </w:r>
      <w:r>
        <w:t xml:space="preserve">preliminary screening by the HEAT Center SteerCo to confirm completeness</w:t>
      </w:r>
      <w:r>
        <w:t xml:space="preserve"> </w:t>
      </w:r>
      <w:r>
        <w:t xml:space="preserve">of Data Access Requests forms.</w:t>
      </w:r>
    </w:p>
    <w:p>
      <w:pPr>
        <w:pStyle w:val="BodyText"/>
      </w:pPr>
      <w:r>
        <w:rPr>
          <w:b/>
          <w:bCs/>
        </w:rPr>
        <w:t xml:space="preserve">Evaluation of data request</w:t>
      </w:r>
      <w:r>
        <w:t xml:space="preserve">: The DAC will evaluate</w:t>
      </w:r>
      <w:r>
        <w:t xml:space="preserve"> </w:t>
      </w:r>
      <w:r>
        <w:t xml:space="preserve">requests based on criteria such as research credentials of the</w:t>
      </w:r>
      <w:r>
        <w:t xml:space="preserve"> </w:t>
      </w:r>
      <w:r>
        <w:t xml:space="preserve">applicants (only applications from bona fide researchers will be</w:t>
      </w:r>
      <w:r>
        <w:t xml:space="preserve"> </w:t>
      </w:r>
      <w:r>
        <w:t xml:space="preserve">considered), scientific merit, feasibility, potential privacy risks,</w:t>
      </w:r>
      <w:r>
        <w:t xml:space="preserve"> </w:t>
      </w:r>
      <w:r>
        <w:t xml:space="preserve">resources available in the HEAT Center for preparing the De-Identified</w:t>
      </w:r>
      <w:r>
        <w:t xml:space="preserve"> </w:t>
      </w:r>
      <w:r>
        <w:t xml:space="preserve">database, the avoidance of overlap with ongoing research, potential</w:t>
      </w:r>
      <w:r>
        <w:t xml:space="preserve"> </w:t>
      </w:r>
      <w:r>
        <w:t xml:space="preserve">public health impact, and adherence to ethical and legal standards</w:t>
      </w:r>
      <w:r>
        <w:t xml:space="preserve"> </w:t>
      </w:r>
      <w:r>
        <w:t xml:space="preserve">outlined in the application.</w:t>
      </w:r>
    </w:p>
    <w:p>
      <w:pPr>
        <w:pStyle w:val="BodyText"/>
      </w:pPr>
      <w:r>
        <w:rPr>
          <w:b/>
          <w:bCs/>
        </w:rPr>
        <w:t xml:space="preserve">12.3.2 Membership of the DAC</w:t>
      </w:r>
    </w:p>
    <w:p>
      <w:pPr>
        <w:pStyle w:val="BodyText"/>
      </w:pPr>
      <w:r>
        <w:t xml:space="preserve">The DAC will comprise of independent experts who may include Ethics</w:t>
      </w:r>
      <w:r>
        <w:t xml:space="preserve"> </w:t>
      </w:r>
      <w:r>
        <w:t xml:space="preserve">Committee members, representatives from the DS-I Africa ELSI team or the</w:t>
      </w:r>
      <w:r>
        <w:t xml:space="preserve"> </w:t>
      </w:r>
      <w:r>
        <w:t xml:space="preserve">eLwazi platform and people with expertise in data science, ethics, and</w:t>
      </w:r>
      <w:r>
        <w:t xml:space="preserve"> </w:t>
      </w:r>
      <w:r>
        <w:t xml:space="preserve">legal matters. The HEAT Center Scientific Advisory Board and the HEAT</w:t>
      </w:r>
      <w:r>
        <w:t xml:space="preserve"> </w:t>
      </w:r>
      <w:r>
        <w:t xml:space="preserve">Center SteerCo will select the members of the DAC.</w:t>
      </w:r>
    </w:p>
    <w:p>
      <w:pPr>
        <w:pStyle w:val="BodyText"/>
      </w:pPr>
      <w:r>
        <w:t xml:space="preserve">For a more detailed description of the roles, responsibilities and</w:t>
      </w:r>
      <w:r>
        <w:t xml:space="preserve"> </w:t>
      </w:r>
      <w:r>
        <w:t xml:space="preserve">specific procedures relating to the DAC, refer to Annex 4: Terms of</w:t>
      </w:r>
      <w:r>
        <w:t xml:space="preserve"> </w:t>
      </w:r>
      <w:r>
        <w:t xml:space="preserve">Reference for the DAC.</w:t>
      </w:r>
    </w:p>
    <w:bookmarkEnd w:id="78"/>
    <w:bookmarkEnd w:id="79"/>
    <w:bookmarkStart w:id="80" w:name="section-12"/>
    <w:p>
      <w:pPr>
        <w:pStyle w:val="Heading2"/>
      </w:pPr>
    </w:p>
    <w:bookmarkEnd w:id="80"/>
    <w:bookmarkStart w:id="83" w:name="data-retention"/>
    <w:p>
      <w:pPr>
        <w:pStyle w:val="Heading2"/>
      </w:pPr>
      <w:r>
        <w:t xml:space="preserve">13. Data retention</w:t>
      </w:r>
    </w:p>
    <w:p>
      <w:pPr>
        <w:pStyle w:val="FirstParagraph"/>
      </w:pPr>
      <w:r>
        <w:t xml:space="preserve">Participant data will be retained according to the following</w:t>
      </w:r>
      <w:r>
        <w:t xml:space="preserve"> </w:t>
      </w:r>
      <w:r>
        <w:t xml:space="preserve">guidelines, ensuring compliance with the Protection of Personal</w:t>
      </w:r>
      <w:r>
        <w:t xml:space="preserve"> </w:t>
      </w:r>
      <w:r>
        <w:t xml:space="preserve">Information Act (POPIA) and maximising its utility for future</w:t>
      </w:r>
      <w:r>
        <w:t xml:space="preserve"> </w:t>
      </w:r>
      <w:r>
        <w:t xml:space="preserve">research:</w:t>
      </w:r>
    </w:p>
    <w:bookmarkStart w:id="81" w:name="retention-periods"/>
    <w:p>
      <w:pPr>
        <w:pStyle w:val="Heading3"/>
      </w:pPr>
      <w:r>
        <w:t xml:space="preserve">13.1. Retention Periods: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Original Study Data</w:t>
      </w:r>
      <w:r>
        <w:t xml:space="preserve">: Retained for at least five</w:t>
      </w:r>
      <w:r>
        <w:t xml:space="preserve"> </w:t>
      </w:r>
      <w:r>
        <w:t xml:space="preserve">years after the completion of the HE²AT Center Project. This includes</w:t>
      </w:r>
      <w:r>
        <w:t xml:space="preserve"> </w:t>
      </w:r>
      <w:r>
        <w:t xml:space="preserve">raw, unprocessed data from cohort studies and clinical trials. The Data</w:t>
      </w:r>
      <w:r>
        <w:t xml:space="preserve"> </w:t>
      </w:r>
      <w:r>
        <w:t xml:space="preserve">Provider may elect to terminate the DTA prior to the completion of the</w:t>
      </w:r>
      <w:r>
        <w:t xml:space="preserve"> </w:t>
      </w:r>
      <w:r>
        <w:t xml:space="preserve">HE²AT Project. On early termination of the DTA, the HEAT Center will</w:t>
      </w:r>
      <w:r>
        <w:t xml:space="preserve"> </w:t>
      </w:r>
      <w:r>
        <w:t xml:space="preserve">immediately discontinue use of the Original Study Data and depending on</w:t>
      </w:r>
      <w:r>
        <w:t xml:space="preserve"> </w:t>
      </w:r>
      <w:r>
        <w:t xml:space="preserve">the Data Provider’s instructions, either return all copies of the data</w:t>
      </w:r>
      <w:r>
        <w:t xml:space="preserve"> </w:t>
      </w:r>
      <w:r>
        <w:t xml:space="preserve">to the Data Provider, destroy all copies of the Original Study Data, or</w:t>
      </w:r>
      <w:r>
        <w:t xml:space="preserve"> </w:t>
      </w:r>
      <w:r>
        <w:t xml:space="preserve">deal with the Original Study Data in any other manner, as requested by</w:t>
      </w:r>
      <w:r>
        <w:t xml:space="preserve"> </w:t>
      </w:r>
      <w:r>
        <w:t xml:space="preserve">the Data Provider.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Consortium Shared Data</w:t>
      </w:r>
      <w:r>
        <w:t xml:space="preserve">: Depending on the</w:t>
      </w:r>
      <w:r>
        <w:t xml:space="preserve"> </w:t>
      </w:r>
      <w:r>
        <w:t xml:space="preserve">agreements in place, this data may be retained indefinitely.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RP1/RP2 De-Identified Data</w:t>
      </w:r>
      <w:r>
        <w:t xml:space="preserve">: Depending on the</w:t>
      </w:r>
      <w:r>
        <w:t xml:space="preserve"> </w:t>
      </w:r>
      <w:r>
        <w:t xml:space="preserve">agreements in place, this data may be retained indefinitely.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Inferential Data</w:t>
      </w:r>
      <w:r>
        <w:t xml:space="preserve">: This is retained indefinitely.</w:t>
      </w:r>
      <w:r>
        <w:t xml:space="preserve"> </w:t>
      </w:r>
      <w:r>
        <w:t xml:space="preserve">It includes aggregated and synthetic data derived from the analysis of</w:t>
      </w:r>
      <w:r>
        <w:t xml:space="preserve"> </w:t>
      </w:r>
      <w:r>
        <w:t xml:space="preserve">the other data categories.</w:t>
      </w:r>
    </w:p>
    <w:bookmarkEnd w:id="81"/>
    <w:bookmarkStart w:id="82" w:name="X8930c258198720edd7181ea182bae298f76f11e"/>
    <w:p>
      <w:pPr>
        <w:pStyle w:val="Heading3"/>
      </w:pPr>
      <w:r>
        <w:t xml:space="preserve">13.2. Ongoing</w:t>
      </w:r>
      <w:r>
        <w:t xml:space="preserve"> </w:t>
      </w:r>
      <w:r>
        <w:t xml:space="preserve">Monitoring of Data Transfer Agreements</w:t>
      </w:r>
    </w:p>
    <w:p>
      <w:pPr>
        <w:pStyle w:val="FirstParagraph"/>
      </w:pPr>
      <w:r>
        <w:t xml:space="preserve">After executing a Data Transfer Agreement (DTA), ongoing monitoring,</w:t>
      </w:r>
      <w:r>
        <w:t xml:space="preserve"> </w:t>
      </w:r>
      <w:r>
        <w:t xml:space="preserve">including periodic reviews and audits if necessary, ensures compliance</w:t>
      </w:r>
      <w:r>
        <w:t xml:space="preserve"> </w:t>
      </w:r>
      <w:r>
        <w:t xml:space="preserve">with the agreement’s terms.</w:t>
      </w:r>
    </w:p>
    <w:bookmarkEnd w:id="82"/>
    <w:bookmarkEnd w:id="83"/>
    <w:bookmarkStart w:id="84" w:name="section-13"/>
    <w:p>
      <w:pPr>
        <w:pStyle w:val="Heading2"/>
      </w:pPr>
    </w:p>
    <w:bookmarkEnd w:id="84"/>
    <w:bookmarkStart w:id="88" w:name="restricted-data-access"/>
    <w:p>
      <w:pPr>
        <w:pStyle w:val="Heading2"/>
      </w:pPr>
      <w:r>
        <w:t xml:space="preserve">14. Restricted data access</w:t>
      </w:r>
    </w:p>
    <w:p>
      <w:pPr>
        <w:pStyle w:val="FirstParagraph"/>
      </w:pPr>
      <w:r>
        <w:t xml:space="preserve">To safeguard personal information, the HE²AT Center implements robust</w:t>
      </w:r>
      <w:r>
        <w:t xml:space="preserve"> </w:t>
      </w:r>
      <w:r>
        <w:t xml:space="preserve">encryption and security measures:</w:t>
      </w:r>
    </w:p>
    <w:bookmarkStart w:id="85" w:name="data-transfer-storage-and-encryption"/>
    <w:p>
      <w:pPr>
        <w:pStyle w:val="Heading3"/>
      </w:pPr>
      <w:r>
        <w:t xml:space="preserve">14.1. Data transfer,</w:t>
      </w:r>
      <w:r>
        <w:t xml:space="preserve"> </w:t>
      </w:r>
      <w:r>
        <w:t xml:space="preserve">storage and encryption</w:t>
      </w:r>
    </w:p>
    <w:p>
      <w:pPr>
        <w:pStyle w:val="FirstParagraph"/>
      </w:pPr>
      <w:r>
        <w:t xml:space="preserve">Data is transferred using Transport Layer Security (TLS) protocols</w:t>
      </w:r>
      <w:r>
        <w:t xml:space="preserve"> </w:t>
      </w:r>
      <w:r>
        <w:t xml:space="preserve">are employed during transmission to maintain encryption and prevent</w:t>
      </w:r>
      <w:r>
        <w:t xml:space="preserve"> </w:t>
      </w:r>
      <w:r>
        <w:t xml:space="preserve">interception. We use FileSender modality, which is encrypted. Once</w:t>
      </w:r>
      <w:r>
        <w:t xml:space="preserve"> </w:t>
      </w:r>
      <w:r>
        <w:t xml:space="preserve">transferred to UCT</w:t>
      </w:r>
      <w:r>
        <w:t xml:space="preserve"> </w:t>
      </w:r>
      <w:ins w:id="20" w:author="Craig Parker [2]" w:date="2025-09-11T15:04:00Z">
        <w:r>
          <w:rPr>
            <w:b/>
            <w:bCs/>
          </w:rPr>
          <w:t xml:space="preserve">or the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WHC-managed cloud infrastructure</w:t>
        </w:r>
      </w:ins>
      <w:r>
        <w:rPr>
          <w:b/>
          <w:bCs/>
        </w:rPr>
        <w:t xml:space="preserve">,</w:t>
      </w:r>
      <w:r>
        <w:t xml:space="preserve"> </w:t>
      </w:r>
      <w:ins w:id="21" w:author="Craig Parker [2]" w:date="2025-09-11T15:04:00Z">
        <w:r>
          <w:t xml:space="preserve">any data identified as containing</w:t>
        </w:r>
        <w:r>
          <w:t xml:space="preserve"> </w:t>
        </w:r>
        <w:r>
          <w:t xml:space="preserve">Personal Identifiers or specified by the DTA is encrypted for storage</w:t>
        </w:r>
        <w:r>
          <w:t xml:space="preserve"> </w:t>
        </w:r>
        <w:r>
          <w:t xml:space="preserve">using</w:t>
        </w:r>
      </w:ins>
      <w:r>
        <w:t xml:space="preserve"> </w:t>
      </w:r>
      <w:r>
        <w:t xml:space="preserve">the AES-256 encryption standard for both UCT servers and</w:t>
      </w:r>
      <w:r>
        <w:t xml:space="preserve"> </w:t>
      </w:r>
      <w:r>
        <w:t xml:space="preserve">cloud storage. Encryption key access is restricted to authorised</w:t>
      </w:r>
      <w:r>
        <w:t xml:space="preserve"> </w:t>
      </w:r>
      <w:r>
        <w:t xml:space="preserve">personnel, ensuring data security and preventing re-identification</w:t>
      </w:r>
      <w:r>
        <w:t xml:space="preserve"> </w:t>
      </w:r>
      <w:r>
        <w:t xml:space="preserve">attempts. This complies with privacy and data protection legislation,</w:t>
      </w:r>
      <w:r>
        <w:t xml:space="preserve"> </w:t>
      </w:r>
      <w:r>
        <w:t xml:space="preserve">including the Protection of Personal Information Act (POPIA). Metadata,</w:t>
      </w:r>
      <w:r>
        <w:t xml:space="preserve"> </w:t>
      </w:r>
      <w:r>
        <w:t xml:space="preserve">however, is stored separately to facilitate indexing and software</w:t>
      </w:r>
      <w:r>
        <w:t xml:space="preserve"> </w:t>
      </w:r>
      <w:r>
        <w:t xml:space="preserve">development whilst maintaining security.</w:t>
      </w:r>
    </w:p>
    <w:bookmarkEnd w:id="85"/>
    <w:bookmarkStart w:id="86" w:name="network-security"/>
    <w:p>
      <w:pPr>
        <w:pStyle w:val="Heading3"/>
      </w:pPr>
      <w:r>
        <w:t xml:space="preserve">14.2. Network security</w:t>
      </w:r>
    </w:p>
    <w:p>
      <w:pPr>
        <w:pStyle w:val="FirstParagraph"/>
      </w:pPr>
      <w:r>
        <w:t xml:space="preserve">The CSAG compute infrastructure benefits from UCT’s comprehensive</w:t>
      </w:r>
      <w:r>
        <w:t xml:space="preserve"> </w:t>
      </w:r>
      <w:r>
        <w:t xml:space="preserve">security policies</w:t>
      </w:r>
      <w:ins w:id="22" w:author="Lisa van Aardenne" w:date="2025-08-25T18:08:00Z">
        <w:r>
          <w:rPr>
            <w:b/>
            <w:bCs/>
          </w:rPr>
          <w:t xml:space="preserve">,</w:t>
        </w:r>
      </w:ins>
      <w:ins w:id="23" w:author="Craig Parker" w:date="2025-08-22T12:41:00Z">
        <w:r>
          <w:t xml:space="preserve"> </w:t>
        </w:r>
      </w:ins>
      <w:ins w:id="24" w:author="Craig Parker [2]" w:date="2025-09-11T15:05:00Z">
        <w:r>
          <w:rPr>
            <w:b/>
            <w:bCs/>
          </w:rPr>
          <w:t xml:space="preserve">and from the start of Year 5,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from WHC-managed cloud security architecture with 24/7 Security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Operations Centre (SOC) monitoring and advanced threat detection systems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for improved security posture and compliance and during the transition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period from WHC-managed cloud security architecture with 24/7 Security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Operations Centre (SOC) monitoring and advanced threat detection systems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for improved security posture and compliance.</w:t>
        </w:r>
      </w:ins>
      <w:r>
        <w:t xml:space="preserve"> </w:t>
      </w:r>
      <w:r>
        <w:t xml:space="preserve">Key</w:t>
      </w:r>
      <w:r>
        <w:t xml:space="preserve"> </w:t>
      </w:r>
      <w:r>
        <w:t xml:space="preserve">measures include: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Firewall Protection</w:t>
      </w:r>
      <w:r>
        <w:t xml:space="preserve">: UCT’s Cisco firewall</w:t>
      </w:r>
      <w:r>
        <w:t xml:space="preserve"> </w:t>
      </w:r>
      <w:ins w:id="25" w:author="Craig Parker" w:date="2025-08-22T12:42:00Z">
        <w:r>
          <w:rPr>
            <w:b/>
            <w:bCs/>
          </w:rPr>
          <w:t xml:space="preserve">and cloud-native firewall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services</w:t>
        </w:r>
      </w:ins>
      <w:r>
        <w:t xml:space="preserve"> </w:t>
      </w:r>
      <w:r>
        <w:t xml:space="preserve">safeguard against external threats, ensuring</w:t>
      </w:r>
      <w:r>
        <w:t xml:space="preserve"> </w:t>
      </w:r>
      <w:r>
        <w:t xml:space="preserve">only authorised access is permitted.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VPN Access</w:t>
      </w:r>
      <w:r>
        <w:t xml:space="preserve">: A Cisco VPN service encrypts all</w:t>
      </w:r>
      <w:r>
        <w:t xml:space="preserve"> </w:t>
      </w:r>
      <w:r>
        <w:t xml:space="preserve">traffic, enabling secure remote access to the UCT intranet and</w:t>
      </w:r>
      <w:r>
        <w:t xml:space="preserve"> </w:t>
      </w:r>
      <w:r>
        <w:t xml:space="preserve">maintaining confidentiality.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Access Control</w:t>
      </w:r>
      <w:r>
        <w:t xml:space="preserve">: Access to CSAG servers and</w:t>
      </w:r>
      <w:r>
        <w:t xml:space="preserve"> </w:t>
      </w:r>
      <w:r>
        <w:t xml:space="preserve">services is carefully managed, with strict limits on authorised</w:t>
      </w:r>
      <w:r>
        <w:t xml:space="preserve"> </w:t>
      </w:r>
      <w:r>
        <w:t xml:space="preserve">users.</w:t>
      </w:r>
    </w:p>
    <w:bookmarkEnd w:id="86"/>
    <w:bookmarkStart w:id="87" w:name="local-authentication-and-authorisation"/>
    <w:p>
      <w:pPr>
        <w:pStyle w:val="Heading3"/>
      </w:pPr>
      <w:r>
        <w:t xml:space="preserve">14.3. Local</w:t>
      </w:r>
      <w:r>
        <w:t xml:space="preserve"> </w:t>
      </w:r>
      <w:r>
        <w:t xml:space="preserve">authentication and authorisation</w:t>
      </w:r>
    </w:p>
    <w:p>
      <w:pPr>
        <w:pStyle w:val="FirstParagraph"/>
      </w:pPr>
      <w:r>
        <w:t xml:space="preserve">Beyond UCT’s broader security measures, the CSAG/UCT platform employs</w:t>
      </w:r>
      <w:r>
        <w:t xml:space="preserve"> </w:t>
      </w:r>
      <w:r>
        <w:t xml:space="preserve">additional authentication and authorisation protocols</w:t>
      </w:r>
      <w:r>
        <w:t xml:space="preserve"> </w:t>
      </w:r>
      <w:ins w:id="26" w:author="Craig Parker" w:date="2025-08-22T12:43:00Z">
        <w:r>
          <w:rPr>
            <w:b/>
            <w:bCs/>
          </w:rPr>
          <w:t xml:space="preserve">alongside cloud-specific access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controls and automated compliance reporting for streamlined governance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oversight during the transition period.</w:t>
        </w:r>
      </w:ins>
      <w:r>
        <w:t xml:space="preserve"> </w:t>
      </w:r>
      <w:r>
        <w:t xml:space="preserve">User identities</w:t>
      </w:r>
      <w:r>
        <w:t xml:space="preserve"> </w:t>
      </w:r>
      <w:r>
        <w:t xml:space="preserve">are verified through a Linux filesystem and Lightweight Directory Access</w:t>
      </w:r>
      <w:r>
        <w:t xml:space="preserve"> </w:t>
      </w:r>
      <w:r>
        <w:t xml:space="preserve">Protocol (LDAP), with access to restricted datasets managed through</w:t>
      </w:r>
      <w:r>
        <w:t xml:space="preserve"> </w:t>
      </w:r>
      <w:r>
        <w:t xml:space="preserve">UCT’s authentication protocols and internal CSAG Data Management Plan</w:t>
      </w:r>
      <w:r>
        <w:t xml:space="preserve"> </w:t>
      </w:r>
      <w:r>
        <w:t xml:space="preserve">mechanisms. All activities comply with UCT’s information security</w:t>
      </w:r>
      <w:r>
        <w:t xml:space="preserve"> </w:t>
      </w:r>
      <w:r>
        <w:t xml:space="preserve">policies, ensuring adherence to institutional standards.</w:t>
      </w:r>
    </w:p>
    <w:p>
      <w:pPr>
        <w:pStyle w:val="BodyText"/>
      </w:pPr>
      <w:r>
        <w:t xml:space="preserve">By implementing these comprehensive encryption modalities, network</w:t>
      </w:r>
      <w:r>
        <w:t xml:space="preserve"> </w:t>
      </w:r>
      <w:r>
        <w:t xml:space="preserve">security and authentication measures, the HE²AT Center ensures the</w:t>
      </w:r>
      <w:r>
        <w:t xml:space="preserve"> </w:t>
      </w:r>
      <w:r>
        <w:t xml:space="preserve">protection and confidentiality of sensitive data throughout its</w:t>
      </w:r>
      <w:r>
        <w:t xml:space="preserve"> </w:t>
      </w:r>
      <w:r>
        <w:t xml:space="preserve">lifecycle, maintaining compliance with ethical and legal standards.</w:t>
      </w:r>
    </w:p>
    <w:p>
      <w:pPr>
        <w:pStyle w:val="BodyText"/>
      </w:pPr>
      <w:ins w:id="27" w:author="Craig Parker [2]" w:date="2025-09-11T15:07:00Z">
        <w:r>
          <w:t xml:space="preserve">From the start of Year 5, enhanced</w:t>
        </w:r>
        <w:r>
          <w:t xml:space="preserve"> </w:t>
        </w:r>
        <w:r>
          <w:t xml:space="preserve">cloud security measures include:</w:t>
        </w:r>
      </w:ins>
    </w:p>
    <w:p>
      <w:pPr>
        <w:numPr>
          <w:ilvl w:val="0"/>
          <w:numId w:val="1008"/>
        </w:numPr>
      </w:pPr>
      <w:ins w:id="28" w:author="Craig Parker [2]" w:date="2025-09-11T15:07:00Z">
        <w:r>
          <w:t xml:space="preserve">AES-256 Encryption: All data at rest</w:t>
        </w:r>
        <w:r>
          <w:t xml:space="preserve"> </w:t>
        </w:r>
        <w:r>
          <w:t xml:space="preserve">and in transit</w:t>
        </w:r>
      </w:ins>
    </w:p>
    <w:p>
      <w:pPr>
        <w:numPr>
          <w:ilvl w:val="0"/>
          <w:numId w:val="1008"/>
        </w:numPr>
      </w:pPr>
      <w:ins w:id="29" w:author="Craig Parker [2]" w:date="2025-09-11T15:07:00Z">
        <w:r>
          <w:t xml:space="preserve">24/7 SOC Monitoring: Continuous</w:t>
        </w:r>
        <w:r>
          <w:t xml:space="preserve"> </w:t>
        </w:r>
        <w:r>
          <w:t xml:space="preserve">security monitoring and threat detection</w:t>
        </w:r>
      </w:ins>
    </w:p>
    <w:p>
      <w:pPr>
        <w:numPr>
          <w:ilvl w:val="0"/>
          <w:numId w:val="1008"/>
        </w:numPr>
      </w:pPr>
      <w:ins w:id="30" w:author="Craig Parker [2]" w:date="2025-09-11T15:07:00Z">
        <w:r>
          <w:t xml:space="preserve">Role-based Access Controls:</w:t>
        </w:r>
        <w:r>
          <w:t xml:space="preserve"> </w:t>
        </w:r>
        <w:r>
          <w:t xml:space="preserve">Multi-factor authentication and granular permissions</w:t>
        </w:r>
      </w:ins>
    </w:p>
    <w:p>
      <w:pPr>
        <w:numPr>
          <w:ilvl w:val="0"/>
          <w:numId w:val="1008"/>
        </w:numPr>
      </w:pPr>
      <w:ins w:id="31" w:author="Craig Parker [2]" w:date="2025-09-11T15:07:00Z">
        <w:r>
          <w:t xml:space="preserve">Automated Backup Systems: Enhanced</w:t>
        </w:r>
        <w:r>
          <w:t xml:space="preserve"> </w:t>
        </w:r>
        <w:r>
          <w:t xml:space="preserve">disaster recovery capabilities</w:t>
        </w:r>
      </w:ins>
    </w:p>
    <w:p>
      <w:pPr>
        <w:numPr>
          <w:ilvl w:val="0"/>
          <w:numId w:val="1008"/>
        </w:numPr>
      </w:pPr>
      <w:ins w:id="32" w:author="Craig Parker [2]" w:date="2025-09-11T15:07:00Z">
        <w:r>
          <w:t xml:space="preserve">Compliance Monitoring: Automated</w:t>
        </w:r>
        <w:r>
          <w:t xml:space="preserve"> </w:t>
        </w:r>
        <w:r>
          <w:t xml:space="preserve">reporting for regulatory compliance</w:t>
        </w:r>
      </w:ins>
    </w:p>
    <w:bookmarkEnd w:id="87"/>
    <w:bookmarkEnd w:id="88"/>
    <w:bookmarkStart w:id="89" w:name="section-14"/>
    <w:p>
      <w:pPr>
        <w:pStyle w:val="Heading2"/>
      </w:pPr>
    </w:p>
    <w:bookmarkEnd w:id="89"/>
    <w:bookmarkStart w:id="90" w:name="roles-and-responsibilities-1"/>
    <w:p>
      <w:pPr>
        <w:pStyle w:val="Heading2"/>
      </w:pPr>
      <w:r>
        <w:t xml:space="preserve">15. Roles and</w:t>
      </w:r>
      <w:r>
        <w:t xml:space="preserve"> </w:t>
      </w:r>
      <w:r>
        <w:t xml:space="preserve">responsibilities</w:t>
      </w:r>
    </w:p>
    <w:p>
      <w:pPr>
        <w:pStyle w:val="FirstParagraph"/>
      </w:pPr>
      <w:r>
        <w:t xml:space="preserve">The table below details the various roles and responsibilities</w:t>
      </w:r>
      <w:r>
        <w:t xml:space="preserve"> </w:t>
      </w:r>
      <w:r>
        <w:t xml:space="preserve">associated with the data management plan. Contact details are maintained</w:t>
      </w:r>
      <w:r>
        <w:t xml:space="preserve"> </w:t>
      </w:r>
      <w:r>
        <w:t xml:space="preserve">separately to facilitate updates and reduce document complexity for</w:t>
      </w:r>
      <w:r>
        <w:t xml:space="preserve"> </w:t>
      </w:r>
      <w:r>
        <w:t xml:space="preserve">ethics review processes.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980"/>
        <w:gridCol w:w="1188"/>
        <w:gridCol w:w="45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u w:val="single"/>
              </w:rPr>
              <w:t xml:space="preserve">Role and responsibilities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u w:val="single"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u w:val="single"/>
              </w:rPr>
              <w:t xml:space="preserve">Key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u w:val="single"/>
              </w:rPr>
              <w:t xml:space="preserve">DMAC PIs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UCT, IBM, WHC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Responsible for ongoing (quarterly) assessment of data management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and changes to the data management plan (annual).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u w:val="single"/>
              </w:rPr>
              <w:t xml:space="preserve">Health Data Acquisition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Wits PHR, CeSHHAR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Identification of relevant health datasets, coordination, and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development of the DTA.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u w:val="single"/>
              </w:rPr>
              <w:t xml:space="preserve">Data Processing and Harmonisation: Core Data</w:t>
            </w:r>
            <w:r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UCT, Wits PHR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De-identification, quality control, remapping, harmonisation, and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integration of all datasets. Note: Only these individuals have access to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encryption keys for original sensitive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u w:val="single"/>
              </w:rPr>
              <w:t xml:space="preserve">Harmonisation Team Members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Consortium Partners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Access to metadata and synthetic health datasets for mapping on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JupyterHub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u w:val="single"/>
              </w:rPr>
              <w:t xml:space="preserve">Managing Access to Platforms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UCT, IBM, WHC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Platform access management during Year 5</w:t>
            </w:r>
          </w:p>
        </w:tc>
      </w:tr>
    </w:tbl>
    <w:bookmarkEnd w:id="90"/>
    <w:bookmarkStart w:id="91" w:name="section-15"/>
    <w:p>
      <w:pPr>
        <w:pStyle w:val="Heading2"/>
      </w:pPr>
    </w:p>
    <w:bookmarkEnd w:id="91"/>
    <w:bookmarkStart w:id="94" w:name="X2878d8c0a61e4de906e8d0ce3fe7a9adc3709f9"/>
    <w:p>
      <w:pPr>
        <w:pStyle w:val="Heading2"/>
      </w:pPr>
      <w:r>
        <w:t xml:space="preserve">16.</w:t>
      </w:r>
      <w:r>
        <w:t xml:space="preserve"> </w:t>
      </w:r>
      <w:r>
        <w:t xml:space="preserve">Assessment and revision of the Data Management Plan</w:t>
      </w:r>
    </w:p>
    <w:p>
      <w:pPr>
        <w:pStyle w:val="FirstParagraph"/>
      </w:pPr>
      <w:r>
        <w:t xml:space="preserve">The Data Management and Analysis Core (DMAC) co-Principal</w:t>
      </w:r>
      <w:r>
        <w:t xml:space="preserve"> </w:t>
      </w:r>
      <w:r>
        <w:t xml:space="preserve">Investigators (co-PIs) will conduct periodic reassessments of the Data</w:t>
      </w:r>
      <w:r>
        <w:t xml:space="preserve"> </w:t>
      </w:r>
      <w:r>
        <w:t xml:space="preserve">Management Plan (DMP) in consultation with the HE²AT Center Steering</w:t>
      </w:r>
      <w:r>
        <w:t xml:space="preserve"> </w:t>
      </w:r>
      <w:r>
        <w:t xml:space="preserve">Committee (SC), including the leads of Research Project 1 (RP1) and</w:t>
      </w:r>
      <w:r>
        <w:t xml:space="preserve"> </w:t>
      </w:r>
      <w:r>
        <w:t xml:space="preserve">Research Project 2 (RP2). The SC may request assessment and review of</w:t>
      </w:r>
      <w:r>
        <w:t xml:space="preserve"> </w:t>
      </w:r>
      <w:r>
        <w:t xml:space="preserve">specific aspects of the plan. These assessments will occur at least</w:t>
      </w:r>
      <w:r>
        <w:t xml:space="preserve"> </w:t>
      </w:r>
      <w:r>
        <w:t xml:space="preserve">every six months to ensure the plan remains effective and</w:t>
      </w:r>
      <w:r>
        <w:t xml:space="preserve"> </w:t>
      </w:r>
      <w:r>
        <w:t xml:space="preserve">up-to-date.</w:t>
      </w:r>
    </w:p>
    <w:bookmarkStart w:id="92" w:name="assessment-scope"/>
    <w:p>
      <w:pPr>
        <w:pStyle w:val="Heading3"/>
      </w:pPr>
      <w:r>
        <w:t xml:space="preserve">16.1. Assessment scope</w:t>
      </w:r>
    </w:p>
    <w:p>
      <w:pPr>
        <w:pStyle w:val="FirstParagraph"/>
      </w:pPr>
      <w:r>
        <w:t xml:space="preserve">The reassessment will focus on three key aspects of the data</w:t>
      </w:r>
      <w:r>
        <w:t xml:space="preserve"> </w:t>
      </w:r>
      <w:r>
        <w:t xml:space="preserve">management plan: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Process Efficiency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Workflow Evaluation: Assess whether the data processing workflow is</w:t>
      </w:r>
      <w:r>
        <w:t xml:space="preserve"> </w:t>
      </w:r>
      <w:r>
        <w:t xml:space="preserve">functioning effectively and producing data ready for analysis. This</w:t>
      </w:r>
      <w:r>
        <w:t xml:space="preserve"> </w:t>
      </w:r>
      <w:r>
        <w:t xml:space="preserve">includes evaluating each step, from data acquisition and harmonisation</w:t>
      </w:r>
      <w:r>
        <w:t xml:space="preserve"> </w:t>
      </w:r>
      <w:r>
        <w:t xml:space="preserve">to storage and indexing.</w:t>
      </w:r>
    </w:p>
    <w:p>
      <w:pPr>
        <w:pStyle w:val="Compact"/>
        <w:numPr>
          <w:ilvl w:val="1"/>
          <w:numId w:val="1010"/>
        </w:numPr>
      </w:pPr>
      <w:r>
        <w:t xml:space="preserve">Error Identification and Resolution: Identify any issues or</w:t>
      </w:r>
      <w:r>
        <w:t xml:space="preserve"> </w:t>
      </w:r>
      <w:r>
        <w:t xml:space="preserve">bottlenecks in the current workflow and propose solutions to enhance</w:t>
      </w:r>
      <w:r>
        <w:t xml:space="preserve"> </w:t>
      </w:r>
      <w:r>
        <w:t xml:space="preserve">efficiency and data quality.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Compliance and Security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Compliance Check: Ensure that all data management activities comply</w:t>
      </w:r>
      <w:r>
        <w:t xml:space="preserve"> </w:t>
      </w:r>
      <w:r>
        <w:t xml:space="preserve">with relevant legal and ethical standards, including POPIA and the</w:t>
      </w:r>
      <w:r>
        <w:t xml:space="preserve"> </w:t>
      </w:r>
      <w:r>
        <w:t xml:space="preserve">DSI-Africa Data Sharing Guideline guidelines.</w:t>
      </w:r>
    </w:p>
    <w:p>
      <w:pPr>
        <w:pStyle w:val="Compact"/>
        <w:numPr>
          <w:ilvl w:val="1"/>
          <w:numId w:val="1011"/>
        </w:numPr>
      </w:pPr>
      <w:r>
        <w:t xml:space="preserve">Security Measures: Review and update data security measures to</w:t>
      </w:r>
      <w:r>
        <w:t xml:space="preserve"> </w:t>
      </w:r>
      <w:r>
        <w:t xml:space="preserve">protect personally identifiable information and ensure the integrity and</w:t>
      </w:r>
      <w:r>
        <w:t xml:space="preserve"> </w:t>
      </w:r>
      <w:r>
        <w:t xml:space="preserve">confidentiality of the 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Usability and Accessibility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Data Accessibility: Evaluate whether the data is easily accessible</w:t>
      </w:r>
      <w:r>
        <w:t xml:space="preserve"> </w:t>
      </w:r>
      <w:r>
        <w:t xml:space="preserve">to authorised users, including partner researchers and members of the</w:t>
      </w:r>
      <w:r>
        <w:t xml:space="preserve"> </w:t>
      </w:r>
      <w:r>
        <w:t xml:space="preserve">HE²AT Center.</w:t>
      </w:r>
    </w:p>
    <w:p>
      <w:pPr>
        <w:pStyle w:val="Compact"/>
        <w:numPr>
          <w:ilvl w:val="1"/>
          <w:numId w:val="1012"/>
        </w:numPr>
      </w:pPr>
      <w:r>
        <w:t xml:space="preserve">Usability for Analysis: Ensure that the data is in a usable format</w:t>
      </w:r>
      <w:r>
        <w:t xml:space="preserve"> </w:t>
      </w:r>
      <w:r>
        <w:t xml:space="preserve">for analysis, with appropriate metadata and documentation to support</w:t>
      </w:r>
      <w:r>
        <w:t xml:space="preserve"> </w:t>
      </w:r>
      <w:r>
        <w:t xml:space="preserve">effective use by researchers.</w:t>
      </w:r>
    </w:p>
    <w:bookmarkEnd w:id="92"/>
    <w:bookmarkStart w:id="93" w:name="revision-process"/>
    <w:p>
      <w:pPr>
        <w:pStyle w:val="Heading3"/>
      </w:pPr>
      <w:r>
        <w:t xml:space="preserve">16.2. Revision process</w:t>
      </w:r>
    </w:p>
    <w:p>
      <w:pPr>
        <w:pStyle w:val="FirstParagraph"/>
      </w:pPr>
      <w:r>
        <w:t xml:space="preserve">Based on the findings from the assessment, the DMAC co-PIs will</w:t>
      </w:r>
      <w:r>
        <w:t xml:space="preserve"> </w:t>
      </w:r>
      <w:r>
        <w:t xml:space="preserve">propose revisions to the Data Management Plan. The proposed revisions</w:t>
      </w:r>
      <w:r>
        <w:t xml:space="preserve"> </w:t>
      </w:r>
      <w:r>
        <w:t xml:space="preserve">will undergo the following process: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Proposal Development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The DMAC co-PIs will draft detailed proposals for necessary updates</w:t>
      </w:r>
      <w:r>
        <w:t xml:space="preserve"> </w:t>
      </w:r>
      <w:r>
        <w:t xml:space="preserve">and changes to the DMP, addressing any identified issues and</w:t>
      </w:r>
      <w:r>
        <w:t xml:space="preserve"> </w:t>
      </w:r>
      <w:r>
        <w:t xml:space="preserve">incorporating feedback from the assessment.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Review and Approval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The proposed revisions will be presented to the HE²AT Center</w:t>
      </w:r>
      <w:r>
        <w:t xml:space="preserve"> </w:t>
      </w:r>
      <w:r>
        <w:t xml:space="preserve">Steering Committee (SC).</w:t>
      </w:r>
    </w:p>
    <w:p>
      <w:pPr>
        <w:pStyle w:val="Compact"/>
        <w:numPr>
          <w:ilvl w:val="1"/>
          <w:numId w:val="1015"/>
        </w:numPr>
      </w:pPr>
      <w:r>
        <w:t xml:space="preserve">The SC, including the RP1 and RP2 leads, will evaluate the proposed</w:t>
      </w:r>
      <w:r>
        <w:t xml:space="preserve"> </w:t>
      </w:r>
      <w:r>
        <w:t xml:space="preserve">changes and provide their approval or request further modifications as</w:t>
      </w:r>
      <w:r>
        <w:t xml:space="preserve"> </w:t>
      </w:r>
      <w:r>
        <w:t xml:space="preserve">needed.</w:t>
      </w:r>
    </w:p>
    <w:p>
      <w:pPr>
        <w:pStyle w:val="Compact"/>
        <w:numPr>
          <w:ilvl w:val="1"/>
          <w:numId w:val="1015"/>
        </w:numPr>
      </w:pPr>
      <w:ins w:id="33" w:author="Craig Parker [2]" w:date="2025-09-11T15:08:00Z">
        <w:r>
          <w:t xml:space="preserve">Additional legal and compliance review</w:t>
        </w:r>
        <w:r>
          <w:t xml:space="preserve"> </w:t>
        </w:r>
        <w:r>
          <w:t xml:space="preserve">will be conducted by UCT legal counsel or WHC legal representative to</w:t>
        </w:r>
        <w:r>
          <w:t xml:space="preserve"> </w:t>
        </w:r>
        <w:r>
          <w:t xml:space="preserve">ensure all changes maintain legal compliance and align with</w:t>
        </w:r>
        <w:r>
          <w:t xml:space="preserve"> </w:t>
        </w:r>
        <w:r>
          <w:t xml:space="preserve">institutional obligations before final approval.</w:t>
        </w:r>
      </w:ins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Upon approval, the DMAC team will implement the revised Data</w:t>
      </w:r>
      <w:r>
        <w:t xml:space="preserve"> </w:t>
      </w:r>
      <w:r>
        <w:t xml:space="preserve">Management Plan.</w:t>
      </w:r>
    </w:p>
    <w:p>
      <w:pPr>
        <w:pStyle w:val="Compact"/>
        <w:numPr>
          <w:ilvl w:val="1"/>
          <w:numId w:val="1016"/>
        </w:numPr>
      </w:pPr>
      <w:r>
        <w:t xml:space="preserve">All relevant data providers, HEAT Center members and stakeholders</w:t>
      </w:r>
      <w:r>
        <w:t xml:space="preserve"> </w:t>
      </w:r>
      <w:r>
        <w:t xml:space="preserve">will be informed of the changes, and any necessary training or guidance</w:t>
      </w:r>
      <w:r>
        <w:t xml:space="preserve"> </w:t>
      </w:r>
      <w:r>
        <w:t xml:space="preserve">will be provided to ensure smooth implementation.</w:t>
      </w:r>
    </w:p>
    <w:p>
      <w:pPr>
        <w:pStyle w:val="FirstParagraph"/>
      </w:pPr>
      <w:r>
        <w:t xml:space="preserve">By conducting regular assessments and making necessary revisions, the</w:t>
      </w:r>
      <w:r>
        <w:t xml:space="preserve"> </w:t>
      </w:r>
      <w:r>
        <w:t xml:space="preserve">HE²AT Center ensures that the Data Management Plan remains robust,</w:t>
      </w:r>
      <w:r>
        <w:t xml:space="preserve"> </w:t>
      </w:r>
      <w:r>
        <w:t xml:space="preserve">effective, and aligned with best data management and analysis</w:t>
      </w:r>
      <w:r>
        <w:t xml:space="preserve"> </w:t>
      </w:r>
      <w:r>
        <w:t xml:space="preserve">practices.</w:t>
      </w:r>
    </w:p>
    <w:bookmarkEnd w:id="93"/>
    <w:bookmarkEnd w:id="94"/>
    <w:bookmarkStart w:id="95" w:name="section-16"/>
    <w:p>
      <w:pPr>
        <w:pStyle w:val="Heading2"/>
      </w:pPr>
    </w:p>
    <w:bookmarkEnd w:id="95"/>
    <w:bookmarkStart w:id="96" w:name="section-17"/>
    <w:p>
      <w:pPr>
        <w:pStyle w:val="Heading2"/>
      </w:pPr>
    </w:p>
    <w:bookmarkEnd w:id="96"/>
    <w:bookmarkStart w:id="110" w:name="annexes"/>
    <w:p>
      <w:pPr>
        <w:pStyle w:val="Heading2"/>
      </w:pPr>
      <w:r>
        <w:t xml:space="preserve">Annexes</w:t>
      </w:r>
    </w:p>
    <w:bookmarkStart w:id="97" w:name="Xf3efb4b372ba7eea63b82839c2a16a6854a8fda"/>
    <w:p>
      <w:pPr>
        <w:pStyle w:val="Heading3"/>
      </w:pPr>
      <w:ins w:id="34" w:author="Craig Parker [2]" w:date="2025-09-11T15:11:00Z">
        <w:r>
          <w:t xml:space="preserve">Annex 1: Transition Implementation</w:t>
        </w:r>
        <w:r>
          <w:t xml:space="preserve"> </w:t>
        </w:r>
        <w:r>
          <w:t xml:space="preserve">Details</w:t>
        </w:r>
      </w:ins>
    </w:p>
    <w:p>
      <w:pPr>
        <w:pStyle w:val="FirstParagraph"/>
      </w:pPr>
      <w:ins w:id="35" w:author="Craig Parker [2]" w:date="2025-09-11T15:11:00Z">
        <w:r>
          <w:rPr>
            <w:b/>
            <w:bCs/>
          </w:rPr>
          <w:t xml:space="preserve">The HE²AT Center is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implementing a structured transition from UCT on-premise infrastructure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to WHC-managed cloud infrastructure during Year 5 of the project. This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annex outlines the detailed implementation approach and communication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strategy for data providers.</w:t>
        </w:r>
      </w:ins>
    </w:p>
    <w:p>
      <w:pPr>
        <w:pStyle w:val="BodyText"/>
      </w:pPr>
      <w:ins w:id="36" w:author="Craig Parker [2]" w:date="2025-09-11T15:11:00Z">
        <w:r>
          <w:rPr>
            <w:b/>
            <w:bCs/>
          </w:rPr>
          <w:t xml:space="preserve">A1.1. Transition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Strategy</w:t>
        </w:r>
      </w:ins>
    </w:p>
    <w:p>
      <w:pPr>
        <w:pStyle w:val="BodyText"/>
      </w:pPr>
      <w:ins w:id="37" w:author="Craig Parker [2]" w:date="2025-09-11T15:11:00Z">
        <w:r>
          <w:rPr>
            <w:b/>
            <w:bCs/>
          </w:rPr>
          <w:t xml:space="preserve">A comprehensive 5-phase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approach ensures minimal disruption to research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activities:</w:t>
        </w:r>
      </w:ins>
    </w:p>
    <w:p>
      <w:pPr>
        <w:pStyle w:val="BodyText"/>
      </w:pPr>
      <w:ins w:id="38" w:author="Craig Parker [2]" w:date="2025-09-11T15:11:00Z">
        <w:r>
          <w:rPr>
            <w:b/>
            <w:bCs/>
          </w:rPr>
          <w:t xml:space="preserve">Phase 1: Planning and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Assessment</w:t>
        </w:r>
      </w:ins>
    </w:p>
    <w:p>
      <w:pPr>
        <w:numPr>
          <w:ilvl w:val="0"/>
          <w:numId w:val="1017"/>
        </w:numPr>
      </w:pPr>
      <w:ins w:id="39" w:author="Craig Parker [2]" w:date="2025-09-11T15:11:00Z">
        <w:r>
          <w:rPr>
            <w:b/>
            <w:bCs/>
          </w:rPr>
          <w:t xml:space="preserve">Infrastructure assessment and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capacity planning</w:t>
        </w:r>
      </w:ins>
    </w:p>
    <w:p>
      <w:pPr>
        <w:numPr>
          <w:ilvl w:val="0"/>
          <w:numId w:val="1017"/>
        </w:numPr>
      </w:pPr>
      <w:ins w:id="40" w:author="Craig Parker [2]" w:date="2025-09-11T15:11:00Z">
        <w:r>
          <w:rPr>
            <w:b/>
            <w:bCs/>
          </w:rPr>
          <w:t xml:space="preserve">Risk analysis and mitigation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strategies</w:t>
        </w:r>
      </w:ins>
    </w:p>
    <w:p>
      <w:pPr>
        <w:numPr>
          <w:ilvl w:val="0"/>
          <w:numId w:val="1017"/>
        </w:numPr>
      </w:pPr>
      <w:ins w:id="41" w:author="Craig Parker [2]" w:date="2025-09-11T15:11:00Z">
        <w:r>
          <w:rPr>
            <w:b/>
            <w:bCs/>
          </w:rPr>
          <w:t xml:space="preserve">Staff training and change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management</w:t>
        </w:r>
      </w:ins>
    </w:p>
    <w:p>
      <w:pPr>
        <w:numPr>
          <w:ilvl w:val="0"/>
          <w:numId w:val="1017"/>
        </w:numPr>
      </w:pPr>
      <w:ins w:id="42" w:author="Craig Parker [2]" w:date="2025-09-11T15:11:00Z">
        <w:r>
          <w:rPr>
            <w:b/>
            <w:bCs/>
          </w:rPr>
          <w:t xml:space="preserve">Establishment of cloud security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frameworks</w:t>
        </w:r>
      </w:ins>
    </w:p>
    <w:p>
      <w:pPr>
        <w:pStyle w:val="FirstParagraph"/>
      </w:pPr>
      <w:ins w:id="43" w:author="Craig Parker [2]" w:date="2025-09-11T15:11:00Z">
        <w:r>
          <w:rPr>
            <w:b/>
            <w:bCs/>
          </w:rPr>
          <w:t xml:space="preserve">Phase 2: Pilot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Implementation</w:t>
        </w:r>
      </w:ins>
    </w:p>
    <w:p>
      <w:pPr>
        <w:numPr>
          <w:ilvl w:val="0"/>
          <w:numId w:val="1018"/>
        </w:numPr>
      </w:pPr>
      <w:ins w:id="44" w:author="Craig Parker [2]" w:date="2025-09-11T15:11:00Z">
        <w:r>
          <w:rPr>
            <w:b/>
            <w:bCs/>
          </w:rPr>
          <w:t xml:space="preserve">Limited data migration for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testing and validation</w:t>
        </w:r>
      </w:ins>
    </w:p>
    <w:p>
      <w:pPr>
        <w:numPr>
          <w:ilvl w:val="0"/>
          <w:numId w:val="1018"/>
        </w:numPr>
      </w:pPr>
      <w:ins w:id="45" w:author="Craig Parker [2]" w:date="2025-09-11T15:11:00Z">
        <w:r>
          <w:rPr>
            <w:b/>
            <w:bCs/>
          </w:rPr>
          <w:t xml:space="preserve">Performance benchmarking and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optimisation</w:t>
        </w:r>
      </w:ins>
    </w:p>
    <w:p>
      <w:pPr>
        <w:numPr>
          <w:ilvl w:val="0"/>
          <w:numId w:val="1018"/>
        </w:numPr>
      </w:pPr>
      <w:ins w:id="46" w:author="Craig Parker [2]" w:date="2025-09-11T15:11:00Z">
        <w:r>
          <w:rPr>
            <w:b/>
            <w:bCs/>
          </w:rPr>
          <w:t xml:space="preserve">Security testing and compliance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verification</w:t>
        </w:r>
      </w:ins>
    </w:p>
    <w:p>
      <w:pPr>
        <w:numPr>
          <w:ilvl w:val="0"/>
          <w:numId w:val="1018"/>
        </w:numPr>
      </w:pPr>
      <w:ins w:id="47" w:author="Craig Parker [2]" w:date="2025-09-11T15:11:00Z">
        <w:r>
          <w:rPr>
            <w:b/>
            <w:bCs/>
          </w:rPr>
          <w:t xml:space="preserve">User acceptance testing with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core team members</w:t>
        </w:r>
      </w:ins>
    </w:p>
    <w:p>
      <w:pPr>
        <w:pStyle w:val="FirstParagraph"/>
      </w:pPr>
      <w:ins w:id="48" w:author="Craig Parker [2]" w:date="2025-09-11T15:11:00Z">
        <w:r>
          <w:rPr>
            <w:b/>
            <w:bCs/>
          </w:rPr>
          <w:t xml:space="preserve">Phase 3: Gradual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Migration</w:t>
        </w:r>
      </w:ins>
    </w:p>
    <w:p>
      <w:pPr>
        <w:numPr>
          <w:ilvl w:val="0"/>
          <w:numId w:val="1019"/>
        </w:numPr>
      </w:pPr>
      <w:ins w:id="49" w:author="Craig Parker [2]" w:date="2025-09-11T15:11:00Z">
        <w:r>
          <w:rPr>
            <w:b/>
            <w:bCs/>
          </w:rPr>
          <w:t xml:space="preserve">Phased transfer of data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categories starting with socio-economic data, climate data and then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health data subsets as they are approved by each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provider</w:t>
        </w:r>
      </w:ins>
    </w:p>
    <w:p>
      <w:pPr>
        <w:numPr>
          <w:ilvl w:val="0"/>
          <w:numId w:val="1019"/>
        </w:numPr>
      </w:pPr>
      <w:ins w:id="50" w:author="Craig Parker [2]" w:date="2025-09-11T15:11:00Z">
        <w:r>
          <w:rPr>
            <w:b/>
            <w:bCs/>
          </w:rPr>
          <w:t xml:space="preserve">Dual-system operation for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continuity</w:t>
        </w:r>
      </w:ins>
    </w:p>
    <w:p>
      <w:pPr>
        <w:numPr>
          <w:ilvl w:val="0"/>
          <w:numId w:val="1019"/>
        </w:numPr>
      </w:pPr>
      <w:ins w:id="51" w:author="Craig Parker [2]" w:date="2025-09-11T15:11:00Z">
        <w:r>
          <w:rPr>
            <w:b/>
            <w:bCs/>
          </w:rPr>
          <w:t xml:space="preserve">Continuous monitoring and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adjustment</w:t>
        </w:r>
      </w:ins>
    </w:p>
    <w:p>
      <w:pPr>
        <w:numPr>
          <w:ilvl w:val="0"/>
          <w:numId w:val="1019"/>
        </w:numPr>
      </w:pPr>
      <w:ins w:id="52" w:author="Craig Parker [2]" w:date="2025-09-11T15:11:00Z">
        <w:r>
          <w:rPr>
            <w:b/>
            <w:bCs/>
          </w:rPr>
          <w:t xml:space="preserve">Progressive migration of health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data with enhanced security protocols</w:t>
        </w:r>
      </w:ins>
    </w:p>
    <w:p>
      <w:pPr>
        <w:pStyle w:val="FirstParagraph"/>
      </w:pPr>
      <w:ins w:id="53" w:author="Craig Parker [2]" w:date="2025-09-11T15:11:00Z">
        <w:r>
          <w:rPr>
            <w:b/>
            <w:bCs/>
          </w:rPr>
          <w:t xml:space="preserve">Phase 4: Full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Migration</w:t>
        </w:r>
      </w:ins>
    </w:p>
    <w:p>
      <w:pPr>
        <w:numPr>
          <w:ilvl w:val="0"/>
          <w:numId w:val="1020"/>
        </w:numPr>
      </w:pPr>
      <w:ins w:id="54" w:author="Craig Parker [2]" w:date="2025-09-11T15:11:00Z">
        <w:r>
          <w:rPr>
            <w:b/>
            <w:bCs/>
          </w:rPr>
          <w:t xml:space="preserve">Complete transition to cloud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infrastructure for new data</w:t>
        </w:r>
      </w:ins>
    </w:p>
    <w:p>
      <w:pPr>
        <w:numPr>
          <w:ilvl w:val="0"/>
          <w:numId w:val="1020"/>
        </w:numPr>
      </w:pPr>
      <w:ins w:id="55" w:author="Craig Parker [2]" w:date="2025-09-11T15:11:00Z">
        <w:r>
          <w:rPr>
            <w:b/>
            <w:bCs/>
          </w:rPr>
          <w:t xml:space="preserve">Legacy system integration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maintained during transition period</w:t>
        </w:r>
      </w:ins>
    </w:p>
    <w:p>
      <w:pPr>
        <w:numPr>
          <w:ilvl w:val="0"/>
          <w:numId w:val="1020"/>
        </w:numPr>
      </w:pPr>
      <w:ins w:id="56" w:author="Craig Parker [2]" w:date="2025-09-11T15:11:00Z">
        <w:r>
          <w:rPr>
            <w:b/>
            <w:bCs/>
          </w:rPr>
          <w:t xml:space="preserve">Final security and compliance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validation</w:t>
        </w:r>
      </w:ins>
    </w:p>
    <w:p>
      <w:pPr>
        <w:numPr>
          <w:ilvl w:val="0"/>
          <w:numId w:val="1020"/>
        </w:numPr>
      </w:pPr>
      <w:ins w:id="57" w:author="Craig Parker [2]" w:date="2025-09-11T15:11:00Z">
        <w:r>
          <w:rPr>
            <w:b/>
            <w:bCs/>
          </w:rPr>
          <w:t xml:space="preserve">Full operational capability on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cloud platform</w:t>
        </w:r>
      </w:ins>
    </w:p>
    <w:p>
      <w:pPr>
        <w:pStyle w:val="FirstParagraph"/>
      </w:pPr>
      <w:ins w:id="58" w:author="Craig Parker [2]" w:date="2025-09-11T15:11:00Z">
        <w:r>
          <w:rPr>
            <w:b/>
            <w:bCs/>
          </w:rPr>
          <w:t xml:space="preserve">A1.2. Data Provider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Communication Framework</w:t>
        </w:r>
      </w:ins>
    </w:p>
    <w:p>
      <w:pPr>
        <w:pStyle w:val="BodyText"/>
      </w:pPr>
      <w:ins w:id="59" w:author="Craig Parker [2]" w:date="2025-09-11T15:11:00Z">
        <w:r>
          <w:rPr>
            <w:b/>
            <w:bCs/>
          </w:rPr>
          <w:t xml:space="preserve">Generic Email Template for Data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Providers:</w:t>
        </w:r>
      </w:ins>
    </w:p>
    <w:p>
      <w:pPr>
        <w:pStyle w:val="BodyText"/>
      </w:pPr>
      <w:ins w:id="60" w:author="Craig Parker [2]" w:date="2025-09-11T15:11:00Z">
        <w:r>
          <w:rPr>
            <w:b/>
            <w:bCs/>
          </w:rPr>
          <w:t xml:space="preserve">Subject: HE²AT Center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Infrastructure Transition Update</w:t>
        </w:r>
      </w:ins>
    </w:p>
    <w:p>
      <w:pPr>
        <w:pStyle w:val="BodyText"/>
      </w:pPr>
      <w:ins w:id="61" w:author="Craig Parker [2]" w:date="2025-09-11T15:11:00Z">
        <w:r>
          <w:rPr>
            <w:b/>
            <w:bCs/>
          </w:rPr>
          <w:t xml:space="preserve">Dear [Data Provider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Name],</w:t>
        </w:r>
      </w:ins>
    </w:p>
    <w:p>
      <w:pPr>
        <w:pStyle w:val="BodyText"/>
      </w:pPr>
      <w:ins w:id="62" w:author="Craig Parker [2]" w:date="2025-09-11T15:11:00Z">
        <w:r>
          <w:rPr>
            <w:b/>
            <w:bCs/>
          </w:rPr>
          <w:t xml:space="preserve">We are writing to inform you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about an important infrastructure transition taking place within the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HE²AT Center during Year 5 of our project. We are implementing a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migration from our current UCT on-premise infrastructure to a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WHC-managed cloud environment.</w:t>
        </w:r>
      </w:ins>
    </w:p>
    <w:p>
      <w:pPr>
        <w:pStyle w:val="BodyText"/>
      </w:pPr>
      <w:ins w:id="63" w:author="Craig Parker [2]" w:date="2025-09-11T15:11:00Z">
        <w:r>
          <w:rPr>
            <w:b/>
            <w:bCs/>
          </w:rPr>
          <w:t xml:space="preserve">Key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Points:</w:t>
        </w:r>
      </w:ins>
    </w:p>
    <w:p>
      <w:pPr>
        <w:numPr>
          <w:ilvl w:val="0"/>
          <w:numId w:val="1021"/>
        </w:numPr>
      </w:pPr>
      <w:ins w:id="64" w:author="Craig Parker [2]" w:date="2025-09-11T15:11:00Z">
        <w:r>
          <w:rPr>
            <w:b/>
            <w:bCs/>
          </w:rPr>
          <w:t xml:space="preserve">This transition enhances data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security with AES-256 encryption and 24/7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monitoring</w:t>
        </w:r>
      </w:ins>
    </w:p>
    <w:p>
      <w:pPr>
        <w:numPr>
          <w:ilvl w:val="0"/>
          <w:numId w:val="1021"/>
        </w:numPr>
      </w:pPr>
      <w:ins w:id="65" w:author="Craig Parker [2]" w:date="2025-09-11T15:11:00Z">
        <w:r>
          <w:rPr>
            <w:b/>
            <w:bCs/>
          </w:rPr>
          <w:t xml:space="preserve">All POPIA compliance measures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remain fully in effect</w:t>
        </w:r>
      </w:ins>
    </w:p>
    <w:p>
      <w:pPr>
        <w:numPr>
          <w:ilvl w:val="0"/>
          <w:numId w:val="1021"/>
        </w:numPr>
      </w:pPr>
      <w:ins w:id="66" w:author="Craig Parker [2]" w:date="2025-09-11T15:11:00Z">
        <w:r>
          <w:rPr>
            <w:b/>
            <w:bCs/>
          </w:rPr>
          <w:t xml:space="preserve">Your data remains protected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under the same ethical and legal frameworks</w:t>
        </w:r>
      </w:ins>
    </w:p>
    <w:p>
      <w:pPr>
        <w:numPr>
          <w:ilvl w:val="0"/>
          <w:numId w:val="1021"/>
        </w:numPr>
      </w:pPr>
      <w:ins w:id="67" w:author="Craig Parker [2]" w:date="2025-09-11T15:11:00Z">
        <w:r>
          <w:rPr>
            <w:b/>
            <w:bCs/>
          </w:rPr>
          <w:t xml:space="preserve">The transition will be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completed by the end of Year 5</w:t>
        </w:r>
      </w:ins>
    </w:p>
    <w:p>
      <w:pPr>
        <w:pStyle w:val="FirstParagraph"/>
      </w:pPr>
      <w:ins w:id="68" w:author="Craig Parker [2]" w:date="2025-09-11T15:11:00Z">
        <w:r>
          <w:rPr>
            <w:b/>
            <w:bCs/>
          </w:rPr>
          <w:t xml:space="preserve">During this transition period,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we maintain dual infrastructure capabilities to ensure continuity and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security. We are committed to transparency throughout this process and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welcome any questions or concerns.</w:t>
        </w:r>
      </w:ins>
    </w:p>
    <w:p>
      <w:pPr>
        <w:pStyle w:val="BodyText"/>
      </w:pPr>
      <w:ins w:id="69" w:author="Craig Parker [2]" w:date="2025-09-11T15:11:00Z">
        <w:r>
          <w:rPr>
            <w:b/>
            <w:bCs/>
          </w:rPr>
          <w:t xml:space="preserve">For any inquiries, please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contact our Data Management team.</w:t>
        </w:r>
      </w:ins>
    </w:p>
    <w:p>
      <w:pPr>
        <w:pStyle w:val="BodyText"/>
      </w:pPr>
      <w:ins w:id="70" w:author="Craig Parker [2]" w:date="2025-09-11T15:11:00Z">
        <w:r>
          <w:rPr>
            <w:b/>
            <w:bCs/>
          </w:rPr>
          <w:t xml:space="preserve">Thank you for your continued</w:t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partnership.</w:t>
        </w:r>
      </w:ins>
    </w:p>
    <w:p>
      <w:pPr>
        <w:pStyle w:val="BodyText"/>
      </w:pPr>
      <w:ins w:id="71" w:author="Craig Parker [2]" w:date="2025-09-11T15:11:00Z">
        <w:r>
          <w:rPr>
            <w:b/>
            <w:bCs/>
          </w:rPr>
          <w:t xml:space="preserve">Sincerely,</w:t>
        </w:r>
        <w:r>
          <w:br/>
        </w:r>
        <w:r>
          <w:rPr>
            <w:b/>
            <w:bCs/>
          </w:rPr>
          <w:t xml:space="preserve">HE²AT Center Data Management Team</w:t>
        </w:r>
      </w:ins>
    </w:p>
    <w:bookmarkEnd w:id="97"/>
    <w:bookmarkStart w:id="98" w:name="annex-2-key-data-sources"/>
    <w:p>
      <w:pPr>
        <w:pStyle w:val="Heading3"/>
      </w:pPr>
      <w:r>
        <w:t xml:space="preserve">Annex 2: Key data sources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871"/>
        <w:gridCol w:w="1029"/>
        <w:gridCol w:w="1900"/>
        <w:gridCol w:w="1504"/>
        <w:gridCol w:w="712"/>
        <w:gridCol w:w="792"/>
        <w:gridCol w:w="8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owner/provider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Intended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Climate data</w:t>
            </w:r>
          </w:p>
        </w:tc>
        <w:tc>
          <w:tcPr/>
          <w:p>
            <w:pPr>
              <w:pStyle w:val="Compact"/>
            </w:pPr>
            <w:r>
              <w:t xml:space="preserve">ERA5 Reanalysis</w:t>
            </w:r>
          </w:p>
        </w:tc>
        <w:tc>
          <w:tcPr/>
          <w:p>
            <w:pPr>
              <w:pStyle w:val="Compact"/>
            </w:pPr>
            <w:r>
              <w:t xml:space="preserve">ECMWF/Copernicus Climate Data Store</w:t>
            </w:r>
          </w:p>
        </w:tc>
        <w:tc>
          <w:tcPr/>
          <w:p>
            <w:pPr>
              <w:pStyle w:val="Compact"/>
            </w:pPr>
            <w:r>
              <w:t xml:space="preserve">Temperature, precipitation, humidity, wind, pressure</w:t>
            </w:r>
          </w:p>
        </w:tc>
        <w:tc>
          <w:tcPr/>
          <w:p>
            <w:pPr>
              <w:pStyle w:val="Compact"/>
            </w:pPr>
            <w:r>
              <w:t xml:space="preserve">Global, 0.25° resolution</w:t>
            </w:r>
          </w:p>
        </w:tc>
        <w:tc>
          <w:tcPr/>
          <w:p>
            <w:pPr>
              <w:pStyle w:val="Compact"/>
            </w:pPr>
            <w:r>
              <w:t xml:space="preserve">1940-present</w:t>
            </w:r>
          </w:p>
        </w:tc>
        <w:tc>
          <w:tcPr/>
          <w:p>
            <w:pPr>
              <w:pStyle w:val="Compact"/>
            </w:pPr>
            <w:r>
              <w:t xml:space="preserve">Historical climate analysis, exposure assessment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CORDEX Africa Simulations</w:t>
            </w:r>
          </w:p>
        </w:tc>
        <w:tc>
          <w:tcPr/>
          <w:p>
            <w:pPr>
              <w:pStyle w:val="Compact"/>
            </w:pPr>
            <w:r>
              <w:t xml:space="preserve">CORDEX/WCRP</w:t>
            </w:r>
          </w:p>
        </w:tc>
        <w:tc>
          <w:tcPr/>
          <w:p>
            <w:pPr>
              <w:pStyle w:val="Compact"/>
            </w:pPr>
            <w:r>
              <w:t xml:space="preserve">Temperature, precipitation projections</w:t>
            </w:r>
          </w:p>
        </w:tc>
        <w:tc>
          <w:tcPr/>
          <w:p>
            <w:pPr>
              <w:pStyle w:val="Compact"/>
            </w:pPr>
            <w:r>
              <w:t xml:space="preserve">Africa, 0.44° resolution</w:t>
            </w:r>
          </w:p>
        </w:tc>
        <w:tc>
          <w:tcPr/>
          <w:p>
            <w:pPr>
              <w:pStyle w:val="Compact"/>
            </w:pPr>
            <w:r>
              <w:t xml:space="preserve">Historical + future scenarios</w:t>
            </w:r>
          </w:p>
        </w:tc>
        <w:tc>
          <w:tcPr/>
          <w:p>
            <w:pPr>
              <w:pStyle w:val="Compact"/>
            </w:pPr>
            <w:r>
              <w:t xml:space="preserve">Climate change projections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MODIS Land Surface Temperature</w:t>
            </w:r>
          </w:p>
        </w:tc>
        <w:tc>
          <w:tcPr/>
          <w:p>
            <w:pPr>
              <w:pStyle w:val="Compact"/>
            </w:pPr>
            <w:r>
              <w:t xml:space="preserve">NASA/USGS</w:t>
            </w:r>
          </w:p>
        </w:tc>
        <w:tc>
          <w:tcPr/>
          <w:p>
            <w:pPr>
              <w:pStyle w:val="Compact"/>
            </w:pPr>
            <w:r>
              <w:t xml:space="preserve">Day/night land surface temperature</w:t>
            </w:r>
          </w:p>
        </w:tc>
        <w:tc>
          <w:tcPr/>
          <w:p>
            <w:pPr>
              <w:pStyle w:val="Compact"/>
            </w:pPr>
            <w:r>
              <w:t xml:space="preserve">Global, 1km resolution</w:t>
            </w:r>
          </w:p>
        </w:tc>
        <w:tc>
          <w:tcPr/>
          <w:p>
            <w:pPr>
              <w:pStyle w:val="Compact"/>
            </w:pPr>
            <w:r>
              <w:t xml:space="preserve">2000-present</w:t>
            </w:r>
          </w:p>
        </w:tc>
        <w:tc>
          <w:tcPr/>
          <w:p>
            <w:pPr>
              <w:pStyle w:val="Compact"/>
            </w:pPr>
            <w:r>
              <w:t xml:space="preserve">Urban heat island analysis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Sentinel 2 Imagery</w:t>
            </w:r>
          </w:p>
        </w:tc>
        <w:tc>
          <w:tcPr/>
          <w:p>
            <w:pPr>
              <w:pStyle w:val="Compact"/>
            </w:pPr>
            <w:r>
              <w:t xml:space="preserve">ESA/Copernicus</w:t>
            </w:r>
          </w:p>
        </w:tc>
        <w:tc>
          <w:tcPr/>
          <w:p>
            <w:pPr>
              <w:pStyle w:val="Compact"/>
            </w:pPr>
            <w:r>
              <w:t xml:space="preserve">Multispectral imagery, NDVI</w:t>
            </w:r>
          </w:p>
        </w:tc>
        <w:tc>
          <w:tcPr/>
          <w:p>
            <w:pPr>
              <w:pStyle w:val="Compact"/>
            </w:pPr>
            <w:r>
              <w:t xml:space="preserve">Global, 10-60m resolution</w:t>
            </w:r>
          </w:p>
        </w:tc>
        <w:tc>
          <w:tcPr/>
          <w:p>
            <w:pPr>
              <w:pStyle w:val="Compact"/>
            </w:pPr>
            <w:r>
              <w:t xml:space="preserve">2015-present</w:t>
            </w:r>
          </w:p>
        </w:tc>
        <w:tc>
          <w:tcPr/>
          <w:p>
            <w:pPr>
              <w:pStyle w:val="Compact"/>
            </w:pPr>
            <w:r>
              <w:t xml:space="preserve">Land use/land cover analysis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Weather Station Data</w:t>
            </w:r>
          </w:p>
        </w:tc>
        <w:tc>
          <w:tcPr/>
          <w:p>
            <w:pPr>
              <w:pStyle w:val="Compact"/>
            </w:pPr>
            <w:r>
              <w:t xml:space="preserve">National meteorological services</w:t>
            </w:r>
          </w:p>
        </w:tc>
        <w:tc>
          <w:tcPr/>
          <w:p>
            <w:pPr>
              <w:pStyle w:val="Compact"/>
            </w:pPr>
            <w:r>
              <w:t xml:space="preserve">Temperature, precipitation, humidity</w:t>
            </w:r>
          </w:p>
        </w:tc>
        <w:tc>
          <w:tcPr/>
          <w:p>
            <w:pPr>
              <w:pStyle w:val="Compact"/>
            </w:pPr>
            <w:r>
              <w:t xml:space="preserve">Point observations</w:t>
            </w:r>
          </w:p>
        </w:tc>
        <w:tc>
          <w:tcPr/>
          <w:p>
            <w:pPr>
              <w:pStyle w:val="Compact"/>
            </w:pPr>
            <w:r>
              <w:t xml:space="preserve">Variable by location</w:t>
            </w:r>
          </w:p>
        </w:tc>
        <w:tc>
          <w:tcPr/>
          <w:p>
            <w:pPr>
              <w:pStyle w:val="Compact"/>
            </w:pPr>
            <w:r>
              <w:t xml:space="preserve">Ground truth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Socio-economic data</w:t>
            </w:r>
          </w:p>
        </w:tc>
        <w:tc>
          <w:tcPr/>
          <w:p>
            <w:pPr>
              <w:pStyle w:val="Compact"/>
            </w:pPr>
            <w:r>
              <w:t xml:space="preserve">GCRO Quality of Life Survey</w:t>
            </w:r>
          </w:p>
        </w:tc>
        <w:tc>
          <w:tcPr/>
          <w:p>
            <w:pPr>
              <w:pStyle w:val="Compact"/>
            </w:pPr>
            <w:r>
              <w:t xml:space="preserve">Gauteng City-Region Observatory</w:t>
            </w:r>
          </w:p>
        </w:tc>
        <w:tc>
          <w:tcPr/>
          <w:p>
            <w:pPr>
              <w:pStyle w:val="Compact"/>
            </w:pPr>
            <w:r>
              <w:t xml:space="preserve">Household income, access to services, dwelling type</w:t>
            </w:r>
          </w:p>
        </w:tc>
        <w:tc>
          <w:tcPr/>
          <w:p>
            <w:pPr>
              <w:pStyle w:val="Compact"/>
            </w:pPr>
            <w:r>
              <w:t xml:space="preserve">Gauteng Province, SA</w:t>
            </w:r>
          </w:p>
        </w:tc>
        <w:tc>
          <w:tcPr/>
          <w:p>
            <w:pPr>
              <w:pStyle w:val="Compact"/>
            </w:pPr>
            <w:r>
              <w:t xml:space="preserve">2009, 2011, 2013, 2015, 2017</w:t>
            </w:r>
          </w:p>
        </w:tc>
        <w:tc>
          <w:tcPr/>
          <w:p>
            <w:pPr>
              <w:pStyle w:val="Compact"/>
            </w:pPr>
            <w:r>
              <w:t xml:space="preserve">Urban vulnerability assessment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Statistics South Africa Census</w:t>
            </w:r>
          </w:p>
        </w:tc>
        <w:tc>
          <w:tcPr/>
          <w:p>
            <w:pPr>
              <w:pStyle w:val="Compact"/>
            </w:pPr>
            <w:r>
              <w:t xml:space="preserve">Statistics South Africa</w:t>
            </w:r>
          </w:p>
        </w:tc>
        <w:tc>
          <w:tcPr/>
          <w:p>
            <w:pPr>
              <w:pStyle w:val="Compact"/>
            </w:pPr>
            <w:r>
              <w:t xml:space="preserve">Demographics, housing, employment</w:t>
            </w:r>
          </w:p>
        </w:tc>
        <w:tc>
          <w:tcPr/>
          <w:p>
            <w:pPr>
              <w:pStyle w:val="Compact"/>
            </w:pPr>
            <w:r>
              <w:t xml:space="preserve">South Africa, ward level</w:t>
            </w:r>
          </w:p>
        </w:tc>
        <w:tc>
          <w:tcPr/>
          <w:p>
            <w:pPr>
              <w:pStyle w:val="Compact"/>
            </w:pPr>
            <w:r>
              <w:t xml:space="preserve">2001, 2011, 2016 community survey</w:t>
            </w:r>
          </w:p>
        </w:tc>
        <w:tc>
          <w:tcPr/>
          <w:p>
            <w:pPr>
              <w:pStyle w:val="Compact"/>
            </w:pPr>
            <w:r>
              <w:t xml:space="preserve">Population characteristics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WorldPop Population Density</w:t>
            </w:r>
          </w:p>
        </w:tc>
        <w:tc>
          <w:tcPr/>
          <w:p>
            <w:pPr>
              <w:pStyle w:val="Compact"/>
            </w:pPr>
            <w:r>
              <w:t xml:space="preserve">WorldPop/University of Southampton</w:t>
            </w:r>
          </w:p>
        </w:tc>
        <w:tc>
          <w:tcPr/>
          <w:p>
            <w:pPr>
              <w:pStyle w:val="Compact"/>
            </w:pPr>
            <w:r>
              <w:t xml:space="preserve">Population counts and density</w:t>
            </w:r>
          </w:p>
        </w:tc>
        <w:tc>
          <w:tcPr/>
          <w:p>
            <w:pPr>
              <w:pStyle w:val="Compact"/>
            </w:pPr>
            <w:r>
              <w:t xml:space="preserve">Global, 100m resolution</w:t>
            </w:r>
          </w:p>
        </w:tc>
        <w:tc>
          <w:tcPr/>
          <w:p>
            <w:pPr>
              <w:pStyle w:val="Compact"/>
            </w:pPr>
            <w:r>
              <w:t xml:space="preserve">2000-2020</w:t>
            </w:r>
          </w:p>
        </w:tc>
        <w:tc>
          <w:tcPr/>
          <w:p>
            <w:pPr>
              <w:pStyle w:val="Compact"/>
            </w:pPr>
            <w:r>
              <w:t xml:space="preserve">Population exposure analysis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OpenStreetMap</w:t>
            </w:r>
          </w:p>
        </w:tc>
        <w:tc>
          <w:tcPr/>
          <w:p>
            <w:pPr>
              <w:pStyle w:val="Compact"/>
            </w:pPr>
            <w:r>
              <w:t xml:space="preserve">OpenStreetMap Foundation</w:t>
            </w:r>
          </w:p>
        </w:tc>
        <w:tc>
          <w:tcPr/>
          <w:p>
            <w:pPr>
              <w:pStyle w:val="Compact"/>
            </w:pPr>
            <w:r>
              <w:t xml:space="preserve">Road networks, building footprints</w:t>
            </w:r>
          </w:p>
        </w:tc>
        <w:tc>
          <w:tcPr/>
          <w:p>
            <w:pPr>
              <w:pStyle w:val="Compact"/>
            </w:pPr>
            <w:r>
              <w:t xml:space="preserve">Global, variable resolution</w:t>
            </w:r>
          </w:p>
        </w:tc>
        <w:tc>
          <w:tcPr/>
          <w:p>
            <w:pPr>
              <w:pStyle w:val="Compact"/>
            </w:pPr>
            <w:r>
              <w:t xml:space="preserve">Continuously updated</w:t>
            </w:r>
          </w:p>
        </w:tc>
        <w:tc>
          <w:tcPr/>
          <w:p>
            <w:pPr>
              <w:pStyle w:val="Compact"/>
            </w:pPr>
            <w:r>
              <w:t xml:space="preserve">Urban infrastructure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data</w:t>
            </w:r>
          </w:p>
        </w:tc>
        <w:tc>
          <w:tcPr/>
          <w:p>
            <w:pPr>
              <w:pStyle w:val="Compact"/>
            </w:pPr>
            <w:r>
              <w:t xml:space="preserve">Study-specific datasets</w:t>
            </w:r>
          </w:p>
        </w:tc>
        <w:tc>
          <w:tcPr/>
          <w:p>
            <w:pPr>
              <w:pStyle w:val="Compact"/>
            </w:pPr>
            <w:r>
              <w:t xml:space="preserve">Various research institutions</w:t>
            </w:r>
          </w:p>
        </w:tc>
        <w:tc>
          <w:tcPr/>
          <w:p>
            <w:pPr>
              <w:pStyle w:val="Compact"/>
            </w:pPr>
            <w:r>
              <w:t xml:space="preserve">Maternal health, child health, morbidity</w:t>
            </w:r>
          </w:p>
        </w:tc>
        <w:tc>
          <w:tcPr/>
          <w:p>
            <w:pPr>
              <w:pStyle w:val="Compact"/>
            </w:pPr>
            <w:r>
              <w:t xml:space="preserve">Study-specific locations</w:t>
            </w:r>
          </w:p>
        </w:tc>
        <w:tc>
          <w:tcPr/>
          <w:p>
            <w:pPr>
              <w:pStyle w:val="Compact"/>
            </w:pPr>
            <w:r>
              <w:t xml:space="preserve">Variable by study</w:t>
            </w:r>
          </w:p>
        </w:tc>
        <w:tc>
          <w:tcPr/>
          <w:p>
            <w:pPr>
              <w:pStyle w:val="Compact"/>
            </w:pPr>
            <w:r>
              <w:t xml:space="preserve">Heat-health impact analysis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Hospital admission records</w:t>
            </w:r>
          </w:p>
        </w:tc>
        <w:tc>
          <w:tcPr/>
          <w:p>
            <w:pPr>
              <w:pStyle w:val="Compact"/>
            </w:pPr>
            <w:r>
              <w:t xml:space="preserve">Healthcare facilities</w:t>
            </w:r>
          </w:p>
        </w:tc>
        <w:tc>
          <w:tcPr/>
          <w:p>
            <w:pPr>
              <w:pStyle w:val="Compact"/>
            </w:pPr>
            <w:r>
              <w:t xml:space="preserve">Diagnoses, admission dates, demographics</w:t>
            </w:r>
          </w:p>
        </w:tc>
        <w:tc>
          <w:tcPr/>
          <w:p>
            <w:pPr>
              <w:pStyle w:val="Compact"/>
            </w:pPr>
            <w:r>
              <w:t xml:space="preserve">Urban areas in study cities</w:t>
            </w:r>
          </w:p>
        </w:tc>
        <w:tc>
          <w:tcPr/>
          <w:p>
            <w:pPr>
              <w:pStyle w:val="Compact"/>
            </w:pPr>
            <w:r>
              <w:t xml:space="preserve">Variable by facility</w:t>
            </w:r>
          </w:p>
        </w:tc>
        <w:tc>
          <w:tcPr/>
          <w:p>
            <w:pPr>
              <w:pStyle w:val="Compact"/>
            </w:pPr>
            <w:r>
              <w:t xml:space="preserve">Health outcome validation</w:t>
            </w:r>
          </w:p>
        </w:tc>
      </w:tr>
    </w:tbl>
    <w:bookmarkEnd w:id="98"/>
    <w:bookmarkStart w:id="99" w:name="section-18"/>
    <w:p>
      <w:pPr>
        <w:pStyle w:val="Heading3"/>
      </w:pPr>
    </w:p>
    <w:bookmarkEnd w:id="99"/>
    <w:bookmarkStart w:id="100" w:name="X6e7c0336a33798412067e166c7a109023b703bf"/>
    <w:p>
      <w:pPr>
        <w:pStyle w:val="Heading3"/>
      </w:pPr>
      <w:r>
        <w:t xml:space="preserve">Annex 3:</w:t>
      </w:r>
      <w:r>
        <w:t xml:space="preserve"> </w:t>
      </w:r>
      <w:r>
        <w:t xml:space="preserve">Personal information processing agreement</w:t>
      </w:r>
      <w:r>
        <w:rPr>
          <w:b/>
          <w:bCs/>
        </w:rPr>
        <w:t xml:space="preserve"> </w:t>
      </w:r>
    </w:p>
    <w:p>
      <w:pPr>
        <w:pStyle w:val="FirstParagraph"/>
      </w:pPr>
      <w:r>
        <w:t xml:space="preserve">The following agreement will be signed by each person (Operator under</w:t>
      </w:r>
      <w:r>
        <w:t xml:space="preserve"> </w:t>
      </w:r>
      <w:r>
        <w:t xml:space="preserve">POPIA definitions) involved in processing personal information used by</w:t>
      </w:r>
      <w:r>
        <w:t xml:space="preserve"> </w:t>
      </w:r>
      <w:r>
        <w:t xml:space="preserve">the HE²AT Center Project. This includes the</w:t>
      </w:r>
      <w:r>
        <w:t xml:space="preserve"> </w:t>
      </w:r>
      <w:r>
        <w:rPr>
          <w:b/>
          <w:bCs/>
        </w:rPr>
        <w:t xml:space="preserve">Core Data</w:t>
      </w:r>
      <w:r>
        <w:rPr>
          <w:b/>
          <w:bCs/>
        </w:rPr>
        <w:t xml:space="preserve"> </w:t>
      </w:r>
      <w:r>
        <w:rPr>
          <w:b/>
          <w:bCs/>
        </w:rPr>
        <w:t xml:space="preserve">Team:</w:t>
      </w:r>
      <w:r>
        <w:t xml:space="preserve">. </w:t>
      </w:r>
    </w:p>
    <w:p>
      <w:pPr>
        <w:pStyle w:val="BodyText"/>
      </w:pPr>
      <w:r>
        <w:t xml:space="preserve">I, [Full name] hereby agree to comply with the requirements of the</w:t>
      </w:r>
      <w:r>
        <w:t xml:space="preserve"> </w:t>
      </w:r>
      <w:r>
        <w:t xml:space="preserve">POPIA Act of South Africa as regards the processing of personal</w:t>
      </w:r>
      <w:r>
        <w:t xml:space="preserve"> </w:t>
      </w:r>
      <w:r>
        <w:t xml:space="preserve">information.  These requirements include: </w:t>
      </w:r>
    </w:p>
    <w:p>
      <w:pPr>
        <w:pStyle w:val="BodyText"/>
      </w:pPr>
      <w:r>
        <w:t xml:space="preserve">Only processing personal information for the purposes described in</w:t>
      </w:r>
      <w:r>
        <w:t xml:space="preserve"> </w:t>
      </w:r>
      <w:r>
        <w:t xml:space="preserve">the HE²AT Center research protocols; </w:t>
      </w:r>
    </w:p>
    <w:p>
      <w:pPr>
        <w:pStyle w:val="BodyText"/>
      </w:pPr>
      <w:r>
        <w:t xml:space="preserve">Only processing personal information that is required for these</w:t>
      </w:r>
      <w:r>
        <w:t xml:space="preserve"> </w:t>
      </w:r>
      <w:r>
        <w:t xml:space="preserve">purposes; </w:t>
      </w:r>
    </w:p>
    <w:p>
      <w:pPr>
        <w:pStyle w:val="BodyText"/>
      </w:pPr>
      <w:r>
        <w:t xml:space="preserve">Not enabling or allowing access to personal information to anyone who</w:t>
      </w:r>
      <w:r>
        <w:t xml:space="preserve"> </w:t>
      </w:r>
      <w:r>
        <w:t xml:space="preserve">does not have authorization for such access; </w:t>
      </w:r>
    </w:p>
    <w:p>
      <w:pPr>
        <w:pStyle w:val="BodyText"/>
      </w:pPr>
      <w:r>
        <w:t xml:space="preserve">Notifying the HE²AT, Steering Committee as the responsible party, if</w:t>
      </w:r>
      <w:r>
        <w:t xml:space="preserve"> </w:t>
      </w:r>
      <w:r>
        <w:t xml:space="preserve">there is any reason to believe that personal information has been</w:t>
      </w:r>
      <w:r>
        <w:t xml:space="preserve"> </w:t>
      </w:r>
      <w:r>
        <w:t xml:space="preserve">accessed or made available to an unauthorized person.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I further note that I have received appropriate training on my</w:t>
      </w:r>
      <w:r>
        <w:t xml:space="preserve"> </w:t>
      </w:r>
      <w:r>
        <w:t xml:space="preserve">responsibilities and I am subject to professional obligations of</w:t>
      </w:r>
      <w:r>
        <w:t xml:space="preserve"> </w:t>
      </w:r>
      <w:r>
        <w:t xml:space="preserve">confidentiality. 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Signed _______________________ at _________________ on this ___ day</w:t>
      </w:r>
      <w:r>
        <w:t xml:space="preserve"> </w:t>
      </w:r>
      <w:r>
        <w:t xml:space="preserve">of __ in the year _______  </w:t>
      </w:r>
    </w:p>
    <w:bookmarkEnd w:id="100"/>
    <w:bookmarkStart w:id="101" w:name="section-19"/>
    <w:p>
      <w:pPr>
        <w:pStyle w:val="Heading3"/>
      </w:pPr>
    </w:p>
    <w:bookmarkEnd w:id="101"/>
    <w:bookmarkStart w:id="105" w:name="X73e0f4d672e03c02c9918da699a4df1c779b3ed"/>
    <w:p>
      <w:pPr>
        <w:pStyle w:val="Heading3"/>
      </w:pPr>
      <w:r>
        <w:t xml:space="preserve">Annex 4: Ethics</w:t>
      </w:r>
      <w:r>
        <w:t xml:space="preserve"> </w:t>
      </w:r>
      <w:r>
        <w:t xml:space="preserve">notification letter template</w:t>
      </w:r>
    </w:p>
    <w:p>
      <w:pPr>
        <w:pStyle w:val="BlockText"/>
      </w:pPr>
      <w:r>
        <w:rPr>
          <w:b/>
          <w:bCs/>
        </w:rPr>
        <w:t xml:space="preserve">Ethics notification letter </w:t>
      </w:r>
    </w:p>
    <w:p>
      <w:pPr>
        <w:pStyle w:val="BlockText"/>
      </w:pPr>
      <w:r>
        <w:drawing>
          <wp:inline>
            <wp:extent cx="1163781" cy="1068185"/>
            <wp:effectExtent b="0" l="0" r="0" t="0"/>
            <wp:docPr descr="A logo of a university Description automatically generated, Picture" title="" id="103" name="Picture"/>
            <a:graphic>
              <a:graphicData uri="http://schemas.openxmlformats.org/drawingml/2006/picture">
                <pic:pic>
                  <pic:nvPicPr>
                    <pic:cNvPr descr="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" cy="1068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 </w:t>
      </w:r>
    </w:p>
    <w:p>
      <w:pPr>
        <w:pStyle w:val="BlockText"/>
      </w:pPr>
      <w:r>
        <w:rPr>
          <w:b/>
          <w:bCs/>
        </w:rPr>
        <w:t xml:space="preserve">APPLICATION FOR A NOTIFICATION REGARDING AN APPROVED STUDY in</w:t>
      </w:r>
      <w:r>
        <w:rPr>
          <w:b/>
          <w:bCs/>
        </w:rPr>
        <w:t xml:space="preserve"> </w:t>
      </w:r>
      <w:r>
        <w:rPr>
          <w:b/>
          <w:bCs/>
        </w:rPr>
        <w:t xml:space="preserve">RP2</w:t>
      </w:r>
      <w:r>
        <w:t xml:space="preserve"> </w:t>
      </w:r>
      <w:r>
        <w:t xml:space="preserve"> 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296"/>
        <w:gridCol w:w="554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PART 1: ADMINISTRATIVE</w:t>
            </w:r>
            <w:r>
              <w:t xml:space="preserve"> </w:t>
            </w:r>
            <w:r>
              <w:t xml:space="preserve"> </w:t>
            </w:r>
            <w:r>
              <w:br/>
            </w:r>
            <w:r>
              <w:rPr>
                <w:i/>
                <w:iCs/>
              </w:rPr>
              <w:t xml:space="preserve">(Blocks will expand to contain the information required, no extra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references or pages should be added)</w:t>
            </w: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 Reference Number: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Title: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of trial: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Protocol/Project/Study Number: 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Version/No. and Date: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Amended Version/No.  and Date: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product being studied: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Sponsor/Funder/Donor: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Person: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No.: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 address: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Application: 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PART 2: DETAILS OF NOTIFICATION</w:t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Briefly provide:</w:t>
      </w:r>
      <w:r>
        <w:t xml:space="preserve"> </w:t>
      </w:r>
    </w:p>
    <w:p>
      <w:pPr>
        <w:pStyle w:val="BodyText"/>
      </w:pPr>
      <w:r>
        <w:t xml:space="preserve">1. Motivation / Background: 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4039"/>
        <w:gridCol w:w="3801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2. Study Plan: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I, the undersigned, agree to conduct/manage the above-mentioned study</w:t>
            </w:r>
            <w:r>
              <w:t xml:space="preserve"> </w:t>
            </w:r>
            <w:r>
              <w:t xml:space="preserve">under the conditions as stated in this application </w:t>
            </w:r>
          </w:p>
        </w:tc>
      </w:tr>
      <w:tr>
        <w:tc>
          <w:tcPr/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Applicant/Principal Investigator: </w:t>
            </w:r>
          </w:p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Signature:  </w:t>
            </w:r>
          </w:p>
          <w:p>
            <w:pPr>
              <w:pStyle w:val="BodyText"/>
            </w:pPr>
            <w:r>
              <w:t xml:space="preserve">………………………………………………… </w:t>
            </w:r>
          </w:p>
        </w:tc>
        <w:tc>
          <w:tcPr/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Date </w:t>
            </w:r>
          </w:p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……………………………………. </w:t>
            </w:r>
          </w:p>
        </w:tc>
      </w:tr>
    </w:tbl>
    <w:p>
      <w:pPr>
        <w:pStyle w:val="BlockText"/>
      </w:pPr>
      <w:r>
        <w:t xml:space="preserve"> </w:t>
      </w:r>
    </w:p>
    <w:p>
      <w:pPr>
        <w:pStyle w:val="FirstParagraph"/>
      </w:pPr>
      <w:r>
        <w:t xml:space="preserve"> </w:t>
      </w:r>
    </w:p>
    <w:bookmarkEnd w:id="105"/>
    <w:bookmarkStart w:id="106" w:name="section-20"/>
    <w:p>
      <w:pPr>
        <w:pStyle w:val="Heading3"/>
      </w:pPr>
    </w:p>
    <w:bookmarkEnd w:id="106"/>
    <w:bookmarkStart w:id="107" w:name="X5c68ac9d3d9e5f0acb8d3d7cb05fc171eefbaa0"/>
    <w:p>
      <w:pPr>
        <w:pStyle w:val="Heading3"/>
      </w:pPr>
      <w:r>
        <w:t xml:space="preserve">Annex 5: Data</w:t>
      </w:r>
      <w:r>
        <w:t xml:space="preserve"> </w:t>
      </w:r>
      <w:r>
        <w:t xml:space="preserve">Access Committee Terms of Reference</w:t>
      </w:r>
    </w:p>
    <w:p>
      <w:pPr>
        <w:pStyle w:val="BlockText"/>
      </w:pPr>
      <w:r>
        <w:rPr>
          <w:b/>
          <w:bCs/>
        </w:rPr>
        <w:t xml:space="preserve">Annex 4: Data Access Committee Terms of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 </w:t>
      </w:r>
    </w:p>
    <w:p>
      <w:pPr>
        <w:pStyle w:val="FirstParagraph"/>
      </w:pPr>
      <w:r>
        <w:rPr>
          <w:b/>
          <w:bCs/>
        </w:rPr>
        <w:t xml:space="preserve">1. Purpose of the Data Access Committee</w:t>
      </w:r>
      <w:r>
        <w:t xml:space="preserve"> </w:t>
      </w:r>
    </w:p>
    <w:p>
      <w:pPr>
        <w:pStyle w:val="BodyText"/>
      </w:pPr>
      <w:r>
        <w:t xml:space="preserve">The HE²AT Center's DAC oversees and governs access to health-related</w:t>
      </w:r>
      <w:r>
        <w:t xml:space="preserve"> </w:t>
      </w:r>
      <w:r>
        <w:t xml:space="preserve">data in Research Project 1 (RP1) and Research Project 2 (RP2) that has</w:t>
      </w:r>
      <w:r>
        <w:t xml:space="preserve"> </w:t>
      </w:r>
      <w:r>
        <w:t xml:space="preserve">been de-identified and where the data provider has given legal</w:t>
      </w:r>
      <w:r>
        <w:t xml:space="preserve"> </w:t>
      </w:r>
      <w:r>
        <w:t xml:space="preserve">permission. The DAC ensures that all data requests are reviewed and</w:t>
      </w:r>
      <w:r>
        <w:t xml:space="preserve"> </w:t>
      </w:r>
      <w:r>
        <w:t xml:space="preserve">approved based on scientific merit, ethical considerations, feasibility,</w:t>
      </w:r>
      <w:r>
        <w:t xml:space="preserve"> </w:t>
      </w:r>
      <w:r>
        <w:t xml:space="preserve">and compliance with legal and institutional requirements. The goal is to</w:t>
      </w:r>
      <w:r>
        <w:t xml:space="preserve"> </w:t>
      </w:r>
      <w:r>
        <w:t xml:space="preserve">facilitate high-quality research, while maintaining the integrity,</w:t>
      </w:r>
      <w:r>
        <w:t xml:space="preserve"> </w:t>
      </w:r>
      <w:r>
        <w:t xml:space="preserve">confidentiality, and security of the data, and ensuring compliance with</w:t>
      </w:r>
      <w:r>
        <w:t xml:space="preserve"> </w:t>
      </w:r>
      <w:r>
        <w:t xml:space="preserve">relevant ethical and legal standards. </w:t>
      </w:r>
    </w:p>
    <w:p>
      <w:pPr>
        <w:pStyle w:val="BodyText"/>
      </w:pPr>
      <w:r>
        <w:rPr>
          <w:b/>
          <w:bCs/>
        </w:rPr>
        <w:t xml:space="preserve">2. Roles and Responsibilities</w:t>
      </w:r>
      <w:r>
        <w:t xml:space="preserve"> 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Review of Requests for Data Access</w:t>
      </w:r>
      <w:r>
        <w:t xml:space="preserve">: The DAC is</w:t>
      </w:r>
      <w:r>
        <w:t xml:space="preserve"> </w:t>
      </w:r>
      <w:r>
        <w:t xml:space="preserve">responsible for reviewing all data access requests for RP1/RP2</w:t>
      </w:r>
      <w:r>
        <w:t xml:space="preserve"> </w:t>
      </w:r>
      <w:r>
        <w:t xml:space="preserve">De-Identified Data. Each request will be assessed against scientific,</w:t>
      </w:r>
      <w:r>
        <w:t xml:space="preserve"> </w:t>
      </w:r>
      <w:r>
        <w:t xml:space="preserve">feasibility, and ethical considerations. The burden of work that</w:t>
      </w:r>
      <w:r>
        <w:t xml:space="preserve"> </w:t>
      </w:r>
      <w:r>
        <w:t xml:space="preserve">required by the HEAT Center Consortium to prepare the De-Identified</w:t>
      </w:r>
      <w:r>
        <w:t xml:space="preserve"> </w:t>
      </w:r>
      <w:r>
        <w:t xml:space="preserve">datasets will be considered. Funds may be requested if database</w:t>
      </w:r>
      <w:r>
        <w:t xml:space="preserve"> </w:t>
      </w:r>
      <w:r>
        <w:t xml:space="preserve">preparation is onerous. Only requests that meet these criteria will be</w:t>
      </w:r>
      <w:r>
        <w:t xml:space="preserve"> </w:t>
      </w:r>
      <w:r>
        <w:t xml:space="preserve">approved. 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Decision-Making Process</w:t>
      </w:r>
      <w:r>
        <w:t xml:space="preserve">: Decisions on data</w:t>
      </w:r>
      <w:r>
        <w:t xml:space="preserve"> </w:t>
      </w:r>
      <w:r>
        <w:t xml:space="preserve">access requests will be made by a majority vote of DAC members. In case</w:t>
      </w:r>
      <w:r>
        <w:t xml:space="preserve"> </w:t>
      </w:r>
      <w:r>
        <w:t xml:space="preserve">of a tie, the Chair will have the deciding vote. All decisions will be</w:t>
      </w:r>
      <w:r>
        <w:t xml:space="preserve"> </w:t>
      </w:r>
      <w:r>
        <w:t xml:space="preserve">documented, including the rationale behind approvals or</w:t>
      </w:r>
      <w:r>
        <w:t xml:space="preserve"> </w:t>
      </w:r>
      <w:r>
        <w:t xml:space="preserve">rejections. 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Transparency and Accountability</w:t>
      </w:r>
      <w:r>
        <w:t xml:space="preserve">: The DAC will</w:t>
      </w:r>
      <w:r>
        <w:t xml:space="preserve"> </w:t>
      </w:r>
      <w:r>
        <w:t xml:space="preserve">ensure that all decisions are documented and communicated transparently</w:t>
      </w:r>
      <w:r>
        <w:t xml:space="preserve"> </w:t>
      </w:r>
      <w:r>
        <w:t xml:space="preserve">to the applicants, maintaining compliance with POPIA and other relevant</w:t>
      </w:r>
      <w:r>
        <w:t xml:space="preserve"> </w:t>
      </w:r>
      <w:r>
        <w:t xml:space="preserve">regulations. </w:t>
      </w:r>
    </w:p>
    <w:p>
      <w:pPr>
        <w:pStyle w:val="FirstParagraph"/>
      </w:pPr>
      <w:r>
        <w:rPr>
          <w:b/>
          <w:bCs/>
        </w:rPr>
        <w:t xml:space="preserve">5. Meeting frequency</w:t>
      </w:r>
      <w:r>
        <w:t xml:space="preserve"> </w:t>
      </w:r>
    </w:p>
    <w:p>
      <w:pPr>
        <w:pStyle w:val="BodyText"/>
      </w:pPr>
      <w:r>
        <w:t xml:space="preserve">The DAC will meet monthly or as needed, depending on the volume and</w:t>
      </w:r>
      <w:r>
        <w:t xml:space="preserve"> </w:t>
      </w:r>
      <w:r>
        <w:t xml:space="preserve">urgency of data requests. Special meetings can be convened by the Chair</w:t>
      </w:r>
      <w:r>
        <w:t xml:space="preserve"> </w:t>
      </w:r>
      <w:r>
        <w:t xml:space="preserve">to address urgent requests. </w:t>
      </w:r>
    </w:p>
    <w:p>
      <w:pPr>
        <w:pStyle w:val="BodyText"/>
      </w:pPr>
      <w:r>
        <w:rPr>
          <w:b/>
          <w:bCs/>
        </w:rPr>
        <w:t xml:space="preserve">6. Oversight of legal and ethical compliance</w:t>
      </w:r>
      <w:r>
        <w:t xml:space="preserve"> 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The DAC will confirm Data Transfer Agreement procedures</w:t>
      </w:r>
      <w:r>
        <w:rPr>
          <w:b/>
          <w:bCs/>
        </w:rPr>
        <w:t xml:space="preserve"> </w:t>
      </w:r>
      <w:r>
        <w:rPr>
          <w:b/>
          <w:bCs/>
        </w:rPr>
        <w:t xml:space="preserve">are complied with.</w:t>
      </w:r>
      <w:r>
        <w:t xml:space="preserve"> </w:t>
      </w:r>
      <w:r>
        <w:t xml:space="preserve">Before any data is shared, a DTA must be</w:t>
      </w:r>
      <w:r>
        <w:t xml:space="preserve"> </w:t>
      </w:r>
      <w:r>
        <w:t xml:space="preserve">executed between the HEAT Center Consortium (who serves as the data</w:t>
      </w:r>
      <w:r>
        <w:t xml:space="preserve"> </w:t>
      </w:r>
      <w:r>
        <w:t xml:space="preserve">provider in this instance) and the data recipient (the researcher(s) who</w:t>
      </w:r>
      <w:r>
        <w:t xml:space="preserve"> </w:t>
      </w:r>
      <w:r>
        <w:t xml:space="preserve">made the data access request).</w:t>
      </w:r>
    </w:p>
    <w:bookmarkEnd w:id="107"/>
    <w:bookmarkStart w:id="108" w:name="section-21"/>
    <w:p>
      <w:pPr>
        <w:pStyle w:val="Heading3"/>
      </w:pPr>
    </w:p>
    <w:bookmarkEnd w:id="108"/>
    <w:bookmarkStart w:id="109" w:name="annex-6-data-request-form"/>
    <w:p>
      <w:pPr>
        <w:pStyle w:val="Heading3"/>
      </w:pPr>
      <w:r>
        <w:t xml:space="preserve">Annex 6: Data Request Form</w:t>
      </w:r>
    </w:p>
    <w:p>
      <w:pPr>
        <w:pStyle w:val="FirstParagraph"/>
      </w:pPr>
      <w:r>
        <w:rPr>
          <w:b/>
          <w:bCs/>
        </w:rPr>
        <w:t xml:space="preserve">Request for Access to De-identified HE²AT Center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 </w:t>
      </w:r>
    </w:p>
    <w:p>
      <w:pPr>
        <w:pStyle w:val="BodyText"/>
      </w:pPr>
      <w:r>
        <w:t xml:space="preserve">Proposals for new studies that utilize data collected in the HE²AT</w:t>
      </w:r>
      <w:r>
        <w:t xml:space="preserve"> </w:t>
      </w:r>
      <w:r>
        <w:t xml:space="preserve">Center may be submitted by</w:t>
      </w:r>
      <w:r>
        <w:t xml:space="preserve"> </w:t>
      </w:r>
      <w:ins w:id="72" w:author="Lisa van Aardenne" w:date="2025-08-25T14:02:00Z">
        <w:r>
          <w:t xml:space="preserve">internal or</w:t>
        </w:r>
      </w:ins>
      <w:r>
        <w:t xml:space="preserve"> </w:t>
      </w:r>
      <w:r>
        <w:t xml:space="preserve">external</w:t>
      </w:r>
      <w:r>
        <w:t xml:space="preserve"> </w:t>
      </w:r>
      <w:r>
        <w:t xml:space="preserve">investigators in the form of a study proposal. The proposal will be</w:t>
      </w:r>
      <w:r>
        <w:t xml:space="preserve"> </w:t>
      </w:r>
      <w:r>
        <w:t xml:space="preserve">reviewed by the HE²AT Center Steering Committee and the Data Access</w:t>
      </w:r>
      <w:r>
        <w:t xml:space="preserve"> </w:t>
      </w:r>
      <w:r>
        <w:t xml:space="preserve">Committee (DAC) using the following criteria: </w:t>
      </w:r>
      <w:r>
        <w:br/>
      </w:r>
      <w:r>
        <w:t xml:space="preserve"> </w:t>
      </w:r>
      <w:r>
        <w:br/>
      </w:r>
      <w:r>
        <w:t xml:space="preserve">1. Scientific Merit: </w:t>
      </w:r>
      <w:r>
        <w:br/>
      </w:r>
      <w:r>
        <w:t xml:space="preserve">- Research question is scientifically sound and can be tested with the</w:t>
      </w:r>
      <w:r>
        <w:t xml:space="preserve"> </w:t>
      </w:r>
      <w:r>
        <w:t xml:space="preserve">proposed study design and methodologies. </w:t>
      </w:r>
      <w:r>
        <w:br/>
      </w:r>
      <w:r>
        <w:t xml:space="preserve">- Appropriate skills and expertise available in the proposed</w:t>
      </w:r>
      <w:r>
        <w:t xml:space="preserve"> </w:t>
      </w:r>
      <w:r>
        <w:t xml:space="preserve">investigators. </w:t>
      </w:r>
      <w:r>
        <w:br/>
      </w:r>
      <w:r>
        <w:t xml:space="preserve"> </w:t>
      </w:r>
      <w:r>
        <w:br/>
      </w:r>
      <w:r>
        <w:t xml:space="preserve">2. Potential Public Health Impact: </w:t>
      </w:r>
      <w:r>
        <w:br/>
      </w:r>
      <w:r>
        <w:t xml:space="preserve">- Study is relevant to one or more HE²AT Center study populations</w:t>
      </w:r>
      <w:r>
        <w:t xml:space="preserve"> </w:t>
      </w:r>
      <w:r>
        <w:t xml:space="preserve">(pregnant women, postpartum women, children in RP1, and adolescents or</w:t>
      </w:r>
      <w:r>
        <w:t xml:space="preserve"> </w:t>
      </w:r>
      <w:r>
        <w:t xml:space="preserve">adults in RP2). </w:t>
      </w:r>
      <w:r>
        <w:br/>
      </w:r>
      <w:r>
        <w:t xml:space="preserve">- Study will answer important public health questions or is in the</w:t>
      </w:r>
      <w:r>
        <w:t xml:space="preserve"> </w:t>
      </w:r>
      <w:r>
        <w:t xml:space="preserve">critical pathway of research toward such answers. </w:t>
      </w:r>
      <w:r>
        <w:br/>
      </w:r>
      <w:r>
        <w:t xml:space="preserve"> </w:t>
      </w:r>
      <w:r>
        <w:br/>
      </w:r>
      <w:r>
        <w:t xml:space="preserve">3. Feasibility: </w:t>
      </w:r>
      <w:r>
        <w:br/>
      </w:r>
      <w:r>
        <w:t xml:space="preserve">- Study population and variables required are available in the HE²AT</w:t>
      </w:r>
      <w:r>
        <w:t xml:space="preserve"> </w:t>
      </w:r>
      <w:r>
        <w:t xml:space="preserve">Center data. </w:t>
      </w:r>
      <w:r>
        <w:br/>
      </w:r>
      <w:r>
        <w:t xml:space="preserve">- Study is feasible within proposed timelines. </w:t>
      </w:r>
      <w:r>
        <w:br/>
      </w:r>
      <w:r>
        <w:t xml:space="preserve"> </w:t>
      </w:r>
      <w:r>
        <w:br/>
      </w:r>
      <w:r>
        <w:t xml:space="preserve">4. Data Management: </w:t>
      </w:r>
      <w:r>
        <w:br/>
      </w:r>
      <w:r>
        <w:t xml:space="preserve">- The study proposal has outlined how data will be managed to ensure the</w:t>
      </w:r>
      <w:r>
        <w:t xml:space="preserve"> </w:t>
      </w:r>
      <w:r>
        <w:t xml:space="preserve">data security and protection of individual’s health data. </w:t>
      </w:r>
      <w:r>
        <w:br/>
      </w:r>
      <w:r>
        <w:t xml:space="preserve"> </w:t>
      </w:r>
      <w:r>
        <w:br/>
      </w:r>
      <w:r>
        <w:t xml:space="preserve">Please contact Elizabeth Frederick (reneilwe.satekge@witsphr.org) with</w:t>
      </w:r>
      <w:r>
        <w:t xml:space="preserve"> </w:t>
      </w:r>
      <w:r>
        <w:t xml:space="preserve">any queries. </w:t>
      </w:r>
    </w:p>
    <w:p>
      <w:pPr>
        <w:pStyle w:val="BodyText"/>
      </w:pPr>
      <w:r>
        <w:rPr>
          <w:b/>
          <w:bCs/>
        </w:rP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HE²AT Center Data Request Application Form</w:t>
      </w:r>
      <w:r>
        <w:t xml:space="preserve"> </w:t>
      </w:r>
    </w:p>
    <w:p>
      <w:pPr>
        <w:pStyle w:val="BodyText"/>
      </w:pPr>
      <w:r>
        <w:t xml:space="preserve">Submit the completed form to the HE²AT Center for consideration to</w:t>
      </w:r>
      <w:r>
        <w:t xml:space="preserve"> </w:t>
      </w:r>
      <w:r>
        <w:t xml:space="preserve">Reneilwe Satekge (reneilwe.satekge@witsphr.org)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GENERAL INFORMATION</w:t>
      </w:r>
      <w:r>
        <w:t xml:space="preserve"> </w:t>
      </w:r>
    </w:p>
    <w:p>
      <w:pPr>
        <w:pStyle w:val="BodyText"/>
      </w:pPr>
      <w:r>
        <w:t xml:space="preserve">Request submitted by: </w:t>
      </w:r>
    </w:p>
    <w:p>
      <w:pPr>
        <w:pStyle w:val="BodyText"/>
      </w:pPr>
      <w:r>
        <w:t xml:space="preserve">Name:</w:t>
      </w:r>
      <w:r>
        <w:t xml:space="preserve"> </w:t>
      </w:r>
      <w:r>
        <w:t xml:space="preserve">____________________________________________________________ </w:t>
      </w:r>
    </w:p>
    <w:p>
      <w:pPr>
        <w:pStyle w:val="BodyText"/>
      </w:pPr>
      <w:r>
        <w:t xml:space="preserve">Institution:</w:t>
      </w:r>
      <w:r>
        <w:t xml:space="preserve"> </w:t>
      </w:r>
      <w:r>
        <w:t xml:space="preserve">____________________________________________________________ </w:t>
      </w:r>
    </w:p>
    <w:p>
      <w:pPr>
        <w:pStyle w:val="BodyText"/>
      </w:pPr>
      <w:r>
        <w:t xml:space="preserve">Email address:</w:t>
      </w:r>
      <w:r>
        <w:t xml:space="preserve"> </w:t>
      </w:r>
      <w:r>
        <w:t xml:space="preserve">____________________________________________________________ </w:t>
      </w:r>
    </w:p>
    <w:p>
      <w:pPr>
        <w:pStyle w:val="BodyText"/>
      </w:pPr>
      <w:r>
        <w:t xml:space="preserve">Date submitted:</w:t>
      </w:r>
      <w:r>
        <w:t xml:space="preserve"> </w:t>
      </w:r>
      <w:r>
        <w:t xml:space="preserve">____________________________________________________________ 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____________________________________________________________ </w:t>
      </w:r>
    </w:p>
    <w:p>
      <w:pPr>
        <w:pStyle w:val="BodyText"/>
      </w:pPr>
      <w:r>
        <w:t xml:space="preserve">Lead investigator: </w:t>
      </w:r>
    </w:p>
    <w:p>
      <w:pPr>
        <w:pStyle w:val="BodyText"/>
      </w:pPr>
      <w:r>
        <w:t xml:space="preserve">Name:</w:t>
      </w:r>
      <w:r>
        <w:t xml:space="preserve"> </w:t>
      </w:r>
      <w:r>
        <w:t xml:space="preserve">____________________________________________________________ </w:t>
      </w:r>
    </w:p>
    <w:p>
      <w:pPr>
        <w:pStyle w:val="BodyText"/>
      </w:pPr>
      <w:r>
        <w:t xml:space="preserve">Institution:</w:t>
      </w:r>
      <w:r>
        <w:t xml:space="preserve"> </w:t>
      </w:r>
      <w:r>
        <w:t xml:space="preserve">____________________________________________________________ </w:t>
      </w:r>
    </w:p>
    <w:p>
      <w:pPr>
        <w:pStyle w:val="BodyText"/>
      </w:pPr>
      <w:r>
        <w:t xml:space="preserve">Email address:</w:t>
      </w:r>
      <w:r>
        <w:t xml:space="preserve"> </w:t>
      </w:r>
      <w:r>
        <w:t xml:space="preserve">____________________________________________________________ </w:t>
      </w:r>
    </w:p>
    <w:p>
      <w:pPr>
        <w:pStyle w:val="BodyText"/>
      </w:pPr>
      <w:r>
        <w:t xml:space="preserve">Nature of research activities: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Co-investigator(s): Include name(s), institution(s), email(s):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Consortium Membership Status: Indication of whether the applicant is</w:t>
      </w:r>
      <w:r>
        <w:t xml:space="preserve"> </w:t>
      </w:r>
      <w:r>
        <w:t xml:space="preserve">a member of the DSI-Africa Consortium. Non-members must provide detailed</w:t>
      </w:r>
      <w:r>
        <w:t xml:space="preserve"> </w:t>
      </w:r>
      <w:r>
        <w:t xml:space="preserve">information about their organizational affiliation.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Relevant studies: List all HE²AT Center studies from which data are</w:t>
      </w:r>
      <w:r>
        <w:t xml:space="preserve"> </w:t>
      </w:r>
      <w:r>
        <w:t xml:space="preserve">being requested: </w:t>
      </w:r>
    </w:p>
    <w:p>
      <w:pPr>
        <w:pStyle w:val="BodyText"/>
      </w:pPr>
      <w:r>
        <w:t xml:space="preserve">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 </w:t>
      </w:r>
    </w:p>
    <w:p>
      <w:pPr>
        <w:pStyle w:val="BodyText"/>
      </w:pPr>
      <w:r>
        <w:t xml:space="preserve">Relevant variables: List all variables that are being requested: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Please indicate your preference regarding the type of file format you</w:t>
      </w:r>
      <w:r>
        <w:t xml:space="preserve"> </w:t>
      </w:r>
      <w:r>
        <w:t xml:space="preserve">wish to receive. </w:t>
      </w:r>
    </w:p>
    <w:p>
      <w:pPr>
        <w:pStyle w:val="BodyText"/>
      </w:pPr>
      <w:r>
        <w:t xml:space="preserve">☐ .csv (text) </w:t>
      </w:r>
    </w:p>
    <w:p>
      <w:pPr>
        <w:pStyle w:val="BodyText"/>
      </w:pPr>
      <w:r>
        <w:t xml:space="preserve">☐ .xlsx (Excel) </w:t>
      </w:r>
    </w:p>
    <w:p>
      <w:pPr>
        <w:pStyle w:val="BodyText"/>
      </w:pPr>
      <w:r>
        <w:t xml:space="preserve">☐ Other (please specify):</w:t>
      </w:r>
      <w:r>
        <w:t xml:space="preserve"> </w:t>
      </w:r>
      <w:r>
        <w:t xml:space="preserve">_____________________________________________ </w:t>
      </w:r>
    </w:p>
    <w:p>
      <w:pPr>
        <w:pStyle w:val="BodyText"/>
      </w:pPr>
      <w:r>
        <w:t xml:space="preserve">For access to HE²AT Center study data, you must have your</w:t>
      </w:r>
      <w:r>
        <w:t xml:space="preserve"> </w:t>
      </w:r>
      <w:r>
        <w:t xml:space="preserve">institution's ethics approval or waiver. Please confirm that you have</w:t>
      </w:r>
      <w:r>
        <w:t xml:space="preserve"> </w:t>
      </w:r>
      <w:r>
        <w:t xml:space="preserve">attached a copy of the ethics approval or waiver from your</w:t>
      </w:r>
      <w:r>
        <w:t xml:space="preserve"> </w:t>
      </w:r>
      <w:r>
        <w:t xml:space="preserve">institution. </w:t>
      </w:r>
    </w:p>
    <w:p>
      <w:pPr>
        <w:pStyle w:val="BodyText"/>
      </w:pPr>
      <w:r>
        <w:t xml:space="preserve">☐ Confirmed </w:t>
      </w:r>
    </w:p>
    <w:p>
      <w:pPr>
        <w:pStyle w:val="BodyText"/>
      </w:pPr>
      <w:r>
        <w:t xml:space="preserve">☐ Pending (please provide further details):</w:t>
      </w:r>
      <w:r>
        <w:t xml:space="preserve"> </w:t>
      </w:r>
      <w:r>
        <w:t xml:space="preserve">_____________________________ </w:t>
      </w:r>
    </w:p>
    <w:p>
      <w:pPr>
        <w:pStyle w:val="BodyText"/>
      </w:pPr>
      <w:r>
        <w:t xml:space="preserve">For access to HE²AT Center data, we will need to execute a Data</w:t>
      </w:r>
      <w:r>
        <w:t xml:space="preserve"> </w:t>
      </w:r>
      <w:r>
        <w:t xml:space="preserve">Transfer Agreement. Will you adhere to the terms and conditions of the</w:t>
      </w:r>
      <w:r>
        <w:t xml:space="preserve"> </w:t>
      </w:r>
      <w:r>
        <w:t xml:space="preserve">data sharing agreement? </w:t>
      </w:r>
    </w:p>
    <w:p>
      <w:pPr>
        <w:pStyle w:val="BodyText"/>
      </w:pPr>
      <w:r>
        <w:t xml:space="preserve">☐ Yes </w:t>
      </w:r>
    </w:p>
    <w:p>
      <w:pPr>
        <w:pStyle w:val="BodyText"/>
      </w:pPr>
      <w:r>
        <w:t xml:space="preserve">☐ No </w:t>
      </w:r>
    </w:p>
    <w:p>
      <w:pPr>
        <w:pStyle w:val="BodyText"/>
      </w:pPr>
      <w:r>
        <w:t xml:space="preserve">For access to HE²AT Center data, you will need to agree not to ever</w:t>
      </w:r>
      <w:r>
        <w:t xml:space="preserve"> </w:t>
      </w:r>
      <w:r>
        <w:t xml:space="preserve">make an attempt to re-identify a data subject using the data provided.</w:t>
      </w:r>
      <w:r>
        <w:t xml:space="preserve"> </w:t>
      </w:r>
      <w:r>
        <w:t xml:space="preserve">Will you agree to, and adhere to this condition? </w:t>
      </w:r>
    </w:p>
    <w:p>
      <w:pPr>
        <w:pStyle w:val="BodyText"/>
      </w:pPr>
      <w:r>
        <w:t xml:space="preserve">☐ Yes </w:t>
      </w:r>
    </w:p>
    <w:p>
      <w:pPr>
        <w:pStyle w:val="BodyText"/>
      </w:pPr>
      <w:r>
        <w:t xml:space="preserve">☐ No </w:t>
      </w:r>
    </w:p>
    <w:p>
      <w:pPr>
        <w:pStyle w:val="BodyText"/>
      </w:pPr>
      <w:r>
        <w:rPr>
          <w:b/>
          <w:bCs/>
        </w:rPr>
        <w:t xml:space="preserve">STUDY DESIGN</w:t>
      </w:r>
      <w:r>
        <w:t xml:space="preserve"> </w:t>
      </w:r>
    </w:p>
    <w:p>
      <w:pPr>
        <w:pStyle w:val="BodyText"/>
      </w:pPr>
      <w:r>
        <w:t xml:space="preserve">Background: Include brief literature review, and any research gaps</w:t>
      </w:r>
      <w:r>
        <w:t xml:space="preserve"> </w:t>
      </w:r>
      <w:r>
        <w:t xml:space="preserve">that the proposed analysis will fill (maximum 200 words):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Study rationale (maximum 100 words):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Study aims and objectives: </w:t>
      </w:r>
    </w:p>
    <w:p>
      <w:pPr>
        <w:pStyle w:val="BodyText"/>
      </w:pPr>
      <w:r>
        <w:t xml:space="preserve">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Study design and analysis (maximum 300 words):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Data management: Please include information here about your</w:t>
      </w:r>
      <w:r>
        <w:t xml:space="preserve"> </w:t>
      </w:r>
      <w:r>
        <w:t xml:space="preserve">procedures to safely manage and store the data, as well as how the data</w:t>
      </w:r>
      <w:r>
        <w:t xml:space="preserve"> </w:t>
      </w:r>
      <w:r>
        <w:t xml:space="preserve">will be shared between study investigators (maximum 200 words):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Timeline for completion: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Data Protection Measures: A detailed description of statutory,</w:t>
      </w:r>
      <w:r>
        <w:t xml:space="preserve"> </w:t>
      </w:r>
      <w:r>
        <w:t xml:space="preserve">organizational, and technical measures in place at the receiving</w:t>
      </w:r>
      <w:r>
        <w:t xml:space="preserve"> </w:t>
      </w:r>
      <w:r>
        <w:t xml:space="preserve">institution to safeguard the confidentiality and security of the</w:t>
      </w:r>
      <w:r>
        <w:t xml:space="preserve"> </w:t>
      </w:r>
      <w:r>
        <w:t xml:space="preserve">data.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Dissemination plan/impact: Please indicate meetings, conferences,</w:t>
      </w:r>
      <w:r>
        <w:t xml:space="preserve"> </w:t>
      </w:r>
      <w:r>
        <w:t xml:space="preserve">and/or journals where you are planning to submit this work, with</w:t>
      </w:r>
      <w:r>
        <w:t xml:space="preserve"> </w:t>
      </w:r>
      <w:r>
        <w:t xml:space="preserve">anticipated dates. Please include any other planned dissemination</w:t>
      </w:r>
      <w:r>
        <w:t xml:space="preserve"> </w:t>
      </w:r>
      <w:r>
        <w:t xml:space="preserve">activities (maximum 100 words):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_________________________________________________________________________________________________________ </w:t>
      </w:r>
    </w:p>
    <w:p>
      <w:pPr>
        <w:pStyle w:val="BodyText"/>
      </w:pPr>
      <w:r>
        <w:t xml:space="preserve"> 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01">
    <w:nsid w:val="00A9970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2" Target="media/rId102.jpg" /><Relationship Type="http://schemas.openxmlformats.org/officeDocument/2006/relationships/image" Id="rId61" Target="media/rId61.jpg" /><Relationship Type="http://schemas.openxmlformats.org/officeDocument/2006/relationships/image" Id="rId29" Target="media/rId29.png" /><Relationship Type="http://schemas.openxmlformats.org/officeDocument/2006/relationships/image" Id="rId19" Target="media/rId19.em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HE2AT_DMP_v2.0_COMPLETE_TrackChanges_HREC_Submission</dc:title>
  <dc:creator/>
  <dc:language/>
  <cp:keywords/>
  <dcterms:created xsi:type="dcterms:W3CDTF">2025-09-29T16:14:11Z</dcterms:created>
  <dcterms:modified xsi:type="dcterms:W3CDTF">2025-09-29T16:14:11Z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