
<file path=[Content_Types].xml><?xml version="1.0" encoding="utf-8"?>
<Types xmlns="http://schemas.openxmlformats.org/package/2006/content-types">
  <Default Extension="emz" ContentType="image/x-emz"/>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A725" w14:textId="5D749055" w:rsidR="003D1D74" w:rsidRPr="003D1D74" w:rsidRDefault="003D1D74" w:rsidP="003D1D74">
      <w:r>
        <w:rPr>
          <w:rFonts w:ascii="Nunito" w:eastAsia="Times New Roman" w:hAnsi="Nunito"/>
          <w:color w:val="4F80BD"/>
          <w:sz w:val="88"/>
          <w:szCs w:val="88"/>
          <w:lang w:val="en-ZA"/>
        </w:rPr>
        <w:t xml:space="preserve">HE²AT </w:t>
      </w:r>
      <w:proofErr w:type="spellStart"/>
      <w:r>
        <w:rPr>
          <w:rFonts w:ascii="Nunito" w:eastAsia="Times New Roman" w:hAnsi="Nunito"/>
          <w:color w:val="4F80BD"/>
          <w:sz w:val="88"/>
          <w:szCs w:val="88"/>
          <w:lang w:val="en-ZA"/>
        </w:rPr>
        <w:t>Center</w:t>
      </w:r>
      <w:proofErr w:type="spellEnd"/>
      <w:r>
        <w:rPr>
          <w:rFonts w:ascii="Nunito" w:eastAsia="Times New Roman" w:hAnsi="Nunito"/>
          <w:color w:val="4F80BD"/>
          <w:sz w:val="88"/>
          <w:szCs w:val="88"/>
          <w:lang w:val="en-ZA"/>
        </w:rPr>
        <w:t xml:space="preserve"> Data Management Plan</w:t>
      </w:r>
      <w:r>
        <w:rPr>
          <w:rFonts w:ascii="Calibri" w:eastAsia="Times New Roman" w:hAnsi="Calibri" w:cs="Calibri"/>
          <w:color w:val="4F81BD"/>
          <w:sz w:val="88"/>
          <w:szCs w:val="88"/>
          <w:lang w:val="en-ZA"/>
        </w:rPr>
        <w:t>​</w:t>
      </w:r>
      <w:r>
        <w:rPr>
          <w:rFonts w:ascii="Nunito" w:eastAsia="Times New Roman" w:hAnsi="Nunito"/>
          <w:color w:val="4F81BD"/>
          <w:sz w:val="88"/>
          <w:szCs w:val="88"/>
        </w:rPr>
        <w:t> </w:t>
      </w:r>
    </w:p>
    <w:p w14:paraId="1EF6ABD8" w14:textId="77777777" w:rsidR="00FD7366" w:rsidRDefault="0011172E">
      <w:pPr>
        <w:jc w:val="center"/>
        <w:rPr>
          <w:rFonts w:eastAsia="Times New Roman"/>
          <w:noProof/>
        </w:rPr>
      </w:pPr>
      <w:r>
        <w:rPr>
          <w:rFonts w:eastAsia="Times New Roman"/>
          <w:noProof/>
        </w:rPr>
      </w:r>
      <w:r w:rsidR="0011172E">
        <w:rPr>
          <w:rFonts w:eastAsia="Times New Roman"/>
          <w:noProof/>
        </w:rPr>
        <w:pict w14:anchorId="64747F52">
          <v:rect id="_x0000_i1025" alt="" style="width:468pt;height:.05pt;mso-width-percent:0;mso-height-percent:0;mso-width-percent:0;mso-height-percent:0" o:hralign="center" o:hrstd="t" o:hr="t" fillcolor="#a0a0a0" stroked="f"/>
        </w:pict>
      </w:r>
    </w:p>
    <w:p w14:paraId="782B4ADE" w14:textId="77777777" w:rsidR="00FD7366" w:rsidRDefault="00C3062C">
      <w:pPr>
        <w:pStyle w:val="NormalWeb"/>
      </w:pPr>
      <w:del w:id="0" w:author="Unknown">
        <w:r>
          <w:rPr>
            <w:strike/>
            <w:color w:val="FF0000"/>
          </w:rPr>
          <w:delText>HE^2^AT Center Data Management Plan Document version number 1.0 Version Date: 30/08/2022 Developed by Chris Jack Name Date Signature Reviewed by NIH Science officer tbd Name Date Signature Approved by Matthew Chersich Name Date Signature</w:delText>
        </w:r>
      </w:del>
    </w:p>
    <w:p w14:paraId="2FE418D7" w14:textId="0C5A030A" w:rsidR="00FD7366" w:rsidRPr="0011172E" w:rsidDel="00A93F62" w:rsidRDefault="00C3062C" w:rsidP="009A5554">
      <w:pPr>
        <w:pStyle w:val="NormalWeb"/>
        <w:shd w:val="clear" w:color="auto" w:fill="FFFFFF" w:themeFill="background1"/>
        <w:rPr>
          <w:del w:id="1" w:author="Benjamin Devantier -du Plessis" w:date="2025-10-01T10:15:00Z" w16du:dateUtc="2025-10-01T08:15:00Z"/>
          <w:b/>
          <w:bCs/>
          <w:color w:val="0000FF"/>
          <w:highlight w:val="yellow"/>
          <w:shd w:val="clear" w:color="auto" w:fill="FFFF00"/>
        </w:rPr>
      </w:pPr>
      <w:ins w:id="2" w:author="Unknown">
        <w:del w:id="3" w:author="Benjamin Devantier -du Plessis" w:date="2025-10-01T10:15:00Z" w16du:dateUtc="2025-10-01T08:15:00Z">
          <w:r w:rsidRPr="0011172E" w:rsidDel="00A93F62">
            <w:rPr>
              <w:b/>
              <w:bCs/>
              <w:color w:val="0000FF"/>
              <w:highlight w:val="yellow"/>
              <w:shd w:val="clear" w:color="auto" w:fill="FFFF00"/>
            </w:rPr>
            <w:delText xml:space="preserve">HE²AT Center Data Management Plan </w:delText>
          </w:r>
        </w:del>
      </w:ins>
    </w:p>
    <w:p w14:paraId="5C99C30D" w14:textId="6D53157D" w:rsidR="00FD7366" w:rsidRPr="0011172E" w:rsidDel="00A93F62" w:rsidRDefault="00C3062C" w:rsidP="009A5554">
      <w:pPr>
        <w:pStyle w:val="NormalWeb"/>
        <w:shd w:val="clear" w:color="auto" w:fill="FFFFFF" w:themeFill="background1"/>
        <w:rPr>
          <w:del w:id="4" w:author="Benjamin Devantier -du Plessis" w:date="2025-10-01T10:15:00Z" w16du:dateUtc="2025-10-01T08:15:00Z"/>
          <w:b/>
          <w:bCs/>
          <w:color w:val="0000FF"/>
          <w:highlight w:val="yellow"/>
          <w:shd w:val="clear" w:color="auto" w:fill="FFFF00"/>
        </w:rPr>
      </w:pPr>
      <w:ins w:id="5" w:author="Unknown">
        <w:del w:id="6" w:author="Benjamin Devantier -du Plessis" w:date="2025-10-01T10:15:00Z" w16du:dateUtc="2025-10-01T08:15:00Z">
          <w:r w:rsidRPr="0011172E" w:rsidDel="00A93F62">
            <w:rPr>
              <w:b/>
              <w:bCs/>
              <w:color w:val="0000FF"/>
              <w:highlight w:val="yellow"/>
              <w:shd w:val="clear" w:color="auto" w:fill="FFFF00"/>
            </w:rPr>
            <w:delText xml:space="preserve">Document version number 2.2 </w:delText>
          </w:r>
        </w:del>
      </w:ins>
    </w:p>
    <w:p w14:paraId="11DCA67D" w14:textId="5EC891AB" w:rsidR="00FD7366" w:rsidRPr="0011172E" w:rsidDel="00A93F62" w:rsidRDefault="00C3062C" w:rsidP="009A5554">
      <w:pPr>
        <w:pStyle w:val="NormalWeb"/>
        <w:shd w:val="clear" w:color="auto" w:fill="FFFFFF" w:themeFill="background1"/>
        <w:rPr>
          <w:del w:id="7" w:author="Benjamin Devantier -du Plessis" w:date="2025-10-01T10:15:00Z" w16du:dateUtc="2025-10-01T08:15:00Z"/>
          <w:b/>
          <w:bCs/>
          <w:color w:val="0000FF"/>
          <w:highlight w:val="yellow"/>
          <w:shd w:val="clear" w:color="auto" w:fill="FFFF00"/>
        </w:rPr>
      </w:pPr>
      <w:ins w:id="8" w:author="Unknown">
        <w:del w:id="9" w:author="Benjamin Devantier -du Plessis" w:date="2025-10-01T10:15:00Z" w16du:dateUtc="2025-10-01T08:15:00Z">
          <w:r w:rsidRPr="0011172E" w:rsidDel="00A93F62">
            <w:rPr>
              <w:b/>
              <w:bCs/>
              <w:color w:val="0000FF"/>
              <w:highlight w:val="yellow"/>
              <w:shd w:val="clear" w:color="auto" w:fill="FFFF00"/>
            </w:rPr>
            <w:delText xml:space="preserve">Developed by C Jack, C Parker </w:delText>
          </w:r>
        </w:del>
      </w:ins>
    </w:p>
    <w:p w14:paraId="58EBB7F0" w14:textId="5EB670DD" w:rsidR="00FD7366" w:rsidRPr="0011172E" w:rsidDel="00A93F62" w:rsidRDefault="00C3062C" w:rsidP="009A5554">
      <w:pPr>
        <w:pStyle w:val="NormalWeb"/>
        <w:shd w:val="clear" w:color="auto" w:fill="FFFFFF" w:themeFill="background1"/>
        <w:rPr>
          <w:del w:id="10" w:author="Benjamin Devantier -du Plessis" w:date="2025-10-01T10:15:00Z" w16du:dateUtc="2025-10-01T08:15:00Z"/>
          <w:b/>
          <w:bCs/>
          <w:color w:val="0000FF"/>
          <w:highlight w:val="yellow"/>
          <w:shd w:val="clear" w:color="auto" w:fill="FFFF00"/>
        </w:rPr>
      </w:pPr>
      <w:ins w:id="11" w:author="Unknown">
        <w:del w:id="12" w:author="Benjamin Devantier -du Plessis" w:date="2025-10-01T10:15:00Z" w16du:dateUtc="2025-10-01T08:15:00Z">
          <w:r w:rsidRPr="0011172E" w:rsidDel="00A93F62">
            <w:rPr>
              <w:b/>
              <w:bCs/>
              <w:color w:val="0000FF"/>
              <w:highlight w:val="yellow"/>
              <w:shd w:val="clear" w:color="auto" w:fill="FFFF00"/>
            </w:rPr>
            <w:delText>Updated: August 2024 Document version 2.2</w:delText>
          </w:r>
        </w:del>
      </w:ins>
    </w:p>
    <w:p w14:paraId="4EE8F41C" w14:textId="77777777" w:rsidR="003D1D74" w:rsidRDefault="00A93F62" w:rsidP="003D1D74">
      <w:pPr>
        <w:pStyle w:val="NormalWeb"/>
        <w:rPr>
          <w:b/>
          <w:bCs/>
          <w:color w:val="0000FF"/>
          <w:shd w:val="clear" w:color="auto" w:fill="FFFF00"/>
        </w:rPr>
      </w:pPr>
      <w:ins w:id="13" w:author="Benjamin Devantier -du Plessis" w:date="2025-10-01T10:15:00Z" w16du:dateUtc="2025-10-01T08:15:00Z">
        <w:r w:rsidRPr="0011172E">
          <w:rPr>
            <w:b/>
            <w:bCs/>
            <w:color w:val="0000FF"/>
            <w:highlight w:val="yellow"/>
            <w:shd w:val="clear" w:color="auto" w:fill="FFFF00"/>
          </w:rPr>
          <w:t>Document version number 2.2</w:t>
        </w:r>
        <w:r>
          <w:rPr>
            <w:b/>
            <w:bCs/>
            <w:color w:val="0000FF"/>
            <w:shd w:val="clear" w:color="auto" w:fill="FFFF00"/>
          </w:rPr>
          <w:t xml:space="preserve"> </w:t>
        </w:r>
      </w:ins>
    </w:p>
    <w:p w14:paraId="6BF9AE89" w14:textId="77777777" w:rsidR="00A51B1D" w:rsidRPr="0011172E" w:rsidRDefault="00A51B1D" w:rsidP="00A51B1D">
      <w:pPr>
        <w:pStyle w:val="NormalWeb"/>
        <w:rPr>
          <w:ins w:id="14" w:author="Benjamin Devantier -du Plessis" w:date="2025-10-01T18:18:00Z" w16du:dateUtc="2025-10-01T16:18:00Z"/>
          <w:b/>
          <w:bCs/>
          <w:color w:val="0000FF"/>
          <w:shd w:val="clear" w:color="auto" w:fill="FFFF00"/>
        </w:rPr>
      </w:pPr>
      <w:ins w:id="15" w:author="Benjamin Devantier -du Plessis" w:date="2025-10-01T18:18:00Z" w16du:dateUtc="2025-10-01T16:18:00Z">
        <w:r>
          <w:rPr>
            <w:rFonts w:ascii="Nunito" w:eastAsia="Times New Roman" w:hAnsi="Nunito" w:cs="Segoe UI"/>
            <w:color w:val="4F81BD"/>
            <w:sz w:val="28"/>
            <w:szCs w:val="28"/>
            <w:lang w:val="en-ZA"/>
          </w:rPr>
          <w:t>Developed by C Jack, C Parker</w:t>
        </w:r>
        <w:r>
          <w:rPr>
            <w:rFonts w:ascii="Calibri" w:eastAsia="Times New Roman" w:hAnsi="Calibri" w:cs="Calibri"/>
            <w:color w:val="4F81BD"/>
            <w:sz w:val="28"/>
            <w:szCs w:val="28"/>
            <w:lang w:val="en-ZA"/>
          </w:rPr>
          <w:t>​</w:t>
        </w:r>
        <w:r>
          <w:rPr>
            <w:rFonts w:ascii="Nunito" w:eastAsia="Times New Roman" w:hAnsi="Nunito" w:cs="Segoe UI"/>
            <w:color w:val="4F81BD"/>
            <w:sz w:val="28"/>
            <w:szCs w:val="28"/>
          </w:rPr>
          <w:t> </w:t>
        </w:r>
      </w:ins>
    </w:p>
    <w:p w14:paraId="64A9B581" w14:textId="77777777" w:rsidR="00A51B1D" w:rsidRDefault="00A51B1D" w:rsidP="00A51B1D">
      <w:pPr>
        <w:textAlignment w:val="baseline"/>
        <w:rPr>
          <w:ins w:id="16" w:author="Benjamin Devantier -du Plessis" w:date="2025-10-01T18:18:00Z" w16du:dateUtc="2025-10-01T16:18:00Z"/>
          <w:rFonts w:ascii="Nunito" w:eastAsia="Times New Roman" w:hAnsi="Nunito" w:cs="Segoe UI"/>
          <w:color w:val="4F81BD"/>
          <w:sz w:val="28"/>
          <w:szCs w:val="28"/>
          <w:lang w:val="en-ZA"/>
        </w:rPr>
      </w:pPr>
      <w:ins w:id="17" w:author="Benjamin Devantier -du Plessis" w:date="2025-10-01T18:18:00Z" w16du:dateUtc="2025-10-01T16:18:00Z">
        <w:r>
          <w:rPr>
            <w:rFonts w:ascii="Nunito" w:eastAsia="Times New Roman" w:hAnsi="Nunito" w:cs="Segoe UI"/>
            <w:color w:val="4F81BD"/>
            <w:sz w:val="28"/>
            <w:szCs w:val="28"/>
            <w:lang w:val="en-ZA"/>
          </w:rPr>
          <w:t>​</w:t>
        </w:r>
        <w:r>
          <w:rPr>
            <w:rFonts w:ascii="Calibri" w:eastAsia="Times New Roman" w:hAnsi="Calibri" w:cs="Calibri"/>
            <w:color w:val="4F81BD"/>
            <w:sz w:val="28"/>
            <w:szCs w:val="28"/>
            <w:lang w:val="en-ZA"/>
          </w:rPr>
          <w:t>​</w:t>
        </w:r>
        <w:r>
          <w:rPr>
            <w:rFonts w:ascii="Nunito" w:eastAsia="Times New Roman" w:hAnsi="Nunito" w:cs="Segoe UI"/>
            <w:color w:val="4F81BD"/>
            <w:sz w:val="28"/>
            <w:szCs w:val="28"/>
            <w:lang w:val="en-ZA"/>
          </w:rPr>
          <w:t>09-09-2025</w:t>
        </w:r>
      </w:ins>
    </w:p>
    <w:p w14:paraId="054358F7" w14:textId="77777777" w:rsidR="00A51B1D" w:rsidRDefault="00A51B1D" w:rsidP="00A51B1D">
      <w:pPr>
        <w:textAlignment w:val="baseline"/>
        <w:rPr>
          <w:ins w:id="18" w:author="Benjamin Devantier -du Plessis" w:date="2025-10-01T18:18:00Z" w16du:dateUtc="2025-10-01T16:18:00Z"/>
          <w:rFonts w:ascii="Nunito" w:eastAsia="Times New Roman" w:hAnsi="Nunito" w:cs="Segoe UI"/>
          <w:color w:val="4F81BD"/>
          <w:sz w:val="28"/>
          <w:szCs w:val="28"/>
          <w:lang w:val="en-ZA"/>
        </w:rPr>
      </w:pPr>
    </w:p>
    <w:p w14:paraId="52D8BFD7" w14:textId="77777777" w:rsidR="009A5554" w:rsidRDefault="009A5554" w:rsidP="00A93F62">
      <w:pPr>
        <w:pStyle w:val="NormalWeb"/>
        <w:rPr>
          <w:ins w:id="19" w:author="Benjamin Devantier -du Plessis" w:date="2025-10-01T10:15:00Z" w16du:dateUtc="2025-10-01T08:15:00Z"/>
        </w:rPr>
      </w:pPr>
    </w:p>
    <w:p w14:paraId="3D54ABB6" w14:textId="77777777" w:rsidR="00A93F62" w:rsidRDefault="00A93F62">
      <w:pPr>
        <w:pStyle w:val="NormalWeb"/>
      </w:pPr>
    </w:p>
    <w:p w14:paraId="1F952553" w14:textId="77777777" w:rsidR="00FD7366" w:rsidRDefault="00C3062C">
      <w:pPr>
        <w:rPr>
          <w:rFonts w:eastAsia="Times New Roman"/>
          <w:b/>
          <w:bCs/>
          <w:kern w:val="36"/>
          <w:sz w:val="48"/>
          <w:szCs w:val="48"/>
        </w:rPr>
      </w:pPr>
      <w:r>
        <w:rPr>
          <w:rFonts w:eastAsia="Times New Roman"/>
        </w:rPr>
        <w:br w:type="page"/>
      </w:r>
    </w:p>
    <w:p w14:paraId="37C596A7" w14:textId="77777777" w:rsidR="00FD7366" w:rsidRDefault="00C3062C">
      <w:pPr>
        <w:pStyle w:val="Heading1"/>
        <w:rPr>
          <w:rFonts w:eastAsia="Times New Roman"/>
        </w:rPr>
      </w:pPr>
      <w:bookmarkStart w:id="20" w:name="_Toc210224840"/>
      <w:r>
        <w:rPr>
          <w:rFonts w:eastAsia="Times New Roman"/>
        </w:rPr>
        <w:lastRenderedPageBreak/>
        <w:t>Contents</w:t>
      </w:r>
      <w:bookmarkEnd w:id="20"/>
    </w:p>
    <w:p w14:paraId="323152AB" w14:textId="77777777" w:rsidR="00FD7366" w:rsidRDefault="00C3062C">
      <w:pPr>
        <w:pStyle w:val="NormalWeb"/>
      </w:pPr>
      <w:del w:id="21" w:author="Unknown">
        <w:r>
          <w:rPr>
            <w:strike/>
            <w:color w:val="FF0000"/>
          </w:rPr>
          <w:delText>Table of contents Scope Purpose Definitions and Abbreviations Background Data categories Data management workflow Setting up the DSA between the health data provider and CSAG/UCT Ethics approval Data encryption and transfer Data storage and encryption Data indexing De-identification Codebook remapping and harmonization Data integration and analysis Data analysis platforms Data Management, Documentation and Curation Data Security and Confidentiality of Potentially Sensitive Information De-identification Data encryption Storage isolation Network firewall and Virtual Private Network Local authentication and authorization Data Sharing and Open Access Procedure for making data available to qualified individuals Protection of personal information Data Retention Roles and Responsibilities Assessment and revision Annex 1: Key data sources</w:delText>
        </w:r>
      </w:del>
    </w:p>
    <w:sdt>
      <w:sdtPr>
        <w:rPr>
          <w:rFonts w:ascii="Times New Roman" w:eastAsiaTheme="minorEastAsia" w:hAnsi="Times New Roman" w:cs="Times New Roman"/>
          <w:b w:val="0"/>
          <w:bCs w:val="0"/>
          <w:color w:val="auto"/>
          <w:sz w:val="24"/>
          <w:szCs w:val="24"/>
          <w:lang w:eastAsia="en-GB"/>
        </w:rPr>
        <w:id w:val="1088891865"/>
        <w:docPartObj>
          <w:docPartGallery w:val="Table of Contents"/>
          <w:docPartUnique/>
        </w:docPartObj>
      </w:sdtPr>
      <w:sdtEndPr/>
      <w:sdtContent>
        <w:p w14:paraId="293D4755" w14:textId="77777777" w:rsidR="00FD7366" w:rsidRDefault="00C3062C">
          <w:pPr>
            <w:pStyle w:val="TOCHeading"/>
          </w:pPr>
          <w:r>
            <w:t>Table of Contents</w:t>
          </w:r>
        </w:p>
        <w:p w14:paraId="2B17F30F" w14:textId="0604DA1D" w:rsidR="00C94D51" w:rsidRDefault="00C3062C">
          <w:pPr>
            <w:pStyle w:val="TOC1"/>
            <w:tabs>
              <w:tab w:val="right" w:leader="dot" w:pos="9350"/>
            </w:tabs>
            <w:rPr>
              <w:rFonts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0224840" w:history="1">
            <w:r w:rsidR="00C94D51" w:rsidRPr="00A3073A">
              <w:rPr>
                <w:rStyle w:val="Hyperlink"/>
                <w:rFonts w:eastAsia="Times New Roman"/>
                <w:noProof/>
              </w:rPr>
              <w:t>Contents</w:t>
            </w:r>
            <w:r w:rsidR="00C94D51">
              <w:rPr>
                <w:noProof/>
                <w:webHidden/>
              </w:rPr>
              <w:tab/>
            </w:r>
            <w:r w:rsidR="00C94D51">
              <w:rPr>
                <w:noProof/>
                <w:webHidden/>
              </w:rPr>
              <w:fldChar w:fldCharType="begin"/>
            </w:r>
            <w:r w:rsidR="00C94D51">
              <w:rPr>
                <w:noProof/>
                <w:webHidden/>
              </w:rPr>
              <w:instrText xml:space="preserve"> PAGEREF _Toc210224840 \h </w:instrText>
            </w:r>
            <w:r w:rsidR="00C94D51">
              <w:rPr>
                <w:noProof/>
                <w:webHidden/>
              </w:rPr>
            </w:r>
            <w:r w:rsidR="00C94D51">
              <w:rPr>
                <w:noProof/>
                <w:webHidden/>
              </w:rPr>
              <w:fldChar w:fldCharType="separate"/>
            </w:r>
            <w:r w:rsidR="00C94D51">
              <w:rPr>
                <w:noProof/>
                <w:webHidden/>
              </w:rPr>
              <w:t>2</w:t>
            </w:r>
            <w:r w:rsidR="00C94D51">
              <w:rPr>
                <w:noProof/>
                <w:webHidden/>
              </w:rPr>
              <w:fldChar w:fldCharType="end"/>
            </w:r>
          </w:hyperlink>
        </w:p>
        <w:p w14:paraId="50D461DC" w14:textId="6A2FC8A2" w:rsidR="00C94D51" w:rsidRDefault="00C94D51">
          <w:pPr>
            <w:pStyle w:val="TOC1"/>
            <w:tabs>
              <w:tab w:val="right" w:leader="dot" w:pos="9350"/>
            </w:tabs>
            <w:rPr>
              <w:rFonts w:cstheme="minorBidi"/>
              <w:b w:val="0"/>
              <w:bCs w:val="0"/>
              <w:i w:val="0"/>
              <w:iCs w:val="0"/>
              <w:noProof/>
              <w:kern w:val="2"/>
              <w14:ligatures w14:val="standardContextual"/>
            </w:rPr>
          </w:pPr>
          <w:hyperlink w:anchor="_Toc210224841" w:history="1">
            <w:r w:rsidRPr="00A3073A">
              <w:rPr>
                <w:rStyle w:val="Hyperlink"/>
                <w:rFonts w:eastAsia="Times New Roman"/>
                <w:noProof/>
              </w:rPr>
              <w:t>Acronyms and Definitions</w:t>
            </w:r>
            <w:r>
              <w:rPr>
                <w:noProof/>
                <w:webHidden/>
              </w:rPr>
              <w:tab/>
            </w:r>
            <w:r>
              <w:rPr>
                <w:noProof/>
                <w:webHidden/>
              </w:rPr>
              <w:fldChar w:fldCharType="begin"/>
            </w:r>
            <w:r>
              <w:rPr>
                <w:noProof/>
                <w:webHidden/>
              </w:rPr>
              <w:instrText xml:space="preserve"> PAGEREF _Toc210224841 \h </w:instrText>
            </w:r>
            <w:r>
              <w:rPr>
                <w:noProof/>
                <w:webHidden/>
              </w:rPr>
            </w:r>
            <w:r>
              <w:rPr>
                <w:noProof/>
                <w:webHidden/>
              </w:rPr>
              <w:fldChar w:fldCharType="separate"/>
            </w:r>
            <w:r>
              <w:rPr>
                <w:noProof/>
                <w:webHidden/>
              </w:rPr>
              <w:t>5</w:t>
            </w:r>
            <w:r>
              <w:rPr>
                <w:noProof/>
                <w:webHidden/>
              </w:rPr>
              <w:fldChar w:fldCharType="end"/>
            </w:r>
          </w:hyperlink>
        </w:p>
        <w:p w14:paraId="7EBB25D6" w14:textId="5D2D81D2"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2" w:history="1">
            <w:r w:rsidRPr="00A3073A">
              <w:rPr>
                <w:rStyle w:val="Hyperlink"/>
                <w:noProof/>
              </w:rPr>
              <w:t>Acronyms</w:t>
            </w:r>
            <w:r>
              <w:rPr>
                <w:noProof/>
                <w:webHidden/>
              </w:rPr>
              <w:tab/>
            </w:r>
            <w:r>
              <w:rPr>
                <w:noProof/>
                <w:webHidden/>
              </w:rPr>
              <w:fldChar w:fldCharType="begin"/>
            </w:r>
            <w:r>
              <w:rPr>
                <w:noProof/>
                <w:webHidden/>
              </w:rPr>
              <w:instrText xml:space="preserve"> PAGEREF _Toc210224842 \h </w:instrText>
            </w:r>
            <w:r>
              <w:rPr>
                <w:noProof/>
                <w:webHidden/>
              </w:rPr>
            </w:r>
            <w:r>
              <w:rPr>
                <w:noProof/>
                <w:webHidden/>
              </w:rPr>
              <w:fldChar w:fldCharType="separate"/>
            </w:r>
            <w:r>
              <w:rPr>
                <w:noProof/>
                <w:webHidden/>
              </w:rPr>
              <w:t>5</w:t>
            </w:r>
            <w:r>
              <w:rPr>
                <w:noProof/>
                <w:webHidden/>
              </w:rPr>
              <w:fldChar w:fldCharType="end"/>
            </w:r>
          </w:hyperlink>
        </w:p>
        <w:p w14:paraId="6CA778AD" w14:textId="11C42ED5"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3" w:history="1">
            <w:r w:rsidRPr="00A3073A">
              <w:rPr>
                <w:rStyle w:val="Hyperlink"/>
                <w:noProof/>
              </w:rPr>
              <w:t>Definitions</w:t>
            </w:r>
            <w:r>
              <w:rPr>
                <w:noProof/>
                <w:webHidden/>
              </w:rPr>
              <w:tab/>
            </w:r>
            <w:r>
              <w:rPr>
                <w:noProof/>
                <w:webHidden/>
              </w:rPr>
              <w:fldChar w:fldCharType="begin"/>
            </w:r>
            <w:r>
              <w:rPr>
                <w:noProof/>
                <w:webHidden/>
              </w:rPr>
              <w:instrText xml:space="preserve"> PAGEREF _Toc210224843 \h </w:instrText>
            </w:r>
            <w:r>
              <w:rPr>
                <w:noProof/>
                <w:webHidden/>
              </w:rPr>
            </w:r>
            <w:r>
              <w:rPr>
                <w:noProof/>
                <w:webHidden/>
              </w:rPr>
              <w:fldChar w:fldCharType="separate"/>
            </w:r>
            <w:r>
              <w:rPr>
                <w:noProof/>
                <w:webHidden/>
              </w:rPr>
              <w:t>7</w:t>
            </w:r>
            <w:r>
              <w:rPr>
                <w:noProof/>
                <w:webHidden/>
              </w:rPr>
              <w:fldChar w:fldCharType="end"/>
            </w:r>
          </w:hyperlink>
        </w:p>
        <w:p w14:paraId="6FCD814D" w14:textId="34456DB3" w:rsidR="00C94D51" w:rsidRDefault="00C94D51">
          <w:pPr>
            <w:pStyle w:val="TOC1"/>
            <w:tabs>
              <w:tab w:val="right" w:leader="dot" w:pos="9350"/>
            </w:tabs>
            <w:rPr>
              <w:rFonts w:cstheme="minorBidi"/>
              <w:b w:val="0"/>
              <w:bCs w:val="0"/>
              <w:i w:val="0"/>
              <w:iCs w:val="0"/>
              <w:noProof/>
              <w:kern w:val="2"/>
              <w14:ligatures w14:val="standardContextual"/>
            </w:rPr>
          </w:pPr>
          <w:hyperlink w:anchor="_Toc210224844" w:history="1">
            <w:r w:rsidRPr="00A3073A">
              <w:rPr>
                <w:rStyle w:val="Hyperlink"/>
                <w:rFonts w:eastAsia="Times New Roman"/>
                <w:noProof/>
              </w:rPr>
              <w:t>2. Stakeholders and Target Audience</w:t>
            </w:r>
            <w:r>
              <w:rPr>
                <w:noProof/>
                <w:webHidden/>
              </w:rPr>
              <w:tab/>
            </w:r>
            <w:r>
              <w:rPr>
                <w:noProof/>
                <w:webHidden/>
              </w:rPr>
              <w:fldChar w:fldCharType="begin"/>
            </w:r>
            <w:r>
              <w:rPr>
                <w:noProof/>
                <w:webHidden/>
              </w:rPr>
              <w:instrText xml:space="preserve"> PAGEREF _Toc210224844 \h </w:instrText>
            </w:r>
            <w:r>
              <w:rPr>
                <w:noProof/>
                <w:webHidden/>
              </w:rPr>
            </w:r>
            <w:r>
              <w:rPr>
                <w:noProof/>
                <w:webHidden/>
              </w:rPr>
              <w:fldChar w:fldCharType="separate"/>
            </w:r>
            <w:r>
              <w:rPr>
                <w:noProof/>
                <w:webHidden/>
              </w:rPr>
              <w:t>11</w:t>
            </w:r>
            <w:r>
              <w:rPr>
                <w:noProof/>
                <w:webHidden/>
              </w:rPr>
              <w:fldChar w:fldCharType="end"/>
            </w:r>
          </w:hyperlink>
        </w:p>
        <w:p w14:paraId="39E65BF0" w14:textId="776C51BC" w:rsidR="00C94D51" w:rsidRDefault="00C94D51">
          <w:pPr>
            <w:pStyle w:val="TOC1"/>
            <w:tabs>
              <w:tab w:val="right" w:leader="dot" w:pos="9350"/>
            </w:tabs>
            <w:rPr>
              <w:rFonts w:cstheme="minorBidi"/>
              <w:b w:val="0"/>
              <w:bCs w:val="0"/>
              <w:i w:val="0"/>
              <w:iCs w:val="0"/>
              <w:noProof/>
              <w:kern w:val="2"/>
              <w14:ligatures w14:val="standardContextual"/>
            </w:rPr>
          </w:pPr>
          <w:hyperlink w:anchor="_Toc210224845" w:history="1">
            <w:r w:rsidRPr="00A3073A">
              <w:rPr>
                <w:rStyle w:val="Hyperlink"/>
                <w:rFonts w:eastAsia="Times New Roman"/>
                <w:noProof/>
              </w:rPr>
              <w:t>3. Background and Overview of Data Management Plan</w:t>
            </w:r>
            <w:r>
              <w:rPr>
                <w:noProof/>
                <w:webHidden/>
              </w:rPr>
              <w:tab/>
            </w:r>
            <w:r>
              <w:rPr>
                <w:noProof/>
                <w:webHidden/>
              </w:rPr>
              <w:fldChar w:fldCharType="begin"/>
            </w:r>
            <w:r>
              <w:rPr>
                <w:noProof/>
                <w:webHidden/>
              </w:rPr>
              <w:instrText xml:space="preserve"> PAGEREF _Toc210224845 \h </w:instrText>
            </w:r>
            <w:r>
              <w:rPr>
                <w:noProof/>
                <w:webHidden/>
              </w:rPr>
            </w:r>
            <w:r>
              <w:rPr>
                <w:noProof/>
                <w:webHidden/>
              </w:rPr>
              <w:fldChar w:fldCharType="separate"/>
            </w:r>
            <w:r>
              <w:rPr>
                <w:noProof/>
                <w:webHidden/>
              </w:rPr>
              <w:t>13</w:t>
            </w:r>
            <w:r>
              <w:rPr>
                <w:noProof/>
                <w:webHidden/>
              </w:rPr>
              <w:fldChar w:fldCharType="end"/>
            </w:r>
          </w:hyperlink>
        </w:p>
        <w:p w14:paraId="5561CE7E" w14:textId="41BD4681"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6" w:history="1">
            <w:r w:rsidRPr="00A3073A">
              <w:rPr>
                <w:rStyle w:val="Hyperlink"/>
                <w:rFonts w:eastAsia="Times New Roman"/>
                <w:noProof/>
              </w:rPr>
              <w:t>3.1 Background to the HE²AT Center</w:t>
            </w:r>
            <w:r>
              <w:rPr>
                <w:noProof/>
                <w:webHidden/>
              </w:rPr>
              <w:tab/>
            </w:r>
            <w:r>
              <w:rPr>
                <w:noProof/>
                <w:webHidden/>
              </w:rPr>
              <w:fldChar w:fldCharType="begin"/>
            </w:r>
            <w:r>
              <w:rPr>
                <w:noProof/>
                <w:webHidden/>
              </w:rPr>
              <w:instrText xml:space="preserve"> PAGEREF _Toc210224846 \h </w:instrText>
            </w:r>
            <w:r>
              <w:rPr>
                <w:noProof/>
                <w:webHidden/>
              </w:rPr>
            </w:r>
            <w:r>
              <w:rPr>
                <w:noProof/>
                <w:webHidden/>
              </w:rPr>
              <w:fldChar w:fldCharType="separate"/>
            </w:r>
            <w:r>
              <w:rPr>
                <w:noProof/>
                <w:webHidden/>
              </w:rPr>
              <w:t>13</w:t>
            </w:r>
            <w:r>
              <w:rPr>
                <w:noProof/>
                <w:webHidden/>
              </w:rPr>
              <w:fldChar w:fldCharType="end"/>
            </w:r>
          </w:hyperlink>
        </w:p>
        <w:p w14:paraId="243B9C7B" w14:textId="50865C1B"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7" w:history="1">
            <w:r w:rsidRPr="00A3073A">
              <w:rPr>
                <w:rStyle w:val="Hyperlink"/>
                <w:rFonts w:eastAsia="Times New Roman"/>
                <w:noProof/>
              </w:rPr>
              <w:t>3.2 Scope of Data Management Plan</w:t>
            </w:r>
            <w:r>
              <w:rPr>
                <w:noProof/>
                <w:webHidden/>
              </w:rPr>
              <w:tab/>
            </w:r>
            <w:r>
              <w:rPr>
                <w:noProof/>
                <w:webHidden/>
              </w:rPr>
              <w:fldChar w:fldCharType="begin"/>
            </w:r>
            <w:r>
              <w:rPr>
                <w:noProof/>
                <w:webHidden/>
              </w:rPr>
              <w:instrText xml:space="preserve"> PAGEREF _Toc210224847 \h </w:instrText>
            </w:r>
            <w:r>
              <w:rPr>
                <w:noProof/>
                <w:webHidden/>
              </w:rPr>
            </w:r>
            <w:r>
              <w:rPr>
                <w:noProof/>
                <w:webHidden/>
              </w:rPr>
              <w:fldChar w:fldCharType="separate"/>
            </w:r>
            <w:r>
              <w:rPr>
                <w:noProof/>
                <w:webHidden/>
              </w:rPr>
              <w:t>15</w:t>
            </w:r>
            <w:r>
              <w:rPr>
                <w:noProof/>
                <w:webHidden/>
              </w:rPr>
              <w:fldChar w:fldCharType="end"/>
            </w:r>
          </w:hyperlink>
        </w:p>
        <w:p w14:paraId="1DEED2F5" w14:textId="02B6B336"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8" w:history="1">
            <w:r w:rsidRPr="00A3073A">
              <w:rPr>
                <w:rStyle w:val="Hyperlink"/>
                <w:rFonts w:eastAsia="Times New Roman"/>
                <w:noProof/>
              </w:rPr>
              <w:t>3.3 Purpose</w:t>
            </w:r>
            <w:r>
              <w:rPr>
                <w:noProof/>
                <w:webHidden/>
              </w:rPr>
              <w:tab/>
            </w:r>
            <w:r>
              <w:rPr>
                <w:noProof/>
                <w:webHidden/>
              </w:rPr>
              <w:fldChar w:fldCharType="begin"/>
            </w:r>
            <w:r>
              <w:rPr>
                <w:noProof/>
                <w:webHidden/>
              </w:rPr>
              <w:instrText xml:space="preserve"> PAGEREF _Toc210224848 \h </w:instrText>
            </w:r>
            <w:r>
              <w:rPr>
                <w:noProof/>
                <w:webHidden/>
              </w:rPr>
            </w:r>
            <w:r>
              <w:rPr>
                <w:noProof/>
                <w:webHidden/>
              </w:rPr>
              <w:fldChar w:fldCharType="separate"/>
            </w:r>
            <w:r>
              <w:rPr>
                <w:noProof/>
                <w:webHidden/>
              </w:rPr>
              <w:t>15</w:t>
            </w:r>
            <w:r>
              <w:rPr>
                <w:noProof/>
                <w:webHidden/>
              </w:rPr>
              <w:fldChar w:fldCharType="end"/>
            </w:r>
          </w:hyperlink>
        </w:p>
        <w:p w14:paraId="6E1FC449" w14:textId="1993064D"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49" w:history="1">
            <w:r w:rsidRPr="00A3073A">
              <w:rPr>
                <w:rStyle w:val="Hyperlink"/>
                <w:noProof/>
              </w:rPr>
              <w:t>3.4 Overview of the Data Management Workflow</w:t>
            </w:r>
            <w:r>
              <w:rPr>
                <w:noProof/>
                <w:webHidden/>
              </w:rPr>
              <w:tab/>
            </w:r>
            <w:r>
              <w:rPr>
                <w:noProof/>
                <w:webHidden/>
              </w:rPr>
              <w:fldChar w:fldCharType="begin"/>
            </w:r>
            <w:r>
              <w:rPr>
                <w:noProof/>
                <w:webHidden/>
              </w:rPr>
              <w:instrText xml:space="preserve"> PAGEREF _Toc210224849 \h </w:instrText>
            </w:r>
            <w:r>
              <w:rPr>
                <w:noProof/>
                <w:webHidden/>
              </w:rPr>
            </w:r>
            <w:r>
              <w:rPr>
                <w:noProof/>
                <w:webHidden/>
              </w:rPr>
              <w:fldChar w:fldCharType="separate"/>
            </w:r>
            <w:r>
              <w:rPr>
                <w:noProof/>
                <w:webHidden/>
              </w:rPr>
              <w:t>15</w:t>
            </w:r>
            <w:r>
              <w:rPr>
                <w:noProof/>
                <w:webHidden/>
              </w:rPr>
              <w:fldChar w:fldCharType="end"/>
            </w:r>
          </w:hyperlink>
        </w:p>
        <w:p w14:paraId="53BA2911" w14:textId="2525B478" w:rsidR="00C94D51" w:rsidRDefault="00C94D51">
          <w:pPr>
            <w:pStyle w:val="TOC1"/>
            <w:tabs>
              <w:tab w:val="right" w:leader="dot" w:pos="9350"/>
            </w:tabs>
            <w:rPr>
              <w:rFonts w:cstheme="minorBidi"/>
              <w:b w:val="0"/>
              <w:bCs w:val="0"/>
              <w:i w:val="0"/>
              <w:iCs w:val="0"/>
              <w:noProof/>
              <w:kern w:val="2"/>
              <w14:ligatures w14:val="standardContextual"/>
            </w:rPr>
          </w:pPr>
          <w:hyperlink w:anchor="_Toc210224850" w:history="1">
            <w:r w:rsidRPr="00A3073A">
              <w:rPr>
                <w:rStyle w:val="Hyperlink"/>
                <w:rFonts w:eastAsia="Times New Roman"/>
                <w:noProof/>
              </w:rPr>
              <w:t>4. Data Types</w:t>
            </w:r>
            <w:r>
              <w:rPr>
                <w:noProof/>
                <w:webHidden/>
              </w:rPr>
              <w:tab/>
            </w:r>
            <w:r>
              <w:rPr>
                <w:noProof/>
                <w:webHidden/>
              </w:rPr>
              <w:fldChar w:fldCharType="begin"/>
            </w:r>
            <w:r>
              <w:rPr>
                <w:noProof/>
                <w:webHidden/>
              </w:rPr>
              <w:instrText xml:space="preserve"> PAGEREF _Toc210224850 \h </w:instrText>
            </w:r>
            <w:r>
              <w:rPr>
                <w:noProof/>
                <w:webHidden/>
              </w:rPr>
            </w:r>
            <w:r>
              <w:rPr>
                <w:noProof/>
                <w:webHidden/>
              </w:rPr>
              <w:fldChar w:fldCharType="separate"/>
            </w:r>
            <w:r>
              <w:rPr>
                <w:noProof/>
                <w:webHidden/>
              </w:rPr>
              <w:t>17</w:t>
            </w:r>
            <w:r>
              <w:rPr>
                <w:noProof/>
                <w:webHidden/>
              </w:rPr>
              <w:fldChar w:fldCharType="end"/>
            </w:r>
          </w:hyperlink>
        </w:p>
        <w:p w14:paraId="27C65774" w14:textId="5367C046"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51" w:history="1">
            <w:r w:rsidRPr="00A3073A">
              <w:rPr>
                <w:rStyle w:val="Hyperlink"/>
                <w:rFonts w:eastAsia="Times New Roman"/>
                <w:noProof/>
              </w:rPr>
              <w:t>4.1 Health-related Data</w:t>
            </w:r>
            <w:r>
              <w:rPr>
                <w:noProof/>
                <w:webHidden/>
              </w:rPr>
              <w:tab/>
            </w:r>
            <w:r>
              <w:rPr>
                <w:noProof/>
                <w:webHidden/>
              </w:rPr>
              <w:fldChar w:fldCharType="begin"/>
            </w:r>
            <w:r>
              <w:rPr>
                <w:noProof/>
                <w:webHidden/>
              </w:rPr>
              <w:instrText xml:space="preserve"> PAGEREF _Toc210224851 \h </w:instrText>
            </w:r>
            <w:r>
              <w:rPr>
                <w:noProof/>
                <w:webHidden/>
              </w:rPr>
            </w:r>
            <w:r>
              <w:rPr>
                <w:noProof/>
                <w:webHidden/>
              </w:rPr>
              <w:fldChar w:fldCharType="separate"/>
            </w:r>
            <w:r>
              <w:rPr>
                <w:noProof/>
                <w:webHidden/>
              </w:rPr>
              <w:t>17</w:t>
            </w:r>
            <w:r>
              <w:rPr>
                <w:noProof/>
                <w:webHidden/>
              </w:rPr>
              <w:fldChar w:fldCharType="end"/>
            </w:r>
          </w:hyperlink>
        </w:p>
        <w:p w14:paraId="7F15D4A7" w14:textId="408EAE45" w:rsidR="00C94D51" w:rsidRDefault="00C94D51">
          <w:pPr>
            <w:pStyle w:val="TOC3"/>
            <w:tabs>
              <w:tab w:val="right" w:leader="dot" w:pos="9350"/>
            </w:tabs>
            <w:rPr>
              <w:rFonts w:cstheme="minorBidi"/>
              <w:noProof/>
              <w:kern w:val="2"/>
              <w:sz w:val="24"/>
              <w:szCs w:val="24"/>
              <w14:ligatures w14:val="standardContextual"/>
            </w:rPr>
          </w:pPr>
          <w:hyperlink w:anchor="_Toc210224852" w:history="1">
            <w:r w:rsidRPr="00A3073A">
              <w:rPr>
                <w:rStyle w:val="Hyperlink"/>
                <w:noProof/>
                <w:shd w:val="clear" w:color="auto" w:fill="FFFF00"/>
              </w:rPr>
              <w:t>4.1.1 Summary of data categories</w:t>
            </w:r>
            <w:r>
              <w:rPr>
                <w:noProof/>
                <w:webHidden/>
              </w:rPr>
              <w:tab/>
            </w:r>
            <w:r>
              <w:rPr>
                <w:noProof/>
                <w:webHidden/>
              </w:rPr>
              <w:fldChar w:fldCharType="begin"/>
            </w:r>
            <w:r>
              <w:rPr>
                <w:noProof/>
                <w:webHidden/>
              </w:rPr>
              <w:instrText xml:space="preserve"> PAGEREF _Toc210224852 \h </w:instrText>
            </w:r>
            <w:r>
              <w:rPr>
                <w:noProof/>
                <w:webHidden/>
              </w:rPr>
            </w:r>
            <w:r>
              <w:rPr>
                <w:noProof/>
                <w:webHidden/>
              </w:rPr>
              <w:fldChar w:fldCharType="separate"/>
            </w:r>
            <w:r>
              <w:rPr>
                <w:noProof/>
                <w:webHidden/>
              </w:rPr>
              <w:t>17</w:t>
            </w:r>
            <w:r>
              <w:rPr>
                <w:noProof/>
                <w:webHidden/>
              </w:rPr>
              <w:fldChar w:fldCharType="end"/>
            </w:r>
          </w:hyperlink>
        </w:p>
        <w:p w14:paraId="038C10DE" w14:textId="3D1E999C" w:rsidR="00C94D51" w:rsidRDefault="00C94D51">
          <w:pPr>
            <w:pStyle w:val="TOC3"/>
            <w:tabs>
              <w:tab w:val="right" w:leader="dot" w:pos="9350"/>
            </w:tabs>
            <w:rPr>
              <w:rFonts w:cstheme="minorBidi"/>
              <w:noProof/>
              <w:kern w:val="2"/>
              <w:sz w:val="24"/>
              <w:szCs w:val="24"/>
              <w14:ligatures w14:val="standardContextual"/>
            </w:rPr>
          </w:pPr>
          <w:hyperlink w:anchor="_Toc210224853" w:history="1">
            <w:r w:rsidRPr="00A3073A">
              <w:rPr>
                <w:rStyle w:val="Hyperlink"/>
                <w:noProof/>
                <w:shd w:val="clear" w:color="auto" w:fill="FFFF00"/>
              </w:rPr>
              <w:t>4.1.2 Original Study Data</w:t>
            </w:r>
            <w:r>
              <w:rPr>
                <w:noProof/>
                <w:webHidden/>
              </w:rPr>
              <w:tab/>
            </w:r>
            <w:r>
              <w:rPr>
                <w:noProof/>
                <w:webHidden/>
              </w:rPr>
              <w:fldChar w:fldCharType="begin"/>
            </w:r>
            <w:r>
              <w:rPr>
                <w:noProof/>
                <w:webHidden/>
              </w:rPr>
              <w:instrText xml:space="preserve"> PAGEREF _Toc210224853 \h </w:instrText>
            </w:r>
            <w:r>
              <w:rPr>
                <w:noProof/>
                <w:webHidden/>
              </w:rPr>
            </w:r>
            <w:r>
              <w:rPr>
                <w:noProof/>
                <w:webHidden/>
              </w:rPr>
              <w:fldChar w:fldCharType="separate"/>
            </w:r>
            <w:r>
              <w:rPr>
                <w:noProof/>
                <w:webHidden/>
              </w:rPr>
              <w:t>17</w:t>
            </w:r>
            <w:r>
              <w:rPr>
                <w:noProof/>
                <w:webHidden/>
              </w:rPr>
              <w:fldChar w:fldCharType="end"/>
            </w:r>
          </w:hyperlink>
        </w:p>
        <w:p w14:paraId="2F6FD46A" w14:textId="0F658E5B" w:rsidR="00C94D51" w:rsidRDefault="00C94D51">
          <w:pPr>
            <w:pStyle w:val="TOC3"/>
            <w:tabs>
              <w:tab w:val="right" w:leader="dot" w:pos="9350"/>
            </w:tabs>
            <w:rPr>
              <w:rFonts w:cstheme="minorBidi"/>
              <w:noProof/>
              <w:kern w:val="2"/>
              <w:sz w:val="24"/>
              <w:szCs w:val="24"/>
              <w14:ligatures w14:val="standardContextual"/>
            </w:rPr>
          </w:pPr>
          <w:hyperlink w:anchor="_Toc210224854" w:history="1">
            <w:r w:rsidRPr="00A3073A">
              <w:rPr>
                <w:rStyle w:val="Hyperlink"/>
                <w:noProof/>
                <w:shd w:val="clear" w:color="auto" w:fill="FFFF00"/>
              </w:rPr>
              <w:t>4.1.3 Consortium-shared data</w:t>
            </w:r>
            <w:r>
              <w:rPr>
                <w:noProof/>
                <w:webHidden/>
              </w:rPr>
              <w:tab/>
            </w:r>
            <w:r>
              <w:rPr>
                <w:noProof/>
                <w:webHidden/>
              </w:rPr>
              <w:fldChar w:fldCharType="begin"/>
            </w:r>
            <w:r>
              <w:rPr>
                <w:noProof/>
                <w:webHidden/>
              </w:rPr>
              <w:instrText xml:space="preserve"> PAGEREF _Toc210224854 \h </w:instrText>
            </w:r>
            <w:r>
              <w:rPr>
                <w:noProof/>
                <w:webHidden/>
              </w:rPr>
            </w:r>
            <w:r>
              <w:rPr>
                <w:noProof/>
                <w:webHidden/>
              </w:rPr>
              <w:fldChar w:fldCharType="separate"/>
            </w:r>
            <w:r>
              <w:rPr>
                <w:noProof/>
                <w:webHidden/>
              </w:rPr>
              <w:t>18</w:t>
            </w:r>
            <w:r>
              <w:rPr>
                <w:noProof/>
                <w:webHidden/>
              </w:rPr>
              <w:fldChar w:fldCharType="end"/>
            </w:r>
          </w:hyperlink>
        </w:p>
        <w:p w14:paraId="7034B016" w14:textId="60B2824D" w:rsidR="00C94D51" w:rsidRDefault="00C94D51">
          <w:pPr>
            <w:pStyle w:val="TOC3"/>
            <w:tabs>
              <w:tab w:val="right" w:leader="dot" w:pos="9350"/>
            </w:tabs>
            <w:rPr>
              <w:rFonts w:cstheme="minorBidi"/>
              <w:noProof/>
              <w:kern w:val="2"/>
              <w:sz w:val="24"/>
              <w:szCs w:val="24"/>
              <w14:ligatures w14:val="standardContextual"/>
            </w:rPr>
          </w:pPr>
          <w:hyperlink w:anchor="_Toc210224855" w:history="1">
            <w:r w:rsidRPr="00A3073A">
              <w:rPr>
                <w:rStyle w:val="Hyperlink"/>
                <w:noProof/>
                <w:shd w:val="clear" w:color="auto" w:fill="FFFF00"/>
              </w:rPr>
              <w:t>4.1.4 RP1/RP2 De-identified data</w:t>
            </w:r>
            <w:r>
              <w:rPr>
                <w:noProof/>
                <w:webHidden/>
              </w:rPr>
              <w:tab/>
            </w:r>
            <w:r>
              <w:rPr>
                <w:noProof/>
                <w:webHidden/>
              </w:rPr>
              <w:fldChar w:fldCharType="begin"/>
            </w:r>
            <w:r>
              <w:rPr>
                <w:noProof/>
                <w:webHidden/>
              </w:rPr>
              <w:instrText xml:space="preserve"> PAGEREF _Toc210224855 \h </w:instrText>
            </w:r>
            <w:r>
              <w:rPr>
                <w:noProof/>
                <w:webHidden/>
              </w:rPr>
            </w:r>
            <w:r>
              <w:rPr>
                <w:noProof/>
                <w:webHidden/>
              </w:rPr>
              <w:fldChar w:fldCharType="separate"/>
            </w:r>
            <w:r>
              <w:rPr>
                <w:noProof/>
                <w:webHidden/>
              </w:rPr>
              <w:t>19</w:t>
            </w:r>
            <w:r>
              <w:rPr>
                <w:noProof/>
                <w:webHidden/>
              </w:rPr>
              <w:fldChar w:fldCharType="end"/>
            </w:r>
          </w:hyperlink>
        </w:p>
        <w:p w14:paraId="30542412" w14:textId="46604049" w:rsidR="00C94D51" w:rsidRDefault="00C94D51">
          <w:pPr>
            <w:pStyle w:val="TOC3"/>
            <w:tabs>
              <w:tab w:val="right" w:leader="dot" w:pos="9350"/>
            </w:tabs>
            <w:rPr>
              <w:rFonts w:cstheme="minorBidi"/>
              <w:noProof/>
              <w:kern w:val="2"/>
              <w:sz w:val="24"/>
              <w:szCs w:val="24"/>
              <w14:ligatures w14:val="standardContextual"/>
            </w:rPr>
          </w:pPr>
          <w:hyperlink w:anchor="_Toc210224856" w:history="1">
            <w:r w:rsidRPr="00A3073A">
              <w:rPr>
                <w:rStyle w:val="Hyperlink"/>
                <w:noProof/>
                <w:shd w:val="clear" w:color="auto" w:fill="FFFF00"/>
              </w:rPr>
              <w:t>4.1.5 Inferential data</w:t>
            </w:r>
            <w:r>
              <w:rPr>
                <w:noProof/>
                <w:webHidden/>
              </w:rPr>
              <w:tab/>
            </w:r>
            <w:r>
              <w:rPr>
                <w:noProof/>
                <w:webHidden/>
              </w:rPr>
              <w:fldChar w:fldCharType="begin"/>
            </w:r>
            <w:r>
              <w:rPr>
                <w:noProof/>
                <w:webHidden/>
              </w:rPr>
              <w:instrText xml:space="preserve"> PAGEREF _Toc210224856 \h </w:instrText>
            </w:r>
            <w:r>
              <w:rPr>
                <w:noProof/>
                <w:webHidden/>
              </w:rPr>
            </w:r>
            <w:r>
              <w:rPr>
                <w:noProof/>
                <w:webHidden/>
              </w:rPr>
              <w:fldChar w:fldCharType="separate"/>
            </w:r>
            <w:r>
              <w:rPr>
                <w:noProof/>
                <w:webHidden/>
              </w:rPr>
              <w:t>19</w:t>
            </w:r>
            <w:r>
              <w:rPr>
                <w:noProof/>
                <w:webHidden/>
              </w:rPr>
              <w:fldChar w:fldCharType="end"/>
            </w:r>
          </w:hyperlink>
        </w:p>
        <w:p w14:paraId="26F8858E" w14:textId="0BD239FE"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57" w:history="1">
            <w:r w:rsidRPr="00A3073A">
              <w:rPr>
                <w:rStyle w:val="Hyperlink"/>
                <w:rFonts w:eastAsia="Times New Roman"/>
                <w:noProof/>
              </w:rPr>
              <w:t>4.2 Climate/Weather Data</w:t>
            </w:r>
            <w:r>
              <w:rPr>
                <w:noProof/>
                <w:webHidden/>
              </w:rPr>
              <w:tab/>
            </w:r>
            <w:r>
              <w:rPr>
                <w:noProof/>
                <w:webHidden/>
              </w:rPr>
              <w:fldChar w:fldCharType="begin"/>
            </w:r>
            <w:r>
              <w:rPr>
                <w:noProof/>
                <w:webHidden/>
              </w:rPr>
              <w:instrText xml:space="preserve"> PAGEREF _Toc210224857 \h </w:instrText>
            </w:r>
            <w:r>
              <w:rPr>
                <w:noProof/>
                <w:webHidden/>
              </w:rPr>
            </w:r>
            <w:r>
              <w:rPr>
                <w:noProof/>
                <w:webHidden/>
              </w:rPr>
              <w:fldChar w:fldCharType="separate"/>
            </w:r>
            <w:r>
              <w:rPr>
                <w:noProof/>
                <w:webHidden/>
              </w:rPr>
              <w:t>20</w:t>
            </w:r>
            <w:r>
              <w:rPr>
                <w:noProof/>
                <w:webHidden/>
              </w:rPr>
              <w:fldChar w:fldCharType="end"/>
            </w:r>
          </w:hyperlink>
        </w:p>
        <w:p w14:paraId="27286936" w14:textId="0B0BD444" w:rsidR="00C94D51" w:rsidRDefault="00C94D51">
          <w:pPr>
            <w:pStyle w:val="TOC3"/>
            <w:tabs>
              <w:tab w:val="right" w:leader="dot" w:pos="9350"/>
            </w:tabs>
            <w:rPr>
              <w:rFonts w:cstheme="minorBidi"/>
              <w:noProof/>
              <w:kern w:val="2"/>
              <w:sz w:val="24"/>
              <w:szCs w:val="24"/>
              <w14:ligatures w14:val="standardContextual"/>
            </w:rPr>
          </w:pPr>
          <w:hyperlink w:anchor="_Toc210224858" w:history="1">
            <w:r w:rsidRPr="00A3073A">
              <w:rPr>
                <w:rStyle w:val="Hyperlink"/>
                <w:rFonts w:eastAsia="Times New Roman"/>
                <w:noProof/>
              </w:rPr>
              <w:t>Remote Sensing Data</w:t>
            </w:r>
            <w:r>
              <w:rPr>
                <w:noProof/>
                <w:webHidden/>
              </w:rPr>
              <w:tab/>
            </w:r>
            <w:r>
              <w:rPr>
                <w:noProof/>
                <w:webHidden/>
              </w:rPr>
              <w:fldChar w:fldCharType="begin"/>
            </w:r>
            <w:r>
              <w:rPr>
                <w:noProof/>
                <w:webHidden/>
              </w:rPr>
              <w:instrText xml:space="preserve"> PAGEREF _Toc210224858 \h </w:instrText>
            </w:r>
            <w:r>
              <w:rPr>
                <w:noProof/>
                <w:webHidden/>
              </w:rPr>
            </w:r>
            <w:r>
              <w:rPr>
                <w:noProof/>
                <w:webHidden/>
              </w:rPr>
              <w:fldChar w:fldCharType="separate"/>
            </w:r>
            <w:r>
              <w:rPr>
                <w:noProof/>
                <w:webHidden/>
              </w:rPr>
              <w:t>21</w:t>
            </w:r>
            <w:r>
              <w:rPr>
                <w:noProof/>
                <w:webHidden/>
              </w:rPr>
              <w:fldChar w:fldCharType="end"/>
            </w:r>
          </w:hyperlink>
        </w:p>
        <w:p w14:paraId="5459012D" w14:textId="6E8261EE"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59" w:history="1">
            <w:r w:rsidRPr="00A3073A">
              <w:rPr>
                <w:rStyle w:val="Hyperlink"/>
                <w:rFonts w:eastAsia="Times New Roman"/>
                <w:noProof/>
              </w:rPr>
              <w:t>4.3 Areal/Geospatial Socio-Economic Data</w:t>
            </w:r>
            <w:r>
              <w:rPr>
                <w:noProof/>
                <w:webHidden/>
              </w:rPr>
              <w:tab/>
            </w:r>
            <w:r>
              <w:rPr>
                <w:noProof/>
                <w:webHidden/>
              </w:rPr>
              <w:fldChar w:fldCharType="begin"/>
            </w:r>
            <w:r>
              <w:rPr>
                <w:noProof/>
                <w:webHidden/>
              </w:rPr>
              <w:instrText xml:space="preserve"> PAGEREF _Toc210224859 \h </w:instrText>
            </w:r>
            <w:r>
              <w:rPr>
                <w:noProof/>
                <w:webHidden/>
              </w:rPr>
            </w:r>
            <w:r>
              <w:rPr>
                <w:noProof/>
                <w:webHidden/>
              </w:rPr>
              <w:fldChar w:fldCharType="separate"/>
            </w:r>
            <w:r>
              <w:rPr>
                <w:noProof/>
                <w:webHidden/>
              </w:rPr>
              <w:t>21</w:t>
            </w:r>
            <w:r>
              <w:rPr>
                <w:noProof/>
                <w:webHidden/>
              </w:rPr>
              <w:fldChar w:fldCharType="end"/>
            </w:r>
          </w:hyperlink>
        </w:p>
        <w:p w14:paraId="758EFCE7" w14:textId="1656A12F" w:rsidR="00C94D51" w:rsidRDefault="00C94D51">
          <w:pPr>
            <w:pStyle w:val="TOC3"/>
            <w:tabs>
              <w:tab w:val="right" w:leader="dot" w:pos="9350"/>
            </w:tabs>
            <w:rPr>
              <w:rFonts w:cstheme="minorBidi"/>
              <w:noProof/>
              <w:kern w:val="2"/>
              <w:sz w:val="24"/>
              <w:szCs w:val="24"/>
              <w14:ligatures w14:val="standardContextual"/>
            </w:rPr>
          </w:pPr>
          <w:hyperlink w:anchor="_Toc210224860" w:history="1">
            <w:r w:rsidRPr="00A3073A">
              <w:rPr>
                <w:rStyle w:val="Hyperlink"/>
                <w:rFonts w:eastAsia="Times New Roman"/>
                <w:noProof/>
              </w:rPr>
              <w:t>Social Media Data</w:t>
            </w:r>
            <w:r>
              <w:rPr>
                <w:noProof/>
                <w:webHidden/>
              </w:rPr>
              <w:tab/>
            </w:r>
            <w:r>
              <w:rPr>
                <w:noProof/>
                <w:webHidden/>
              </w:rPr>
              <w:fldChar w:fldCharType="begin"/>
            </w:r>
            <w:r>
              <w:rPr>
                <w:noProof/>
                <w:webHidden/>
              </w:rPr>
              <w:instrText xml:space="preserve"> PAGEREF _Toc210224860 \h </w:instrText>
            </w:r>
            <w:r>
              <w:rPr>
                <w:noProof/>
                <w:webHidden/>
              </w:rPr>
            </w:r>
            <w:r>
              <w:rPr>
                <w:noProof/>
                <w:webHidden/>
              </w:rPr>
              <w:fldChar w:fldCharType="separate"/>
            </w:r>
            <w:r>
              <w:rPr>
                <w:noProof/>
                <w:webHidden/>
              </w:rPr>
              <w:t>21</w:t>
            </w:r>
            <w:r>
              <w:rPr>
                <w:noProof/>
                <w:webHidden/>
              </w:rPr>
              <w:fldChar w:fldCharType="end"/>
            </w:r>
          </w:hyperlink>
        </w:p>
        <w:p w14:paraId="098916CB" w14:textId="00F298E7" w:rsidR="00C94D51" w:rsidRDefault="00C94D51">
          <w:pPr>
            <w:pStyle w:val="TOC1"/>
            <w:tabs>
              <w:tab w:val="right" w:leader="dot" w:pos="9350"/>
            </w:tabs>
            <w:rPr>
              <w:rFonts w:cstheme="minorBidi"/>
              <w:b w:val="0"/>
              <w:bCs w:val="0"/>
              <w:i w:val="0"/>
              <w:iCs w:val="0"/>
              <w:noProof/>
              <w:kern w:val="2"/>
              <w14:ligatures w14:val="standardContextual"/>
            </w:rPr>
          </w:pPr>
          <w:hyperlink w:anchor="_Toc210224861" w:history="1">
            <w:r w:rsidRPr="00A3073A">
              <w:rPr>
                <w:rStyle w:val="Hyperlink"/>
                <w:noProof/>
                <w:shd w:val="clear" w:color="auto" w:fill="FFFF00"/>
              </w:rPr>
              <w:t>5. Data Transfer, Ethics Approvals and Notification</w:t>
            </w:r>
            <w:r>
              <w:rPr>
                <w:noProof/>
                <w:webHidden/>
              </w:rPr>
              <w:tab/>
            </w:r>
            <w:r>
              <w:rPr>
                <w:noProof/>
                <w:webHidden/>
              </w:rPr>
              <w:fldChar w:fldCharType="begin"/>
            </w:r>
            <w:r>
              <w:rPr>
                <w:noProof/>
                <w:webHidden/>
              </w:rPr>
              <w:instrText xml:space="preserve"> PAGEREF _Toc210224861 \h </w:instrText>
            </w:r>
            <w:r>
              <w:rPr>
                <w:noProof/>
                <w:webHidden/>
              </w:rPr>
            </w:r>
            <w:r>
              <w:rPr>
                <w:noProof/>
                <w:webHidden/>
              </w:rPr>
              <w:fldChar w:fldCharType="separate"/>
            </w:r>
            <w:r>
              <w:rPr>
                <w:noProof/>
                <w:webHidden/>
              </w:rPr>
              <w:t>21</w:t>
            </w:r>
            <w:r>
              <w:rPr>
                <w:noProof/>
                <w:webHidden/>
              </w:rPr>
              <w:fldChar w:fldCharType="end"/>
            </w:r>
          </w:hyperlink>
        </w:p>
        <w:p w14:paraId="6B3C1A5F" w14:textId="41A4DDA2"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2" w:history="1">
            <w:r w:rsidRPr="00A3073A">
              <w:rPr>
                <w:rStyle w:val="Hyperlink"/>
                <w:noProof/>
                <w:shd w:val="clear" w:color="auto" w:fill="FFFF00"/>
              </w:rPr>
              <w:t>5.1 Data Transfer Agreement:</w:t>
            </w:r>
            <w:r>
              <w:rPr>
                <w:noProof/>
                <w:webHidden/>
              </w:rPr>
              <w:tab/>
            </w:r>
            <w:r>
              <w:rPr>
                <w:noProof/>
                <w:webHidden/>
              </w:rPr>
              <w:fldChar w:fldCharType="begin"/>
            </w:r>
            <w:r>
              <w:rPr>
                <w:noProof/>
                <w:webHidden/>
              </w:rPr>
              <w:instrText xml:space="preserve"> PAGEREF _Toc210224862 \h </w:instrText>
            </w:r>
            <w:r>
              <w:rPr>
                <w:noProof/>
                <w:webHidden/>
              </w:rPr>
            </w:r>
            <w:r>
              <w:rPr>
                <w:noProof/>
                <w:webHidden/>
              </w:rPr>
              <w:fldChar w:fldCharType="separate"/>
            </w:r>
            <w:r>
              <w:rPr>
                <w:noProof/>
                <w:webHidden/>
              </w:rPr>
              <w:t>22</w:t>
            </w:r>
            <w:r>
              <w:rPr>
                <w:noProof/>
                <w:webHidden/>
              </w:rPr>
              <w:fldChar w:fldCharType="end"/>
            </w:r>
          </w:hyperlink>
        </w:p>
        <w:p w14:paraId="7BCCAA4A" w14:textId="1E074819"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3" w:history="1">
            <w:r w:rsidRPr="00A3073A">
              <w:rPr>
                <w:rStyle w:val="Hyperlink"/>
                <w:noProof/>
                <w:shd w:val="clear" w:color="auto" w:fill="FFFF00"/>
              </w:rPr>
              <w:t>5.2  Ethics committee notification for new studies:</w:t>
            </w:r>
            <w:r>
              <w:rPr>
                <w:noProof/>
                <w:webHidden/>
              </w:rPr>
              <w:tab/>
            </w:r>
            <w:r>
              <w:rPr>
                <w:noProof/>
                <w:webHidden/>
              </w:rPr>
              <w:fldChar w:fldCharType="begin"/>
            </w:r>
            <w:r>
              <w:rPr>
                <w:noProof/>
                <w:webHidden/>
              </w:rPr>
              <w:instrText xml:space="preserve"> PAGEREF _Toc210224863 \h </w:instrText>
            </w:r>
            <w:r>
              <w:rPr>
                <w:noProof/>
                <w:webHidden/>
              </w:rPr>
            </w:r>
            <w:r>
              <w:rPr>
                <w:noProof/>
                <w:webHidden/>
              </w:rPr>
              <w:fldChar w:fldCharType="separate"/>
            </w:r>
            <w:r>
              <w:rPr>
                <w:noProof/>
                <w:webHidden/>
              </w:rPr>
              <w:t>23</w:t>
            </w:r>
            <w:r>
              <w:rPr>
                <w:noProof/>
                <w:webHidden/>
              </w:rPr>
              <w:fldChar w:fldCharType="end"/>
            </w:r>
          </w:hyperlink>
        </w:p>
        <w:p w14:paraId="75ADDBC8" w14:textId="0E34A29F"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4" w:history="1">
            <w:r w:rsidRPr="00A3073A">
              <w:rPr>
                <w:rStyle w:val="Hyperlink"/>
                <w:rFonts w:eastAsia="Times New Roman"/>
                <w:noProof/>
              </w:rPr>
              <w:t>Data Encryption and Transfer</w:t>
            </w:r>
            <w:r>
              <w:rPr>
                <w:noProof/>
                <w:webHidden/>
              </w:rPr>
              <w:tab/>
            </w:r>
            <w:r>
              <w:rPr>
                <w:noProof/>
                <w:webHidden/>
              </w:rPr>
              <w:fldChar w:fldCharType="begin"/>
            </w:r>
            <w:r>
              <w:rPr>
                <w:noProof/>
                <w:webHidden/>
              </w:rPr>
              <w:instrText xml:space="preserve"> PAGEREF _Toc210224864 \h </w:instrText>
            </w:r>
            <w:r>
              <w:rPr>
                <w:noProof/>
                <w:webHidden/>
              </w:rPr>
            </w:r>
            <w:r>
              <w:rPr>
                <w:noProof/>
                <w:webHidden/>
              </w:rPr>
              <w:fldChar w:fldCharType="separate"/>
            </w:r>
            <w:r>
              <w:rPr>
                <w:noProof/>
                <w:webHidden/>
              </w:rPr>
              <w:t>23</w:t>
            </w:r>
            <w:r>
              <w:rPr>
                <w:noProof/>
                <w:webHidden/>
              </w:rPr>
              <w:fldChar w:fldCharType="end"/>
            </w:r>
          </w:hyperlink>
        </w:p>
        <w:p w14:paraId="29D56E16" w14:textId="475A4FEA"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5" w:history="1">
            <w:r w:rsidRPr="00A3073A">
              <w:rPr>
                <w:rStyle w:val="Hyperlink"/>
                <w:rFonts w:eastAsia="Times New Roman"/>
                <w:noProof/>
              </w:rPr>
              <w:t>Data Storage and Encryption</w:t>
            </w:r>
            <w:r>
              <w:rPr>
                <w:noProof/>
                <w:webHidden/>
              </w:rPr>
              <w:tab/>
            </w:r>
            <w:r>
              <w:rPr>
                <w:noProof/>
                <w:webHidden/>
              </w:rPr>
              <w:fldChar w:fldCharType="begin"/>
            </w:r>
            <w:r>
              <w:rPr>
                <w:noProof/>
                <w:webHidden/>
              </w:rPr>
              <w:instrText xml:space="preserve"> PAGEREF _Toc210224865 \h </w:instrText>
            </w:r>
            <w:r>
              <w:rPr>
                <w:noProof/>
                <w:webHidden/>
              </w:rPr>
            </w:r>
            <w:r>
              <w:rPr>
                <w:noProof/>
                <w:webHidden/>
              </w:rPr>
              <w:fldChar w:fldCharType="separate"/>
            </w:r>
            <w:r>
              <w:rPr>
                <w:noProof/>
                <w:webHidden/>
              </w:rPr>
              <w:t>23</w:t>
            </w:r>
            <w:r>
              <w:rPr>
                <w:noProof/>
                <w:webHidden/>
              </w:rPr>
              <w:fldChar w:fldCharType="end"/>
            </w:r>
          </w:hyperlink>
        </w:p>
        <w:p w14:paraId="7BED0127" w14:textId="3B75608A"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6" w:history="1">
            <w:r w:rsidRPr="00A3073A">
              <w:rPr>
                <w:rStyle w:val="Hyperlink"/>
                <w:rFonts w:eastAsia="Times New Roman"/>
                <w:noProof/>
              </w:rPr>
              <w:t>Data Indexing</w:t>
            </w:r>
            <w:r>
              <w:rPr>
                <w:noProof/>
                <w:webHidden/>
              </w:rPr>
              <w:tab/>
            </w:r>
            <w:r>
              <w:rPr>
                <w:noProof/>
                <w:webHidden/>
              </w:rPr>
              <w:fldChar w:fldCharType="begin"/>
            </w:r>
            <w:r>
              <w:rPr>
                <w:noProof/>
                <w:webHidden/>
              </w:rPr>
              <w:instrText xml:space="preserve"> PAGEREF _Toc210224866 \h </w:instrText>
            </w:r>
            <w:r>
              <w:rPr>
                <w:noProof/>
                <w:webHidden/>
              </w:rPr>
            </w:r>
            <w:r>
              <w:rPr>
                <w:noProof/>
                <w:webHidden/>
              </w:rPr>
              <w:fldChar w:fldCharType="separate"/>
            </w:r>
            <w:r>
              <w:rPr>
                <w:noProof/>
                <w:webHidden/>
              </w:rPr>
              <w:t>23</w:t>
            </w:r>
            <w:r>
              <w:rPr>
                <w:noProof/>
                <w:webHidden/>
              </w:rPr>
              <w:fldChar w:fldCharType="end"/>
            </w:r>
          </w:hyperlink>
        </w:p>
        <w:p w14:paraId="4E523A17" w14:textId="66925737" w:rsidR="00C94D51" w:rsidRDefault="00C94D51">
          <w:pPr>
            <w:pStyle w:val="TOC1"/>
            <w:tabs>
              <w:tab w:val="right" w:leader="dot" w:pos="9350"/>
            </w:tabs>
            <w:rPr>
              <w:rFonts w:cstheme="minorBidi"/>
              <w:b w:val="0"/>
              <w:bCs w:val="0"/>
              <w:i w:val="0"/>
              <w:iCs w:val="0"/>
              <w:noProof/>
              <w:kern w:val="2"/>
              <w14:ligatures w14:val="standardContextual"/>
            </w:rPr>
          </w:pPr>
          <w:hyperlink w:anchor="_Toc210224867" w:history="1">
            <w:r w:rsidRPr="00A3073A">
              <w:rPr>
                <w:rStyle w:val="Hyperlink"/>
                <w:rFonts w:eastAsia="Times New Roman"/>
                <w:noProof/>
              </w:rPr>
              <w:t>6. Pre-processing and Harmonisation of Health Data</w:t>
            </w:r>
            <w:r>
              <w:rPr>
                <w:noProof/>
                <w:webHidden/>
              </w:rPr>
              <w:tab/>
            </w:r>
            <w:r>
              <w:rPr>
                <w:noProof/>
                <w:webHidden/>
              </w:rPr>
              <w:fldChar w:fldCharType="begin"/>
            </w:r>
            <w:r>
              <w:rPr>
                <w:noProof/>
                <w:webHidden/>
              </w:rPr>
              <w:instrText xml:space="preserve"> PAGEREF _Toc210224867 \h </w:instrText>
            </w:r>
            <w:r>
              <w:rPr>
                <w:noProof/>
                <w:webHidden/>
              </w:rPr>
            </w:r>
            <w:r>
              <w:rPr>
                <w:noProof/>
                <w:webHidden/>
              </w:rPr>
              <w:fldChar w:fldCharType="separate"/>
            </w:r>
            <w:r>
              <w:rPr>
                <w:noProof/>
                <w:webHidden/>
              </w:rPr>
              <w:t>24</w:t>
            </w:r>
            <w:r>
              <w:rPr>
                <w:noProof/>
                <w:webHidden/>
              </w:rPr>
              <w:fldChar w:fldCharType="end"/>
            </w:r>
          </w:hyperlink>
        </w:p>
        <w:p w14:paraId="438B6709" w14:textId="117D5BA7"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8" w:history="1">
            <w:r w:rsidRPr="00A3073A">
              <w:rPr>
                <w:rStyle w:val="Hyperlink"/>
                <w:noProof/>
                <w:shd w:val="clear" w:color="auto" w:fill="FFFF00"/>
              </w:rPr>
              <w:t>6.1 Pre-processing</w:t>
            </w:r>
            <w:r>
              <w:rPr>
                <w:noProof/>
                <w:webHidden/>
              </w:rPr>
              <w:tab/>
            </w:r>
            <w:r>
              <w:rPr>
                <w:noProof/>
                <w:webHidden/>
              </w:rPr>
              <w:fldChar w:fldCharType="begin"/>
            </w:r>
            <w:r>
              <w:rPr>
                <w:noProof/>
                <w:webHidden/>
              </w:rPr>
              <w:instrText xml:space="preserve"> PAGEREF _Toc210224868 \h </w:instrText>
            </w:r>
            <w:r>
              <w:rPr>
                <w:noProof/>
                <w:webHidden/>
              </w:rPr>
            </w:r>
            <w:r>
              <w:rPr>
                <w:noProof/>
                <w:webHidden/>
              </w:rPr>
              <w:fldChar w:fldCharType="separate"/>
            </w:r>
            <w:r>
              <w:rPr>
                <w:noProof/>
                <w:webHidden/>
              </w:rPr>
              <w:t>24</w:t>
            </w:r>
            <w:r>
              <w:rPr>
                <w:noProof/>
                <w:webHidden/>
              </w:rPr>
              <w:fldChar w:fldCharType="end"/>
            </w:r>
          </w:hyperlink>
        </w:p>
        <w:p w14:paraId="55FCA693" w14:textId="3CCDAFD3"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69" w:history="1">
            <w:r w:rsidRPr="00A3073A">
              <w:rPr>
                <w:rStyle w:val="Hyperlink"/>
                <w:noProof/>
                <w:shd w:val="clear" w:color="auto" w:fill="FFFF00"/>
              </w:rPr>
              <w:t>6.2 Variable mapping</w:t>
            </w:r>
            <w:r>
              <w:rPr>
                <w:noProof/>
                <w:webHidden/>
              </w:rPr>
              <w:tab/>
            </w:r>
            <w:r>
              <w:rPr>
                <w:noProof/>
                <w:webHidden/>
              </w:rPr>
              <w:fldChar w:fldCharType="begin"/>
            </w:r>
            <w:r>
              <w:rPr>
                <w:noProof/>
                <w:webHidden/>
              </w:rPr>
              <w:instrText xml:space="preserve"> PAGEREF _Toc210224869 \h </w:instrText>
            </w:r>
            <w:r>
              <w:rPr>
                <w:noProof/>
                <w:webHidden/>
              </w:rPr>
            </w:r>
            <w:r>
              <w:rPr>
                <w:noProof/>
                <w:webHidden/>
              </w:rPr>
              <w:fldChar w:fldCharType="separate"/>
            </w:r>
            <w:r>
              <w:rPr>
                <w:noProof/>
                <w:webHidden/>
              </w:rPr>
              <w:t>24</w:t>
            </w:r>
            <w:r>
              <w:rPr>
                <w:noProof/>
                <w:webHidden/>
              </w:rPr>
              <w:fldChar w:fldCharType="end"/>
            </w:r>
          </w:hyperlink>
        </w:p>
        <w:p w14:paraId="588F3B3B" w14:textId="3930DBD5"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0" w:history="1">
            <w:r w:rsidRPr="00A3073A">
              <w:rPr>
                <w:rStyle w:val="Hyperlink"/>
                <w:noProof/>
                <w:shd w:val="clear" w:color="auto" w:fill="FFFF00"/>
              </w:rPr>
              <w:t>6.3 Mapping validation</w:t>
            </w:r>
            <w:r>
              <w:rPr>
                <w:noProof/>
                <w:webHidden/>
              </w:rPr>
              <w:tab/>
            </w:r>
            <w:r>
              <w:rPr>
                <w:noProof/>
                <w:webHidden/>
              </w:rPr>
              <w:fldChar w:fldCharType="begin"/>
            </w:r>
            <w:r>
              <w:rPr>
                <w:noProof/>
                <w:webHidden/>
              </w:rPr>
              <w:instrText xml:space="preserve"> PAGEREF _Toc210224870 \h </w:instrText>
            </w:r>
            <w:r>
              <w:rPr>
                <w:noProof/>
                <w:webHidden/>
              </w:rPr>
            </w:r>
            <w:r>
              <w:rPr>
                <w:noProof/>
                <w:webHidden/>
              </w:rPr>
              <w:fldChar w:fldCharType="separate"/>
            </w:r>
            <w:r>
              <w:rPr>
                <w:noProof/>
                <w:webHidden/>
              </w:rPr>
              <w:t>25</w:t>
            </w:r>
            <w:r>
              <w:rPr>
                <w:noProof/>
                <w:webHidden/>
              </w:rPr>
              <w:fldChar w:fldCharType="end"/>
            </w:r>
          </w:hyperlink>
        </w:p>
        <w:p w14:paraId="09E01A82" w14:textId="79F8A42C"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1" w:history="1">
            <w:r w:rsidRPr="00A3073A">
              <w:rPr>
                <w:rStyle w:val="Hyperlink"/>
                <w:noProof/>
                <w:shd w:val="clear" w:color="auto" w:fill="FFFF00"/>
              </w:rPr>
              <w:t>6.4 Database population</w:t>
            </w:r>
            <w:r>
              <w:rPr>
                <w:noProof/>
                <w:webHidden/>
              </w:rPr>
              <w:tab/>
            </w:r>
            <w:r>
              <w:rPr>
                <w:noProof/>
                <w:webHidden/>
              </w:rPr>
              <w:fldChar w:fldCharType="begin"/>
            </w:r>
            <w:r>
              <w:rPr>
                <w:noProof/>
                <w:webHidden/>
              </w:rPr>
              <w:instrText xml:space="preserve"> PAGEREF _Toc210224871 \h </w:instrText>
            </w:r>
            <w:r>
              <w:rPr>
                <w:noProof/>
                <w:webHidden/>
              </w:rPr>
            </w:r>
            <w:r>
              <w:rPr>
                <w:noProof/>
                <w:webHidden/>
              </w:rPr>
              <w:fldChar w:fldCharType="separate"/>
            </w:r>
            <w:r>
              <w:rPr>
                <w:noProof/>
                <w:webHidden/>
              </w:rPr>
              <w:t>26</w:t>
            </w:r>
            <w:r>
              <w:rPr>
                <w:noProof/>
                <w:webHidden/>
              </w:rPr>
              <w:fldChar w:fldCharType="end"/>
            </w:r>
          </w:hyperlink>
        </w:p>
        <w:p w14:paraId="7565990F" w14:textId="0B1A7EAC"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2" w:history="1">
            <w:r w:rsidRPr="00A3073A">
              <w:rPr>
                <w:rStyle w:val="Hyperlink"/>
                <w:noProof/>
                <w:shd w:val="clear" w:color="auto" w:fill="FFFF00"/>
              </w:rPr>
              <w:t>6.5 RP1/RP2 De-Identified Dataset Creation</w:t>
            </w:r>
            <w:r>
              <w:rPr>
                <w:noProof/>
                <w:webHidden/>
              </w:rPr>
              <w:tab/>
            </w:r>
            <w:r>
              <w:rPr>
                <w:noProof/>
                <w:webHidden/>
              </w:rPr>
              <w:fldChar w:fldCharType="begin"/>
            </w:r>
            <w:r>
              <w:rPr>
                <w:noProof/>
                <w:webHidden/>
              </w:rPr>
              <w:instrText xml:space="preserve"> PAGEREF _Toc210224872 \h </w:instrText>
            </w:r>
            <w:r>
              <w:rPr>
                <w:noProof/>
                <w:webHidden/>
              </w:rPr>
            </w:r>
            <w:r>
              <w:rPr>
                <w:noProof/>
                <w:webHidden/>
              </w:rPr>
              <w:fldChar w:fldCharType="separate"/>
            </w:r>
            <w:r>
              <w:rPr>
                <w:noProof/>
                <w:webHidden/>
              </w:rPr>
              <w:t>26</w:t>
            </w:r>
            <w:r>
              <w:rPr>
                <w:noProof/>
                <w:webHidden/>
              </w:rPr>
              <w:fldChar w:fldCharType="end"/>
            </w:r>
          </w:hyperlink>
        </w:p>
        <w:p w14:paraId="55ADB841" w14:textId="7576433D"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3" w:history="1">
            <w:r w:rsidRPr="00A3073A">
              <w:rPr>
                <w:rStyle w:val="Hyperlink"/>
                <w:rFonts w:eastAsia="Times New Roman"/>
                <w:noProof/>
              </w:rPr>
              <w:t>Codebook Remapping and Harmonization</w:t>
            </w:r>
            <w:r>
              <w:rPr>
                <w:noProof/>
                <w:webHidden/>
              </w:rPr>
              <w:tab/>
            </w:r>
            <w:r>
              <w:rPr>
                <w:noProof/>
                <w:webHidden/>
              </w:rPr>
              <w:fldChar w:fldCharType="begin"/>
            </w:r>
            <w:r>
              <w:rPr>
                <w:noProof/>
                <w:webHidden/>
              </w:rPr>
              <w:instrText xml:space="preserve"> PAGEREF _Toc210224873 \h </w:instrText>
            </w:r>
            <w:r>
              <w:rPr>
                <w:noProof/>
                <w:webHidden/>
              </w:rPr>
            </w:r>
            <w:r>
              <w:rPr>
                <w:noProof/>
                <w:webHidden/>
              </w:rPr>
              <w:fldChar w:fldCharType="separate"/>
            </w:r>
            <w:r>
              <w:rPr>
                <w:noProof/>
                <w:webHidden/>
              </w:rPr>
              <w:t>26</w:t>
            </w:r>
            <w:r>
              <w:rPr>
                <w:noProof/>
                <w:webHidden/>
              </w:rPr>
              <w:fldChar w:fldCharType="end"/>
            </w:r>
          </w:hyperlink>
        </w:p>
        <w:p w14:paraId="04826D5C" w14:textId="3DA50070" w:rsidR="00C94D51" w:rsidRDefault="00C94D51">
          <w:pPr>
            <w:pStyle w:val="TOC1"/>
            <w:tabs>
              <w:tab w:val="right" w:leader="dot" w:pos="9350"/>
            </w:tabs>
            <w:rPr>
              <w:rFonts w:cstheme="minorBidi"/>
              <w:b w:val="0"/>
              <w:bCs w:val="0"/>
              <w:i w:val="0"/>
              <w:iCs w:val="0"/>
              <w:noProof/>
              <w:kern w:val="2"/>
              <w14:ligatures w14:val="standardContextual"/>
            </w:rPr>
          </w:pPr>
          <w:hyperlink w:anchor="_Toc210224874" w:history="1">
            <w:r w:rsidRPr="00A3073A">
              <w:rPr>
                <w:rStyle w:val="Hyperlink"/>
                <w:noProof/>
                <w:shd w:val="clear" w:color="auto" w:fill="FFFF00"/>
              </w:rPr>
              <w:t>7. Integration and analysis interfaces</w:t>
            </w:r>
            <w:r>
              <w:rPr>
                <w:noProof/>
                <w:webHidden/>
              </w:rPr>
              <w:tab/>
            </w:r>
            <w:r>
              <w:rPr>
                <w:noProof/>
                <w:webHidden/>
              </w:rPr>
              <w:fldChar w:fldCharType="begin"/>
            </w:r>
            <w:r>
              <w:rPr>
                <w:noProof/>
                <w:webHidden/>
              </w:rPr>
              <w:instrText xml:space="preserve"> PAGEREF _Toc210224874 \h </w:instrText>
            </w:r>
            <w:r>
              <w:rPr>
                <w:noProof/>
                <w:webHidden/>
              </w:rPr>
            </w:r>
            <w:r>
              <w:rPr>
                <w:noProof/>
                <w:webHidden/>
              </w:rPr>
              <w:fldChar w:fldCharType="separate"/>
            </w:r>
            <w:r>
              <w:rPr>
                <w:noProof/>
                <w:webHidden/>
              </w:rPr>
              <w:t>27</w:t>
            </w:r>
            <w:r>
              <w:rPr>
                <w:noProof/>
                <w:webHidden/>
              </w:rPr>
              <w:fldChar w:fldCharType="end"/>
            </w:r>
          </w:hyperlink>
        </w:p>
        <w:p w14:paraId="1AAA0A70" w14:textId="11951132"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5" w:history="1">
            <w:r w:rsidRPr="00A3073A">
              <w:rPr>
                <w:rStyle w:val="Hyperlink"/>
                <w:noProof/>
                <w:shd w:val="clear" w:color="auto" w:fill="FFFF00"/>
              </w:rPr>
              <w:t>7.1 Integration of climate and socio-economic variables</w:t>
            </w:r>
            <w:r>
              <w:rPr>
                <w:noProof/>
                <w:webHidden/>
              </w:rPr>
              <w:tab/>
            </w:r>
            <w:r>
              <w:rPr>
                <w:noProof/>
                <w:webHidden/>
              </w:rPr>
              <w:fldChar w:fldCharType="begin"/>
            </w:r>
            <w:r>
              <w:rPr>
                <w:noProof/>
                <w:webHidden/>
              </w:rPr>
              <w:instrText xml:space="preserve"> PAGEREF _Toc210224875 \h </w:instrText>
            </w:r>
            <w:r>
              <w:rPr>
                <w:noProof/>
                <w:webHidden/>
              </w:rPr>
            </w:r>
            <w:r>
              <w:rPr>
                <w:noProof/>
                <w:webHidden/>
              </w:rPr>
              <w:fldChar w:fldCharType="separate"/>
            </w:r>
            <w:r>
              <w:rPr>
                <w:noProof/>
                <w:webHidden/>
              </w:rPr>
              <w:t>27</w:t>
            </w:r>
            <w:r>
              <w:rPr>
                <w:noProof/>
                <w:webHidden/>
              </w:rPr>
              <w:fldChar w:fldCharType="end"/>
            </w:r>
          </w:hyperlink>
        </w:p>
        <w:p w14:paraId="085F1E04" w14:textId="79925FAE"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6" w:history="1">
            <w:r w:rsidRPr="00A3073A">
              <w:rPr>
                <w:rStyle w:val="Hyperlink"/>
                <w:noProof/>
                <w:shd w:val="clear" w:color="auto" w:fill="FFFF00"/>
              </w:rPr>
              <w:t>7.2 Sourcing pre-processed data</w:t>
            </w:r>
            <w:r>
              <w:rPr>
                <w:noProof/>
                <w:webHidden/>
              </w:rPr>
              <w:tab/>
            </w:r>
            <w:r>
              <w:rPr>
                <w:noProof/>
                <w:webHidden/>
              </w:rPr>
              <w:fldChar w:fldCharType="begin"/>
            </w:r>
            <w:r>
              <w:rPr>
                <w:noProof/>
                <w:webHidden/>
              </w:rPr>
              <w:instrText xml:space="preserve"> PAGEREF _Toc210224876 \h </w:instrText>
            </w:r>
            <w:r>
              <w:rPr>
                <w:noProof/>
                <w:webHidden/>
              </w:rPr>
            </w:r>
            <w:r>
              <w:rPr>
                <w:noProof/>
                <w:webHidden/>
              </w:rPr>
              <w:fldChar w:fldCharType="separate"/>
            </w:r>
            <w:r>
              <w:rPr>
                <w:noProof/>
                <w:webHidden/>
              </w:rPr>
              <w:t>27</w:t>
            </w:r>
            <w:r>
              <w:rPr>
                <w:noProof/>
                <w:webHidden/>
              </w:rPr>
              <w:fldChar w:fldCharType="end"/>
            </w:r>
          </w:hyperlink>
        </w:p>
        <w:p w14:paraId="440F4330" w14:textId="29F6B4D8"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7" w:history="1">
            <w:r w:rsidRPr="00A3073A">
              <w:rPr>
                <w:rStyle w:val="Hyperlink"/>
                <w:noProof/>
                <w:shd w:val="clear" w:color="auto" w:fill="FFFF00"/>
              </w:rPr>
              <w:t>7.3 Automated data retrieval</w:t>
            </w:r>
            <w:r>
              <w:rPr>
                <w:noProof/>
                <w:webHidden/>
              </w:rPr>
              <w:tab/>
            </w:r>
            <w:r>
              <w:rPr>
                <w:noProof/>
                <w:webHidden/>
              </w:rPr>
              <w:fldChar w:fldCharType="begin"/>
            </w:r>
            <w:r>
              <w:rPr>
                <w:noProof/>
                <w:webHidden/>
              </w:rPr>
              <w:instrText xml:space="preserve"> PAGEREF _Toc210224877 \h </w:instrText>
            </w:r>
            <w:r>
              <w:rPr>
                <w:noProof/>
                <w:webHidden/>
              </w:rPr>
            </w:r>
            <w:r>
              <w:rPr>
                <w:noProof/>
                <w:webHidden/>
              </w:rPr>
              <w:fldChar w:fldCharType="separate"/>
            </w:r>
            <w:r>
              <w:rPr>
                <w:noProof/>
                <w:webHidden/>
              </w:rPr>
              <w:t>27</w:t>
            </w:r>
            <w:r>
              <w:rPr>
                <w:noProof/>
                <w:webHidden/>
              </w:rPr>
              <w:fldChar w:fldCharType="end"/>
            </w:r>
          </w:hyperlink>
        </w:p>
        <w:p w14:paraId="18916A12" w14:textId="0E850161"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8" w:history="1">
            <w:r w:rsidRPr="00A3073A">
              <w:rPr>
                <w:rStyle w:val="Hyperlink"/>
                <w:noProof/>
                <w:shd w:val="clear" w:color="auto" w:fill="FFFF00"/>
              </w:rPr>
              <w:t>7.4 Integration into broader dataset</w:t>
            </w:r>
            <w:r>
              <w:rPr>
                <w:noProof/>
                <w:webHidden/>
              </w:rPr>
              <w:tab/>
            </w:r>
            <w:r>
              <w:rPr>
                <w:noProof/>
                <w:webHidden/>
              </w:rPr>
              <w:fldChar w:fldCharType="begin"/>
            </w:r>
            <w:r>
              <w:rPr>
                <w:noProof/>
                <w:webHidden/>
              </w:rPr>
              <w:instrText xml:space="preserve"> PAGEREF _Toc210224878 \h </w:instrText>
            </w:r>
            <w:r>
              <w:rPr>
                <w:noProof/>
                <w:webHidden/>
              </w:rPr>
            </w:r>
            <w:r>
              <w:rPr>
                <w:noProof/>
                <w:webHidden/>
              </w:rPr>
              <w:fldChar w:fldCharType="separate"/>
            </w:r>
            <w:r>
              <w:rPr>
                <w:noProof/>
                <w:webHidden/>
              </w:rPr>
              <w:t>27</w:t>
            </w:r>
            <w:r>
              <w:rPr>
                <w:noProof/>
                <w:webHidden/>
              </w:rPr>
              <w:fldChar w:fldCharType="end"/>
            </w:r>
          </w:hyperlink>
        </w:p>
        <w:p w14:paraId="1D9F0204" w14:textId="5841FA94"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79" w:history="1">
            <w:r w:rsidRPr="00A3073A">
              <w:rPr>
                <w:rStyle w:val="Hyperlink"/>
                <w:noProof/>
                <w:shd w:val="clear" w:color="auto" w:fill="FFFF00"/>
              </w:rPr>
              <w:t>7.5 Collaboration with CSAG/UCT</w:t>
            </w:r>
            <w:r>
              <w:rPr>
                <w:noProof/>
                <w:webHidden/>
              </w:rPr>
              <w:tab/>
            </w:r>
            <w:r>
              <w:rPr>
                <w:noProof/>
                <w:webHidden/>
              </w:rPr>
              <w:fldChar w:fldCharType="begin"/>
            </w:r>
            <w:r>
              <w:rPr>
                <w:noProof/>
                <w:webHidden/>
              </w:rPr>
              <w:instrText xml:space="preserve"> PAGEREF _Toc210224879 \h </w:instrText>
            </w:r>
            <w:r>
              <w:rPr>
                <w:noProof/>
                <w:webHidden/>
              </w:rPr>
            </w:r>
            <w:r>
              <w:rPr>
                <w:noProof/>
                <w:webHidden/>
              </w:rPr>
              <w:fldChar w:fldCharType="separate"/>
            </w:r>
            <w:r>
              <w:rPr>
                <w:noProof/>
                <w:webHidden/>
              </w:rPr>
              <w:t>28</w:t>
            </w:r>
            <w:r>
              <w:rPr>
                <w:noProof/>
                <w:webHidden/>
              </w:rPr>
              <w:fldChar w:fldCharType="end"/>
            </w:r>
          </w:hyperlink>
        </w:p>
        <w:p w14:paraId="781D263F" w14:textId="3499BAB3"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0" w:history="1">
            <w:r w:rsidRPr="00A3073A">
              <w:rPr>
                <w:rStyle w:val="Hyperlink"/>
                <w:noProof/>
                <w:shd w:val="clear" w:color="auto" w:fill="FFFF00"/>
              </w:rPr>
              <w:t>7.6 Alignment with analysis objectives</w:t>
            </w:r>
            <w:r>
              <w:rPr>
                <w:noProof/>
                <w:webHidden/>
              </w:rPr>
              <w:tab/>
            </w:r>
            <w:r>
              <w:rPr>
                <w:noProof/>
                <w:webHidden/>
              </w:rPr>
              <w:fldChar w:fldCharType="begin"/>
            </w:r>
            <w:r>
              <w:rPr>
                <w:noProof/>
                <w:webHidden/>
              </w:rPr>
              <w:instrText xml:space="preserve"> PAGEREF _Toc210224880 \h </w:instrText>
            </w:r>
            <w:r>
              <w:rPr>
                <w:noProof/>
                <w:webHidden/>
              </w:rPr>
            </w:r>
            <w:r>
              <w:rPr>
                <w:noProof/>
                <w:webHidden/>
              </w:rPr>
              <w:fldChar w:fldCharType="separate"/>
            </w:r>
            <w:r>
              <w:rPr>
                <w:noProof/>
                <w:webHidden/>
              </w:rPr>
              <w:t>28</w:t>
            </w:r>
            <w:r>
              <w:rPr>
                <w:noProof/>
                <w:webHidden/>
              </w:rPr>
              <w:fldChar w:fldCharType="end"/>
            </w:r>
          </w:hyperlink>
        </w:p>
        <w:p w14:paraId="11513414" w14:textId="6E3E4FA5" w:rsidR="00C94D51" w:rsidRDefault="00C94D51">
          <w:pPr>
            <w:pStyle w:val="TOC1"/>
            <w:tabs>
              <w:tab w:val="right" w:leader="dot" w:pos="9350"/>
            </w:tabs>
            <w:rPr>
              <w:rFonts w:cstheme="minorBidi"/>
              <w:b w:val="0"/>
              <w:bCs w:val="0"/>
              <w:i w:val="0"/>
              <w:iCs w:val="0"/>
              <w:noProof/>
              <w:kern w:val="2"/>
              <w14:ligatures w14:val="standardContextual"/>
            </w:rPr>
          </w:pPr>
          <w:hyperlink w:anchor="_Toc210224881" w:history="1">
            <w:r w:rsidRPr="00A3073A">
              <w:rPr>
                <w:rStyle w:val="Hyperlink"/>
                <w:rFonts w:eastAsia="Times New Roman"/>
                <w:noProof/>
              </w:rPr>
              <w:t>8. Data Analysis Platforms</w:t>
            </w:r>
            <w:r>
              <w:rPr>
                <w:noProof/>
                <w:webHidden/>
              </w:rPr>
              <w:tab/>
            </w:r>
            <w:r>
              <w:rPr>
                <w:noProof/>
                <w:webHidden/>
              </w:rPr>
              <w:fldChar w:fldCharType="begin"/>
            </w:r>
            <w:r>
              <w:rPr>
                <w:noProof/>
                <w:webHidden/>
              </w:rPr>
              <w:instrText xml:space="preserve"> PAGEREF _Toc210224881 \h </w:instrText>
            </w:r>
            <w:r>
              <w:rPr>
                <w:noProof/>
                <w:webHidden/>
              </w:rPr>
            </w:r>
            <w:r>
              <w:rPr>
                <w:noProof/>
                <w:webHidden/>
              </w:rPr>
              <w:fldChar w:fldCharType="separate"/>
            </w:r>
            <w:r>
              <w:rPr>
                <w:noProof/>
                <w:webHidden/>
              </w:rPr>
              <w:t>28</w:t>
            </w:r>
            <w:r>
              <w:rPr>
                <w:noProof/>
                <w:webHidden/>
              </w:rPr>
              <w:fldChar w:fldCharType="end"/>
            </w:r>
          </w:hyperlink>
        </w:p>
        <w:p w14:paraId="73479A09" w14:textId="0E8899E3" w:rsidR="00C94D51" w:rsidRDefault="00C94D51">
          <w:pPr>
            <w:pStyle w:val="TOC1"/>
            <w:tabs>
              <w:tab w:val="right" w:leader="dot" w:pos="9350"/>
            </w:tabs>
            <w:rPr>
              <w:rFonts w:cstheme="minorBidi"/>
              <w:b w:val="0"/>
              <w:bCs w:val="0"/>
              <w:i w:val="0"/>
              <w:iCs w:val="0"/>
              <w:noProof/>
              <w:kern w:val="2"/>
              <w14:ligatures w14:val="standardContextual"/>
            </w:rPr>
          </w:pPr>
          <w:hyperlink w:anchor="_Toc210224882" w:history="1">
            <w:r w:rsidRPr="00A3073A">
              <w:rPr>
                <w:rStyle w:val="Hyperlink"/>
                <w:rFonts w:eastAsia="Times New Roman"/>
                <w:noProof/>
              </w:rPr>
              <w:t>9. De-identification</w:t>
            </w:r>
            <w:r>
              <w:rPr>
                <w:noProof/>
                <w:webHidden/>
              </w:rPr>
              <w:tab/>
            </w:r>
            <w:r>
              <w:rPr>
                <w:noProof/>
                <w:webHidden/>
              </w:rPr>
              <w:fldChar w:fldCharType="begin"/>
            </w:r>
            <w:r>
              <w:rPr>
                <w:noProof/>
                <w:webHidden/>
              </w:rPr>
              <w:instrText xml:space="preserve"> PAGEREF _Toc210224882 \h </w:instrText>
            </w:r>
            <w:r>
              <w:rPr>
                <w:noProof/>
                <w:webHidden/>
              </w:rPr>
            </w:r>
            <w:r>
              <w:rPr>
                <w:noProof/>
                <w:webHidden/>
              </w:rPr>
              <w:fldChar w:fldCharType="separate"/>
            </w:r>
            <w:r>
              <w:rPr>
                <w:noProof/>
                <w:webHidden/>
              </w:rPr>
              <w:t>29</w:t>
            </w:r>
            <w:r>
              <w:rPr>
                <w:noProof/>
                <w:webHidden/>
              </w:rPr>
              <w:fldChar w:fldCharType="end"/>
            </w:r>
          </w:hyperlink>
        </w:p>
        <w:p w14:paraId="1CED4302" w14:textId="527D3740"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3" w:history="1">
            <w:r w:rsidRPr="00A3073A">
              <w:rPr>
                <w:rStyle w:val="Hyperlink"/>
                <w:noProof/>
                <w:shd w:val="clear" w:color="auto" w:fill="FFFF00"/>
              </w:rPr>
              <w:t>9.1 Safe Harbour and/or expert determination</w:t>
            </w:r>
            <w:r>
              <w:rPr>
                <w:noProof/>
                <w:webHidden/>
              </w:rPr>
              <w:tab/>
            </w:r>
            <w:r>
              <w:rPr>
                <w:noProof/>
                <w:webHidden/>
              </w:rPr>
              <w:fldChar w:fldCharType="begin"/>
            </w:r>
            <w:r>
              <w:rPr>
                <w:noProof/>
                <w:webHidden/>
              </w:rPr>
              <w:instrText xml:space="preserve"> PAGEREF _Toc210224883 \h </w:instrText>
            </w:r>
            <w:r>
              <w:rPr>
                <w:noProof/>
                <w:webHidden/>
              </w:rPr>
            </w:r>
            <w:r>
              <w:rPr>
                <w:noProof/>
                <w:webHidden/>
              </w:rPr>
              <w:fldChar w:fldCharType="separate"/>
            </w:r>
            <w:r>
              <w:rPr>
                <w:noProof/>
                <w:webHidden/>
              </w:rPr>
              <w:t>29</w:t>
            </w:r>
            <w:r>
              <w:rPr>
                <w:noProof/>
                <w:webHidden/>
              </w:rPr>
              <w:fldChar w:fldCharType="end"/>
            </w:r>
          </w:hyperlink>
        </w:p>
        <w:p w14:paraId="5530613E" w14:textId="05C8E174"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4" w:history="1">
            <w:r w:rsidRPr="00A3073A">
              <w:rPr>
                <w:rStyle w:val="Hyperlink"/>
                <w:noProof/>
                <w:shd w:val="clear" w:color="auto" w:fill="FFFF00"/>
              </w:rPr>
              <w:t>9.2 Geographic aggregation</w:t>
            </w:r>
            <w:r>
              <w:rPr>
                <w:noProof/>
                <w:webHidden/>
              </w:rPr>
              <w:tab/>
            </w:r>
            <w:r>
              <w:rPr>
                <w:noProof/>
                <w:webHidden/>
              </w:rPr>
              <w:fldChar w:fldCharType="begin"/>
            </w:r>
            <w:r>
              <w:rPr>
                <w:noProof/>
                <w:webHidden/>
              </w:rPr>
              <w:instrText xml:space="preserve"> PAGEREF _Toc210224884 \h </w:instrText>
            </w:r>
            <w:r>
              <w:rPr>
                <w:noProof/>
                <w:webHidden/>
              </w:rPr>
            </w:r>
            <w:r>
              <w:rPr>
                <w:noProof/>
                <w:webHidden/>
              </w:rPr>
              <w:fldChar w:fldCharType="separate"/>
            </w:r>
            <w:r>
              <w:rPr>
                <w:noProof/>
                <w:webHidden/>
              </w:rPr>
              <w:t>30</w:t>
            </w:r>
            <w:r>
              <w:rPr>
                <w:noProof/>
                <w:webHidden/>
              </w:rPr>
              <w:fldChar w:fldCharType="end"/>
            </w:r>
          </w:hyperlink>
        </w:p>
        <w:p w14:paraId="3C0F663C" w14:textId="24FFDDD2"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5" w:history="1">
            <w:r w:rsidRPr="00A3073A">
              <w:rPr>
                <w:rStyle w:val="Hyperlink"/>
                <w:noProof/>
                <w:shd w:val="clear" w:color="auto" w:fill="FFFF00"/>
              </w:rPr>
              <w:t>9.3 Location jittering</w:t>
            </w:r>
            <w:r>
              <w:rPr>
                <w:noProof/>
                <w:webHidden/>
              </w:rPr>
              <w:tab/>
            </w:r>
            <w:r>
              <w:rPr>
                <w:noProof/>
                <w:webHidden/>
              </w:rPr>
              <w:fldChar w:fldCharType="begin"/>
            </w:r>
            <w:r>
              <w:rPr>
                <w:noProof/>
                <w:webHidden/>
              </w:rPr>
              <w:instrText xml:space="preserve"> PAGEREF _Toc210224885 \h </w:instrText>
            </w:r>
            <w:r>
              <w:rPr>
                <w:noProof/>
                <w:webHidden/>
              </w:rPr>
            </w:r>
            <w:r>
              <w:rPr>
                <w:noProof/>
                <w:webHidden/>
              </w:rPr>
              <w:fldChar w:fldCharType="separate"/>
            </w:r>
            <w:r>
              <w:rPr>
                <w:noProof/>
                <w:webHidden/>
              </w:rPr>
              <w:t>30</w:t>
            </w:r>
            <w:r>
              <w:rPr>
                <w:noProof/>
                <w:webHidden/>
              </w:rPr>
              <w:fldChar w:fldCharType="end"/>
            </w:r>
          </w:hyperlink>
        </w:p>
        <w:p w14:paraId="35D1D60D" w14:textId="62570A53"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6" w:history="1">
            <w:r w:rsidRPr="00A3073A">
              <w:rPr>
                <w:rStyle w:val="Hyperlink"/>
                <w:noProof/>
                <w:shd w:val="clear" w:color="auto" w:fill="FFFF00"/>
              </w:rPr>
              <w:t>9.4 Expert review and risk assessment</w:t>
            </w:r>
            <w:r>
              <w:rPr>
                <w:noProof/>
                <w:webHidden/>
              </w:rPr>
              <w:tab/>
            </w:r>
            <w:r>
              <w:rPr>
                <w:noProof/>
                <w:webHidden/>
              </w:rPr>
              <w:fldChar w:fldCharType="begin"/>
            </w:r>
            <w:r>
              <w:rPr>
                <w:noProof/>
                <w:webHidden/>
              </w:rPr>
              <w:instrText xml:space="preserve"> PAGEREF _Toc210224886 \h </w:instrText>
            </w:r>
            <w:r>
              <w:rPr>
                <w:noProof/>
                <w:webHidden/>
              </w:rPr>
            </w:r>
            <w:r>
              <w:rPr>
                <w:noProof/>
                <w:webHidden/>
              </w:rPr>
              <w:fldChar w:fldCharType="separate"/>
            </w:r>
            <w:r>
              <w:rPr>
                <w:noProof/>
                <w:webHidden/>
              </w:rPr>
              <w:t>31</w:t>
            </w:r>
            <w:r>
              <w:rPr>
                <w:noProof/>
                <w:webHidden/>
              </w:rPr>
              <w:fldChar w:fldCharType="end"/>
            </w:r>
          </w:hyperlink>
        </w:p>
        <w:p w14:paraId="4E0D8AC9" w14:textId="26A8B624" w:rsidR="00C94D51" w:rsidRDefault="00C94D51">
          <w:pPr>
            <w:pStyle w:val="TOC1"/>
            <w:tabs>
              <w:tab w:val="right" w:leader="dot" w:pos="9350"/>
            </w:tabs>
            <w:rPr>
              <w:rFonts w:cstheme="minorBidi"/>
              <w:b w:val="0"/>
              <w:bCs w:val="0"/>
              <w:i w:val="0"/>
              <w:iCs w:val="0"/>
              <w:noProof/>
              <w:kern w:val="2"/>
              <w14:ligatures w14:val="standardContextual"/>
            </w:rPr>
          </w:pPr>
          <w:hyperlink w:anchor="_Toc210224887" w:history="1">
            <w:r w:rsidRPr="00A3073A">
              <w:rPr>
                <w:rStyle w:val="Hyperlink"/>
                <w:rFonts w:eastAsia="Times New Roman"/>
                <w:noProof/>
              </w:rPr>
              <w:t>10. Data Sharing and Open Access</w:t>
            </w:r>
            <w:r>
              <w:rPr>
                <w:noProof/>
                <w:webHidden/>
              </w:rPr>
              <w:tab/>
            </w:r>
            <w:r>
              <w:rPr>
                <w:noProof/>
                <w:webHidden/>
              </w:rPr>
              <w:fldChar w:fldCharType="begin"/>
            </w:r>
            <w:r>
              <w:rPr>
                <w:noProof/>
                <w:webHidden/>
              </w:rPr>
              <w:instrText xml:space="preserve"> PAGEREF _Toc210224887 \h </w:instrText>
            </w:r>
            <w:r>
              <w:rPr>
                <w:noProof/>
                <w:webHidden/>
              </w:rPr>
            </w:r>
            <w:r>
              <w:rPr>
                <w:noProof/>
                <w:webHidden/>
              </w:rPr>
              <w:fldChar w:fldCharType="separate"/>
            </w:r>
            <w:r>
              <w:rPr>
                <w:noProof/>
                <w:webHidden/>
              </w:rPr>
              <w:t>32</w:t>
            </w:r>
            <w:r>
              <w:rPr>
                <w:noProof/>
                <w:webHidden/>
              </w:rPr>
              <w:fldChar w:fldCharType="end"/>
            </w:r>
          </w:hyperlink>
        </w:p>
        <w:p w14:paraId="78922798" w14:textId="5594FAAD"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8" w:history="1">
            <w:r w:rsidRPr="00A3073A">
              <w:rPr>
                <w:rStyle w:val="Hyperlink"/>
                <w:noProof/>
                <w:shd w:val="clear" w:color="auto" w:fill="FFFF00"/>
              </w:rPr>
              <w:t>10.1 Restrictions to Data Sharing</w:t>
            </w:r>
            <w:r>
              <w:rPr>
                <w:noProof/>
                <w:webHidden/>
              </w:rPr>
              <w:tab/>
            </w:r>
            <w:r>
              <w:rPr>
                <w:noProof/>
                <w:webHidden/>
              </w:rPr>
              <w:fldChar w:fldCharType="begin"/>
            </w:r>
            <w:r>
              <w:rPr>
                <w:noProof/>
                <w:webHidden/>
              </w:rPr>
              <w:instrText xml:space="preserve"> PAGEREF _Toc210224888 \h </w:instrText>
            </w:r>
            <w:r>
              <w:rPr>
                <w:noProof/>
                <w:webHidden/>
              </w:rPr>
            </w:r>
            <w:r>
              <w:rPr>
                <w:noProof/>
                <w:webHidden/>
              </w:rPr>
              <w:fldChar w:fldCharType="separate"/>
            </w:r>
            <w:r>
              <w:rPr>
                <w:noProof/>
                <w:webHidden/>
              </w:rPr>
              <w:t>32</w:t>
            </w:r>
            <w:r>
              <w:rPr>
                <w:noProof/>
                <w:webHidden/>
              </w:rPr>
              <w:fldChar w:fldCharType="end"/>
            </w:r>
          </w:hyperlink>
        </w:p>
        <w:p w14:paraId="1A05E59C" w14:textId="6F98792F"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89" w:history="1">
            <w:r w:rsidRPr="00A3073A">
              <w:rPr>
                <w:rStyle w:val="Hyperlink"/>
                <w:noProof/>
                <w:shd w:val="clear" w:color="auto" w:fill="FFFF00"/>
              </w:rPr>
              <w:t>10.2 Discoverability</w:t>
            </w:r>
            <w:r>
              <w:rPr>
                <w:noProof/>
                <w:webHidden/>
              </w:rPr>
              <w:tab/>
            </w:r>
            <w:r>
              <w:rPr>
                <w:noProof/>
                <w:webHidden/>
              </w:rPr>
              <w:fldChar w:fldCharType="begin"/>
            </w:r>
            <w:r>
              <w:rPr>
                <w:noProof/>
                <w:webHidden/>
              </w:rPr>
              <w:instrText xml:space="preserve"> PAGEREF _Toc210224889 \h </w:instrText>
            </w:r>
            <w:r>
              <w:rPr>
                <w:noProof/>
                <w:webHidden/>
              </w:rPr>
            </w:r>
            <w:r>
              <w:rPr>
                <w:noProof/>
                <w:webHidden/>
              </w:rPr>
              <w:fldChar w:fldCharType="separate"/>
            </w:r>
            <w:r>
              <w:rPr>
                <w:noProof/>
                <w:webHidden/>
              </w:rPr>
              <w:t>32</w:t>
            </w:r>
            <w:r>
              <w:rPr>
                <w:noProof/>
                <w:webHidden/>
              </w:rPr>
              <w:fldChar w:fldCharType="end"/>
            </w:r>
          </w:hyperlink>
        </w:p>
        <w:p w14:paraId="6F466105" w14:textId="5E4A80CA"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0" w:history="1">
            <w:r w:rsidRPr="00A3073A">
              <w:rPr>
                <w:rStyle w:val="Hyperlink"/>
                <w:noProof/>
                <w:shd w:val="clear" w:color="auto" w:fill="FFFF00"/>
              </w:rPr>
              <w:t>10.3 Levels of Data Access</w:t>
            </w:r>
            <w:r>
              <w:rPr>
                <w:noProof/>
                <w:webHidden/>
              </w:rPr>
              <w:tab/>
            </w:r>
            <w:r>
              <w:rPr>
                <w:noProof/>
                <w:webHidden/>
              </w:rPr>
              <w:fldChar w:fldCharType="begin"/>
            </w:r>
            <w:r>
              <w:rPr>
                <w:noProof/>
                <w:webHidden/>
              </w:rPr>
              <w:instrText xml:space="preserve"> PAGEREF _Toc210224890 \h </w:instrText>
            </w:r>
            <w:r>
              <w:rPr>
                <w:noProof/>
                <w:webHidden/>
              </w:rPr>
            </w:r>
            <w:r>
              <w:rPr>
                <w:noProof/>
                <w:webHidden/>
              </w:rPr>
              <w:fldChar w:fldCharType="separate"/>
            </w:r>
            <w:r>
              <w:rPr>
                <w:noProof/>
                <w:webHidden/>
              </w:rPr>
              <w:t>33</w:t>
            </w:r>
            <w:r>
              <w:rPr>
                <w:noProof/>
                <w:webHidden/>
              </w:rPr>
              <w:fldChar w:fldCharType="end"/>
            </w:r>
          </w:hyperlink>
        </w:p>
        <w:p w14:paraId="7A04E45D" w14:textId="6932C10F"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1" w:history="1">
            <w:r w:rsidRPr="00A3073A">
              <w:rPr>
                <w:rStyle w:val="Hyperlink"/>
                <w:noProof/>
                <w:shd w:val="clear" w:color="auto" w:fill="FFFF00"/>
              </w:rPr>
              <w:t>10.4 Procedure for Making RP1/RP2 De-identified Data Available to Bona Fide Researchers</w:t>
            </w:r>
            <w:r>
              <w:rPr>
                <w:noProof/>
                <w:webHidden/>
              </w:rPr>
              <w:tab/>
            </w:r>
            <w:r>
              <w:rPr>
                <w:noProof/>
                <w:webHidden/>
              </w:rPr>
              <w:fldChar w:fldCharType="begin"/>
            </w:r>
            <w:r>
              <w:rPr>
                <w:noProof/>
                <w:webHidden/>
              </w:rPr>
              <w:instrText xml:space="preserve"> PAGEREF _Toc210224891 \h </w:instrText>
            </w:r>
            <w:r>
              <w:rPr>
                <w:noProof/>
                <w:webHidden/>
              </w:rPr>
            </w:r>
            <w:r>
              <w:rPr>
                <w:noProof/>
                <w:webHidden/>
              </w:rPr>
              <w:fldChar w:fldCharType="separate"/>
            </w:r>
            <w:r>
              <w:rPr>
                <w:noProof/>
                <w:webHidden/>
              </w:rPr>
              <w:t>33</w:t>
            </w:r>
            <w:r>
              <w:rPr>
                <w:noProof/>
                <w:webHidden/>
              </w:rPr>
              <w:fldChar w:fldCharType="end"/>
            </w:r>
          </w:hyperlink>
        </w:p>
        <w:p w14:paraId="28B9C50A" w14:textId="3FD9ACF3"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2" w:history="1">
            <w:r w:rsidRPr="00A3073A">
              <w:rPr>
                <w:rStyle w:val="Hyperlink"/>
                <w:rFonts w:eastAsia="Times New Roman"/>
                <w:noProof/>
              </w:rPr>
              <w:t>Data Management, Documentation and Curation</w:t>
            </w:r>
            <w:r>
              <w:rPr>
                <w:noProof/>
                <w:webHidden/>
              </w:rPr>
              <w:tab/>
            </w:r>
            <w:r>
              <w:rPr>
                <w:noProof/>
                <w:webHidden/>
              </w:rPr>
              <w:fldChar w:fldCharType="begin"/>
            </w:r>
            <w:r>
              <w:rPr>
                <w:noProof/>
                <w:webHidden/>
              </w:rPr>
              <w:instrText xml:space="preserve"> PAGEREF _Toc210224892 \h </w:instrText>
            </w:r>
            <w:r>
              <w:rPr>
                <w:noProof/>
                <w:webHidden/>
              </w:rPr>
            </w:r>
            <w:r>
              <w:rPr>
                <w:noProof/>
                <w:webHidden/>
              </w:rPr>
              <w:fldChar w:fldCharType="separate"/>
            </w:r>
            <w:r>
              <w:rPr>
                <w:noProof/>
                <w:webHidden/>
              </w:rPr>
              <w:t>35</w:t>
            </w:r>
            <w:r>
              <w:rPr>
                <w:noProof/>
                <w:webHidden/>
              </w:rPr>
              <w:fldChar w:fldCharType="end"/>
            </w:r>
          </w:hyperlink>
        </w:p>
        <w:p w14:paraId="79C8D0D8" w14:textId="74552331" w:rsidR="00C94D51" w:rsidRDefault="00C94D51">
          <w:pPr>
            <w:pStyle w:val="TOC1"/>
            <w:tabs>
              <w:tab w:val="right" w:leader="dot" w:pos="9350"/>
            </w:tabs>
            <w:rPr>
              <w:rFonts w:cstheme="minorBidi"/>
              <w:b w:val="0"/>
              <w:bCs w:val="0"/>
              <w:i w:val="0"/>
              <w:iCs w:val="0"/>
              <w:noProof/>
              <w:kern w:val="2"/>
              <w14:ligatures w14:val="standardContextual"/>
            </w:rPr>
          </w:pPr>
          <w:hyperlink w:anchor="_Toc210224893" w:history="1">
            <w:r w:rsidRPr="00A3073A">
              <w:rPr>
                <w:rStyle w:val="Hyperlink"/>
                <w:rFonts w:eastAsia="Times New Roman"/>
                <w:noProof/>
              </w:rPr>
              <w:t>11. POPIA Compliance and Protection of Personal Information</w:t>
            </w:r>
            <w:r>
              <w:rPr>
                <w:noProof/>
                <w:webHidden/>
              </w:rPr>
              <w:tab/>
            </w:r>
            <w:r>
              <w:rPr>
                <w:noProof/>
                <w:webHidden/>
              </w:rPr>
              <w:fldChar w:fldCharType="begin"/>
            </w:r>
            <w:r>
              <w:rPr>
                <w:noProof/>
                <w:webHidden/>
              </w:rPr>
              <w:instrText xml:space="preserve"> PAGEREF _Toc210224893 \h </w:instrText>
            </w:r>
            <w:r>
              <w:rPr>
                <w:noProof/>
                <w:webHidden/>
              </w:rPr>
            </w:r>
            <w:r>
              <w:rPr>
                <w:noProof/>
                <w:webHidden/>
              </w:rPr>
              <w:fldChar w:fldCharType="separate"/>
            </w:r>
            <w:r>
              <w:rPr>
                <w:noProof/>
                <w:webHidden/>
              </w:rPr>
              <w:t>35</w:t>
            </w:r>
            <w:r>
              <w:rPr>
                <w:noProof/>
                <w:webHidden/>
              </w:rPr>
              <w:fldChar w:fldCharType="end"/>
            </w:r>
          </w:hyperlink>
        </w:p>
        <w:p w14:paraId="2800E1DC" w14:textId="42114F10"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4" w:history="1">
            <w:r w:rsidRPr="00A3073A">
              <w:rPr>
                <w:rStyle w:val="Hyperlink"/>
                <w:rFonts w:eastAsia="Times New Roman"/>
                <w:noProof/>
              </w:rPr>
              <w:t>Data Encryption</w:t>
            </w:r>
            <w:r>
              <w:rPr>
                <w:noProof/>
                <w:webHidden/>
              </w:rPr>
              <w:tab/>
            </w:r>
            <w:r>
              <w:rPr>
                <w:noProof/>
                <w:webHidden/>
              </w:rPr>
              <w:fldChar w:fldCharType="begin"/>
            </w:r>
            <w:r>
              <w:rPr>
                <w:noProof/>
                <w:webHidden/>
              </w:rPr>
              <w:instrText xml:space="preserve"> PAGEREF _Toc210224894 \h </w:instrText>
            </w:r>
            <w:r>
              <w:rPr>
                <w:noProof/>
                <w:webHidden/>
              </w:rPr>
            </w:r>
            <w:r>
              <w:rPr>
                <w:noProof/>
                <w:webHidden/>
              </w:rPr>
              <w:fldChar w:fldCharType="separate"/>
            </w:r>
            <w:r>
              <w:rPr>
                <w:noProof/>
                <w:webHidden/>
              </w:rPr>
              <w:t>36</w:t>
            </w:r>
            <w:r>
              <w:rPr>
                <w:noProof/>
                <w:webHidden/>
              </w:rPr>
              <w:fldChar w:fldCharType="end"/>
            </w:r>
          </w:hyperlink>
        </w:p>
        <w:p w14:paraId="44E58445" w14:textId="4B24AB9B"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5" w:history="1">
            <w:r w:rsidRPr="00A3073A">
              <w:rPr>
                <w:rStyle w:val="Hyperlink"/>
                <w:rFonts w:eastAsia="Times New Roman"/>
                <w:noProof/>
              </w:rPr>
              <w:t>Storage Isolation</w:t>
            </w:r>
            <w:r>
              <w:rPr>
                <w:noProof/>
                <w:webHidden/>
              </w:rPr>
              <w:tab/>
            </w:r>
            <w:r>
              <w:rPr>
                <w:noProof/>
                <w:webHidden/>
              </w:rPr>
              <w:fldChar w:fldCharType="begin"/>
            </w:r>
            <w:r>
              <w:rPr>
                <w:noProof/>
                <w:webHidden/>
              </w:rPr>
              <w:instrText xml:space="preserve"> PAGEREF _Toc210224895 \h </w:instrText>
            </w:r>
            <w:r>
              <w:rPr>
                <w:noProof/>
                <w:webHidden/>
              </w:rPr>
            </w:r>
            <w:r>
              <w:rPr>
                <w:noProof/>
                <w:webHidden/>
              </w:rPr>
              <w:fldChar w:fldCharType="separate"/>
            </w:r>
            <w:r>
              <w:rPr>
                <w:noProof/>
                <w:webHidden/>
              </w:rPr>
              <w:t>36</w:t>
            </w:r>
            <w:r>
              <w:rPr>
                <w:noProof/>
                <w:webHidden/>
              </w:rPr>
              <w:fldChar w:fldCharType="end"/>
            </w:r>
          </w:hyperlink>
        </w:p>
        <w:p w14:paraId="3410329E" w14:textId="78EA0D94"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6" w:history="1">
            <w:r w:rsidRPr="00A3073A">
              <w:rPr>
                <w:rStyle w:val="Hyperlink"/>
                <w:rFonts w:eastAsia="Times New Roman"/>
                <w:noProof/>
              </w:rPr>
              <w:t>Network Firewall and Virtual Private Network</w:t>
            </w:r>
            <w:r>
              <w:rPr>
                <w:noProof/>
                <w:webHidden/>
              </w:rPr>
              <w:tab/>
            </w:r>
            <w:r>
              <w:rPr>
                <w:noProof/>
                <w:webHidden/>
              </w:rPr>
              <w:fldChar w:fldCharType="begin"/>
            </w:r>
            <w:r>
              <w:rPr>
                <w:noProof/>
                <w:webHidden/>
              </w:rPr>
              <w:instrText xml:space="preserve"> PAGEREF _Toc210224896 \h </w:instrText>
            </w:r>
            <w:r>
              <w:rPr>
                <w:noProof/>
                <w:webHidden/>
              </w:rPr>
            </w:r>
            <w:r>
              <w:rPr>
                <w:noProof/>
                <w:webHidden/>
              </w:rPr>
              <w:fldChar w:fldCharType="separate"/>
            </w:r>
            <w:r>
              <w:rPr>
                <w:noProof/>
                <w:webHidden/>
              </w:rPr>
              <w:t>36</w:t>
            </w:r>
            <w:r>
              <w:rPr>
                <w:noProof/>
                <w:webHidden/>
              </w:rPr>
              <w:fldChar w:fldCharType="end"/>
            </w:r>
          </w:hyperlink>
        </w:p>
        <w:p w14:paraId="6C72B249" w14:textId="1B86668E"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7" w:history="1">
            <w:r w:rsidRPr="00A3073A">
              <w:rPr>
                <w:rStyle w:val="Hyperlink"/>
                <w:rFonts w:eastAsia="Times New Roman"/>
                <w:noProof/>
              </w:rPr>
              <w:t>Local Authentication and Authorization</w:t>
            </w:r>
            <w:r>
              <w:rPr>
                <w:noProof/>
                <w:webHidden/>
              </w:rPr>
              <w:tab/>
            </w:r>
            <w:r>
              <w:rPr>
                <w:noProof/>
                <w:webHidden/>
              </w:rPr>
              <w:fldChar w:fldCharType="begin"/>
            </w:r>
            <w:r>
              <w:rPr>
                <w:noProof/>
                <w:webHidden/>
              </w:rPr>
              <w:instrText xml:space="preserve"> PAGEREF _Toc210224897 \h </w:instrText>
            </w:r>
            <w:r>
              <w:rPr>
                <w:noProof/>
                <w:webHidden/>
              </w:rPr>
            </w:r>
            <w:r>
              <w:rPr>
                <w:noProof/>
                <w:webHidden/>
              </w:rPr>
              <w:fldChar w:fldCharType="separate"/>
            </w:r>
            <w:r>
              <w:rPr>
                <w:noProof/>
                <w:webHidden/>
              </w:rPr>
              <w:t>36</w:t>
            </w:r>
            <w:r>
              <w:rPr>
                <w:noProof/>
                <w:webHidden/>
              </w:rPr>
              <w:fldChar w:fldCharType="end"/>
            </w:r>
          </w:hyperlink>
        </w:p>
        <w:p w14:paraId="072E8106" w14:textId="71975B51" w:rsidR="00C94D51" w:rsidRDefault="00C94D51">
          <w:pPr>
            <w:pStyle w:val="TOC2"/>
            <w:tabs>
              <w:tab w:val="right" w:leader="dot" w:pos="9350"/>
            </w:tabs>
            <w:rPr>
              <w:rFonts w:cstheme="minorBidi"/>
              <w:b w:val="0"/>
              <w:bCs w:val="0"/>
              <w:noProof/>
              <w:kern w:val="2"/>
              <w:sz w:val="24"/>
              <w:szCs w:val="24"/>
              <w14:ligatures w14:val="standardContextual"/>
            </w:rPr>
          </w:pPr>
          <w:hyperlink w:anchor="_Toc210224898" w:history="1">
            <w:r w:rsidRPr="00A3073A">
              <w:rPr>
                <w:rStyle w:val="Hyperlink"/>
                <w:rFonts w:eastAsia="Times New Roman"/>
                <w:noProof/>
              </w:rPr>
              <w:t>Procedure for Making Data Available to Qualified Individuals</w:t>
            </w:r>
            <w:r>
              <w:rPr>
                <w:noProof/>
                <w:webHidden/>
              </w:rPr>
              <w:tab/>
            </w:r>
            <w:r>
              <w:rPr>
                <w:noProof/>
                <w:webHidden/>
              </w:rPr>
              <w:fldChar w:fldCharType="begin"/>
            </w:r>
            <w:r>
              <w:rPr>
                <w:noProof/>
                <w:webHidden/>
              </w:rPr>
              <w:instrText xml:space="preserve"> PAGEREF _Toc210224898 \h </w:instrText>
            </w:r>
            <w:r>
              <w:rPr>
                <w:noProof/>
                <w:webHidden/>
              </w:rPr>
            </w:r>
            <w:r>
              <w:rPr>
                <w:noProof/>
                <w:webHidden/>
              </w:rPr>
              <w:fldChar w:fldCharType="separate"/>
            </w:r>
            <w:r>
              <w:rPr>
                <w:noProof/>
                <w:webHidden/>
              </w:rPr>
              <w:t>37</w:t>
            </w:r>
            <w:r>
              <w:rPr>
                <w:noProof/>
                <w:webHidden/>
              </w:rPr>
              <w:fldChar w:fldCharType="end"/>
            </w:r>
          </w:hyperlink>
        </w:p>
        <w:p w14:paraId="1E18893D" w14:textId="019DBABE" w:rsidR="00C94D51" w:rsidRDefault="00C94D51">
          <w:pPr>
            <w:pStyle w:val="TOC1"/>
            <w:tabs>
              <w:tab w:val="right" w:leader="dot" w:pos="9350"/>
            </w:tabs>
            <w:rPr>
              <w:rFonts w:cstheme="minorBidi"/>
              <w:b w:val="0"/>
              <w:bCs w:val="0"/>
              <w:i w:val="0"/>
              <w:iCs w:val="0"/>
              <w:noProof/>
              <w:kern w:val="2"/>
              <w14:ligatures w14:val="standardContextual"/>
            </w:rPr>
          </w:pPr>
          <w:hyperlink w:anchor="_Toc210224899" w:history="1">
            <w:r w:rsidRPr="00A3073A">
              <w:rPr>
                <w:rStyle w:val="Hyperlink"/>
                <w:rFonts w:eastAsia="Times New Roman"/>
                <w:noProof/>
              </w:rPr>
              <w:t>12. Governance and Compliance</w:t>
            </w:r>
            <w:r>
              <w:rPr>
                <w:noProof/>
                <w:webHidden/>
              </w:rPr>
              <w:tab/>
            </w:r>
            <w:r>
              <w:rPr>
                <w:noProof/>
                <w:webHidden/>
              </w:rPr>
              <w:fldChar w:fldCharType="begin"/>
            </w:r>
            <w:r>
              <w:rPr>
                <w:noProof/>
                <w:webHidden/>
              </w:rPr>
              <w:instrText xml:space="preserve"> PAGEREF _Toc210224899 \h </w:instrText>
            </w:r>
            <w:r>
              <w:rPr>
                <w:noProof/>
                <w:webHidden/>
              </w:rPr>
            </w:r>
            <w:r>
              <w:rPr>
                <w:noProof/>
                <w:webHidden/>
              </w:rPr>
              <w:fldChar w:fldCharType="separate"/>
            </w:r>
            <w:r>
              <w:rPr>
                <w:noProof/>
                <w:webHidden/>
              </w:rPr>
              <w:t>37</w:t>
            </w:r>
            <w:r>
              <w:rPr>
                <w:noProof/>
                <w:webHidden/>
              </w:rPr>
              <w:fldChar w:fldCharType="end"/>
            </w:r>
          </w:hyperlink>
        </w:p>
        <w:p w14:paraId="2E55BCA2" w14:textId="11A972FB"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0" w:history="1">
            <w:r w:rsidRPr="00A3073A">
              <w:rPr>
                <w:rStyle w:val="Hyperlink"/>
                <w:noProof/>
                <w:shd w:val="clear" w:color="auto" w:fill="FFFF00"/>
              </w:rPr>
              <w:t>12.1 Data Governance</w:t>
            </w:r>
            <w:r>
              <w:rPr>
                <w:noProof/>
                <w:webHidden/>
              </w:rPr>
              <w:tab/>
            </w:r>
            <w:r>
              <w:rPr>
                <w:noProof/>
                <w:webHidden/>
              </w:rPr>
              <w:fldChar w:fldCharType="begin"/>
            </w:r>
            <w:r>
              <w:rPr>
                <w:noProof/>
                <w:webHidden/>
              </w:rPr>
              <w:instrText xml:space="preserve"> PAGEREF _Toc210224900 \h </w:instrText>
            </w:r>
            <w:r>
              <w:rPr>
                <w:noProof/>
                <w:webHidden/>
              </w:rPr>
            </w:r>
            <w:r>
              <w:rPr>
                <w:noProof/>
                <w:webHidden/>
              </w:rPr>
              <w:fldChar w:fldCharType="separate"/>
            </w:r>
            <w:r>
              <w:rPr>
                <w:noProof/>
                <w:webHidden/>
              </w:rPr>
              <w:t>37</w:t>
            </w:r>
            <w:r>
              <w:rPr>
                <w:noProof/>
                <w:webHidden/>
              </w:rPr>
              <w:fldChar w:fldCharType="end"/>
            </w:r>
          </w:hyperlink>
        </w:p>
        <w:p w14:paraId="2A3253AB" w14:textId="79102C2C"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1" w:history="1">
            <w:r w:rsidRPr="00A3073A">
              <w:rPr>
                <w:rStyle w:val="Hyperlink"/>
                <w:noProof/>
                <w:shd w:val="clear" w:color="auto" w:fill="FFFF00"/>
              </w:rPr>
              <w:t>12.2 Data Indexing and Metadata Management</w:t>
            </w:r>
            <w:r>
              <w:rPr>
                <w:noProof/>
                <w:webHidden/>
              </w:rPr>
              <w:tab/>
            </w:r>
            <w:r>
              <w:rPr>
                <w:noProof/>
                <w:webHidden/>
              </w:rPr>
              <w:fldChar w:fldCharType="begin"/>
            </w:r>
            <w:r>
              <w:rPr>
                <w:noProof/>
                <w:webHidden/>
              </w:rPr>
              <w:instrText xml:space="preserve"> PAGEREF _Toc210224901 \h </w:instrText>
            </w:r>
            <w:r>
              <w:rPr>
                <w:noProof/>
                <w:webHidden/>
              </w:rPr>
            </w:r>
            <w:r>
              <w:rPr>
                <w:noProof/>
                <w:webHidden/>
              </w:rPr>
              <w:fldChar w:fldCharType="separate"/>
            </w:r>
            <w:r>
              <w:rPr>
                <w:noProof/>
                <w:webHidden/>
              </w:rPr>
              <w:t>37</w:t>
            </w:r>
            <w:r>
              <w:rPr>
                <w:noProof/>
                <w:webHidden/>
              </w:rPr>
              <w:fldChar w:fldCharType="end"/>
            </w:r>
          </w:hyperlink>
        </w:p>
        <w:p w14:paraId="67C07F2A" w14:textId="2A6588EE"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2" w:history="1">
            <w:r w:rsidRPr="00A3073A">
              <w:rPr>
                <w:rStyle w:val="Hyperlink"/>
                <w:noProof/>
                <w:shd w:val="clear" w:color="auto" w:fill="FFFF00"/>
              </w:rPr>
              <w:t>12.3 Data Access Committee</w:t>
            </w:r>
            <w:r>
              <w:rPr>
                <w:noProof/>
                <w:webHidden/>
              </w:rPr>
              <w:tab/>
            </w:r>
            <w:r>
              <w:rPr>
                <w:noProof/>
                <w:webHidden/>
              </w:rPr>
              <w:fldChar w:fldCharType="begin"/>
            </w:r>
            <w:r>
              <w:rPr>
                <w:noProof/>
                <w:webHidden/>
              </w:rPr>
              <w:instrText xml:space="preserve"> PAGEREF _Toc210224902 \h </w:instrText>
            </w:r>
            <w:r>
              <w:rPr>
                <w:noProof/>
                <w:webHidden/>
              </w:rPr>
            </w:r>
            <w:r>
              <w:rPr>
                <w:noProof/>
                <w:webHidden/>
              </w:rPr>
              <w:fldChar w:fldCharType="separate"/>
            </w:r>
            <w:r>
              <w:rPr>
                <w:noProof/>
                <w:webHidden/>
              </w:rPr>
              <w:t>38</w:t>
            </w:r>
            <w:r>
              <w:rPr>
                <w:noProof/>
                <w:webHidden/>
              </w:rPr>
              <w:fldChar w:fldCharType="end"/>
            </w:r>
          </w:hyperlink>
        </w:p>
        <w:p w14:paraId="5EDB695D" w14:textId="6595A179" w:rsidR="00C94D51" w:rsidRDefault="00C94D51">
          <w:pPr>
            <w:pStyle w:val="TOC3"/>
            <w:tabs>
              <w:tab w:val="right" w:leader="dot" w:pos="9350"/>
            </w:tabs>
            <w:rPr>
              <w:rFonts w:cstheme="minorBidi"/>
              <w:noProof/>
              <w:kern w:val="2"/>
              <w:sz w:val="24"/>
              <w:szCs w:val="24"/>
              <w14:ligatures w14:val="standardContextual"/>
            </w:rPr>
          </w:pPr>
          <w:hyperlink w:anchor="_Toc210224903" w:history="1">
            <w:r w:rsidRPr="00A3073A">
              <w:rPr>
                <w:rStyle w:val="Hyperlink"/>
                <w:noProof/>
                <w:shd w:val="clear" w:color="auto" w:fill="FFFF00"/>
              </w:rPr>
              <w:t>Review Process</w:t>
            </w:r>
            <w:r>
              <w:rPr>
                <w:noProof/>
                <w:webHidden/>
              </w:rPr>
              <w:tab/>
            </w:r>
            <w:r>
              <w:rPr>
                <w:noProof/>
                <w:webHidden/>
              </w:rPr>
              <w:fldChar w:fldCharType="begin"/>
            </w:r>
            <w:r>
              <w:rPr>
                <w:noProof/>
                <w:webHidden/>
              </w:rPr>
              <w:instrText xml:space="preserve"> PAGEREF _Toc210224903 \h </w:instrText>
            </w:r>
            <w:r>
              <w:rPr>
                <w:noProof/>
                <w:webHidden/>
              </w:rPr>
            </w:r>
            <w:r>
              <w:rPr>
                <w:noProof/>
                <w:webHidden/>
              </w:rPr>
              <w:fldChar w:fldCharType="separate"/>
            </w:r>
            <w:r>
              <w:rPr>
                <w:noProof/>
                <w:webHidden/>
              </w:rPr>
              <w:t>38</w:t>
            </w:r>
            <w:r>
              <w:rPr>
                <w:noProof/>
                <w:webHidden/>
              </w:rPr>
              <w:fldChar w:fldCharType="end"/>
            </w:r>
          </w:hyperlink>
        </w:p>
        <w:p w14:paraId="2265FF56" w14:textId="68E731B1" w:rsidR="00C94D51" w:rsidRDefault="00C94D51">
          <w:pPr>
            <w:pStyle w:val="TOC3"/>
            <w:tabs>
              <w:tab w:val="right" w:leader="dot" w:pos="9350"/>
            </w:tabs>
            <w:rPr>
              <w:rFonts w:cstheme="minorBidi"/>
              <w:noProof/>
              <w:kern w:val="2"/>
              <w:sz w:val="24"/>
              <w:szCs w:val="24"/>
              <w14:ligatures w14:val="standardContextual"/>
            </w:rPr>
          </w:pPr>
          <w:hyperlink w:anchor="_Toc210224904" w:history="1">
            <w:r w:rsidRPr="00A3073A">
              <w:rPr>
                <w:rStyle w:val="Hyperlink"/>
                <w:noProof/>
                <w:shd w:val="clear" w:color="auto" w:fill="FFFF00"/>
              </w:rPr>
              <w:t>Membership of the DAC</w:t>
            </w:r>
            <w:r>
              <w:rPr>
                <w:noProof/>
                <w:webHidden/>
              </w:rPr>
              <w:tab/>
            </w:r>
            <w:r>
              <w:rPr>
                <w:noProof/>
                <w:webHidden/>
              </w:rPr>
              <w:fldChar w:fldCharType="begin"/>
            </w:r>
            <w:r>
              <w:rPr>
                <w:noProof/>
                <w:webHidden/>
              </w:rPr>
              <w:instrText xml:space="preserve"> PAGEREF _Toc210224904 \h </w:instrText>
            </w:r>
            <w:r>
              <w:rPr>
                <w:noProof/>
                <w:webHidden/>
              </w:rPr>
            </w:r>
            <w:r>
              <w:rPr>
                <w:noProof/>
                <w:webHidden/>
              </w:rPr>
              <w:fldChar w:fldCharType="separate"/>
            </w:r>
            <w:r>
              <w:rPr>
                <w:noProof/>
                <w:webHidden/>
              </w:rPr>
              <w:t>38</w:t>
            </w:r>
            <w:r>
              <w:rPr>
                <w:noProof/>
                <w:webHidden/>
              </w:rPr>
              <w:fldChar w:fldCharType="end"/>
            </w:r>
          </w:hyperlink>
        </w:p>
        <w:p w14:paraId="3E0144F5" w14:textId="6FD36766" w:rsidR="00C94D51" w:rsidRDefault="00C94D51">
          <w:pPr>
            <w:pStyle w:val="TOC1"/>
            <w:tabs>
              <w:tab w:val="right" w:leader="dot" w:pos="9350"/>
            </w:tabs>
            <w:rPr>
              <w:rFonts w:cstheme="minorBidi"/>
              <w:b w:val="0"/>
              <w:bCs w:val="0"/>
              <w:i w:val="0"/>
              <w:iCs w:val="0"/>
              <w:noProof/>
              <w:kern w:val="2"/>
              <w14:ligatures w14:val="standardContextual"/>
            </w:rPr>
          </w:pPr>
          <w:hyperlink w:anchor="_Toc210224905" w:history="1">
            <w:r w:rsidRPr="00A3073A">
              <w:rPr>
                <w:rStyle w:val="Hyperlink"/>
                <w:rFonts w:eastAsia="Times New Roman"/>
                <w:noProof/>
              </w:rPr>
              <w:t>13. Data Retention</w:t>
            </w:r>
            <w:r>
              <w:rPr>
                <w:noProof/>
                <w:webHidden/>
              </w:rPr>
              <w:tab/>
            </w:r>
            <w:r>
              <w:rPr>
                <w:noProof/>
                <w:webHidden/>
              </w:rPr>
              <w:fldChar w:fldCharType="begin"/>
            </w:r>
            <w:r>
              <w:rPr>
                <w:noProof/>
                <w:webHidden/>
              </w:rPr>
              <w:instrText xml:space="preserve"> PAGEREF _Toc210224905 \h </w:instrText>
            </w:r>
            <w:r>
              <w:rPr>
                <w:noProof/>
                <w:webHidden/>
              </w:rPr>
            </w:r>
            <w:r>
              <w:rPr>
                <w:noProof/>
                <w:webHidden/>
              </w:rPr>
              <w:fldChar w:fldCharType="separate"/>
            </w:r>
            <w:r>
              <w:rPr>
                <w:noProof/>
                <w:webHidden/>
              </w:rPr>
              <w:t>39</w:t>
            </w:r>
            <w:r>
              <w:rPr>
                <w:noProof/>
                <w:webHidden/>
              </w:rPr>
              <w:fldChar w:fldCharType="end"/>
            </w:r>
          </w:hyperlink>
        </w:p>
        <w:p w14:paraId="51BF461E" w14:textId="5D31FCA4"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6" w:history="1">
            <w:r w:rsidRPr="00A3073A">
              <w:rPr>
                <w:rStyle w:val="Hyperlink"/>
                <w:noProof/>
                <w:shd w:val="clear" w:color="auto" w:fill="FFFF00"/>
              </w:rPr>
              <w:t>13.1 Retention Periods:</w:t>
            </w:r>
            <w:r>
              <w:rPr>
                <w:noProof/>
                <w:webHidden/>
              </w:rPr>
              <w:tab/>
            </w:r>
            <w:r>
              <w:rPr>
                <w:noProof/>
                <w:webHidden/>
              </w:rPr>
              <w:fldChar w:fldCharType="begin"/>
            </w:r>
            <w:r>
              <w:rPr>
                <w:noProof/>
                <w:webHidden/>
              </w:rPr>
              <w:instrText xml:space="preserve"> PAGEREF _Toc210224906 \h </w:instrText>
            </w:r>
            <w:r>
              <w:rPr>
                <w:noProof/>
                <w:webHidden/>
              </w:rPr>
            </w:r>
            <w:r>
              <w:rPr>
                <w:noProof/>
                <w:webHidden/>
              </w:rPr>
              <w:fldChar w:fldCharType="separate"/>
            </w:r>
            <w:r>
              <w:rPr>
                <w:noProof/>
                <w:webHidden/>
              </w:rPr>
              <w:t>39</w:t>
            </w:r>
            <w:r>
              <w:rPr>
                <w:noProof/>
                <w:webHidden/>
              </w:rPr>
              <w:fldChar w:fldCharType="end"/>
            </w:r>
          </w:hyperlink>
        </w:p>
        <w:p w14:paraId="31F1C1F1" w14:textId="1E2E2409"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7" w:history="1">
            <w:r w:rsidRPr="00A3073A">
              <w:rPr>
                <w:rStyle w:val="Hyperlink"/>
                <w:noProof/>
                <w:shd w:val="clear" w:color="auto" w:fill="FFFF00"/>
              </w:rPr>
              <w:t>13.2 Ongoing Monitoring of Data Transfer Agreements</w:t>
            </w:r>
            <w:r>
              <w:rPr>
                <w:noProof/>
                <w:webHidden/>
              </w:rPr>
              <w:tab/>
            </w:r>
            <w:r>
              <w:rPr>
                <w:noProof/>
                <w:webHidden/>
              </w:rPr>
              <w:fldChar w:fldCharType="begin"/>
            </w:r>
            <w:r>
              <w:rPr>
                <w:noProof/>
                <w:webHidden/>
              </w:rPr>
              <w:instrText xml:space="preserve"> PAGEREF _Toc210224907 \h </w:instrText>
            </w:r>
            <w:r>
              <w:rPr>
                <w:noProof/>
                <w:webHidden/>
              </w:rPr>
            </w:r>
            <w:r>
              <w:rPr>
                <w:noProof/>
                <w:webHidden/>
              </w:rPr>
              <w:fldChar w:fldCharType="separate"/>
            </w:r>
            <w:r>
              <w:rPr>
                <w:noProof/>
                <w:webHidden/>
              </w:rPr>
              <w:t>39</w:t>
            </w:r>
            <w:r>
              <w:rPr>
                <w:noProof/>
                <w:webHidden/>
              </w:rPr>
              <w:fldChar w:fldCharType="end"/>
            </w:r>
          </w:hyperlink>
        </w:p>
        <w:p w14:paraId="22AA1A9C" w14:textId="264F94BD" w:rsidR="00C94D51" w:rsidRDefault="00C94D51">
          <w:pPr>
            <w:pStyle w:val="TOC1"/>
            <w:tabs>
              <w:tab w:val="right" w:leader="dot" w:pos="9350"/>
            </w:tabs>
            <w:rPr>
              <w:rFonts w:cstheme="minorBidi"/>
              <w:b w:val="0"/>
              <w:bCs w:val="0"/>
              <w:i w:val="0"/>
              <w:iCs w:val="0"/>
              <w:noProof/>
              <w:kern w:val="2"/>
              <w14:ligatures w14:val="standardContextual"/>
            </w:rPr>
          </w:pPr>
          <w:hyperlink w:anchor="_Toc210224908" w:history="1">
            <w:r w:rsidRPr="00A3073A">
              <w:rPr>
                <w:rStyle w:val="Hyperlink"/>
                <w:rFonts w:eastAsia="Times New Roman"/>
                <w:noProof/>
              </w:rPr>
              <w:t>14. Restricted Data Access</w:t>
            </w:r>
            <w:r>
              <w:rPr>
                <w:noProof/>
                <w:webHidden/>
              </w:rPr>
              <w:tab/>
            </w:r>
            <w:r>
              <w:rPr>
                <w:noProof/>
                <w:webHidden/>
              </w:rPr>
              <w:fldChar w:fldCharType="begin"/>
            </w:r>
            <w:r>
              <w:rPr>
                <w:noProof/>
                <w:webHidden/>
              </w:rPr>
              <w:instrText xml:space="preserve"> PAGEREF _Toc210224908 \h </w:instrText>
            </w:r>
            <w:r>
              <w:rPr>
                <w:noProof/>
                <w:webHidden/>
              </w:rPr>
            </w:r>
            <w:r>
              <w:rPr>
                <w:noProof/>
                <w:webHidden/>
              </w:rPr>
              <w:fldChar w:fldCharType="separate"/>
            </w:r>
            <w:r>
              <w:rPr>
                <w:noProof/>
                <w:webHidden/>
              </w:rPr>
              <w:t>40</w:t>
            </w:r>
            <w:r>
              <w:rPr>
                <w:noProof/>
                <w:webHidden/>
              </w:rPr>
              <w:fldChar w:fldCharType="end"/>
            </w:r>
          </w:hyperlink>
        </w:p>
        <w:p w14:paraId="72CBA743" w14:textId="5348939B"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09" w:history="1">
            <w:r w:rsidRPr="00A3073A">
              <w:rPr>
                <w:rStyle w:val="Hyperlink"/>
                <w:noProof/>
                <w:shd w:val="clear" w:color="auto" w:fill="FFFF00"/>
              </w:rPr>
              <w:t>14.1 Data transfer, storage and encryption</w:t>
            </w:r>
            <w:r>
              <w:rPr>
                <w:noProof/>
                <w:webHidden/>
              </w:rPr>
              <w:tab/>
            </w:r>
            <w:r>
              <w:rPr>
                <w:noProof/>
                <w:webHidden/>
              </w:rPr>
              <w:fldChar w:fldCharType="begin"/>
            </w:r>
            <w:r>
              <w:rPr>
                <w:noProof/>
                <w:webHidden/>
              </w:rPr>
              <w:instrText xml:space="preserve"> PAGEREF _Toc210224909 \h </w:instrText>
            </w:r>
            <w:r>
              <w:rPr>
                <w:noProof/>
                <w:webHidden/>
              </w:rPr>
            </w:r>
            <w:r>
              <w:rPr>
                <w:noProof/>
                <w:webHidden/>
              </w:rPr>
              <w:fldChar w:fldCharType="separate"/>
            </w:r>
            <w:r>
              <w:rPr>
                <w:noProof/>
                <w:webHidden/>
              </w:rPr>
              <w:t>40</w:t>
            </w:r>
            <w:r>
              <w:rPr>
                <w:noProof/>
                <w:webHidden/>
              </w:rPr>
              <w:fldChar w:fldCharType="end"/>
            </w:r>
          </w:hyperlink>
        </w:p>
        <w:p w14:paraId="09DCB851" w14:textId="7A15168A"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0" w:history="1">
            <w:r w:rsidRPr="00A3073A">
              <w:rPr>
                <w:rStyle w:val="Hyperlink"/>
                <w:noProof/>
                <w:shd w:val="clear" w:color="auto" w:fill="FFFF00"/>
              </w:rPr>
              <w:t>14.2 Network security</w:t>
            </w:r>
            <w:r>
              <w:rPr>
                <w:noProof/>
                <w:webHidden/>
              </w:rPr>
              <w:tab/>
            </w:r>
            <w:r>
              <w:rPr>
                <w:noProof/>
                <w:webHidden/>
              </w:rPr>
              <w:fldChar w:fldCharType="begin"/>
            </w:r>
            <w:r>
              <w:rPr>
                <w:noProof/>
                <w:webHidden/>
              </w:rPr>
              <w:instrText xml:space="preserve"> PAGEREF _Toc210224910 \h </w:instrText>
            </w:r>
            <w:r>
              <w:rPr>
                <w:noProof/>
                <w:webHidden/>
              </w:rPr>
            </w:r>
            <w:r>
              <w:rPr>
                <w:noProof/>
                <w:webHidden/>
              </w:rPr>
              <w:fldChar w:fldCharType="separate"/>
            </w:r>
            <w:r>
              <w:rPr>
                <w:noProof/>
                <w:webHidden/>
              </w:rPr>
              <w:t>40</w:t>
            </w:r>
            <w:r>
              <w:rPr>
                <w:noProof/>
                <w:webHidden/>
              </w:rPr>
              <w:fldChar w:fldCharType="end"/>
            </w:r>
          </w:hyperlink>
        </w:p>
        <w:p w14:paraId="7397C261" w14:textId="4AB9FF37"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1" w:history="1">
            <w:r w:rsidRPr="00A3073A">
              <w:rPr>
                <w:rStyle w:val="Hyperlink"/>
                <w:noProof/>
                <w:shd w:val="clear" w:color="auto" w:fill="FFFF00"/>
              </w:rPr>
              <w:t>14.3 Local authentication and authorisation</w:t>
            </w:r>
            <w:r>
              <w:rPr>
                <w:noProof/>
                <w:webHidden/>
              </w:rPr>
              <w:tab/>
            </w:r>
            <w:r>
              <w:rPr>
                <w:noProof/>
                <w:webHidden/>
              </w:rPr>
              <w:fldChar w:fldCharType="begin"/>
            </w:r>
            <w:r>
              <w:rPr>
                <w:noProof/>
                <w:webHidden/>
              </w:rPr>
              <w:instrText xml:space="preserve"> PAGEREF _Toc210224911 \h </w:instrText>
            </w:r>
            <w:r>
              <w:rPr>
                <w:noProof/>
                <w:webHidden/>
              </w:rPr>
            </w:r>
            <w:r>
              <w:rPr>
                <w:noProof/>
                <w:webHidden/>
              </w:rPr>
              <w:fldChar w:fldCharType="separate"/>
            </w:r>
            <w:r>
              <w:rPr>
                <w:noProof/>
                <w:webHidden/>
              </w:rPr>
              <w:t>40</w:t>
            </w:r>
            <w:r>
              <w:rPr>
                <w:noProof/>
                <w:webHidden/>
              </w:rPr>
              <w:fldChar w:fldCharType="end"/>
            </w:r>
          </w:hyperlink>
        </w:p>
        <w:p w14:paraId="200903F8" w14:textId="5177BCDE" w:rsidR="00C94D51" w:rsidRDefault="00C94D51">
          <w:pPr>
            <w:pStyle w:val="TOC1"/>
            <w:tabs>
              <w:tab w:val="right" w:leader="dot" w:pos="9350"/>
            </w:tabs>
            <w:rPr>
              <w:rFonts w:cstheme="minorBidi"/>
              <w:b w:val="0"/>
              <w:bCs w:val="0"/>
              <w:i w:val="0"/>
              <w:iCs w:val="0"/>
              <w:noProof/>
              <w:kern w:val="2"/>
              <w14:ligatures w14:val="standardContextual"/>
            </w:rPr>
          </w:pPr>
          <w:hyperlink w:anchor="_Toc210224912" w:history="1">
            <w:r w:rsidRPr="00A3073A">
              <w:rPr>
                <w:rStyle w:val="Hyperlink"/>
                <w:rFonts w:eastAsia="Times New Roman"/>
                <w:noProof/>
              </w:rPr>
              <w:t>15. Roles and Responsibilities</w:t>
            </w:r>
            <w:r>
              <w:rPr>
                <w:noProof/>
                <w:webHidden/>
              </w:rPr>
              <w:tab/>
            </w:r>
            <w:r>
              <w:rPr>
                <w:noProof/>
                <w:webHidden/>
              </w:rPr>
              <w:fldChar w:fldCharType="begin"/>
            </w:r>
            <w:r>
              <w:rPr>
                <w:noProof/>
                <w:webHidden/>
              </w:rPr>
              <w:instrText xml:space="preserve"> PAGEREF _Toc210224912 \h </w:instrText>
            </w:r>
            <w:r>
              <w:rPr>
                <w:noProof/>
                <w:webHidden/>
              </w:rPr>
            </w:r>
            <w:r>
              <w:rPr>
                <w:noProof/>
                <w:webHidden/>
              </w:rPr>
              <w:fldChar w:fldCharType="separate"/>
            </w:r>
            <w:r>
              <w:rPr>
                <w:noProof/>
                <w:webHidden/>
              </w:rPr>
              <w:t>42</w:t>
            </w:r>
            <w:r>
              <w:rPr>
                <w:noProof/>
                <w:webHidden/>
              </w:rPr>
              <w:fldChar w:fldCharType="end"/>
            </w:r>
          </w:hyperlink>
        </w:p>
        <w:p w14:paraId="14E9F6D2" w14:textId="72A4C048" w:rsidR="00C94D51" w:rsidRDefault="00C94D51">
          <w:pPr>
            <w:pStyle w:val="TOC1"/>
            <w:tabs>
              <w:tab w:val="right" w:leader="dot" w:pos="9350"/>
            </w:tabs>
            <w:rPr>
              <w:rFonts w:cstheme="minorBidi"/>
              <w:b w:val="0"/>
              <w:bCs w:val="0"/>
              <w:i w:val="0"/>
              <w:iCs w:val="0"/>
              <w:noProof/>
              <w:kern w:val="2"/>
              <w14:ligatures w14:val="standardContextual"/>
            </w:rPr>
          </w:pPr>
          <w:hyperlink w:anchor="_Toc210224913" w:history="1">
            <w:r w:rsidRPr="00A3073A">
              <w:rPr>
                <w:rStyle w:val="Hyperlink"/>
                <w:rFonts w:eastAsia="Times New Roman"/>
                <w:noProof/>
              </w:rPr>
              <w:t>16. Assessment and Revision</w:t>
            </w:r>
            <w:r>
              <w:rPr>
                <w:noProof/>
                <w:webHidden/>
              </w:rPr>
              <w:tab/>
            </w:r>
            <w:r>
              <w:rPr>
                <w:noProof/>
                <w:webHidden/>
              </w:rPr>
              <w:fldChar w:fldCharType="begin"/>
            </w:r>
            <w:r>
              <w:rPr>
                <w:noProof/>
                <w:webHidden/>
              </w:rPr>
              <w:instrText xml:space="preserve"> PAGEREF _Toc210224913 \h </w:instrText>
            </w:r>
            <w:r>
              <w:rPr>
                <w:noProof/>
                <w:webHidden/>
              </w:rPr>
            </w:r>
            <w:r>
              <w:rPr>
                <w:noProof/>
                <w:webHidden/>
              </w:rPr>
              <w:fldChar w:fldCharType="separate"/>
            </w:r>
            <w:r>
              <w:rPr>
                <w:noProof/>
                <w:webHidden/>
              </w:rPr>
              <w:t>43</w:t>
            </w:r>
            <w:r>
              <w:rPr>
                <w:noProof/>
                <w:webHidden/>
              </w:rPr>
              <w:fldChar w:fldCharType="end"/>
            </w:r>
          </w:hyperlink>
        </w:p>
        <w:p w14:paraId="6EAE92D4" w14:textId="5BAE2D05"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4" w:history="1">
            <w:r w:rsidRPr="00A3073A">
              <w:rPr>
                <w:rStyle w:val="Hyperlink"/>
                <w:rFonts w:asciiTheme="majorHAnsi" w:eastAsiaTheme="majorEastAsia" w:hAnsiTheme="majorHAnsi" w:cstheme="majorBidi"/>
                <w:noProof/>
              </w:rPr>
              <w:t>16.1 Assessment scope</w:t>
            </w:r>
            <w:r>
              <w:rPr>
                <w:noProof/>
                <w:webHidden/>
              </w:rPr>
              <w:tab/>
            </w:r>
            <w:r>
              <w:rPr>
                <w:noProof/>
                <w:webHidden/>
              </w:rPr>
              <w:fldChar w:fldCharType="begin"/>
            </w:r>
            <w:r>
              <w:rPr>
                <w:noProof/>
                <w:webHidden/>
              </w:rPr>
              <w:instrText xml:space="preserve"> PAGEREF _Toc210224914 \h </w:instrText>
            </w:r>
            <w:r>
              <w:rPr>
                <w:noProof/>
                <w:webHidden/>
              </w:rPr>
            </w:r>
            <w:r>
              <w:rPr>
                <w:noProof/>
                <w:webHidden/>
              </w:rPr>
              <w:fldChar w:fldCharType="separate"/>
            </w:r>
            <w:r>
              <w:rPr>
                <w:noProof/>
                <w:webHidden/>
              </w:rPr>
              <w:t>43</w:t>
            </w:r>
            <w:r>
              <w:rPr>
                <w:noProof/>
                <w:webHidden/>
              </w:rPr>
              <w:fldChar w:fldCharType="end"/>
            </w:r>
          </w:hyperlink>
        </w:p>
        <w:p w14:paraId="3A43C63A" w14:textId="194B4E44"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5" w:history="1">
            <w:r w:rsidRPr="00A3073A">
              <w:rPr>
                <w:rStyle w:val="Hyperlink"/>
                <w:noProof/>
                <w:shd w:val="clear" w:color="auto" w:fill="FFFF00"/>
              </w:rPr>
              <w:t>16.2 Revision process</w:t>
            </w:r>
            <w:r>
              <w:rPr>
                <w:noProof/>
                <w:webHidden/>
              </w:rPr>
              <w:tab/>
            </w:r>
            <w:r>
              <w:rPr>
                <w:noProof/>
                <w:webHidden/>
              </w:rPr>
              <w:fldChar w:fldCharType="begin"/>
            </w:r>
            <w:r>
              <w:rPr>
                <w:noProof/>
                <w:webHidden/>
              </w:rPr>
              <w:instrText xml:space="preserve"> PAGEREF _Toc210224915 \h </w:instrText>
            </w:r>
            <w:r>
              <w:rPr>
                <w:noProof/>
                <w:webHidden/>
              </w:rPr>
            </w:r>
            <w:r>
              <w:rPr>
                <w:noProof/>
                <w:webHidden/>
              </w:rPr>
              <w:fldChar w:fldCharType="separate"/>
            </w:r>
            <w:r>
              <w:rPr>
                <w:noProof/>
                <w:webHidden/>
              </w:rPr>
              <w:t>43</w:t>
            </w:r>
            <w:r>
              <w:rPr>
                <w:noProof/>
                <w:webHidden/>
              </w:rPr>
              <w:fldChar w:fldCharType="end"/>
            </w:r>
          </w:hyperlink>
        </w:p>
        <w:p w14:paraId="5518789C" w14:textId="0270C02B" w:rsidR="00C94D51" w:rsidRDefault="00C94D51">
          <w:pPr>
            <w:pStyle w:val="TOC1"/>
            <w:tabs>
              <w:tab w:val="right" w:leader="dot" w:pos="9350"/>
            </w:tabs>
            <w:rPr>
              <w:rFonts w:cstheme="minorBidi"/>
              <w:b w:val="0"/>
              <w:bCs w:val="0"/>
              <w:i w:val="0"/>
              <w:iCs w:val="0"/>
              <w:noProof/>
              <w:kern w:val="2"/>
              <w14:ligatures w14:val="standardContextual"/>
            </w:rPr>
          </w:pPr>
          <w:hyperlink w:anchor="_Toc210224916" w:history="1">
            <w:r w:rsidRPr="00A3073A">
              <w:rPr>
                <w:rStyle w:val="Hyperlink"/>
                <w:rFonts w:eastAsia="Times New Roman"/>
                <w:noProof/>
              </w:rPr>
              <w:t>Annexes</w:t>
            </w:r>
            <w:r>
              <w:rPr>
                <w:noProof/>
                <w:webHidden/>
              </w:rPr>
              <w:tab/>
            </w:r>
            <w:r>
              <w:rPr>
                <w:noProof/>
                <w:webHidden/>
              </w:rPr>
              <w:fldChar w:fldCharType="begin"/>
            </w:r>
            <w:r>
              <w:rPr>
                <w:noProof/>
                <w:webHidden/>
              </w:rPr>
              <w:instrText xml:space="preserve"> PAGEREF _Toc210224916 \h </w:instrText>
            </w:r>
            <w:r>
              <w:rPr>
                <w:noProof/>
                <w:webHidden/>
              </w:rPr>
            </w:r>
            <w:r>
              <w:rPr>
                <w:noProof/>
                <w:webHidden/>
              </w:rPr>
              <w:fldChar w:fldCharType="separate"/>
            </w:r>
            <w:r>
              <w:rPr>
                <w:noProof/>
                <w:webHidden/>
              </w:rPr>
              <w:t>45</w:t>
            </w:r>
            <w:r>
              <w:rPr>
                <w:noProof/>
                <w:webHidden/>
              </w:rPr>
              <w:fldChar w:fldCharType="end"/>
            </w:r>
          </w:hyperlink>
        </w:p>
        <w:p w14:paraId="26D7D4D6" w14:textId="2E629D6F"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7" w:history="1">
            <w:r w:rsidRPr="00A3073A">
              <w:rPr>
                <w:rStyle w:val="Hyperlink"/>
                <w:rFonts w:eastAsia="Times New Roman"/>
                <w:noProof/>
              </w:rPr>
              <w:t>Annex1: Transition Implementation Details</w:t>
            </w:r>
            <w:r>
              <w:rPr>
                <w:noProof/>
                <w:webHidden/>
              </w:rPr>
              <w:tab/>
            </w:r>
            <w:r>
              <w:rPr>
                <w:noProof/>
                <w:webHidden/>
              </w:rPr>
              <w:fldChar w:fldCharType="begin"/>
            </w:r>
            <w:r>
              <w:rPr>
                <w:noProof/>
                <w:webHidden/>
              </w:rPr>
              <w:instrText xml:space="preserve"> PAGEREF _Toc210224917 \h </w:instrText>
            </w:r>
            <w:r>
              <w:rPr>
                <w:noProof/>
                <w:webHidden/>
              </w:rPr>
            </w:r>
            <w:r>
              <w:rPr>
                <w:noProof/>
                <w:webHidden/>
              </w:rPr>
              <w:fldChar w:fldCharType="separate"/>
            </w:r>
            <w:r>
              <w:rPr>
                <w:noProof/>
                <w:webHidden/>
              </w:rPr>
              <w:t>45</w:t>
            </w:r>
            <w:r>
              <w:rPr>
                <w:noProof/>
                <w:webHidden/>
              </w:rPr>
              <w:fldChar w:fldCharType="end"/>
            </w:r>
          </w:hyperlink>
        </w:p>
        <w:p w14:paraId="410CD941" w14:textId="2F17A9FF"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8" w:history="1">
            <w:r w:rsidRPr="00A3073A">
              <w:rPr>
                <w:rStyle w:val="Hyperlink"/>
                <w:noProof/>
              </w:rPr>
              <w:t>Annex2: Key data sources</w:t>
            </w:r>
            <w:r>
              <w:rPr>
                <w:noProof/>
                <w:webHidden/>
              </w:rPr>
              <w:tab/>
            </w:r>
            <w:r>
              <w:rPr>
                <w:noProof/>
                <w:webHidden/>
              </w:rPr>
              <w:fldChar w:fldCharType="begin"/>
            </w:r>
            <w:r>
              <w:rPr>
                <w:noProof/>
                <w:webHidden/>
              </w:rPr>
              <w:instrText xml:space="preserve"> PAGEREF _Toc210224918 \h </w:instrText>
            </w:r>
            <w:r>
              <w:rPr>
                <w:noProof/>
                <w:webHidden/>
              </w:rPr>
            </w:r>
            <w:r>
              <w:rPr>
                <w:noProof/>
                <w:webHidden/>
              </w:rPr>
              <w:fldChar w:fldCharType="separate"/>
            </w:r>
            <w:r>
              <w:rPr>
                <w:noProof/>
                <w:webHidden/>
              </w:rPr>
              <w:t>48</w:t>
            </w:r>
            <w:r>
              <w:rPr>
                <w:noProof/>
                <w:webHidden/>
              </w:rPr>
              <w:fldChar w:fldCharType="end"/>
            </w:r>
          </w:hyperlink>
        </w:p>
        <w:p w14:paraId="24F75F58" w14:textId="155CA96C"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19" w:history="1">
            <w:r w:rsidRPr="00A3073A">
              <w:rPr>
                <w:rStyle w:val="Hyperlink"/>
                <w:rFonts w:eastAsia="Times New Roman"/>
                <w:noProof/>
              </w:rPr>
              <w:t>Annex3: Personal Information Processing Agreement</w:t>
            </w:r>
            <w:r>
              <w:rPr>
                <w:noProof/>
                <w:webHidden/>
              </w:rPr>
              <w:tab/>
            </w:r>
            <w:r>
              <w:rPr>
                <w:noProof/>
                <w:webHidden/>
              </w:rPr>
              <w:fldChar w:fldCharType="begin"/>
            </w:r>
            <w:r>
              <w:rPr>
                <w:noProof/>
                <w:webHidden/>
              </w:rPr>
              <w:instrText xml:space="preserve"> PAGEREF _Toc210224919 \h </w:instrText>
            </w:r>
            <w:r>
              <w:rPr>
                <w:noProof/>
                <w:webHidden/>
              </w:rPr>
            </w:r>
            <w:r>
              <w:rPr>
                <w:noProof/>
                <w:webHidden/>
              </w:rPr>
              <w:fldChar w:fldCharType="separate"/>
            </w:r>
            <w:r>
              <w:rPr>
                <w:noProof/>
                <w:webHidden/>
              </w:rPr>
              <w:t>50</w:t>
            </w:r>
            <w:r>
              <w:rPr>
                <w:noProof/>
                <w:webHidden/>
              </w:rPr>
              <w:fldChar w:fldCharType="end"/>
            </w:r>
          </w:hyperlink>
        </w:p>
        <w:p w14:paraId="41116672" w14:textId="06E55E32" w:rsidR="00C94D51" w:rsidRDefault="00C94D51">
          <w:pPr>
            <w:pStyle w:val="TOC3"/>
            <w:tabs>
              <w:tab w:val="right" w:leader="dot" w:pos="9350"/>
            </w:tabs>
            <w:rPr>
              <w:rFonts w:cstheme="minorBidi"/>
              <w:noProof/>
              <w:kern w:val="2"/>
              <w:sz w:val="24"/>
              <w:szCs w:val="24"/>
              <w14:ligatures w14:val="standardContextual"/>
            </w:rPr>
          </w:pPr>
          <w:hyperlink w:anchor="_Toc210224920" w:history="1">
            <w:r w:rsidRPr="00A3073A">
              <w:rPr>
                <w:rStyle w:val="Hyperlink"/>
                <w:noProof/>
              </w:rPr>
              <w:t>Annex 4: Ethics notification letter template</w:t>
            </w:r>
            <w:r>
              <w:rPr>
                <w:noProof/>
                <w:webHidden/>
              </w:rPr>
              <w:tab/>
            </w:r>
            <w:r>
              <w:rPr>
                <w:noProof/>
                <w:webHidden/>
              </w:rPr>
              <w:fldChar w:fldCharType="begin"/>
            </w:r>
            <w:r>
              <w:rPr>
                <w:noProof/>
                <w:webHidden/>
              </w:rPr>
              <w:instrText xml:space="preserve"> PAGEREF _Toc210224920 \h </w:instrText>
            </w:r>
            <w:r>
              <w:rPr>
                <w:noProof/>
                <w:webHidden/>
              </w:rPr>
            </w:r>
            <w:r>
              <w:rPr>
                <w:noProof/>
                <w:webHidden/>
              </w:rPr>
              <w:fldChar w:fldCharType="separate"/>
            </w:r>
            <w:r>
              <w:rPr>
                <w:noProof/>
                <w:webHidden/>
              </w:rPr>
              <w:t>51</w:t>
            </w:r>
            <w:r>
              <w:rPr>
                <w:noProof/>
                <w:webHidden/>
              </w:rPr>
              <w:fldChar w:fldCharType="end"/>
            </w:r>
          </w:hyperlink>
        </w:p>
        <w:p w14:paraId="5393F516" w14:textId="50DF7B89" w:rsidR="00C94D51" w:rsidRDefault="00C94D51">
          <w:pPr>
            <w:pStyle w:val="TOC3"/>
            <w:tabs>
              <w:tab w:val="right" w:leader="dot" w:pos="9350"/>
            </w:tabs>
            <w:rPr>
              <w:rFonts w:cstheme="minorBidi"/>
              <w:noProof/>
              <w:kern w:val="2"/>
              <w:sz w:val="24"/>
              <w:szCs w:val="24"/>
              <w14:ligatures w14:val="standardContextual"/>
            </w:rPr>
          </w:pPr>
          <w:hyperlink w:anchor="_Toc210224921" w:history="1">
            <w:r w:rsidRPr="00A3073A">
              <w:rPr>
                <w:rStyle w:val="Hyperlink"/>
                <w:noProof/>
              </w:rPr>
              <w:t>Annex 6: Data Request Form</w:t>
            </w:r>
            <w:r>
              <w:rPr>
                <w:noProof/>
                <w:webHidden/>
              </w:rPr>
              <w:tab/>
            </w:r>
            <w:r>
              <w:rPr>
                <w:noProof/>
                <w:webHidden/>
              </w:rPr>
              <w:fldChar w:fldCharType="begin"/>
            </w:r>
            <w:r>
              <w:rPr>
                <w:noProof/>
                <w:webHidden/>
              </w:rPr>
              <w:instrText xml:space="preserve"> PAGEREF _Toc210224921 \h </w:instrText>
            </w:r>
            <w:r>
              <w:rPr>
                <w:noProof/>
                <w:webHidden/>
              </w:rPr>
            </w:r>
            <w:r>
              <w:rPr>
                <w:noProof/>
                <w:webHidden/>
              </w:rPr>
              <w:fldChar w:fldCharType="separate"/>
            </w:r>
            <w:r>
              <w:rPr>
                <w:noProof/>
                <w:webHidden/>
              </w:rPr>
              <w:t>54</w:t>
            </w:r>
            <w:r>
              <w:rPr>
                <w:noProof/>
                <w:webHidden/>
              </w:rPr>
              <w:fldChar w:fldCharType="end"/>
            </w:r>
          </w:hyperlink>
        </w:p>
        <w:p w14:paraId="6E2E2661" w14:textId="30B3F705" w:rsidR="00C94D51" w:rsidRDefault="00C94D51">
          <w:pPr>
            <w:pStyle w:val="TOC2"/>
            <w:tabs>
              <w:tab w:val="right" w:leader="dot" w:pos="9350"/>
            </w:tabs>
            <w:rPr>
              <w:rFonts w:cstheme="minorBidi"/>
              <w:b w:val="0"/>
              <w:bCs w:val="0"/>
              <w:noProof/>
              <w:kern w:val="2"/>
              <w:sz w:val="24"/>
              <w:szCs w:val="24"/>
              <w14:ligatures w14:val="standardContextual"/>
            </w:rPr>
          </w:pPr>
          <w:hyperlink w:anchor="_Toc210224922" w:history="1">
            <w:r w:rsidRPr="00A3073A">
              <w:rPr>
                <w:rStyle w:val="Hyperlink"/>
                <w:rFonts w:eastAsia="Times New Roman"/>
                <w:noProof/>
              </w:rPr>
              <w:t>References</w:t>
            </w:r>
            <w:r>
              <w:rPr>
                <w:noProof/>
                <w:webHidden/>
              </w:rPr>
              <w:tab/>
            </w:r>
            <w:r>
              <w:rPr>
                <w:noProof/>
                <w:webHidden/>
              </w:rPr>
              <w:fldChar w:fldCharType="begin"/>
            </w:r>
            <w:r>
              <w:rPr>
                <w:noProof/>
                <w:webHidden/>
              </w:rPr>
              <w:instrText xml:space="preserve"> PAGEREF _Toc210224922 \h </w:instrText>
            </w:r>
            <w:r>
              <w:rPr>
                <w:noProof/>
                <w:webHidden/>
              </w:rPr>
            </w:r>
            <w:r>
              <w:rPr>
                <w:noProof/>
                <w:webHidden/>
              </w:rPr>
              <w:fldChar w:fldCharType="separate"/>
            </w:r>
            <w:r>
              <w:rPr>
                <w:noProof/>
                <w:webHidden/>
              </w:rPr>
              <w:t>57</w:t>
            </w:r>
            <w:r>
              <w:rPr>
                <w:noProof/>
                <w:webHidden/>
              </w:rPr>
              <w:fldChar w:fldCharType="end"/>
            </w:r>
          </w:hyperlink>
        </w:p>
        <w:p w14:paraId="0B9771BE" w14:textId="7B834BD3" w:rsidR="00FD7366" w:rsidRDefault="00C3062C">
          <w:r>
            <w:rPr>
              <w:b/>
              <w:bCs/>
              <w:noProof/>
            </w:rPr>
            <w:fldChar w:fldCharType="end"/>
          </w:r>
        </w:p>
      </w:sdtContent>
    </w:sdt>
    <w:p w14:paraId="0CC0482B" w14:textId="77777777" w:rsidR="00A93F62" w:rsidRDefault="00A93F62">
      <w:pPr>
        <w:rPr>
          <w:ins w:id="22" w:author="Benjamin Devantier -du Plessis" w:date="2025-10-01T10:15:00Z" w16du:dateUtc="2025-10-01T08:15:00Z"/>
          <w:b/>
          <w:bCs/>
          <w:color w:val="0000FF"/>
          <w:shd w:val="clear" w:color="auto" w:fill="FFFF00"/>
        </w:rPr>
      </w:pPr>
      <w:ins w:id="23" w:author="Benjamin Devantier -du Plessis" w:date="2025-10-01T10:15:00Z" w16du:dateUtc="2025-10-01T08:15:00Z">
        <w:r>
          <w:rPr>
            <w:b/>
            <w:bCs/>
            <w:color w:val="0000FF"/>
            <w:shd w:val="clear" w:color="auto" w:fill="FFFF00"/>
          </w:rPr>
          <w:br w:type="page"/>
        </w:r>
      </w:ins>
    </w:p>
    <w:p w14:paraId="2DE1A76C" w14:textId="66DEBC9A" w:rsidR="00A202B1" w:rsidRDefault="00A202B1">
      <w:pPr>
        <w:pStyle w:val="NormalWeb"/>
      </w:pPr>
    </w:p>
    <w:p w14:paraId="4FD473EF" w14:textId="77777777" w:rsidR="00FD7366" w:rsidRDefault="00C3062C">
      <w:pPr>
        <w:pStyle w:val="Heading1"/>
        <w:rPr>
          <w:rFonts w:eastAsia="Times New Roman"/>
        </w:rPr>
      </w:pPr>
      <w:bookmarkStart w:id="24" w:name="_Toc210224841"/>
      <w:r>
        <w:rPr>
          <w:rFonts w:eastAsia="Times New Roman"/>
        </w:rPr>
        <w:t>Acronyms and Definitions</w:t>
      </w:r>
      <w:bookmarkEnd w:id="24"/>
    </w:p>
    <w:p w14:paraId="24708047" w14:textId="77777777" w:rsidR="00FD7366" w:rsidRDefault="00C3062C">
      <w:pPr>
        <w:pStyle w:val="NormalWeb"/>
        <w:rPr>
          <w:strike/>
          <w:color w:val="FF0000"/>
        </w:rPr>
      </w:pPr>
      <w:del w:id="25" w:author="Unknown">
        <w:r>
          <w:rPr>
            <w:strike/>
            <w:color w:val="FF0000"/>
          </w:rPr>
          <w:delText>DMAC - Data Management and Analysis Core of the HE2AT Center SC - HE2AT Center Steering Committee DS-I Africa - NIH Data Science Initiative Africa ELSI - Ethical Legal and Social Implications Projects of DS-I Africa HE2AT Center - Heat and Health in Africa Transdisciplinary Center NIH - US National Institute of Health PI - Principal Investigator Research Hubs - One of the seven NIH DS-I Africa Research hubs TEC - Training and Engagement Core of the HE2AT Center The Program - The HE2AT Center program of activities The Projects - The Research Project 1 and Research project 2 of the HE2AT Center The Cores - The DMAC, TEC and Admin Core of the HE2AT Center Re-analysis - A dynamical model simulation of historical climate evolution continuously nudged by observations in order to provide an approximate historical representation of the climate system Sensitive data - Data that pertains to individuals personal information, health, finances, occupation, etc. Personally identifiable data - Data variables that enable the identification of an individual either directly though names, ID numbers, etc. or indirectly through combining other variables such as locations (GPS, street address), age, gender, and medical information Data Subject - The individuals whose personal information is captured in health datasets Data Provider - The legal entity responsible for authorizing access to a dataset DSA - Data Sharing Agreement DMP - Data Management Plan DAP - Data Analysis Platform LDAP - Lightweight Directory Access Protocol sSA - sub-Saharan Africa WWARN - Worldwide Antimalarial Resistance Network BMGFKi - Bill and Melinda Gates Foundation Ki repository TLS - Transport Layer Security</w:delText>
        </w:r>
      </w:del>
    </w:p>
    <w:p w14:paraId="294D23DE" w14:textId="77777777" w:rsidR="00195612" w:rsidRDefault="00195612" w:rsidP="00195612">
      <w:pPr>
        <w:pStyle w:val="Heading2"/>
        <w:rPr>
          <w:ins w:id="26" w:author="Benjamin Devantier -du Plessis" w:date="2025-10-01T10:16:00Z" w16du:dateUtc="2025-10-01T08:16:00Z"/>
        </w:rPr>
      </w:pPr>
      <w:bookmarkStart w:id="27" w:name="_Toc209788401"/>
      <w:bookmarkStart w:id="28" w:name="_Toc210224842"/>
      <w:bookmarkStart w:id="29" w:name="acronyms"/>
      <w:r>
        <w:t>Acronyms</w:t>
      </w:r>
      <w:bookmarkEnd w:id="27"/>
      <w:bookmarkEnd w:id="28"/>
    </w:p>
    <w:tbl>
      <w:tblPr>
        <w:tblStyle w:val="Table"/>
        <w:tblW w:w="5000" w:type="pct"/>
        <w:tblInd w:w="0" w:type="dxa"/>
        <w:tblLayout w:type="fixed"/>
        <w:tblLook w:val="04A0" w:firstRow="1" w:lastRow="0" w:firstColumn="1" w:lastColumn="0" w:noHBand="0" w:noVBand="1"/>
      </w:tblPr>
      <w:tblGrid>
        <w:gridCol w:w="4070"/>
        <w:gridCol w:w="5290"/>
        <w:tblGridChange w:id="30">
          <w:tblGrid>
            <w:gridCol w:w="4070"/>
            <w:gridCol w:w="5290"/>
          </w:tblGrid>
        </w:tblGridChange>
      </w:tblGrid>
      <w:tr w:rsidR="00A51B1D" w14:paraId="74567F61" w14:textId="77777777" w:rsidTr="001D7ACC">
        <w:trPr>
          <w:cnfStyle w:val="100000000000" w:firstRow="1" w:lastRow="0" w:firstColumn="0" w:lastColumn="0" w:oddVBand="0" w:evenVBand="0" w:oddHBand="0" w:evenHBand="0" w:firstRowFirstColumn="0" w:firstRowLastColumn="0" w:lastRowFirstColumn="0" w:lastRowLastColumn="0"/>
          <w:ins w:id="31" w:author="Benjamin Devantier -du Plessis" w:date="2025-10-01T18:18:00Z"/>
        </w:trPr>
        <w:tc>
          <w:tcPr>
            <w:tcW w:w="4070" w:type="dxa"/>
            <w:hideMark/>
          </w:tcPr>
          <w:p w14:paraId="4D76B496" w14:textId="77777777" w:rsidR="00A51B1D" w:rsidRPr="00195612" w:rsidRDefault="00A51B1D" w:rsidP="001D7ACC">
            <w:pPr>
              <w:pStyle w:val="Compact"/>
              <w:rPr>
                <w:ins w:id="32" w:author="Benjamin Devantier -du Plessis" w:date="2025-10-01T18:18:00Z" w16du:dateUtc="2025-10-01T16:18:00Z"/>
                <w:color w:val="EE0000"/>
                <w:highlight w:val="yellow"/>
              </w:rPr>
            </w:pPr>
            <w:ins w:id="33" w:author="Benjamin Devantier -du Plessis" w:date="2025-10-01T18:18:00Z" w16du:dateUtc="2025-10-01T16:18:00Z">
              <w:r w:rsidRPr="00195612">
                <w:rPr>
                  <w:color w:val="EE0000"/>
                  <w:highlight w:val="yellow"/>
                </w:rPr>
                <w:t>Acronym</w:t>
              </w:r>
            </w:ins>
          </w:p>
        </w:tc>
        <w:tc>
          <w:tcPr>
            <w:tcW w:w="5290" w:type="dxa"/>
            <w:hideMark/>
          </w:tcPr>
          <w:p w14:paraId="5DFAA9F2" w14:textId="77777777" w:rsidR="00A51B1D" w:rsidRPr="00195612" w:rsidRDefault="00A51B1D" w:rsidP="001D7ACC">
            <w:pPr>
              <w:pStyle w:val="Compact"/>
              <w:rPr>
                <w:ins w:id="34" w:author="Benjamin Devantier -du Plessis" w:date="2025-10-01T18:18:00Z" w16du:dateUtc="2025-10-01T16:18:00Z"/>
                <w:color w:val="EE0000"/>
                <w:highlight w:val="yellow"/>
              </w:rPr>
            </w:pPr>
            <w:ins w:id="35" w:author="Benjamin Devantier -du Plessis" w:date="2025-10-01T18:18:00Z" w16du:dateUtc="2025-10-01T16:18:00Z">
              <w:r w:rsidRPr="00195612">
                <w:rPr>
                  <w:color w:val="EE0000"/>
                  <w:highlight w:val="yellow"/>
                </w:rPr>
                <w:t>Description</w:t>
              </w:r>
            </w:ins>
          </w:p>
        </w:tc>
      </w:tr>
      <w:tr w:rsidR="00A51B1D" w14:paraId="6EB0581D" w14:textId="77777777" w:rsidTr="001D7ACC">
        <w:trPr>
          <w:ins w:id="36" w:author="Benjamin Devantier -du Plessis" w:date="2025-10-01T18:18:00Z"/>
        </w:trPr>
        <w:tc>
          <w:tcPr>
            <w:tcW w:w="4070" w:type="dxa"/>
            <w:hideMark/>
          </w:tcPr>
          <w:p w14:paraId="35619D9B" w14:textId="77777777" w:rsidR="00A51B1D" w:rsidRPr="00195612" w:rsidRDefault="00A51B1D" w:rsidP="001D7ACC">
            <w:pPr>
              <w:pStyle w:val="Compact"/>
              <w:rPr>
                <w:ins w:id="37" w:author="Benjamin Devantier -du Plessis" w:date="2025-10-01T18:18:00Z" w16du:dateUtc="2025-10-01T16:18:00Z"/>
                <w:color w:val="EE0000"/>
                <w:highlight w:val="yellow"/>
              </w:rPr>
            </w:pPr>
            <w:ins w:id="38" w:author="Benjamin Devantier -du Plessis" w:date="2025-10-01T18:18:00Z" w16du:dateUtc="2025-10-01T16:18:00Z">
              <w:r w:rsidRPr="00195612">
                <w:rPr>
                  <w:color w:val="EE0000"/>
                  <w:highlight w:val="yellow"/>
                </w:rPr>
                <w:t>AOT</w:t>
              </w:r>
            </w:ins>
          </w:p>
        </w:tc>
        <w:tc>
          <w:tcPr>
            <w:tcW w:w="5290" w:type="dxa"/>
            <w:hideMark/>
          </w:tcPr>
          <w:p w14:paraId="7CE81667" w14:textId="77777777" w:rsidR="00A51B1D" w:rsidRPr="00195612" w:rsidRDefault="00A51B1D" w:rsidP="001D7ACC">
            <w:pPr>
              <w:pStyle w:val="Compact"/>
              <w:rPr>
                <w:ins w:id="39" w:author="Benjamin Devantier -du Plessis" w:date="2025-10-01T18:18:00Z" w16du:dateUtc="2025-10-01T16:18:00Z"/>
                <w:color w:val="EE0000"/>
                <w:highlight w:val="yellow"/>
              </w:rPr>
            </w:pPr>
            <w:ins w:id="40" w:author="Benjamin Devantier -du Plessis" w:date="2025-10-01T18:18:00Z" w16du:dateUtc="2025-10-01T16:18:00Z">
              <w:r w:rsidRPr="00195612">
                <w:rPr>
                  <w:color w:val="EE0000"/>
                  <w:highlight w:val="yellow"/>
                </w:rPr>
                <w:t>Aerosol Optical Thickness</w:t>
              </w:r>
            </w:ins>
          </w:p>
        </w:tc>
      </w:tr>
      <w:tr w:rsidR="00A51B1D" w14:paraId="70C58D74" w14:textId="77777777" w:rsidTr="001D7ACC">
        <w:trPr>
          <w:ins w:id="41" w:author="Benjamin Devantier -du Plessis" w:date="2025-10-01T18:18:00Z"/>
        </w:trPr>
        <w:tc>
          <w:tcPr>
            <w:tcW w:w="4070" w:type="dxa"/>
            <w:hideMark/>
          </w:tcPr>
          <w:p w14:paraId="7E31438C" w14:textId="77777777" w:rsidR="00A51B1D" w:rsidRPr="00195612" w:rsidRDefault="00A51B1D" w:rsidP="001D7ACC">
            <w:pPr>
              <w:pStyle w:val="Compact"/>
              <w:rPr>
                <w:ins w:id="42" w:author="Benjamin Devantier -du Plessis" w:date="2025-10-01T18:18:00Z" w16du:dateUtc="2025-10-01T16:18:00Z"/>
                <w:color w:val="EE0000"/>
                <w:highlight w:val="yellow"/>
              </w:rPr>
            </w:pPr>
            <w:ins w:id="43" w:author="Benjamin Devantier -du Plessis" w:date="2025-10-01T18:18:00Z" w16du:dateUtc="2025-10-01T16:18:00Z">
              <w:r w:rsidRPr="00195612">
                <w:rPr>
                  <w:color w:val="EE0000"/>
                  <w:highlight w:val="yellow"/>
                </w:rPr>
                <w:t>BMGFKi</w:t>
              </w:r>
            </w:ins>
          </w:p>
        </w:tc>
        <w:tc>
          <w:tcPr>
            <w:tcW w:w="5290" w:type="dxa"/>
            <w:hideMark/>
          </w:tcPr>
          <w:p w14:paraId="42F94B2B" w14:textId="77777777" w:rsidR="00A51B1D" w:rsidRPr="00195612" w:rsidRDefault="00A51B1D" w:rsidP="001D7ACC">
            <w:pPr>
              <w:pStyle w:val="Compact"/>
              <w:rPr>
                <w:ins w:id="44" w:author="Benjamin Devantier -du Plessis" w:date="2025-10-01T18:18:00Z" w16du:dateUtc="2025-10-01T16:18:00Z"/>
                <w:color w:val="EE0000"/>
                <w:highlight w:val="yellow"/>
              </w:rPr>
            </w:pPr>
            <w:ins w:id="45" w:author="Benjamin Devantier -du Plessis" w:date="2025-10-01T18:18:00Z" w16du:dateUtc="2025-10-01T16:18:00Z">
              <w:r w:rsidRPr="00195612">
                <w:rPr>
                  <w:color w:val="EE0000"/>
                  <w:highlight w:val="yellow"/>
                </w:rPr>
                <w:t>Bill and Melinda Gates Foundation Ki repository</w:t>
              </w:r>
            </w:ins>
          </w:p>
        </w:tc>
      </w:tr>
      <w:tr w:rsidR="00A51B1D" w14:paraId="0963A805" w14:textId="77777777" w:rsidTr="001D7ACC">
        <w:trPr>
          <w:ins w:id="46" w:author="Benjamin Devantier -du Plessis" w:date="2025-10-01T18:18:00Z"/>
        </w:trPr>
        <w:tc>
          <w:tcPr>
            <w:tcW w:w="4070" w:type="dxa"/>
            <w:hideMark/>
          </w:tcPr>
          <w:p w14:paraId="65D09D5D" w14:textId="77777777" w:rsidR="00A51B1D" w:rsidRPr="00195612" w:rsidRDefault="00A51B1D" w:rsidP="001D7ACC">
            <w:pPr>
              <w:pStyle w:val="Compact"/>
              <w:rPr>
                <w:ins w:id="47" w:author="Benjamin Devantier -du Plessis" w:date="2025-10-01T18:18:00Z" w16du:dateUtc="2025-10-01T16:18:00Z"/>
                <w:color w:val="EE0000"/>
                <w:highlight w:val="yellow"/>
              </w:rPr>
            </w:pPr>
            <w:ins w:id="48" w:author="Benjamin Devantier -du Plessis" w:date="2025-10-01T18:18:00Z" w16du:dateUtc="2025-10-01T16:18:00Z">
              <w:r w:rsidRPr="00195612">
                <w:rPr>
                  <w:color w:val="EE0000"/>
                  <w:highlight w:val="yellow"/>
                </w:rPr>
                <w:t>CSAG</w:t>
              </w:r>
            </w:ins>
          </w:p>
        </w:tc>
        <w:tc>
          <w:tcPr>
            <w:tcW w:w="5290" w:type="dxa"/>
            <w:hideMark/>
          </w:tcPr>
          <w:p w14:paraId="0F31ED27" w14:textId="77777777" w:rsidR="00A51B1D" w:rsidRPr="00195612" w:rsidRDefault="00A51B1D" w:rsidP="001D7ACC">
            <w:pPr>
              <w:pStyle w:val="Compact"/>
              <w:rPr>
                <w:ins w:id="49" w:author="Benjamin Devantier -du Plessis" w:date="2025-10-01T18:18:00Z" w16du:dateUtc="2025-10-01T16:18:00Z"/>
                <w:color w:val="EE0000"/>
                <w:highlight w:val="yellow"/>
              </w:rPr>
            </w:pPr>
            <w:ins w:id="50" w:author="Benjamin Devantier -du Plessis" w:date="2025-10-01T18:18:00Z" w16du:dateUtc="2025-10-01T16:18:00Z">
              <w:r w:rsidRPr="00195612">
                <w:rPr>
                  <w:color w:val="EE0000"/>
                  <w:highlight w:val="yellow"/>
                </w:rPr>
                <w:t>Climate System Analysis Group</w:t>
              </w:r>
            </w:ins>
          </w:p>
        </w:tc>
      </w:tr>
      <w:tr w:rsidR="00A51B1D" w14:paraId="622973F2" w14:textId="77777777" w:rsidTr="001D7ACC">
        <w:trPr>
          <w:ins w:id="51" w:author="Benjamin Devantier -du Plessis" w:date="2025-10-01T18:18:00Z"/>
        </w:trPr>
        <w:tc>
          <w:tcPr>
            <w:tcW w:w="4070" w:type="dxa"/>
            <w:hideMark/>
          </w:tcPr>
          <w:p w14:paraId="4F3179CB" w14:textId="77777777" w:rsidR="00A51B1D" w:rsidRPr="00195612" w:rsidRDefault="00A51B1D" w:rsidP="001D7ACC">
            <w:pPr>
              <w:pStyle w:val="Compact"/>
              <w:rPr>
                <w:ins w:id="52" w:author="Benjamin Devantier -du Plessis" w:date="2025-10-01T18:18:00Z" w16du:dateUtc="2025-10-01T16:18:00Z"/>
                <w:color w:val="EE0000"/>
                <w:highlight w:val="yellow"/>
              </w:rPr>
            </w:pPr>
            <w:ins w:id="53" w:author="Benjamin Devantier -du Plessis" w:date="2025-10-01T18:18:00Z" w16du:dateUtc="2025-10-01T16:18:00Z">
              <w:r w:rsidRPr="00195612">
                <w:rPr>
                  <w:color w:val="EE0000"/>
                  <w:highlight w:val="yellow"/>
                </w:rPr>
                <w:t>DAC</w:t>
              </w:r>
            </w:ins>
          </w:p>
        </w:tc>
        <w:tc>
          <w:tcPr>
            <w:tcW w:w="5290" w:type="dxa"/>
            <w:hideMark/>
          </w:tcPr>
          <w:p w14:paraId="381A4081" w14:textId="77777777" w:rsidR="00A51B1D" w:rsidRPr="00195612" w:rsidRDefault="00A51B1D" w:rsidP="001D7ACC">
            <w:pPr>
              <w:pStyle w:val="Compact"/>
              <w:rPr>
                <w:ins w:id="54" w:author="Benjamin Devantier -du Plessis" w:date="2025-10-01T18:18:00Z" w16du:dateUtc="2025-10-01T16:18:00Z"/>
                <w:color w:val="EE0000"/>
                <w:highlight w:val="yellow"/>
              </w:rPr>
            </w:pPr>
            <w:ins w:id="55" w:author="Benjamin Devantier -du Plessis" w:date="2025-10-01T18:18:00Z" w16du:dateUtc="2025-10-01T16:18:00Z">
              <w:r w:rsidRPr="00195612">
                <w:rPr>
                  <w:color w:val="EE0000"/>
                  <w:highlight w:val="yellow"/>
                </w:rPr>
                <w:t>Data Access Committee</w:t>
              </w:r>
            </w:ins>
          </w:p>
        </w:tc>
      </w:tr>
      <w:tr w:rsidR="00A51B1D" w14:paraId="34B2F363" w14:textId="77777777" w:rsidTr="001D7ACC">
        <w:trPr>
          <w:ins w:id="56" w:author="Benjamin Devantier -du Plessis" w:date="2025-10-01T18:18:00Z"/>
        </w:trPr>
        <w:tc>
          <w:tcPr>
            <w:tcW w:w="4070" w:type="dxa"/>
            <w:hideMark/>
          </w:tcPr>
          <w:p w14:paraId="6B51F802" w14:textId="77777777" w:rsidR="00A51B1D" w:rsidRPr="00195612" w:rsidRDefault="00A51B1D" w:rsidP="001D7ACC">
            <w:pPr>
              <w:pStyle w:val="Compact"/>
              <w:rPr>
                <w:ins w:id="57" w:author="Benjamin Devantier -du Plessis" w:date="2025-10-01T18:18:00Z" w16du:dateUtc="2025-10-01T16:18:00Z"/>
                <w:color w:val="EE0000"/>
                <w:highlight w:val="yellow"/>
              </w:rPr>
            </w:pPr>
            <w:ins w:id="58" w:author="Benjamin Devantier -du Plessis" w:date="2025-10-01T18:18:00Z" w16du:dateUtc="2025-10-01T16:18:00Z">
              <w:r w:rsidRPr="00195612">
                <w:rPr>
                  <w:color w:val="EE0000"/>
                  <w:highlight w:val="yellow"/>
                </w:rPr>
                <w:t>DAP</w:t>
              </w:r>
            </w:ins>
          </w:p>
        </w:tc>
        <w:tc>
          <w:tcPr>
            <w:tcW w:w="5290" w:type="dxa"/>
            <w:hideMark/>
          </w:tcPr>
          <w:p w14:paraId="42A4508C" w14:textId="77777777" w:rsidR="00A51B1D" w:rsidRPr="00195612" w:rsidRDefault="00A51B1D" w:rsidP="001D7ACC">
            <w:pPr>
              <w:pStyle w:val="Compact"/>
              <w:rPr>
                <w:ins w:id="59" w:author="Benjamin Devantier -du Plessis" w:date="2025-10-01T18:18:00Z" w16du:dateUtc="2025-10-01T16:18:00Z"/>
                <w:color w:val="EE0000"/>
                <w:highlight w:val="yellow"/>
              </w:rPr>
            </w:pPr>
            <w:ins w:id="60" w:author="Benjamin Devantier -du Plessis" w:date="2025-10-01T18:18:00Z" w16du:dateUtc="2025-10-01T16:18:00Z">
              <w:r w:rsidRPr="00195612">
                <w:rPr>
                  <w:color w:val="EE0000"/>
                  <w:highlight w:val="yellow"/>
                </w:rPr>
                <w:t>Data Analysis Platform</w:t>
              </w:r>
            </w:ins>
          </w:p>
        </w:tc>
      </w:tr>
      <w:tr w:rsidR="00A51B1D" w14:paraId="0A4DF2D8" w14:textId="77777777" w:rsidTr="001D7ACC">
        <w:trPr>
          <w:ins w:id="61" w:author="Benjamin Devantier -du Plessis" w:date="2025-10-01T18:18:00Z"/>
        </w:trPr>
        <w:tc>
          <w:tcPr>
            <w:tcW w:w="4070" w:type="dxa"/>
            <w:hideMark/>
          </w:tcPr>
          <w:p w14:paraId="502FDF5A" w14:textId="77777777" w:rsidR="00A51B1D" w:rsidRPr="00195612" w:rsidRDefault="00A51B1D" w:rsidP="001D7ACC">
            <w:pPr>
              <w:pStyle w:val="Compact"/>
              <w:rPr>
                <w:ins w:id="62" w:author="Benjamin Devantier -du Plessis" w:date="2025-10-01T18:18:00Z" w16du:dateUtc="2025-10-01T16:18:00Z"/>
                <w:color w:val="EE0000"/>
                <w:highlight w:val="yellow"/>
              </w:rPr>
            </w:pPr>
            <w:ins w:id="63" w:author="Benjamin Devantier -du Plessis" w:date="2025-10-01T18:18:00Z" w16du:dateUtc="2025-10-01T16:18:00Z">
              <w:r w:rsidRPr="00195612">
                <w:rPr>
                  <w:color w:val="EE0000"/>
                  <w:highlight w:val="yellow"/>
                </w:rPr>
                <w:t>DMAC</w:t>
              </w:r>
            </w:ins>
          </w:p>
        </w:tc>
        <w:tc>
          <w:tcPr>
            <w:tcW w:w="5290" w:type="dxa"/>
            <w:hideMark/>
          </w:tcPr>
          <w:p w14:paraId="579856FC" w14:textId="77777777" w:rsidR="00A51B1D" w:rsidRPr="00195612" w:rsidRDefault="00A51B1D" w:rsidP="001D7ACC">
            <w:pPr>
              <w:pStyle w:val="Compact"/>
              <w:rPr>
                <w:ins w:id="64" w:author="Benjamin Devantier -du Plessis" w:date="2025-10-01T18:18:00Z" w16du:dateUtc="2025-10-01T16:18:00Z"/>
                <w:color w:val="EE0000"/>
                <w:highlight w:val="yellow"/>
              </w:rPr>
            </w:pPr>
            <w:ins w:id="65" w:author="Benjamin Devantier -du Plessis" w:date="2025-10-01T18:18:00Z" w16du:dateUtc="2025-10-01T16:18:00Z">
              <w:r w:rsidRPr="00195612">
                <w:rPr>
                  <w:color w:val="EE0000"/>
                  <w:highlight w:val="yellow"/>
                </w:rPr>
                <w:t>Data Management and Analysis Core of the HE²AT Center</w:t>
              </w:r>
            </w:ins>
          </w:p>
        </w:tc>
      </w:tr>
      <w:tr w:rsidR="00A51B1D" w14:paraId="5BFEEC00" w14:textId="77777777" w:rsidTr="001D7ACC">
        <w:trPr>
          <w:ins w:id="66" w:author="Benjamin Devantier -du Plessis" w:date="2025-10-01T18:18:00Z"/>
        </w:trPr>
        <w:tc>
          <w:tcPr>
            <w:tcW w:w="4070" w:type="dxa"/>
            <w:hideMark/>
          </w:tcPr>
          <w:p w14:paraId="6B69EE28" w14:textId="77777777" w:rsidR="00A51B1D" w:rsidRPr="00195612" w:rsidRDefault="00A51B1D" w:rsidP="001D7ACC">
            <w:pPr>
              <w:pStyle w:val="Compact"/>
              <w:rPr>
                <w:ins w:id="67" w:author="Benjamin Devantier -du Plessis" w:date="2025-10-01T18:18:00Z" w16du:dateUtc="2025-10-01T16:18:00Z"/>
                <w:color w:val="EE0000"/>
                <w:highlight w:val="yellow"/>
              </w:rPr>
            </w:pPr>
            <w:ins w:id="68" w:author="Benjamin Devantier -du Plessis" w:date="2025-10-01T18:18:00Z" w16du:dateUtc="2025-10-01T16:18:00Z">
              <w:r w:rsidRPr="00195612">
                <w:rPr>
                  <w:color w:val="EE0000"/>
                  <w:highlight w:val="yellow"/>
                </w:rPr>
                <w:t>DMP</w:t>
              </w:r>
            </w:ins>
          </w:p>
        </w:tc>
        <w:tc>
          <w:tcPr>
            <w:tcW w:w="5290" w:type="dxa"/>
            <w:hideMark/>
          </w:tcPr>
          <w:p w14:paraId="59E25C61" w14:textId="77777777" w:rsidR="00A51B1D" w:rsidRPr="00195612" w:rsidRDefault="00A51B1D" w:rsidP="001D7ACC">
            <w:pPr>
              <w:pStyle w:val="Compact"/>
              <w:rPr>
                <w:ins w:id="69" w:author="Benjamin Devantier -du Plessis" w:date="2025-10-01T18:18:00Z" w16du:dateUtc="2025-10-01T16:18:00Z"/>
                <w:color w:val="EE0000"/>
                <w:highlight w:val="yellow"/>
              </w:rPr>
            </w:pPr>
            <w:ins w:id="70" w:author="Benjamin Devantier -du Plessis" w:date="2025-10-01T18:18:00Z" w16du:dateUtc="2025-10-01T16:18:00Z">
              <w:r w:rsidRPr="00195612">
                <w:rPr>
                  <w:color w:val="EE0000"/>
                  <w:highlight w:val="yellow"/>
                </w:rPr>
                <w:t>Data Management Plan</w:t>
              </w:r>
            </w:ins>
          </w:p>
        </w:tc>
      </w:tr>
      <w:tr w:rsidR="00A51B1D" w14:paraId="4A7BD542" w14:textId="77777777" w:rsidTr="001D7ACC">
        <w:trPr>
          <w:ins w:id="71" w:author="Benjamin Devantier -du Plessis" w:date="2025-10-01T18:18:00Z"/>
        </w:trPr>
        <w:tc>
          <w:tcPr>
            <w:tcW w:w="4070" w:type="dxa"/>
            <w:hideMark/>
          </w:tcPr>
          <w:p w14:paraId="5DB09204" w14:textId="77777777" w:rsidR="00A51B1D" w:rsidRPr="00195612" w:rsidRDefault="00A51B1D" w:rsidP="001D7ACC">
            <w:pPr>
              <w:pStyle w:val="Compact"/>
              <w:rPr>
                <w:ins w:id="72" w:author="Benjamin Devantier -du Plessis" w:date="2025-10-01T18:18:00Z" w16du:dateUtc="2025-10-01T16:18:00Z"/>
                <w:color w:val="EE0000"/>
                <w:highlight w:val="yellow"/>
              </w:rPr>
            </w:pPr>
            <w:ins w:id="73" w:author="Benjamin Devantier -du Plessis" w:date="2025-10-01T18:18:00Z" w16du:dateUtc="2025-10-01T16:18:00Z">
              <w:r w:rsidRPr="00195612">
                <w:rPr>
                  <w:color w:val="EE0000"/>
                  <w:highlight w:val="yellow"/>
                </w:rPr>
                <w:t>DS-I Africa</w:t>
              </w:r>
            </w:ins>
          </w:p>
        </w:tc>
        <w:tc>
          <w:tcPr>
            <w:tcW w:w="5290" w:type="dxa"/>
            <w:hideMark/>
          </w:tcPr>
          <w:p w14:paraId="59DE915F" w14:textId="77777777" w:rsidR="00A51B1D" w:rsidRPr="00195612" w:rsidRDefault="00A51B1D" w:rsidP="001D7ACC">
            <w:pPr>
              <w:pStyle w:val="Compact"/>
              <w:rPr>
                <w:ins w:id="74" w:author="Benjamin Devantier -du Plessis" w:date="2025-10-01T18:18:00Z" w16du:dateUtc="2025-10-01T16:18:00Z"/>
                <w:color w:val="EE0000"/>
                <w:highlight w:val="yellow"/>
              </w:rPr>
            </w:pPr>
            <w:ins w:id="75" w:author="Benjamin Devantier -du Plessis" w:date="2025-10-01T18:18:00Z" w16du:dateUtc="2025-10-01T16:18:00Z">
              <w:r w:rsidRPr="00195612">
                <w:rPr>
                  <w:color w:val="EE0000"/>
                  <w:highlight w:val="yellow"/>
                </w:rPr>
                <w:t>NIH Data Science Initiative Africa</w:t>
              </w:r>
            </w:ins>
          </w:p>
        </w:tc>
      </w:tr>
      <w:tr w:rsidR="00A51B1D" w14:paraId="4AA33CD2" w14:textId="77777777" w:rsidTr="001D7ACC">
        <w:trPr>
          <w:ins w:id="76" w:author="Benjamin Devantier -du Plessis" w:date="2025-10-01T18:18:00Z"/>
        </w:trPr>
        <w:tc>
          <w:tcPr>
            <w:tcW w:w="4070" w:type="dxa"/>
            <w:hideMark/>
          </w:tcPr>
          <w:p w14:paraId="0BB12676" w14:textId="77777777" w:rsidR="00A51B1D" w:rsidRPr="00195612" w:rsidRDefault="00A51B1D" w:rsidP="001D7ACC">
            <w:pPr>
              <w:pStyle w:val="Compact"/>
              <w:rPr>
                <w:ins w:id="77" w:author="Benjamin Devantier -du Plessis" w:date="2025-10-01T18:18:00Z" w16du:dateUtc="2025-10-01T16:18:00Z"/>
                <w:color w:val="EE0000"/>
                <w:highlight w:val="yellow"/>
              </w:rPr>
            </w:pPr>
            <w:ins w:id="78" w:author="Benjamin Devantier -du Plessis" w:date="2025-10-01T18:18:00Z" w16du:dateUtc="2025-10-01T16:18:00Z">
              <w:r w:rsidRPr="00195612">
                <w:rPr>
                  <w:color w:val="EE0000"/>
                  <w:highlight w:val="yellow"/>
                </w:rPr>
                <w:t>DTA</w:t>
              </w:r>
            </w:ins>
          </w:p>
        </w:tc>
        <w:tc>
          <w:tcPr>
            <w:tcW w:w="5290" w:type="dxa"/>
            <w:hideMark/>
          </w:tcPr>
          <w:p w14:paraId="261D3C69" w14:textId="77777777" w:rsidR="00A51B1D" w:rsidRPr="00195612" w:rsidRDefault="00A51B1D" w:rsidP="001D7ACC">
            <w:pPr>
              <w:pStyle w:val="Compact"/>
              <w:rPr>
                <w:ins w:id="79" w:author="Benjamin Devantier -du Plessis" w:date="2025-10-01T18:18:00Z" w16du:dateUtc="2025-10-01T16:18:00Z"/>
                <w:color w:val="EE0000"/>
                <w:highlight w:val="yellow"/>
              </w:rPr>
            </w:pPr>
            <w:ins w:id="80" w:author="Benjamin Devantier -du Plessis" w:date="2025-10-01T18:18:00Z" w16du:dateUtc="2025-10-01T16:18:00Z">
              <w:r w:rsidRPr="00195612">
                <w:rPr>
                  <w:color w:val="EE0000"/>
                  <w:highlight w:val="yellow"/>
                </w:rPr>
                <w:t>Data Transfer Agreement</w:t>
              </w:r>
            </w:ins>
          </w:p>
        </w:tc>
      </w:tr>
      <w:tr w:rsidR="00A51B1D" w14:paraId="1EC3A107" w14:textId="77777777" w:rsidTr="001D7ACC">
        <w:trPr>
          <w:ins w:id="81" w:author="Benjamin Devantier -du Plessis" w:date="2025-10-01T18:18:00Z"/>
        </w:trPr>
        <w:tc>
          <w:tcPr>
            <w:tcW w:w="4070" w:type="dxa"/>
            <w:hideMark/>
          </w:tcPr>
          <w:p w14:paraId="7361125D" w14:textId="77777777" w:rsidR="00A51B1D" w:rsidRPr="00195612" w:rsidRDefault="00A51B1D" w:rsidP="001D7ACC">
            <w:pPr>
              <w:pStyle w:val="Compact"/>
              <w:rPr>
                <w:ins w:id="82" w:author="Benjamin Devantier -du Plessis" w:date="2025-10-01T18:18:00Z" w16du:dateUtc="2025-10-01T16:18:00Z"/>
                <w:color w:val="EE0000"/>
                <w:highlight w:val="yellow"/>
              </w:rPr>
            </w:pPr>
            <w:ins w:id="83" w:author="Benjamin Devantier -du Plessis" w:date="2025-10-01T18:18:00Z" w16du:dateUtc="2025-10-01T16:18:00Z">
              <w:r w:rsidRPr="00195612">
                <w:rPr>
                  <w:color w:val="EE0000"/>
                  <w:highlight w:val="yellow"/>
                </w:rPr>
                <w:t>DUOS</w:t>
              </w:r>
            </w:ins>
          </w:p>
        </w:tc>
        <w:tc>
          <w:tcPr>
            <w:tcW w:w="5290" w:type="dxa"/>
            <w:hideMark/>
          </w:tcPr>
          <w:p w14:paraId="6E0A5DF6" w14:textId="77777777" w:rsidR="00A51B1D" w:rsidRPr="00195612" w:rsidRDefault="00A51B1D" w:rsidP="001D7ACC">
            <w:pPr>
              <w:pStyle w:val="Compact"/>
              <w:rPr>
                <w:ins w:id="84" w:author="Benjamin Devantier -du Plessis" w:date="2025-10-01T18:18:00Z" w16du:dateUtc="2025-10-01T16:18:00Z"/>
                <w:color w:val="EE0000"/>
                <w:highlight w:val="yellow"/>
              </w:rPr>
            </w:pPr>
            <w:ins w:id="85" w:author="Benjamin Devantier -du Plessis" w:date="2025-10-01T18:18:00Z" w16du:dateUtc="2025-10-01T16:18:00Z">
              <w:r w:rsidRPr="00195612">
                <w:rPr>
                  <w:color w:val="EE0000"/>
                  <w:highlight w:val="yellow"/>
                </w:rPr>
                <w:t>Data Use Oversight System</w:t>
              </w:r>
            </w:ins>
          </w:p>
        </w:tc>
      </w:tr>
      <w:tr w:rsidR="00A51B1D" w14:paraId="66AEC756" w14:textId="77777777" w:rsidTr="001D7ACC">
        <w:trPr>
          <w:ins w:id="86" w:author="Benjamin Devantier -du Plessis" w:date="2025-10-01T18:18:00Z"/>
        </w:trPr>
        <w:tc>
          <w:tcPr>
            <w:tcW w:w="4070" w:type="dxa"/>
            <w:hideMark/>
          </w:tcPr>
          <w:p w14:paraId="52054A5B" w14:textId="77777777" w:rsidR="00A51B1D" w:rsidRPr="00195612" w:rsidRDefault="00A51B1D" w:rsidP="001D7ACC">
            <w:pPr>
              <w:pStyle w:val="Compact"/>
              <w:rPr>
                <w:ins w:id="87" w:author="Benjamin Devantier -du Plessis" w:date="2025-10-01T18:18:00Z" w16du:dateUtc="2025-10-01T16:18:00Z"/>
                <w:color w:val="EE0000"/>
                <w:highlight w:val="yellow"/>
              </w:rPr>
            </w:pPr>
            <w:ins w:id="88" w:author="Benjamin Devantier -du Plessis" w:date="2025-10-01T18:18:00Z" w16du:dateUtc="2025-10-01T16:18:00Z">
              <w:r w:rsidRPr="00195612">
                <w:rPr>
                  <w:color w:val="EE0000"/>
                  <w:highlight w:val="yellow"/>
                </w:rPr>
                <w:t>ELSI</w:t>
              </w:r>
            </w:ins>
          </w:p>
        </w:tc>
        <w:tc>
          <w:tcPr>
            <w:tcW w:w="5290" w:type="dxa"/>
            <w:hideMark/>
          </w:tcPr>
          <w:p w14:paraId="30026378" w14:textId="77777777" w:rsidR="00A51B1D" w:rsidRPr="00195612" w:rsidRDefault="00A51B1D" w:rsidP="001D7ACC">
            <w:pPr>
              <w:pStyle w:val="Compact"/>
              <w:rPr>
                <w:ins w:id="89" w:author="Benjamin Devantier -du Plessis" w:date="2025-10-01T18:18:00Z" w16du:dateUtc="2025-10-01T16:18:00Z"/>
                <w:color w:val="EE0000"/>
                <w:highlight w:val="yellow"/>
              </w:rPr>
            </w:pPr>
            <w:ins w:id="90" w:author="Benjamin Devantier -du Plessis" w:date="2025-10-01T18:18:00Z" w16du:dateUtc="2025-10-01T16:18:00Z">
              <w:r w:rsidRPr="00195612">
                <w:rPr>
                  <w:color w:val="EE0000"/>
                  <w:highlight w:val="yellow"/>
                </w:rPr>
                <w:t>Ethical Legal and Social Implications Projects of DS-I Africa</w:t>
              </w:r>
            </w:ins>
          </w:p>
        </w:tc>
      </w:tr>
      <w:tr w:rsidR="00A51B1D" w14:paraId="3A85A3FB" w14:textId="77777777" w:rsidTr="001D7ACC">
        <w:trPr>
          <w:ins w:id="91" w:author="Benjamin Devantier -du Plessis" w:date="2025-10-01T18:18:00Z"/>
        </w:trPr>
        <w:tc>
          <w:tcPr>
            <w:tcW w:w="4070" w:type="dxa"/>
            <w:hideMark/>
          </w:tcPr>
          <w:p w14:paraId="5A2218CA" w14:textId="77777777" w:rsidR="00A51B1D" w:rsidRPr="00195612" w:rsidRDefault="00A51B1D" w:rsidP="001D7ACC">
            <w:pPr>
              <w:pStyle w:val="Compact"/>
              <w:rPr>
                <w:ins w:id="92" w:author="Benjamin Devantier -du Plessis" w:date="2025-10-01T18:18:00Z" w16du:dateUtc="2025-10-01T16:18:00Z"/>
                <w:color w:val="EE0000"/>
                <w:highlight w:val="yellow"/>
              </w:rPr>
            </w:pPr>
            <w:ins w:id="93" w:author="Benjamin Devantier -du Plessis" w:date="2025-10-01T18:18:00Z" w16du:dateUtc="2025-10-01T16:18:00Z">
              <w:r w:rsidRPr="00195612">
                <w:rPr>
                  <w:color w:val="EE0000"/>
                  <w:highlight w:val="yellow"/>
                </w:rPr>
                <w:t>FAIR</w:t>
              </w:r>
            </w:ins>
          </w:p>
        </w:tc>
        <w:tc>
          <w:tcPr>
            <w:tcW w:w="5290" w:type="dxa"/>
            <w:hideMark/>
          </w:tcPr>
          <w:p w14:paraId="691DE275" w14:textId="77777777" w:rsidR="00A51B1D" w:rsidRPr="00195612" w:rsidRDefault="00A51B1D" w:rsidP="001D7ACC">
            <w:pPr>
              <w:pStyle w:val="Compact"/>
              <w:rPr>
                <w:ins w:id="94" w:author="Benjamin Devantier -du Plessis" w:date="2025-10-01T18:18:00Z" w16du:dateUtc="2025-10-01T16:18:00Z"/>
                <w:color w:val="EE0000"/>
                <w:highlight w:val="yellow"/>
              </w:rPr>
            </w:pPr>
            <w:ins w:id="95" w:author="Benjamin Devantier -du Plessis" w:date="2025-10-01T18:18:00Z" w16du:dateUtc="2025-10-01T16:18:00Z">
              <w:r w:rsidRPr="00195612">
                <w:rPr>
                  <w:color w:val="EE0000"/>
                  <w:highlight w:val="yellow"/>
                </w:rPr>
                <w:t>Findable, Accessible, Interoperable, and Reusable</w:t>
              </w:r>
            </w:ins>
          </w:p>
        </w:tc>
      </w:tr>
      <w:tr w:rsidR="00A51B1D" w14:paraId="31272495" w14:textId="77777777" w:rsidTr="001D7ACC">
        <w:trPr>
          <w:ins w:id="96" w:author="Benjamin Devantier -du Plessis" w:date="2025-10-01T18:18:00Z"/>
        </w:trPr>
        <w:tc>
          <w:tcPr>
            <w:tcW w:w="4070" w:type="dxa"/>
            <w:hideMark/>
          </w:tcPr>
          <w:p w14:paraId="33F0A93A" w14:textId="77777777" w:rsidR="00A51B1D" w:rsidRPr="00195612" w:rsidRDefault="00A51B1D" w:rsidP="001D7ACC">
            <w:pPr>
              <w:pStyle w:val="Compact"/>
              <w:rPr>
                <w:ins w:id="97" w:author="Benjamin Devantier -du Plessis" w:date="2025-10-01T18:18:00Z" w16du:dateUtc="2025-10-01T16:18:00Z"/>
                <w:color w:val="EE0000"/>
                <w:highlight w:val="yellow"/>
              </w:rPr>
            </w:pPr>
            <w:ins w:id="98" w:author="Benjamin Devantier -du Plessis" w:date="2025-10-01T18:18:00Z" w16du:dateUtc="2025-10-01T16:18:00Z">
              <w:r w:rsidRPr="00195612">
                <w:rPr>
                  <w:color w:val="EE0000"/>
                  <w:highlight w:val="yellow"/>
                </w:rPr>
                <w:t>FIPS</w:t>
              </w:r>
            </w:ins>
          </w:p>
        </w:tc>
        <w:tc>
          <w:tcPr>
            <w:tcW w:w="5290" w:type="dxa"/>
            <w:hideMark/>
          </w:tcPr>
          <w:p w14:paraId="3298F621" w14:textId="77777777" w:rsidR="00A51B1D" w:rsidRPr="00195612" w:rsidRDefault="00A51B1D" w:rsidP="001D7ACC">
            <w:pPr>
              <w:pStyle w:val="Compact"/>
              <w:rPr>
                <w:ins w:id="99" w:author="Benjamin Devantier -du Plessis" w:date="2025-10-01T18:18:00Z" w16du:dateUtc="2025-10-01T16:18:00Z"/>
                <w:color w:val="EE0000"/>
                <w:highlight w:val="yellow"/>
              </w:rPr>
            </w:pPr>
            <w:ins w:id="100" w:author="Benjamin Devantier -du Plessis" w:date="2025-10-01T18:18:00Z" w16du:dateUtc="2025-10-01T16:18:00Z">
              <w:r w:rsidRPr="00195612">
                <w:rPr>
                  <w:color w:val="EE0000"/>
                  <w:highlight w:val="yellow"/>
                </w:rPr>
                <w:t>Federal Information Processing Standards</w:t>
              </w:r>
            </w:ins>
          </w:p>
        </w:tc>
      </w:tr>
      <w:tr w:rsidR="00A51B1D" w14:paraId="677CBE8C" w14:textId="77777777" w:rsidTr="001D7ACC">
        <w:trPr>
          <w:ins w:id="101" w:author="Benjamin Devantier -du Plessis" w:date="2025-10-01T18:18:00Z"/>
        </w:trPr>
        <w:tc>
          <w:tcPr>
            <w:tcW w:w="4070" w:type="dxa"/>
            <w:hideMark/>
          </w:tcPr>
          <w:p w14:paraId="45B344BE" w14:textId="77777777" w:rsidR="00A51B1D" w:rsidRPr="00195612" w:rsidRDefault="00A51B1D" w:rsidP="001D7ACC">
            <w:pPr>
              <w:pStyle w:val="Compact"/>
              <w:rPr>
                <w:ins w:id="102" w:author="Benjamin Devantier -du Plessis" w:date="2025-10-01T18:18:00Z" w16du:dateUtc="2025-10-01T16:18:00Z"/>
                <w:color w:val="EE0000"/>
                <w:highlight w:val="yellow"/>
              </w:rPr>
            </w:pPr>
            <w:ins w:id="103" w:author="Benjamin Devantier -du Plessis" w:date="2025-10-01T18:18:00Z" w16du:dateUtc="2025-10-01T16:18:00Z">
              <w:r w:rsidRPr="00195612">
                <w:rPr>
                  <w:color w:val="EE0000"/>
                  <w:highlight w:val="yellow"/>
                </w:rPr>
                <w:t>GCRO</w:t>
              </w:r>
            </w:ins>
          </w:p>
        </w:tc>
        <w:tc>
          <w:tcPr>
            <w:tcW w:w="5290" w:type="dxa"/>
            <w:hideMark/>
          </w:tcPr>
          <w:p w14:paraId="0960F3FC" w14:textId="77777777" w:rsidR="00A51B1D" w:rsidRPr="00195612" w:rsidRDefault="00A51B1D" w:rsidP="001D7ACC">
            <w:pPr>
              <w:pStyle w:val="Compact"/>
              <w:rPr>
                <w:ins w:id="104" w:author="Benjamin Devantier -du Plessis" w:date="2025-10-01T18:18:00Z" w16du:dateUtc="2025-10-01T16:18:00Z"/>
                <w:color w:val="EE0000"/>
                <w:highlight w:val="yellow"/>
              </w:rPr>
            </w:pPr>
            <w:ins w:id="105" w:author="Benjamin Devantier -du Plessis" w:date="2025-10-01T18:18:00Z" w16du:dateUtc="2025-10-01T16:18:00Z">
              <w:r w:rsidRPr="00195612">
                <w:rPr>
                  <w:color w:val="EE0000"/>
                  <w:highlight w:val="yellow"/>
                </w:rPr>
                <w:t>Gauteng City-Region Observatory</w:t>
              </w:r>
            </w:ins>
          </w:p>
        </w:tc>
      </w:tr>
      <w:tr w:rsidR="00A51B1D" w14:paraId="4E19D323" w14:textId="77777777" w:rsidTr="001D7ACC">
        <w:trPr>
          <w:ins w:id="106" w:author="Benjamin Devantier -du Plessis" w:date="2025-10-01T18:18:00Z"/>
        </w:trPr>
        <w:tc>
          <w:tcPr>
            <w:tcW w:w="4070" w:type="dxa"/>
            <w:hideMark/>
          </w:tcPr>
          <w:p w14:paraId="37A6DCF2" w14:textId="77777777" w:rsidR="00A51B1D" w:rsidRPr="00195612" w:rsidRDefault="00A51B1D" w:rsidP="001D7ACC">
            <w:pPr>
              <w:pStyle w:val="Compact"/>
              <w:rPr>
                <w:ins w:id="107" w:author="Benjamin Devantier -du Plessis" w:date="2025-10-01T18:18:00Z" w16du:dateUtc="2025-10-01T16:18:00Z"/>
                <w:color w:val="EE0000"/>
                <w:highlight w:val="yellow"/>
              </w:rPr>
            </w:pPr>
            <w:ins w:id="108" w:author="Benjamin Devantier -du Plessis" w:date="2025-10-01T18:18:00Z" w16du:dateUtc="2025-10-01T16:18:00Z">
              <w:r w:rsidRPr="00195612">
                <w:rPr>
                  <w:color w:val="EE0000"/>
                  <w:highlight w:val="yellow"/>
                </w:rPr>
                <w:t>HPC</w:t>
              </w:r>
            </w:ins>
          </w:p>
        </w:tc>
        <w:tc>
          <w:tcPr>
            <w:tcW w:w="5290" w:type="dxa"/>
            <w:hideMark/>
          </w:tcPr>
          <w:p w14:paraId="177712D2" w14:textId="77777777" w:rsidR="00A51B1D" w:rsidRPr="00195612" w:rsidRDefault="00A51B1D" w:rsidP="001D7ACC">
            <w:pPr>
              <w:pStyle w:val="Compact"/>
              <w:rPr>
                <w:ins w:id="109" w:author="Benjamin Devantier -du Plessis" w:date="2025-10-01T18:18:00Z" w16du:dateUtc="2025-10-01T16:18:00Z"/>
                <w:color w:val="EE0000"/>
                <w:highlight w:val="yellow"/>
              </w:rPr>
            </w:pPr>
            <w:ins w:id="110" w:author="Benjamin Devantier -du Plessis" w:date="2025-10-01T18:18:00Z" w16du:dateUtc="2025-10-01T16:18:00Z">
              <w:r w:rsidRPr="00195612">
                <w:rPr>
                  <w:color w:val="EE0000"/>
                  <w:highlight w:val="yellow"/>
                </w:rPr>
                <w:t>High-Performance Computing</w:t>
              </w:r>
            </w:ins>
          </w:p>
        </w:tc>
      </w:tr>
      <w:tr w:rsidR="00A51B1D" w14:paraId="0015B7EB" w14:textId="77777777" w:rsidTr="001D7ACC">
        <w:trPr>
          <w:ins w:id="111" w:author="Benjamin Devantier -du Plessis" w:date="2025-10-01T18:18:00Z"/>
        </w:trPr>
        <w:tc>
          <w:tcPr>
            <w:tcW w:w="4070" w:type="dxa"/>
            <w:hideMark/>
          </w:tcPr>
          <w:p w14:paraId="4FC5BF2E" w14:textId="77777777" w:rsidR="00A51B1D" w:rsidRPr="00195612" w:rsidRDefault="00A51B1D" w:rsidP="001D7ACC">
            <w:pPr>
              <w:pStyle w:val="Compact"/>
              <w:rPr>
                <w:ins w:id="112" w:author="Benjamin Devantier -du Plessis" w:date="2025-10-01T18:18:00Z" w16du:dateUtc="2025-10-01T16:18:00Z"/>
                <w:color w:val="EE0000"/>
                <w:highlight w:val="yellow"/>
              </w:rPr>
            </w:pPr>
            <w:ins w:id="113" w:author="Benjamin Devantier -du Plessis" w:date="2025-10-01T18:18:00Z" w16du:dateUtc="2025-10-01T16:18:00Z">
              <w:r w:rsidRPr="00195612">
                <w:rPr>
                  <w:color w:val="EE0000"/>
                  <w:highlight w:val="yellow"/>
                </w:rPr>
                <w:t>HSS</w:t>
              </w:r>
            </w:ins>
          </w:p>
        </w:tc>
        <w:tc>
          <w:tcPr>
            <w:tcW w:w="5290" w:type="dxa"/>
            <w:hideMark/>
          </w:tcPr>
          <w:p w14:paraId="70441CE7" w14:textId="77777777" w:rsidR="00A51B1D" w:rsidRPr="00195612" w:rsidRDefault="00A51B1D" w:rsidP="001D7ACC">
            <w:pPr>
              <w:pStyle w:val="Compact"/>
              <w:rPr>
                <w:ins w:id="114" w:author="Benjamin Devantier -du Plessis" w:date="2025-10-01T18:18:00Z" w16du:dateUtc="2025-10-01T16:18:00Z"/>
                <w:color w:val="EE0000"/>
                <w:highlight w:val="yellow"/>
              </w:rPr>
            </w:pPr>
            <w:ins w:id="115" w:author="Benjamin Devantier -du Plessis" w:date="2025-10-01T18:18:00Z" w16du:dateUtc="2025-10-01T16:18:00Z">
              <w:r w:rsidRPr="00195612">
                <w:rPr>
                  <w:color w:val="EE0000"/>
                  <w:highlight w:val="yellow"/>
                </w:rPr>
                <w:t>US Department of Human and Health Services</w:t>
              </w:r>
            </w:ins>
          </w:p>
        </w:tc>
      </w:tr>
      <w:tr w:rsidR="00A51B1D" w14:paraId="469F5292" w14:textId="77777777" w:rsidTr="001D7ACC">
        <w:trPr>
          <w:ins w:id="116" w:author="Benjamin Devantier -du Plessis" w:date="2025-10-01T18:18:00Z"/>
        </w:trPr>
        <w:tc>
          <w:tcPr>
            <w:tcW w:w="4070" w:type="dxa"/>
            <w:hideMark/>
          </w:tcPr>
          <w:p w14:paraId="5C3D585C" w14:textId="77777777" w:rsidR="00A51B1D" w:rsidRPr="00195612" w:rsidRDefault="00A51B1D" w:rsidP="001D7ACC">
            <w:pPr>
              <w:pStyle w:val="Compact"/>
              <w:rPr>
                <w:ins w:id="117" w:author="Benjamin Devantier -du Plessis" w:date="2025-10-01T18:18:00Z" w16du:dateUtc="2025-10-01T16:18:00Z"/>
                <w:color w:val="EE0000"/>
                <w:highlight w:val="yellow"/>
              </w:rPr>
            </w:pPr>
            <w:ins w:id="118" w:author="Benjamin Devantier -du Plessis" w:date="2025-10-01T18:18:00Z" w16du:dateUtc="2025-10-01T16:18:00Z">
              <w:r w:rsidRPr="00195612">
                <w:rPr>
                  <w:color w:val="EE0000"/>
                  <w:highlight w:val="yellow"/>
                </w:rPr>
                <w:t>LDAP</w:t>
              </w:r>
            </w:ins>
          </w:p>
        </w:tc>
        <w:tc>
          <w:tcPr>
            <w:tcW w:w="5290" w:type="dxa"/>
            <w:hideMark/>
          </w:tcPr>
          <w:p w14:paraId="38739EC9" w14:textId="77777777" w:rsidR="00A51B1D" w:rsidRPr="00195612" w:rsidRDefault="00A51B1D" w:rsidP="001D7ACC">
            <w:pPr>
              <w:pStyle w:val="Compact"/>
              <w:rPr>
                <w:ins w:id="119" w:author="Benjamin Devantier -du Plessis" w:date="2025-10-01T18:18:00Z" w16du:dateUtc="2025-10-01T16:18:00Z"/>
                <w:color w:val="EE0000"/>
                <w:highlight w:val="yellow"/>
              </w:rPr>
            </w:pPr>
            <w:ins w:id="120" w:author="Benjamin Devantier -du Plessis" w:date="2025-10-01T18:18:00Z" w16du:dateUtc="2025-10-01T16:18:00Z">
              <w:r w:rsidRPr="00195612">
                <w:rPr>
                  <w:color w:val="EE0000"/>
                  <w:highlight w:val="yellow"/>
                </w:rPr>
                <w:t>Lightweight Directory Access Protocol</w:t>
              </w:r>
            </w:ins>
          </w:p>
        </w:tc>
      </w:tr>
      <w:tr w:rsidR="00A51B1D" w14:paraId="1BD694A5" w14:textId="77777777" w:rsidTr="001D7ACC">
        <w:trPr>
          <w:ins w:id="121" w:author="Benjamin Devantier -du Plessis" w:date="2025-10-01T18:18:00Z"/>
        </w:trPr>
        <w:tc>
          <w:tcPr>
            <w:tcW w:w="4070" w:type="dxa"/>
            <w:hideMark/>
          </w:tcPr>
          <w:p w14:paraId="692F84CD" w14:textId="77777777" w:rsidR="00A51B1D" w:rsidRPr="00195612" w:rsidRDefault="00A51B1D" w:rsidP="001D7ACC">
            <w:pPr>
              <w:pStyle w:val="Compact"/>
              <w:rPr>
                <w:ins w:id="122" w:author="Benjamin Devantier -du Plessis" w:date="2025-10-01T18:18:00Z" w16du:dateUtc="2025-10-01T16:18:00Z"/>
                <w:color w:val="EE0000"/>
                <w:highlight w:val="yellow"/>
              </w:rPr>
            </w:pPr>
            <w:ins w:id="123" w:author="Benjamin Devantier -du Plessis" w:date="2025-10-01T18:18:00Z" w16du:dateUtc="2025-10-01T16:18:00Z">
              <w:r w:rsidRPr="00195612">
                <w:rPr>
                  <w:color w:val="EE0000"/>
                  <w:highlight w:val="yellow"/>
                </w:rPr>
                <w:t>NDVI</w:t>
              </w:r>
            </w:ins>
          </w:p>
        </w:tc>
        <w:tc>
          <w:tcPr>
            <w:tcW w:w="5290" w:type="dxa"/>
            <w:hideMark/>
          </w:tcPr>
          <w:p w14:paraId="5F069D8A" w14:textId="77777777" w:rsidR="00A51B1D" w:rsidRPr="00195612" w:rsidRDefault="00A51B1D" w:rsidP="001D7ACC">
            <w:pPr>
              <w:pStyle w:val="Compact"/>
              <w:rPr>
                <w:ins w:id="124" w:author="Benjamin Devantier -du Plessis" w:date="2025-10-01T18:18:00Z" w16du:dateUtc="2025-10-01T16:18:00Z"/>
                <w:color w:val="EE0000"/>
                <w:highlight w:val="yellow"/>
              </w:rPr>
            </w:pPr>
            <w:ins w:id="125" w:author="Benjamin Devantier -du Plessis" w:date="2025-10-01T18:18:00Z" w16du:dateUtc="2025-10-01T16:18:00Z">
              <w:r w:rsidRPr="00195612">
                <w:rPr>
                  <w:color w:val="EE0000"/>
                  <w:highlight w:val="yellow"/>
                </w:rPr>
                <w:t>Normalised Difference Vegetation Index</w:t>
              </w:r>
            </w:ins>
          </w:p>
        </w:tc>
      </w:tr>
      <w:tr w:rsidR="00A51B1D" w14:paraId="4D76F266" w14:textId="77777777" w:rsidTr="001D7ACC">
        <w:trPr>
          <w:ins w:id="126" w:author="Benjamin Devantier -du Plessis" w:date="2025-10-01T18:18:00Z"/>
        </w:trPr>
        <w:tc>
          <w:tcPr>
            <w:tcW w:w="4070" w:type="dxa"/>
            <w:hideMark/>
          </w:tcPr>
          <w:p w14:paraId="12114BCC" w14:textId="77777777" w:rsidR="00A51B1D" w:rsidRPr="00195612" w:rsidRDefault="00A51B1D" w:rsidP="001D7ACC">
            <w:pPr>
              <w:pStyle w:val="Compact"/>
              <w:rPr>
                <w:ins w:id="127" w:author="Benjamin Devantier -du Plessis" w:date="2025-10-01T18:18:00Z" w16du:dateUtc="2025-10-01T16:18:00Z"/>
                <w:color w:val="EE0000"/>
                <w:highlight w:val="yellow"/>
              </w:rPr>
            </w:pPr>
            <w:ins w:id="128" w:author="Benjamin Devantier -du Plessis" w:date="2025-10-01T18:18:00Z" w16du:dateUtc="2025-10-01T16:18:00Z">
              <w:r w:rsidRPr="00195612">
                <w:rPr>
                  <w:color w:val="EE0000"/>
                  <w:highlight w:val="yellow"/>
                </w:rPr>
                <w:t>NIH</w:t>
              </w:r>
            </w:ins>
          </w:p>
        </w:tc>
        <w:tc>
          <w:tcPr>
            <w:tcW w:w="5290" w:type="dxa"/>
            <w:hideMark/>
          </w:tcPr>
          <w:p w14:paraId="3C957A05" w14:textId="77777777" w:rsidR="00A51B1D" w:rsidRPr="00195612" w:rsidRDefault="00A51B1D" w:rsidP="001D7ACC">
            <w:pPr>
              <w:pStyle w:val="Compact"/>
              <w:rPr>
                <w:ins w:id="129" w:author="Benjamin Devantier -du Plessis" w:date="2025-10-01T18:18:00Z" w16du:dateUtc="2025-10-01T16:18:00Z"/>
                <w:color w:val="EE0000"/>
                <w:highlight w:val="yellow"/>
              </w:rPr>
            </w:pPr>
            <w:ins w:id="130" w:author="Benjamin Devantier -du Plessis" w:date="2025-10-01T18:18:00Z" w16du:dateUtc="2025-10-01T16:18:00Z">
              <w:r w:rsidRPr="00195612">
                <w:rPr>
                  <w:color w:val="EE0000"/>
                  <w:highlight w:val="yellow"/>
                </w:rPr>
                <w:t>US National Institute of Health</w:t>
              </w:r>
            </w:ins>
          </w:p>
        </w:tc>
      </w:tr>
      <w:tr w:rsidR="00A51B1D" w14:paraId="05E74822" w14:textId="77777777" w:rsidTr="001D7ACC">
        <w:trPr>
          <w:ins w:id="131" w:author="Benjamin Devantier -du Plessis" w:date="2025-10-01T18:18:00Z"/>
        </w:trPr>
        <w:tc>
          <w:tcPr>
            <w:tcW w:w="4070" w:type="dxa"/>
            <w:hideMark/>
          </w:tcPr>
          <w:p w14:paraId="673E1210" w14:textId="77777777" w:rsidR="00A51B1D" w:rsidRPr="00195612" w:rsidRDefault="00A51B1D" w:rsidP="001D7ACC">
            <w:pPr>
              <w:pStyle w:val="Compact"/>
              <w:rPr>
                <w:ins w:id="132" w:author="Benjamin Devantier -du Plessis" w:date="2025-10-01T18:18:00Z" w16du:dateUtc="2025-10-01T16:18:00Z"/>
                <w:color w:val="EE0000"/>
                <w:highlight w:val="yellow"/>
              </w:rPr>
            </w:pPr>
            <w:ins w:id="133" w:author="Benjamin Devantier -du Plessis" w:date="2025-10-01T18:18:00Z" w16du:dateUtc="2025-10-01T16:18:00Z">
              <w:r w:rsidRPr="00195612">
                <w:rPr>
                  <w:color w:val="EE0000"/>
                  <w:highlight w:val="yellow"/>
                </w:rPr>
                <w:t>NIR</w:t>
              </w:r>
            </w:ins>
          </w:p>
        </w:tc>
        <w:tc>
          <w:tcPr>
            <w:tcW w:w="5290" w:type="dxa"/>
            <w:hideMark/>
          </w:tcPr>
          <w:p w14:paraId="5347D5F0" w14:textId="77777777" w:rsidR="00A51B1D" w:rsidRPr="00195612" w:rsidRDefault="00A51B1D" w:rsidP="001D7ACC">
            <w:pPr>
              <w:pStyle w:val="Compact"/>
              <w:rPr>
                <w:ins w:id="134" w:author="Benjamin Devantier -du Plessis" w:date="2025-10-01T18:18:00Z" w16du:dateUtc="2025-10-01T16:18:00Z"/>
                <w:color w:val="EE0000"/>
                <w:highlight w:val="yellow"/>
              </w:rPr>
            </w:pPr>
            <w:ins w:id="135" w:author="Benjamin Devantier -du Plessis" w:date="2025-10-01T18:18:00Z" w16du:dateUtc="2025-10-01T16:18:00Z">
              <w:r w:rsidRPr="00195612">
                <w:rPr>
                  <w:color w:val="EE0000"/>
                  <w:highlight w:val="yellow"/>
                </w:rPr>
                <w:t>Near-Infrared</w:t>
              </w:r>
            </w:ins>
          </w:p>
        </w:tc>
      </w:tr>
      <w:tr w:rsidR="00A51B1D" w14:paraId="6F7C198D" w14:textId="77777777" w:rsidTr="001D7ACC">
        <w:trPr>
          <w:ins w:id="136" w:author="Benjamin Devantier -du Plessis" w:date="2025-10-01T18:18:00Z"/>
        </w:trPr>
        <w:tc>
          <w:tcPr>
            <w:tcW w:w="4070" w:type="dxa"/>
            <w:hideMark/>
          </w:tcPr>
          <w:p w14:paraId="14C70211" w14:textId="77777777" w:rsidR="00A51B1D" w:rsidRPr="00195612" w:rsidRDefault="00A51B1D" w:rsidP="001D7ACC">
            <w:pPr>
              <w:pStyle w:val="Compact"/>
              <w:rPr>
                <w:ins w:id="137" w:author="Benjamin Devantier -du Plessis" w:date="2025-10-01T18:18:00Z" w16du:dateUtc="2025-10-01T16:18:00Z"/>
                <w:color w:val="EE0000"/>
                <w:highlight w:val="yellow"/>
              </w:rPr>
            </w:pPr>
            <w:ins w:id="138" w:author="Benjamin Devantier -du Plessis" w:date="2025-10-01T18:18:00Z" w16du:dateUtc="2025-10-01T16:18:00Z">
              <w:r w:rsidRPr="00195612">
                <w:rPr>
                  <w:color w:val="EE0000"/>
                  <w:highlight w:val="yellow"/>
                </w:rPr>
                <w:t>NIST</w:t>
              </w:r>
            </w:ins>
          </w:p>
        </w:tc>
        <w:tc>
          <w:tcPr>
            <w:tcW w:w="5290" w:type="dxa"/>
            <w:hideMark/>
          </w:tcPr>
          <w:p w14:paraId="31A7051E" w14:textId="77777777" w:rsidR="00A51B1D" w:rsidRPr="00195612" w:rsidRDefault="00A51B1D" w:rsidP="001D7ACC">
            <w:pPr>
              <w:pStyle w:val="Compact"/>
              <w:rPr>
                <w:ins w:id="139" w:author="Benjamin Devantier -du Plessis" w:date="2025-10-01T18:18:00Z" w16du:dateUtc="2025-10-01T16:18:00Z"/>
                <w:color w:val="EE0000"/>
                <w:highlight w:val="yellow"/>
              </w:rPr>
            </w:pPr>
            <w:ins w:id="140" w:author="Benjamin Devantier -du Plessis" w:date="2025-10-01T18:18:00Z" w16du:dateUtc="2025-10-01T16:18:00Z">
              <w:r w:rsidRPr="00195612">
                <w:rPr>
                  <w:color w:val="EE0000"/>
                  <w:highlight w:val="yellow"/>
                </w:rPr>
                <w:t>National Institute of Standards and Technology</w:t>
              </w:r>
            </w:ins>
          </w:p>
        </w:tc>
      </w:tr>
      <w:tr w:rsidR="00A51B1D" w14:paraId="7E99087E" w14:textId="77777777" w:rsidTr="001D7ACC">
        <w:trPr>
          <w:ins w:id="141" w:author="Benjamin Devantier -du Plessis" w:date="2025-10-01T18:18:00Z"/>
        </w:trPr>
        <w:tc>
          <w:tcPr>
            <w:tcW w:w="4070" w:type="dxa"/>
            <w:hideMark/>
          </w:tcPr>
          <w:p w14:paraId="06ED2545" w14:textId="77777777" w:rsidR="00A51B1D" w:rsidRPr="00195612" w:rsidRDefault="00A51B1D" w:rsidP="001D7ACC">
            <w:pPr>
              <w:pStyle w:val="Compact"/>
              <w:rPr>
                <w:ins w:id="142" w:author="Benjamin Devantier -du Plessis" w:date="2025-10-01T18:18:00Z" w16du:dateUtc="2025-10-01T16:18:00Z"/>
                <w:color w:val="EE0000"/>
                <w:highlight w:val="yellow"/>
              </w:rPr>
            </w:pPr>
            <w:ins w:id="143" w:author="Benjamin Devantier -du Plessis" w:date="2025-10-01T18:18:00Z" w16du:dateUtc="2025-10-01T16:18:00Z">
              <w:r w:rsidRPr="00195612">
                <w:rPr>
                  <w:color w:val="EE0000"/>
                  <w:highlight w:val="yellow"/>
                </w:rPr>
                <w:t>ODSP</w:t>
              </w:r>
            </w:ins>
          </w:p>
        </w:tc>
        <w:tc>
          <w:tcPr>
            <w:tcW w:w="5290" w:type="dxa"/>
            <w:hideMark/>
          </w:tcPr>
          <w:p w14:paraId="52BB82E2" w14:textId="77777777" w:rsidR="00A51B1D" w:rsidRPr="00195612" w:rsidRDefault="00A51B1D" w:rsidP="001D7ACC">
            <w:pPr>
              <w:pStyle w:val="Compact"/>
              <w:rPr>
                <w:ins w:id="144" w:author="Benjamin Devantier -du Plessis" w:date="2025-10-01T18:18:00Z" w16du:dateUtc="2025-10-01T16:18:00Z"/>
                <w:color w:val="EE0000"/>
                <w:highlight w:val="yellow"/>
              </w:rPr>
            </w:pPr>
            <w:ins w:id="145" w:author="Benjamin Devantier -du Plessis" w:date="2025-10-01T18:18:00Z" w16du:dateUtc="2025-10-01T16:18:00Z">
              <w:r w:rsidRPr="00195612">
                <w:rPr>
                  <w:color w:val="EE0000"/>
                  <w:highlight w:val="yellow"/>
                </w:rPr>
                <w:t>Open Data Science Platform</w:t>
              </w:r>
            </w:ins>
          </w:p>
        </w:tc>
      </w:tr>
      <w:tr w:rsidR="00A51B1D" w14:paraId="628E6A35" w14:textId="77777777" w:rsidTr="001D7ACC">
        <w:trPr>
          <w:ins w:id="146" w:author="Benjamin Devantier -du Plessis" w:date="2025-10-01T18:18:00Z"/>
        </w:trPr>
        <w:tc>
          <w:tcPr>
            <w:tcW w:w="4070" w:type="dxa"/>
            <w:hideMark/>
          </w:tcPr>
          <w:p w14:paraId="4FE7B54B" w14:textId="77777777" w:rsidR="00A51B1D" w:rsidRPr="00195612" w:rsidRDefault="00A51B1D" w:rsidP="001D7ACC">
            <w:pPr>
              <w:pStyle w:val="Compact"/>
              <w:rPr>
                <w:ins w:id="147" w:author="Benjamin Devantier -du Plessis" w:date="2025-10-01T18:18:00Z" w16du:dateUtc="2025-10-01T16:18:00Z"/>
                <w:color w:val="EE0000"/>
                <w:highlight w:val="yellow"/>
              </w:rPr>
            </w:pPr>
            <w:ins w:id="148" w:author="Benjamin Devantier -du Plessis" w:date="2025-10-01T18:18:00Z" w16du:dateUtc="2025-10-01T16:18:00Z">
              <w:r w:rsidRPr="00195612">
                <w:rPr>
                  <w:color w:val="EE0000"/>
                  <w:highlight w:val="yellow"/>
                </w:rPr>
                <w:t>PI</w:t>
              </w:r>
            </w:ins>
          </w:p>
        </w:tc>
        <w:tc>
          <w:tcPr>
            <w:tcW w:w="5290" w:type="dxa"/>
            <w:hideMark/>
          </w:tcPr>
          <w:p w14:paraId="0722F144" w14:textId="77777777" w:rsidR="00A51B1D" w:rsidRPr="00195612" w:rsidRDefault="00A51B1D" w:rsidP="001D7ACC">
            <w:pPr>
              <w:pStyle w:val="Compact"/>
              <w:rPr>
                <w:ins w:id="149" w:author="Benjamin Devantier -du Plessis" w:date="2025-10-01T18:18:00Z" w16du:dateUtc="2025-10-01T16:18:00Z"/>
                <w:color w:val="EE0000"/>
                <w:highlight w:val="yellow"/>
              </w:rPr>
            </w:pPr>
            <w:ins w:id="150" w:author="Benjamin Devantier -du Plessis" w:date="2025-10-01T18:18:00Z" w16du:dateUtc="2025-10-01T16:18:00Z">
              <w:r w:rsidRPr="00195612">
                <w:rPr>
                  <w:color w:val="EE0000"/>
                  <w:highlight w:val="yellow"/>
                </w:rPr>
                <w:t>Principal Investigator</w:t>
              </w:r>
            </w:ins>
          </w:p>
        </w:tc>
      </w:tr>
      <w:tr w:rsidR="00A51B1D" w14:paraId="49923EA4" w14:textId="77777777" w:rsidTr="001D7ACC">
        <w:trPr>
          <w:ins w:id="151" w:author="Benjamin Devantier -du Plessis" w:date="2025-10-01T18:18:00Z"/>
        </w:trPr>
        <w:tc>
          <w:tcPr>
            <w:tcW w:w="4070" w:type="dxa"/>
            <w:hideMark/>
          </w:tcPr>
          <w:p w14:paraId="0C8D6F6A" w14:textId="77777777" w:rsidR="00A51B1D" w:rsidRPr="00195612" w:rsidRDefault="00A51B1D" w:rsidP="001D7ACC">
            <w:pPr>
              <w:pStyle w:val="Compact"/>
              <w:rPr>
                <w:ins w:id="152" w:author="Benjamin Devantier -du Plessis" w:date="2025-10-01T18:18:00Z" w16du:dateUtc="2025-10-01T16:18:00Z"/>
                <w:color w:val="EE0000"/>
                <w:highlight w:val="yellow"/>
              </w:rPr>
            </w:pPr>
            <w:ins w:id="153" w:author="Benjamin Devantier -du Plessis" w:date="2025-10-01T18:18:00Z" w16du:dateUtc="2025-10-01T16:18:00Z">
              <w:r w:rsidRPr="00195612">
                <w:rPr>
                  <w:color w:val="EE0000"/>
                  <w:highlight w:val="yellow"/>
                </w:rPr>
                <w:t>QoS</w:t>
              </w:r>
            </w:ins>
          </w:p>
        </w:tc>
        <w:tc>
          <w:tcPr>
            <w:tcW w:w="5290" w:type="dxa"/>
            <w:hideMark/>
          </w:tcPr>
          <w:p w14:paraId="28F7E829" w14:textId="77777777" w:rsidR="00A51B1D" w:rsidRPr="00195612" w:rsidRDefault="00A51B1D" w:rsidP="001D7ACC">
            <w:pPr>
              <w:pStyle w:val="Compact"/>
              <w:rPr>
                <w:ins w:id="154" w:author="Benjamin Devantier -du Plessis" w:date="2025-10-01T18:18:00Z" w16du:dateUtc="2025-10-01T16:18:00Z"/>
                <w:color w:val="EE0000"/>
                <w:highlight w:val="yellow"/>
              </w:rPr>
            </w:pPr>
            <w:ins w:id="155" w:author="Benjamin Devantier -du Plessis" w:date="2025-10-01T18:18:00Z" w16du:dateUtc="2025-10-01T16:18:00Z">
              <w:r w:rsidRPr="00195612">
                <w:rPr>
                  <w:color w:val="EE0000"/>
                  <w:highlight w:val="yellow"/>
                </w:rPr>
                <w:t>Quality of Service</w:t>
              </w:r>
            </w:ins>
          </w:p>
        </w:tc>
      </w:tr>
      <w:tr w:rsidR="00A51B1D" w14:paraId="460DA760" w14:textId="77777777" w:rsidTr="001D7ACC">
        <w:trPr>
          <w:ins w:id="156" w:author="Benjamin Devantier -du Plessis" w:date="2025-10-01T18:18:00Z"/>
        </w:trPr>
        <w:tc>
          <w:tcPr>
            <w:tcW w:w="4070" w:type="dxa"/>
            <w:hideMark/>
          </w:tcPr>
          <w:p w14:paraId="0A79F9F1" w14:textId="77777777" w:rsidR="00A51B1D" w:rsidRPr="00195612" w:rsidRDefault="00A51B1D" w:rsidP="001D7ACC">
            <w:pPr>
              <w:pStyle w:val="Compact"/>
              <w:rPr>
                <w:ins w:id="157" w:author="Benjamin Devantier -du Plessis" w:date="2025-10-01T18:18:00Z" w16du:dateUtc="2025-10-01T16:18:00Z"/>
                <w:color w:val="EE0000"/>
                <w:highlight w:val="yellow"/>
              </w:rPr>
            </w:pPr>
            <w:ins w:id="158" w:author="Benjamin Devantier -du Plessis" w:date="2025-10-01T18:18:00Z" w16du:dateUtc="2025-10-01T16:18:00Z">
              <w:r w:rsidRPr="00195612">
                <w:rPr>
                  <w:color w:val="EE0000"/>
                  <w:highlight w:val="yellow"/>
                </w:rPr>
                <w:lastRenderedPageBreak/>
                <w:t>RP1</w:t>
              </w:r>
            </w:ins>
          </w:p>
        </w:tc>
        <w:tc>
          <w:tcPr>
            <w:tcW w:w="5290" w:type="dxa"/>
            <w:hideMark/>
          </w:tcPr>
          <w:p w14:paraId="0476364C" w14:textId="77777777" w:rsidR="00A51B1D" w:rsidRPr="00195612" w:rsidRDefault="00A51B1D" w:rsidP="001D7ACC">
            <w:pPr>
              <w:pStyle w:val="Compact"/>
              <w:rPr>
                <w:ins w:id="159" w:author="Benjamin Devantier -du Plessis" w:date="2025-10-01T18:18:00Z" w16du:dateUtc="2025-10-01T16:18:00Z"/>
                <w:color w:val="EE0000"/>
                <w:highlight w:val="yellow"/>
              </w:rPr>
            </w:pPr>
            <w:ins w:id="160" w:author="Benjamin Devantier -du Plessis" w:date="2025-10-01T18:18:00Z" w16du:dateUtc="2025-10-01T16:18:00Z">
              <w:r w:rsidRPr="00195612">
                <w:rPr>
                  <w:color w:val="EE0000"/>
                  <w:highlight w:val="yellow"/>
                </w:rPr>
                <w:t>Research Project 1 of the HE²AT Center</w:t>
              </w:r>
            </w:ins>
          </w:p>
        </w:tc>
      </w:tr>
      <w:tr w:rsidR="00A51B1D" w14:paraId="577F9FEC" w14:textId="77777777" w:rsidTr="001D7ACC">
        <w:trPr>
          <w:ins w:id="161" w:author="Benjamin Devantier -du Plessis" w:date="2025-10-01T18:18:00Z"/>
        </w:trPr>
        <w:tc>
          <w:tcPr>
            <w:tcW w:w="4070" w:type="dxa"/>
            <w:hideMark/>
          </w:tcPr>
          <w:p w14:paraId="14DAD655" w14:textId="77777777" w:rsidR="00A51B1D" w:rsidRPr="00195612" w:rsidRDefault="00A51B1D" w:rsidP="001D7ACC">
            <w:pPr>
              <w:pStyle w:val="Compact"/>
              <w:rPr>
                <w:ins w:id="162" w:author="Benjamin Devantier -du Plessis" w:date="2025-10-01T18:18:00Z" w16du:dateUtc="2025-10-01T16:18:00Z"/>
                <w:color w:val="EE0000"/>
                <w:highlight w:val="yellow"/>
              </w:rPr>
            </w:pPr>
            <w:ins w:id="163" w:author="Benjamin Devantier -du Plessis" w:date="2025-10-01T18:18:00Z" w16du:dateUtc="2025-10-01T16:18:00Z">
              <w:r w:rsidRPr="00195612">
                <w:rPr>
                  <w:color w:val="EE0000"/>
                  <w:highlight w:val="yellow"/>
                </w:rPr>
                <w:t>RP2</w:t>
              </w:r>
            </w:ins>
          </w:p>
        </w:tc>
        <w:tc>
          <w:tcPr>
            <w:tcW w:w="5290" w:type="dxa"/>
            <w:hideMark/>
          </w:tcPr>
          <w:p w14:paraId="2A5D4728" w14:textId="77777777" w:rsidR="00A51B1D" w:rsidRPr="00195612" w:rsidRDefault="00A51B1D" w:rsidP="001D7ACC">
            <w:pPr>
              <w:pStyle w:val="Compact"/>
              <w:rPr>
                <w:ins w:id="164" w:author="Benjamin Devantier -du Plessis" w:date="2025-10-01T18:18:00Z" w16du:dateUtc="2025-10-01T16:18:00Z"/>
                <w:color w:val="EE0000"/>
                <w:highlight w:val="yellow"/>
              </w:rPr>
            </w:pPr>
            <w:ins w:id="165" w:author="Benjamin Devantier -du Plessis" w:date="2025-10-01T18:18:00Z" w16du:dateUtc="2025-10-01T16:18:00Z">
              <w:r w:rsidRPr="00195612">
                <w:rPr>
                  <w:color w:val="EE0000"/>
                  <w:highlight w:val="yellow"/>
                </w:rPr>
                <w:t>Research Project 2 of the HE²AT Center</w:t>
              </w:r>
            </w:ins>
          </w:p>
        </w:tc>
      </w:tr>
      <w:tr w:rsidR="00A51B1D" w14:paraId="46E43B21" w14:textId="77777777" w:rsidTr="001D7ACC">
        <w:trPr>
          <w:ins w:id="166" w:author="Benjamin Devantier -du Plessis" w:date="2025-10-01T18:18:00Z"/>
        </w:trPr>
        <w:tc>
          <w:tcPr>
            <w:tcW w:w="4070" w:type="dxa"/>
            <w:hideMark/>
          </w:tcPr>
          <w:p w14:paraId="56270B22" w14:textId="77777777" w:rsidR="00A51B1D" w:rsidRPr="00195612" w:rsidRDefault="00A51B1D" w:rsidP="001D7ACC">
            <w:pPr>
              <w:pStyle w:val="Compact"/>
              <w:rPr>
                <w:ins w:id="167" w:author="Benjamin Devantier -du Plessis" w:date="2025-10-01T18:18:00Z" w16du:dateUtc="2025-10-01T16:18:00Z"/>
                <w:color w:val="EE0000"/>
                <w:highlight w:val="yellow"/>
              </w:rPr>
            </w:pPr>
            <w:ins w:id="168" w:author="Benjamin Devantier -du Plessis" w:date="2025-10-01T18:18:00Z" w16du:dateUtc="2025-10-01T16:18:00Z">
              <w:r w:rsidRPr="00195612">
                <w:rPr>
                  <w:color w:val="EE0000"/>
                  <w:highlight w:val="yellow"/>
                </w:rPr>
                <w:t>SC</w:t>
              </w:r>
            </w:ins>
          </w:p>
        </w:tc>
        <w:tc>
          <w:tcPr>
            <w:tcW w:w="5290" w:type="dxa"/>
            <w:hideMark/>
          </w:tcPr>
          <w:p w14:paraId="32E2EE7F" w14:textId="77777777" w:rsidR="00A51B1D" w:rsidRPr="00195612" w:rsidRDefault="00A51B1D" w:rsidP="001D7ACC">
            <w:pPr>
              <w:pStyle w:val="Compact"/>
              <w:rPr>
                <w:ins w:id="169" w:author="Benjamin Devantier -du Plessis" w:date="2025-10-01T18:18:00Z" w16du:dateUtc="2025-10-01T16:18:00Z"/>
                <w:color w:val="EE0000"/>
                <w:highlight w:val="yellow"/>
              </w:rPr>
            </w:pPr>
            <w:ins w:id="170" w:author="Benjamin Devantier -du Plessis" w:date="2025-10-01T18:18:00Z" w16du:dateUtc="2025-10-01T16:18:00Z">
              <w:r w:rsidRPr="00195612">
                <w:rPr>
                  <w:color w:val="EE0000"/>
                  <w:highlight w:val="yellow"/>
                </w:rPr>
                <w:t>HE²AT Center Steering Committee</w:t>
              </w:r>
            </w:ins>
          </w:p>
        </w:tc>
      </w:tr>
      <w:tr w:rsidR="00A51B1D" w14:paraId="62A7A56B" w14:textId="77777777" w:rsidTr="001D7ACC">
        <w:trPr>
          <w:ins w:id="171" w:author="Benjamin Devantier -du Plessis" w:date="2025-10-01T18:18:00Z"/>
        </w:trPr>
        <w:tc>
          <w:tcPr>
            <w:tcW w:w="4070" w:type="dxa"/>
            <w:hideMark/>
          </w:tcPr>
          <w:p w14:paraId="3CBD3548" w14:textId="77777777" w:rsidR="00A51B1D" w:rsidRPr="00195612" w:rsidRDefault="00A51B1D" w:rsidP="001D7ACC">
            <w:pPr>
              <w:pStyle w:val="Compact"/>
              <w:rPr>
                <w:ins w:id="172" w:author="Benjamin Devantier -du Plessis" w:date="2025-10-01T18:18:00Z" w16du:dateUtc="2025-10-01T16:18:00Z"/>
                <w:color w:val="EE0000"/>
                <w:highlight w:val="yellow"/>
              </w:rPr>
            </w:pPr>
            <w:ins w:id="173" w:author="Benjamin Devantier -du Plessis" w:date="2025-10-01T18:18:00Z" w16du:dateUtc="2025-10-01T16:18:00Z">
              <w:r w:rsidRPr="00195612">
                <w:rPr>
                  <w:color w:val="EE0000"/>
                  <w:highlight w:val="yellow"/>
                </w:rPr>
                <w:t>SRTM</w:t>
              </w:r>
            </w:ins>
          </w:p>
        </w:tc>
        <w:tc>
          <w:tcPr>
            <w:tcW w:w="5290" w:type="dxa"/>
            <w:hideMark/>
          </w:tcPr>
          <w:p w14:paraId="41B1F242" w14:textId="77777777" w:rsidR="00A51B1D" w:rsidRPr="00195612" w:rsidRDefault="00A51B1D" w:rsidP="001D7ACC">
            <w:pPr>
              <w:pStyle w:val="Compact"/>
              <w:rPr>
                <w:ins w:id="174" w:author="Benjamin Devantier -du Plessis" w:date="2025-10-01T18:18:00Z" w16du:dateUtc="2025-10-01T16:18:00Z"/>
                <w:color w:val="EE0000"/>
                <w:highlight w:val="yellow"/>
              </w:rPr>
            </w:pPr>
            <w:ins w:id="175" w:author="Benjamin Devantier -du Plessis" w:date="2025-10-01T18:18:00Z" w16du:dateUtc="2025-10-01T16:18:00Z">
              <w:r w:rsidRPr="00195612">
                <w:rPr>
                  <w:color w:val="EE0000"/>
                  <w:highlight w:val="yellow"/>
                </w:rPr>
                <w:t>Shuttle Radar Topography Mission</w:t>
              </w:r>
            </w:ins>
          </w:p>
        </w:tc>
      </w:tr>
      <w:tr w:rsidR="00A51B1D" w14:paraId="7247C431" w14:textId="77777777" w:rsidTr="001D7ACC">
        <w:trPr>
          <w:ins w:id="176" w:author="Benjamin Devantier -du Plessis" w:date="2025-10-01T18:18:00Z"/>
        </w:trPr>
        <w:tc>
          <w:tcPr>
            <w:tcW w:w="4070" w:type="dxa"/>
            <w:hideMark/>
          </w:tcPr>
          <w:p w14:paraId="5481D2BC" w14:textId="77777777" w:rsidR="00A51B1D" w:rsidRPr="00195612" w:rsidRDefault="00A51B1D" w:rsidP="001D7ACC">
            <w:pPr>
              <w:pStyle w:val="Compact"/>
              <w:rPr>
                <w:ins w:id="177" w:author="Benjamin Devantier -du Plessis" w:date="2025-10-01T18:18:00Z" w16du:dateUtc="2025-10-01T16:18:00Z"/>
                <w:color w:val="EE0000"/>
                <w:highlight w:val="yellow"/>
              </w:rPr>
            </w:pPr>
            <w:ins w:id="178" w:author="Benjamin Devantier -du Plessis" w:date="2025-10-01T18:18:00Z" w16du:dateUtc="2025-10-01T16:18:00Z">
              <w:r w:rsidRPr="00195612">
                <w:rPr>
                  <w:color w:val="EE0000"/>
                  <w:highlight w:val="yellow"/>
                </w:rPr>
                <w:t>TEC</w:t>
              </w:r>
            </w:ins>
          </w:p>
        </w:tc>
        <w:tc>
          <w:tcPr>
            <w:tcW w:w="5290" w:type="dxa"/>
            <w:hideMark/>
          </w:tcPr>
          <w:p w14:paraId="137E6079" w14:textId="77777777" w:rsidR="00A51B1D" w:rsidRPr="00195612" w:rsidRDefault="00A51B1D" w:rsidP="001D7ACC">
            <w:pPr>
              <w:pStyle w:val="Compact"/>
              <w:rPr>
                <w:ins w:id="179" w:author="Benjamin Devantier -du Plessis" w:date="2025-10-01T18:18:00Z" w16du:dateUtc="2025-10-01T16:18:00Z"/>
                <w:color w:val="EE0000"/>
                <w:highlight w:val="yellow"/>
              </w:rPr>
            </w:pPr>
            <w:ins w:id="180" w:author="Benjamin Devantier -du Plessis" w:date="2025-10-01T18:18:00Z" w16du:dateUtc="2025-10-01T16:18:00Z">
              <w:r w:rsidRPr="00195612">
                <w:rPr>
                  <w:color w:val="EE0000"/>
                  <w:highlight w:val="yellow"/>
                </w:rPr>
                <w:t>Training and Engagement Core of the HE²AT Center</w:t>
              </w:r>
            </w:ins>
          </w:p>
        </w:tc>
      </w:tr>
      <w:tr w:rsidR="00A51B1D" w14:paraId="5F8C1695" w14:textId="77777777" w:rsidTr="001D7ACC">
        <w:trPr>
          <w:ins w:id="181" w:author="Benjamin Devantier -du Plessis" w:date="2025-10-01T18:18:00Z"/>
        </w:trPr>
        <w:tc>
          <w:tcPr>
            <w:tcW w:w="4070" w:type="dxa"/>
            <w:hideMark/>
          </w:tcPr>
          <w:p w14:paraId="463E7B85" w14:textId="77777777" w:rsidR="00A51B1D" w:rsidRPr="00195612" w:rsidRDefault="00A51B1D" w:rsidP="001D7ACC">
            <w:pPr>
              <w:pStyle w:val="Compact"/>
              <w:rPr>
                <w:ins w:id="182" w:author="Benjamin Devantier -du Plessis" w:date="2025-10-01T18:18:00Z" w16du:dateUtc="2025-10-01T16:18:00Z"/>
                <w:color w:val="EE0000"/>
                <w:highlight w:val="yellow"/>
              </w:rPr>
            </w:pPr>
            <w:ins w:id="183" w:author="Benjamin Devantier -du Plessis" w:date="2025-10-01T18:18:00Z" w16du:dateUtc="2025-10-01T16:18:00Z">
              <w:r w:rsidRPr="00195612">
                <w:rPr>
                  <w:color w:val="EE0000"/>
                  <w:highlight w:val="yellow"/>
                </w:rPr>
                <w:t>TLS</w:t>
              </w:r>
            </w:ins>
          </w:p>
        </w:tc>
        <w:tc>
          <w:tcPr>
            <w:tcW w:w="5290" w:type="dxa"/>
            <w:hideMark/>
          </w:tcPr>
          <w:p w14:paraId="6615708F" w14:textId="77777777" w:rsidR="00A51B1D" w:rsidRPr="00195612" w:rsidRDefault="00A51B1D" w:rsidP="001D7ACC">
            <w:pPr>
              <w:pStyle w:val="Compact"/>
              <w:rPr>
                <w:ins w:id="184" w:author="Benjamin Devantier -du Plessis" w:date="2025-10-01T18:18:00Z" w16du:dateUtc="2025-10-01T16:18:00Z"/>
                <w:color w:val="EE0000"/>
                <w:highlight w:val="yellow"/>
              </w:rPr>
            </w:pPr>
            <w:ins w:id="185" w:author="Benjamin Devantier -du Plessis" w:date="2025-10-01T18:18:00Z" w16du:dateUtc="2025-10-01T16:18:00Z">
              <w:r w:rsidRPr="00195612">
                <w:rPr>
                  <w:color w:val="EE0000"/>
                  <w:highlight w:val="yellow"/>
                </w:rPr>
                <w:t>Transport Layer Security</w:t>
              </w:r>
            </w:ins>
          </w:p>
        </w:tc>
      </w:tr>
      <w:tr w:rsidR="00A51B1D" w14:paraId="0C81A5E3" w14:textId="77777777" w:rsidTr="001D7ACC">
        <w:trPr>
          <w:ins w:id="186" w:author="Benjamin Devantier -du Plessis" w:date="2025-10-01T18:18:00Z"/>
        </w:trPr>
        <w:tc>
          <w:tcPr>
            <w:tcW w:w="4070" w:type="dxa"/>
            <w:hideMark/>
          </w:tcPr>
          <w:p w14:paraId="1C4B3CE7" w14:textId="77777777" w:rsidR="00A51B1D" w:rsidRPr="00195612" w:rsidRDefault="00A51B1D" w:rsidP="001D7ACC">
            <w:pPr>
              <w:pStyle w:val="Compact"/>
              <w:rPr>
                <w:ins w:id="187" w:author="Benjamin Devantier -du Plessis" w:date="2025-10-01T18:18:00Z" w16du:dateUtc="2025-10-01T16:18:00Z"/>
                <w:color w:val="EE0000"/>
                <w:highlight w:val="yellow"/>
              </w:rPr>
            </w:pPr>
            <w:ins w:id="188" w:author="Benjamin Devantier -du Plessis" w:date="2025-10-01T18:18:00Z" w16du:dateUtc="2025-10-01T16:18:00Z">
              <w:r w:rsidRPr="00195612">
                <w:rPr>
                  <w:color w:val="EE0000"/>
                  <w:highlight w:val="yellow"/>
                </w:rPr>
                <w:t>UCT</w:t>
              </w:r>
            </w:ins>
          </w:p>
        </w:tc>
        <w:tc>
          <w:tcPr>
            <w:tcW w:w="5290" w:type="dxa"/>
            <w:hideMark/>
          </w:tcPr>
          <w:p w14:paraId="0D6C3D8B" w14:textId="77777777" w:rsidR="00A51B1D" w:rsidRPr="00195612" w:rsidRDefault="00A51B1D" w:rsidP="001D7ACC">
            <w:pPr>
              <w:pStyle w:val="Compact"/>
              <w:rPr>
                <w:ins w:id="189" w:author="Benjamin Devantier -du Plessis" w:date="2025-10-01T18:18:00Z" w16du:dateUtc="2025-10-01T16:18:00Z"/>
                <w:color w:val="EE0000"/>
                <w:highlight w:val="yellow"/>
              </w:rPr>
            </w:pPr>
            <w:ins w:id="190" w:author="Benjamin Devantier -du Plessis" w:date="2025-10-01T18:18:00Z" w16du:dateUtc="2025-10-01T16:18:00Z">
              <w:r w:rsidRPr="00195612">
                <w:rPr>
                  <w:color w:val="EE0000"/>
                  <w:highlight w:val="yellow"/>
                </w:rPr>
                <w:t>University of Cape Town</w:t>
              </w:r>
            </w:ins>
          </w:p>
        </w:tc>
      </w:tr>
      <w:tr w:rsidR="00A51B1D" w14:paraId="0814DA75" w14:textId="77777777" w:rsidTr="001D7ACC">
        <w:trPr>
          <w:ins w:id="191" w:author="Benjamin Devantier -du Plessis" w:date="2025-10-01T18:18:00Z"/>
        </w:trPr>
        <w:tc>
          <w:tcPr>
            <w:tcW w:w="4070" w:type="dxa"/>
            <w:hideMark/>
          </w:tcPr>
          <w:p w14:paraId="64C5A544" w14:textId="77777777" w:rsidR="00A51B1D" w:rsidRPr="00195612" w:rsidRDefault="00A51B1D" w:rsidP="001D7ACC">
            <w:pPr>
              <w:pStyle w:val="Compact"/>
              <w:rPr>
                <w:ins w:id="192" w:author="Benjamin Devantier -du Plessis" w:date="2025-10-01T18:18:00Z" w16du:dateUtc="2025-10-01T16:18:00Z"/>
                <w:color w:val="EE0000"/>
                <w:highlight w:val="yellow"/>
              </w:rPr>
            </w:pPr>
            <w:ins w:id="193" w:author="Benjamin Devantier -du Plessis" w:date="2025-10-01T18:18:00Z" w16du:dateUtc="2025-10-01T16:18:00Z">
              <w:r w:rsidRPr="00195612">
                <w:rPr>
                  <w:color w:val="EE0000"/>
                  <w:highlight w:val="yellow"/>
                </w:rPr>
                <w:t>WWARN</w:t>
              </w:r>
            </w:ins>
          </w:p>
        </w:tc>
        <w:tc>
          <w:tcPr>
            <w:tcW w:w="5290" w:type="dxa"/>
            <w:hideMark/>
          </w:tcPr>
          <w:p w14:paraId="0D621D90" w14:textId="77777777" w:rsidR="00A51B1D" w:rsidRPr="00195612" w:rsidRDefault="00A51B1D" w:rsidP="001D7ACC">
            <w:pPr>
              <w:pStyle w:val="Compact"/>
              <w:rPr>
                <w:ins w:id="194" w:author="Benjamin Devantier -du Plessis" w:date="2025-10-01T18:18:00Z" w16du:dateUtc="2025-10-01T16:18:00Z"/>
                <w:color w:val="EE0000"/>
                <w:highlight w:val="yellow"/>
              </w:rPr>
            </w:pPr>
            <w:ins w:id="195" w:author="Benjamin Devantier -du Plessis" w:date="2025-10-01T18:18:00Z" w16du:dateUtc="2025-10-01T16:18:00Z">
              <w:r w:rsidRPr="00195612">
                <w:rPr>
                  <w:color w:val="EE0000"/>
                  <w:highlight w:val="yellow"/>
                </w:rPr>
                <w:t>Worldwide Antimalarial Resistance Network</w:t>
              </w:r>
            </w:ins>
          </w:p>
        </w:tc>
      </w:tr>
      <w:tr w:rsidR="00A51B1D" w14:paraId="79A589B3" w14:textId="77777777" w:rsidTr="001D7ACC">
        <w:trPr>
          <w:ins w:id="196" w:author="Benjamin Devantier -du Plessis" w:date="2025-10-01T18:18:00Z"/>
        </w:trPr>
        <w:tc>
          <w:tcPr>
            <w:tcW w:w="4070" w:type="dxa"/>
            <w:hideMark/>
          </w:tcPr>
          <w:p w14:paraId="230D7660" w14:textId="77777777" w:rsidR="00A51B1D" w:rsidRPr="00195612" w:rsidRDefault="00A51B1D" w:rsidP="001D7ACC">
            <w:pPr>
              <w:pStyle w:val="Compact"/>
              <w:rPr>
                <w:ins w:id="197" w:author="Benjamin Devantier -du Plessis" w:date="2025-10-01T18:18:00Z" w16du:dateUtc="2025-10-01T16:18:00Z"/>
                <w:color w:val="EE0000"/>
                <w:highlight w:val="yellow"/>
              </w:rPr>
            </w:pPr>
            <w:ins w:id="198" w:author="Benjamin Devantier -du Plessis" w:date="2025-10-01T18:18:00Z" w16du:dateUtc="2025-10-01T16:18:00Z">
              <w:r w:rsidRPr="00195612">
                <w:rPr>
                  <w:color w:val="EE0000"/>
                  <w:highlight w:val="yellow"/>
                </w:rPr>
                <w:t>sSA</w:t>
              </w:r>
            </w:ins>
          </w:p>
        </w:tc>
        <w:tc>
          <w:tcPr>
            <w:tcW w:w="5290" w:type="dxa"/>
            <w:hideMark/>
          </w:tcPr>
          <w:p w14:paraId="5682F95F" w14:textId="77777777" w:rsidR="00A51B1D" w:rsidRPr="00195612" w:rsidRDefault="00A51B1D" w:rsidP="001D7ACC">
            <w:pPr>
              <w:pStyle w:val="Compact"/>
              <w:rPr>
                <w:ins w:id="199" w:author="Benjamin Devantier -du Plessis" w:date="2025-10-01T18:18:00Z" w16du:dateUtc="2025-10-01T16:18:00Z"/>
                <w:color w:val="EE0000"/>
                <w:highlight w:val="yellow"/>
              </w:rPr>
            </w:pPr>
            <w:ins w:id="200" w:author="Benjamin Devantier -du Plessis" w:date="2025-10-01T18:18:00Z" w16du:dateUtc="2025-10-01T16:18:00Z">
              <w:r w:rsidRPr="00195612">
                <w:rPr>
                  <w:color w:val="EE0000"/>
                  <w:highlight w:val="yellow"/>
                </w:rPr>
                <w:t>sub-Saharan Africa</w:t>
              </w:r>
            </w:ins>
          </w:p>
        </w:tc>
      </w:tr>
      <w:tr w:rsidR="00A51B1D" w14:paraId="55E65FE5" w14:textId="77777777" w:rsidTr="001D7ACC">
        <w:trPr>
          <w:ins w:id="201" w:author="Benjamin Devantier -du Plessis" w:date="2025-10-01T18:18:00Z"/>
        </w:trPr>
        <w:tc>
          <w:tcPr>
            <w:tcW w:w="4070" w:type="dxa"/>
            <w:hideMark/>
          </w:tcPr>
          <w:p w14:paraId="5EA09036" w14:textId="77777777" w:rsidR="00A51B1D" w:rsidRPr="00195612" w:rsidRDefault="00A51B1D" w:rsidP="001D7ACC">
            <w:pPr>
              <w:pStyle w:val="Compact"/>
              <w:rPr>
                <w:ins w:id="202" w:author="Benjamin Devantier -du Plessis" w:date="2025-10-01T18:18:00Z" w16du:dateUtc="2025-10-01T16:18:00Z"/>
                <w:color w:val="EE0000"/>
                <w:highlight w:val="yellow"/>
              </w:rPr>
            </w:pPr>
            <w:ins w:id="203" w:author="Benjamin Devantier -du Plessis" w:date="2025-10-01T18:18:00Z" w16du:dateUtc="2025-10-01T16:18:00Z">
              <w:r w:rsidRPr="00195612">
                <w:rPr>
                  <w:color w:val="EE0000"/>
                  <w:highlight w:val="yellow"/>
                </w:rPr>
                <w:t>WHC</w:t>
              </w:r>
            </w:ins>
          </w:p>
        </w:tc>
        <w:tc>
          <w:tcPr>
            <w:tcW w:w="5290" w:type="dxa"/>
            <w:hideMark/>
          </w:tcPr>
          <w:p w14:paraId="50C94EF1" w14:textId="77777777" w:rsidR="00A51B1D" w:rsidRPr="00195612" w:rsidRDefault="00A51B1D" w:rsidP="001D7ACC">
            <w:pPr>
              <w:pStyle w:val="Compact"/>
              <w:rPr>
                <w:ins w:id="204" w:author="Benjamin Devantier -du Plessis" w:date="2025-10-01T18:18:00Z" w16du:dateUtc="2025-10-01T16:18:00Z"/>
                <w:color w:val="EE0000"/>
                <w:highlight w:val="yellow"/>
              </w:rPr>
            </w:pPr>
            <w:ins w:id="205" w:author="Benjamin Devantier -du Plessis" w:date="2025-10-01T18:18:00Z" w16du:dateUtc="2025-10-01T16:18:00Z">
              <w:r w:rsidRPr="00195612">
                <w:rPr>
                  <w:color w:val="EE0000"/>
                  <w:highlight w:val="yellow"/>
                </w:rPr>
                <w:t>Wits Health Consortium Pty (Ltd)</w:t>
              </w:r>
            </w:ins>
          </w:p>
        </w:tc>
      </w:tr>
      <w:tr w:rsidR="00A51B1D" w14:paraId="183040A4" w14:textId="77777777" w:rsidTr="001D7ACC">
        <w:trPr>
          <w:ins w:id="206" w:author="Benjamin Devantier -du Plessis" w:date="2025-10-01T18:18:00Z"/>
        </w:trPr>
        <w:tc>
          <w:tcPr>
            <w:tcW w:w="4070" w:type="dxa"/>
            <w:hideMark/>
          </w:tcPr>
          <w:p w14:paraId="01F9C710" w14:textId="77777777" w:rsidR="00A51B1D" w:rsidRPr="00195612" w:rsidRDefault="00A51B1D" w:rsidP="001D7ACC">
            <w:pPr>
              <w:pStyle w:val="Compact"/>
              <w:rPr>
                <w:ins w:id="207" w:author="Benjamin Devantier -du Plessis" w:date="2025-10-01T18:18:00Z" w16du:dateUtc="2025-10-01T16:18:00Z"/>
                <w:color w:val="EE0000"/>
                <w:highlight w:val="yellow"/>
              </w:rPr>
            </w:pPr>
            <w:ins w:id="208" w:author="Benjamin Devantier -du Plessis" w:date="2025-10-01T18:18:00Z" w16du:dateUtc="2025-10-01T16:18:00Z">
              <w:r w:rsidRPr="00195612">
                <w:rPr>
                  <w:color w:val="EE0000"/>
                  <w:highlight w:val="yellow"/>
                </w:rPr>
                <w:t>Wits PHR</w:t>
              </w:r>
            </w:ins>
          </w:p>
        </w:tc>
        <w:tc>
          <w:tcPr>
            <w:tcW w:w="5290" w:type="dxa"/>
            <w:hideMark/>
          </w:tcPr>
          <w:p w14:paraId="66564F62" w14:textId="77777777" w:rsidR="00A51B1D" w:rsidRPr="00195612" w:rsidRDefault="00A51B1D" w:rsidP="001D7ACC">
            <w:pPr>
              <w:pStyle w:val="Compact"/>
              <w:rPr>
                <w:ins w:id="209" w:author="Benjamin Devantier -du Plessis" w:date="2025-10-01T18:18:00Z" w16du:dateUtc="2025-10-01T16:18:00Z"/>
                <w:color w:val="EE0000"/>
                <w:highlight w:val="yellow"/>
              </w:rPr>
            </w:pPr>
            <w:ins w:id="210" w:author="Benjamin Devantier -du Plessis" w:date="2025-10-01T18:18:00Z" w16du:dateUtc="2025-10-01T16:18:00Z">
              <w:r w:rsidRPr="00195612">
                <w:rPr>
                  <w:color w:val="EE0000"/>
                  <w:highlight w:val="yellow"/>
                </w:rPr>
                <w:t>Wits Planetary Health Research a division of Wits Health Consortium (Pty) Ltd</w:t>
              </w:r>
            </w:ins>
          </w:p>
        </w:tc>
      </w:tr>
      <w:tr w:rsidR="00A51B1D" w14:paraId="129C3999" w14:textId="77777777" w:rsidTr="001D7ACC">
        <w:trPr>
          <w:ins w:id="211" w:author="Benjamin Devantier -du Plessis" w:date="2025-10-01T18:18:00Z"/>
        </w:trPr>
        <w:tc>
          <w:tcPr>
            <w:tcW w:w="4070" w:type="dxa"/>
            <w:hideMark/>
          </w:tcPr>
          <w:p w14:paraId="0E2C9C7D" w14:textId="77777777" w:rsidR="00A51B1D" w:rsidRPr="00195612" w:rsidRDefault="00A51B1D" w:rsidP="001D7ACC">
            <w:pPr>
              <w:pStyle w:val="Compact"/>
              <w:rPr>
                <w:ins w:id="212" w:author="Benjamin Devantier -du Plessis" w:date="2025-10-01T18:18:00Z" w16du:dateUtc="2025-10-01T16:18:00Z"/>
                <w:color w:val="EE0000"/>
                <w:highlight w:val="yellow"/>
              </w:rPr>
            </w:pPr>
            <w:ins w:id="213" w:author="Benjamin Devantier -du Plessis" w:date="2025-10-01T18:18:00Z" w16du:dateUtc="2025-10-01T16:18:00Z">
              <w:r w:rsidRPr="00195612">
                <w:rPr>
                  <w:color w:val="EE0000"/>
                  <w:highlight w:val="yellow"/>
                </w:rPr>
                <w:t>UPGC</w:t>
              </w:r>
            </w:ins>
          </w:p>
        </w:tc>
        <w:tc>
          <w:tcPr>
            <w:tcW w:w="5290" w:type="dxa"/>
            <w:hideMark/>
          </w:tcPr>
          <w:p w14:paraId="607C10C5" w14:textId="77777777" w:rsidR="00A51B1D" w:rsidRPr="00195612" w:rsidRDefault="00A51B1D" w:rsidP="001D7ACC">
            <w:pPr>
              <w:pStyle w:val="Compact"/>
              <w:rPr>
                <w:ins w:id="214" w:author="Benjamin Devantier -du Plessis" w:date="2025-10-01T18:18:00Z" w16du:dateUtc="2025-10-01T16:18:00Z"/>
                <w:color w:val="EE0000"/>
                <w:highlight w:val="yellow"/>
              </w:rPr>
            </w:pPr>
            <w:ins w:id="215" w:author="Benjamin Devantier -du Plessis" w:date="2025-10-01T18:18:00Z" w16du:dateUtc="2025-10-01T16:18:00Z">
              <w:r w:rsidRPr="00195612">
                <w:rPr>
                  <w:color w:val="EE0000"/>
                  <w:highlight w:val="yellow"/>
                </w:rPr>
                <w:t>University Peleforo Gon Coulibaly Korhogo Côte d’Ivoire</w:t>
              </w:r>
            </w:ins>
          </w:p>
        </w:tc>
      </w:tr>
      <w:tr w:rsidR="00A51B1D" w:rsidDel="00A93F62" w14:paraId="6B860435"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16"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tblHeader/>
          <w:ins w:id="217" w:author="Benjamin Devantier -du Plessis" w:date="2025-10-01T18:18:00Z"/>
          <w:trPrChange w:id="218" w:author="Benjamin Devantier -du Plessis" w:date="2025-10-01T10:15:00Z" w16du:dateUtc="2025-10-01T08:15:00Z">
            <w:trPr>
              <w:tblHeader/>
            </w:trPr>
          </w:trPrChange>
        </w:trPr>
        <w:tc>
          <w:tcPr>
            <w:tcW w:w="4070" w:type="dxa"/>
            <w:hideMark/>
            <w:tcPrChange w:id="219" w:author="Benjamin Devantier -du Plessis" w:date="2025-10-01T10:15:00Z" w16du:dateUtc="2025-10-01T08:15:00Z">
              <w:tcPr>
                <w:tcW w:w="3443" w:type="dxa"/>
                <w:hideMark/>
              </w:tcPr>
            </w:tcPrChange>
          </w:tcPr>
          <w:p w14:paraId="0E5A68DE" w14:textId="77777777" w:rsidR="00A51B1D" w:rsidRPr="00195612" w:rsidDel="00A93F62" w:rsidRDefault="00A51B1D" w:rsidP="001D7ACC">
            <w:pPr>
              <w:pStyle w:val="Compact"/>
              <w:rPr>
                <w:ins w:id="220" w:author="Benjamin Devantier -du Plessis" w:date="2025-10-01T18:18:00Z" w16du:dateUtc="2025-10-01T16:18:00Z"/>
                <w:del w:id="221" w:author="Benjamin Devantier -du Plessis" w:date="2025-10-01T10:16:00Z" w16du:dateUtc="2025-10-01T08:16:00Z"/>
                <w:color w:val="EE0000"/>
                <w:highlight w:val="yellow"/>
              </w:rPr>
            </w:pPr>
            <w:ins w:id="222" w:author="Benjamin Devantier -du Plessis" w:date="2025-10-01T18:18:00Z" w16du:dateUtc="2025-10-01T16:18:00Z">
              <w:del w:id="223" w:author="Benjamin Devantier -du Plessis" w:date="2025-10-01T10:16:00Z" w16du:dateUtc="2025-10-01T08:16:00Z">
                <w:r w:rsidRPr="00195612" w:rsidDel="00A93F62">
                  <w:rPr>
                    <w:color w:val="EE0000"/>
                    <w:highlight w:val="yellow"/>
                  </w:rPr>
                  <w:delText>Acronym</w:delText>
                </w:r>
              </w:del>
            </w:ins>
          </w:p>
        </w:tc>
        <w:tc>
          <w:tcPr>
            <w:tcW w:w="5290" w:type="dxa"/>
            <w:hideMark/>
            <w:tcPrChange w:id="224" w:author="Benjamin Devantier -du Plessis" w:date="2025-10-01T10:15:00Z" w16du:dateUtc="2025-10-01T08:15:00Z">
              <w:tcPr>
                <w:tcW w:w="4476" w:type="dxa"/>
                <w:hideMark/>
              </w:tcPr>
            </w:tcPrChange>
          </w:tcPr>
          <w:p w14:paraId="3D75CEA9" w14:textId="77777777" w:rsidR="00A51B1D" w:rsidRPr="00195612" w:rsidDel="00A93F62" w:rsidRDefault="00A51B1D" w:rsidP="001D7ACC">
            <w:pPr>
              <w:pStyle w:val="Compact"/>
              <w:rPr>
                <w:ins w:id="225" w:author="Benjamin Devantier -du Plessis" w:date="2025-10-01T18:18:00Z" w16du:dateUtc="2025-10-01T16:18:00Z"/>
                <w:del w:id="226" w:author="Benjamin Devantier -du Plessis" w:date="2025-10-01T10:16:00Z" w16du:dateUtc="2025-10-01T08:16:00Z"/>
                <w:color w:val="EE0000"/>
                <w:highlight w:val="yellow"/>
              </w:rPr>
            </w:pPr>
            <w:ins w:id="227" w:author="Benjamin Devantier -du Plessis" w:date="2025-10-01T18:18:00Z" w16du:dateUtc="2025-10-01T16:18:00Z">
              <w:del w:id="228" w:author="Benjamin Devantier -du Plessis" w:date="2025-10-01T10:16:00Z" w16du:dateUtc="2025-10-01T08:16:00Z">
                <w:r w:rsidRPr="00195612" w:rsidDel="00A93F62">
                  <w:rPr>
                    <w:color w:val="EE0000"/>
                    <w:highlight w:val="yellow"/>
                  </w:rPr>
                  <w:delText>Description</w:delText>
                </w:r>
              </w:del>
            </w:ins>
          </w:p>
        </w:tc>
      </w:tr>
      <w:tr w:rsidR="00A51B1D" w:rsidDel="00A93F62" w14:paraId="47A91E47"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2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30" w:author="Benjamin Devantier -du Plessis" w:date="2025-10-01T18:18:00Z"/>
        </w:trPr>
        <w:tc>
          <w:tcPr>
            <w:tcW w:w="4070" w:type="dxa"/>
            <w:hideMark/>
            <w:tcPrChange w:id="231" w:author="Benjamin Devantier -du Plessis" w:date="2025-10-01T10:15:00Z" w16du:dateUtc="2025-10-01T08:15:00Z">
              <w:tcPr>
                <w:tcW w:w="3443" w:type="dxa"/>
                <w:hideMark/>
              </w:tcPr>
            </w:tcPrChange>
          </w:tcPr>
          <w:p w14:paraId="0F5C44CA" w14:textId="77777777" w:rsidR="00A51B1D" w:rsidRPr="00195612" w:rsidDel="00A93F62" w:rsidRDefault="00A51B1D" w:rsidP="001D7ACC">
            <w:pPr>
              <w:pStyle w:val="Compact"/>
              <w:rPr>
                <w:ins w:id="232" w:author="Benjamin Devantier -du Plessis" w:date="2025-10-01T18:18:00Z" w16du:dateUtc="2025-10-01T16:18:00Z"/>
                <w:del w:id="233" w:author="Benjamin Devantier -du Plessis" w:date="2025-10-01T10:16:00Z" w16du:dateUtc="2025-10-01T08:16:00Z"/>
                <w:color w:val="EE0000"/>
                <w:highlight w:val="yellow"/>
              </w:rPr>
            </w:pPr>
            <w:ins w:id="234" w:author="Benjamin Devantier -du Plessis" w:date="2025-10-01T18:18:00Z" w16du:dateUtc="2025-10-01T16:18:00Z">
              <w:del w:id="235" w:author="Benjamin Devantier -du Plessis" w:date="2025-10-01T10:16:00Z" w16du:dateUtc="2025-10-01T08:16:00Z">
                <w:r w:rsidRPr="00195612" w:rsidDel="00A93F62">
                  <w:rPr>
                    <w:color w:val="EE0000"/>
                    <w:highlight w:val="yellow"/>
                  </w:rPr>
                  <w:delText>AOT</w:delText>
                </w:r>
              </w:del>
            </w:ins>
          </w:p>
        </w:tc>
        <w:tc>
          <w:tcPr>
            <w:tcW w:w="5290" w:type="dxa"/>
            <w:hideMark/>
            <w:tcPrChange w:id="236" w:author="Benjamin Devantier -du Plessis" w:date="2025-10-01T10:15:00Z" w16du:dateUtc="2025-10-01T08:15:00Z">
              <w:tcPr>
                <w:tcW w:w="4476" w:type="dxa"/>
                <w:hideMark/>
              </w:tcPr>
            </w:tcPrChange>
          </w:tcPr>
          <w:p w14:paraId="61C7C3A3" w14:textId="77777777" w:rsidR="00A51B1D" w:rsidRPr="00195612" w:rsidDel="00A93F62" w:rsidRDefault="00A51B1D" w:rsidP="001D7ACC">
            <w:pPr>
              <w:pStyle w:val="Compact"/>
              <w:rPr>
                <w:ins w:id="237" w:author="Benjamin Devantier -du Plessis" w:date="2025-10-01T18:18:00Z" w16du:dateUtc="2025-10-01T16:18:00Z"/>
                <w:del w:id="238" w:author="Benjamin Devantier -du Plessis" w:date="2025-10-01T10:16:00Z" w16du:dateUtc="2025-10-01T08:16:00Z"/>
                <w:color w:val="EE0000"/>
                <w:highlight w:val="yellow"/>
              </w:rPr>
            </w:pPr>
            <w:ins w:id="239" w:author="Benjamin Devantier -du Plessis" w:date="2025-10-01T18:18:00Z" w16du:dateUtc="2025-10-01T16:18:00Z">
              <w:del w:id="240" w:author="Benjamin Devantier -du Plessis" w:date="2025-10-01T10:16:00Z" w16du:dateUtc="2025-10-01T08:16:00Z">
                <w:r w:rsidRPr="00195612" w:rsidDel="00A93F62">
                  <w:rPr>
                    <w:color w:val="EE0000"/>
                    <w:highlight w:val="yellow"/>
                  </w:rPr>
                  <w:delText>Aerosol Optical Thickness</w:delText>
                </w:r>
              </w:del>
            </w:ins>
          </w:p>
        </w:tc>
      </w:tr>
      <w:tr w:rsidR="00A51B1D" w:rsidDel="00A93F62" w14:paraId="5364B27B"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4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42" w:author="Benjamin Devantier -du Plessis" w:date="2025-10-01T18:18:00Z"/>
        </w:trPr>
        <w:tc>
          <w:tcPr>
            <w:tcW w:w="4070" w:type="dxa"/>
            <w:hideMark/>
            <w:tcPrChange w:id="243" w:author="Benjamin Devantier -du Plessis" w:date="2025-10-01T10:15:00Z" w16du:dateUtc="2025-10-01T08:15:00Z">
              <w:tcPr>
                <w:tcW w:w="3443" w:type="dxa"/>
                <w:hideMark/>
              </w:tcPr>
            </w:tcPrChange>
          </w:tcPr>
          <w:p w14:paraId="3DFB705F" w14:textId="77777777" w:rsidR="00A51B1D" w:rsidRPr="00195612" w:rsidDel="00A93F62" w:rsidRDefault="00A51B1D" w:rsidP="001D7ACC">
            <w:pPr>
              <w:pStyle w:val="Compact"/>
              <w:rPr>
                <w:ins w:id="244" w:author="Benjamin Devantier -du Plessis" w:date="2025-10-01T18:18:00Z" w16du:dateUtc="2025-10-01T16:18:00Z"/>
                <w:del w:id="245" w:author="Benjamin Devantier -du Plessis" w:date="2025-10-01T10:16:00Z" w16du:dateUtc="2025-10-01T08:16:00Z"/>
                <w:color w:val="EE0000"/>
                <w:highlight w:val="yellow"/>
              </w:rPr>
            </w:pPr>
            <w:ins w:id="246" w:author="Benjamin Devantier -du Plessis" w:date="2025-10-01T18:18:00Z" w16du:dateUtc="2025-10-01T16:18:00Z">
              <w:del w:id="247" w:author="Benjamin Devantier -du Plessis" w:date="2025-10-01T10:16:00Z" w16du:dateUtc="2025-10-01T08:16:00Z">
                <w:r w:rsidRPr="00195612" w:rsidDel="00A93F62">
                  <w:rPr>
                    <w:color w:val="EE0000"/>
                    <w:highlight w:val="yellow"/>
                  </w:rPr>
                  <w:delText>BMGFKi</w:delText>
                </w:r>
              </w:del>
            </w:ins>
          </w:p>
        </w:tc>
        <w:tc>
          <w:tcPr>
            <w:tcW w:w="5290" w:type="dxa"/>
            <w:hideMark/>
            <w:tcPrChange w:id="248" w:author="Benjamin Devantier -du Plessis" w:date="2025-10-01T10:15:00Z" w16du:dateUtc="2025-10-01T08:15:00Z">
              <w:tcPr>
                <w:tcW w:w="4476" w:type="dxa"/>
                <w:hideMark/>
              </w:tcPr>
            </w:tcPrChange>
          </w:tcPr>
          <w:p w14:paraId="7212B989" w14:textId="77777777" w:rsidR="00A51B1D" w:rsidRPr="00195612" w:rsidDel="00A93F62" w:rsidRDefault="00A51B1D" w:rsidP="001D7ACC">
            <w:pPr>
              <w:pStyle w:val="Compact"/>
              <w:rPr>
                <w:ins w:id="249" w:author="Benjamin Devantier -du Plessis" w:date="2025-10-01T18:18:00Z" w16du:dateUtc="2025-10-01T16:18:00Z"/>
                <w:del w:id="250" w:author="Benjamin Devantier -du Plessis" w:date="2025-10-01T10:16:00Z" w16du:dateUtc="2025-10-01T08:16:00Z"/>
                <w:color w:val="EE0000"/>
                <w:highlight w:val="yellow"/>
              </w:rPr>
            </w:pPr>
            <w:ins w:id="251" w:author="Benjamin Devantier -du Plessis" w:date="2025-10-01T18:18:00Z" w16du:dateUtc="2025-10-01T16:18:00Z">
              <w:del w:id="252" w:author="Benjamin Devantier -du Plessis" w:date="2025-10-01T10:16:00Z" w16du:dateUtc="2025-10-01T08:16:00Z">
                <w:r w:rsidRPr="00195612" w:rsidDel="00A93F62">
                  <w:rPr>
                    <w:color w:val="EE0000"/>
                    <w:highlight w:val="yellow"/>
                  </w:rPr>
                  <w:delText>Bill and Melinda Gates Foundation Ki repository</w:delText>
                </w:r>
              </w:del>
            </w:ins>
          </w:p>
        </w:tc>
      </w:tr>
      <w:tr w:rsidR="00A51B1D" w:rsidDel="00A93F62" w14:paraId="388D01F8"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5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54" w:author="Benjamin Devantier -du Plessis" w:date="2025-10-01T18:18:00Z"/>
        </w:trPr>
        <w:tc>
          <w:tcPr>
            <w:tcW w:w="4070" w:type="dxa"/>
            <w:hideMark/>
            <w:tcPrChange w:id="255" w:author="Benjamin Devantier -du Plessis" w:date="2025-10-01T10:15:00Z" w16du:dateUtc="2025-10-01T08:15:00Z">
              <w:tcPr>
                <w:tcW w:w="3443" w:type="dxa"/>
                <w:hideMark/>
              </w:tcPr>
            </w:tcPrChange>
          </w:tcPr>
          <w:p w14:paraId="5920004F" w14:textId="77777777" w:rsidR="00A51B1D" w:rsidRPr="00195612" w:rsidDel="00A93F62" w:rsidRDefault="00A51B1D" w:rsidP="001D7ACC">
            <w:pPr>
              <w:pStyle w:val="Compact"/>
              <w:rPr>
                <w:ins w:id="256" w:author="Benjamin Devantier -du Plessis" w:date="2025-10-01T18:18:00Z" w16du:dateUtc="2025-10-01T16:18:00Z"/>
                <w:del w:id="257" w:author="Benjamin Devantier -du Plessis" w:date="2025-10-01T10:16:00Z" w16du:dateUtc="2025-10-01T08:16:00Z"/>
                <w:color w:val="EE0000"/>
                <w:highlight w:val="yellow"/>
              </w:rPr>
            </w:pPr>
            <w:ins w:id="258" w:author="Benjamin Devantier -du Plessis" w:date="2025-10-01T18:18:00Z" w16du:dateUtc="2025-10-01T16:18:00Z">
              <w:del w:id="259" w:author="Benjamin Devantier -du Plessis" w:date="2025-10-01T10:16:00Z" w16du:dateUtc="2025-10-01T08:16:00Z">
                <w:r w:rsidRPr="00195612" w:rsidDel="00A93F62">
                  <w:rPr>
                    <w:color w:val="EE0000"/>
                    <w:highlight w:val="yellow"/>
                  </w:rPr>
                  <w:delText>CSAG</w:delText>
                </w:r>
              </w:del>
            </w:ins>
          </w:p>
        </w:tc>
        <w:tc>
          <w:tcPr>
            <w:tcW w:w="5290" w:type="dxa"/>
            <w:hideMark/>
            <w:tcPrChange w:id="260" w:author="Benjamin Devantier -du Plessis" w:date="2025-10-01T10:15:00Z" w16du:dateUtc="2025-10-01T08:15:00Z">
              <w:tcPr>
                <w:tcW w:w="4476" w:type="dxa"/>
                <w:hideMark/>
              </w:tcPr>
            </w:tcPrChange>
          </w:tcPr>
          <w:p w14:paraId="3BB8B88E" w14:textId="77777777" w:rsidR="00A51B1D" w:rsidRPr="00195612" w:rsidDel="00A93F62" w:rsidRDefault="00A51B1D" w:rsidP="001D7ACC">
            <w:pPr>
              <w:pStyle w:val="Compact"/>
              <w:rPr>
                <w:ins w:id="261" w:author="Benjamin Devantier -du Plessis" w:date="2025-10-01T18:18:00Z" w16du:dateUtc="2025-10-01T16:18:00Z"/>
                <w:del w:id="262" w:author="Benjamin Devantier -du Plessis" w:date="2025-10-01T10:16:00Z" w16du:dateUtc="2025-10-01T08:16:00Z"/>
                <w:color w:val="EE0000"/>
                <w:highlight w:val="yellow"/>
              </w:rPr>
            </w:pPr>
            <w:ins w:id="263" w:author="Benjamin Devantier -du Plessis" w:date="2025-10-01T18:18:00Z" w16du:dateUtc="2025-10-01T16:18:00Z">
              <w:del w:id="264" w:author="Benjamin Devantier -du Plessis" w:date="2025-10-01T10:16:00Z" w16du:dateUtc="2025-10-01T08:16:00Z">
                <w:r w:rsidRPr="00195612" w:rsidDel="00A93F62">
                  <w:rPr>
                    <w:color w:val="EE0000"/>
                    <w:highlight w:val="yellow"/>
                  </w:rPr>
                  <w:delText>Climate System Analysis Group</w:delText>
                </w:r>
              </w:del>
            </w:ins>
          </w:p>
        </w:tc>
      </w:tr>
      <w:tr w:rsidR="00A51B1D" w:rsidDel="00A93F62" w14:paraId="3C9DF9D8"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6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66" w:author="Benjamin Devantier -du Plessis" w:date="2025-10-01T18:18:00Z"/>
        </w:trPr>
        <w:tc>
          <w:tcPr>
            <w:tcW w:w="4070" w:type="dxa"/>
            <w:hideMark/>
            <w:tcPrChange w:id="267" w:author="Benjamin Devantier -du Plessis" w:date="2025-10-01T10:15:00Z" w16du:dateUtc="2025-10-01T08:15:00Z">
              <w:tcPr>
                <w:tcW w:w="3443" w:type="dxa"/>
                <w:hideMark/>
              </w:tcPr>
            </w:tcPrChange>
          </w:tcPr>
          <w:p w14:paraId="14914D88" w14:textId="77777777" w:rsidR="00A51B1D" w:rsidRPr="00195612" w:rsidDel="00A93F62" w:rsidRDefault="00A51B1D" w:rsidP="001D7ACC">
            <w:pPr>
              <w:pStyle w:val="Compact"/>
              <w:rPr>
                <w:ins w:id="268" w:author="Benjamin Devantier -du Plessis" w:date="2025-10-01T18:18:00Z" w16du:dateUtc="2025-10-01T16:18:00Z"/>
                <w:del w:id="269" w:author="Benjamin Devantier -du Plessis" w:date="2025-10-01T10:16:00Z" w16du:dateUtc="2025-10-01T08:16:00Z"/>
                <w:color w:val="EE0000"/>
                <w:highlight w:val="yellow"/>
              </w:rPr>
            </w:pPr>
            <w:ins w:id="270" w:author="Benjamin Devantier -du Plessis" w:date="2025-10-01T18:18:00Z" w16du:dateUtc="2025-10-01T16:18:00Z">
              <w:del w:id="271" w:author="Benjamin Devantier -du Plessis" w:date="2025-10-01T10:16:00Z" w16du:dateUtc="2025-10-01T08:16:00Z">
                <w:r w:rsidRPr="00195612" w:rsidDel="00A93F62">
                  <w:rPr>
                    <w:color w:val="EE0000"/>
                    <w:highlight w:val="yellow"/>
                  </w:rPr>
                  <w:delText>DAC</w:delText>
                </w:r>
              </w:del>
            </w:ins>
          </w:p>
        </w:tc>
        <w:tc>
          <w:tcPr>
            <w:tcW w:w="5290" w:type="dxa"/>
            <w:hideMark/>
            <w:tcPrChange w:id="272" w:author="Benjamin Devantier -du Plessis" w:date="2025-10-01T10:15:00Z" w16du:dateUtc="2025-10-01T08:15:00Z">
              <w:tcPr>
                <w:tcW w:w="4476" w:type="dxa"/>
                <w:hideMark/>
              </w:tcPr>
            </w:tcPrChange>
          </w:tcPr>
          <w:p w14:paraId="255803FE" w14:textId="77777777" w:rsidR="00A51B1D" w:rsidRPr="00195612" w:rsidDel="00A93F62" w:rsidRDefault="00A51B1D" w:rsidP="001D7ACC">
            <w:pPr>
              <w:pStyle w:val="Compact"/>
              <w:rPr>
                <w:ins w:id="273" w:author="Benjamin Devantier -du Plessis" w:date="2025-10-01T18:18:00Z" w16du:dateUtc="2025-10-01T16:18:00Z"/>
                <w:del w:id="274" w:author="Benjamin Devantier -du Plessis" w:date="2025-10-01T10:16:00Z" w16du:dateUtc="2025-10-01T08:16:00Z"/>
                <w:color w:val="EE0000"/>
                <w:highlight w:val="yellow"/>
              </w:rPr>
            </w:pPr>
            <w:ins w:id="275" w:author="Benjamin Devantier -du Plessis" w:date="2025-10-01T18:18:00Z" w16du:dateUtc="2025-10-01T16:18:00Z">
              <w:del w:id="276" w:author="Benjamin Devantier -du Plessis" w:date="2025-10-01T10:16:00Z" w16du:dateUtc="2025-10-01T08:16:00Z">
                <w:r w:rsidRPr="00195612" w:rsidDel="00A93F62">
                  <w:rPr>
                    <w:color w:val="EE0000"/>
                    <w:highlight w:val="yellow"/>
                  </w:rPr>
                  <w:delText>Data Access Committee</w:delText>
                </w:r>
              </w:del>
            </w:ins>
          </w:p>
        </w:tc>
      </w:tr>
      <w:tr w:rsidR="00A51B1D" w:rsidDel="00A93F62" w14:paraId="7D1E857F"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7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78" w:author="Benjamin Devantier -du Plessis" w:date="2025-10-01T18:18:00Z"/>
        </w:trPr>
        <w:tc>
          <w:tcPr>
            <w:tcW w:w="4070" w:type="dxa"/>
            <w:hideMark/>
            <w:tcPrChange w:id="279" w:author="Benjamin Devantier -du Plessis" w:date="2025-10-01T10:15:00Z" w16du:dateUtc="2025-10-01T08:15:00Z">
              <w:tcPr>
                <w:tcW w:w="3443" w:type="dxa"/>
                <w:hideMark/>
              </w:tcPr>
            </w:tcPrChange>
          </w:tcPr>
          <w:p w14:paraId="1386B3C1" w14:textId="77777777" w:rsidR="00A51B1D" w:rsidRPr="00195612" w:rsidDel="00A93F62" w:rsidRDefault="00A51B1D" w:rsidP="001D7ACC">
            <w:pPr>
              <w:pStyle w:val="Compact"/>
              <w:rPr>
                <w:ins w:id="280" w:author="Benjamin Devantier -du Plessis" w:date="2025-10-01T18:18:00Z" w16du:dateUtc="2025-10-01T16:18:00Z"/>
                <w:del w:id="281" w:author="Benjamin Devantier -du Plessis" w:date="2025-10-01T10:16:00Z" w16du:dateUtc="2025-10-01T08:16:00Z"/>
                <w:color w:val="EE0000"/>
                <w:highlight w:val="yellow"/>
              </w:rPr>
            </w:pPr>
            <w:ins w:id="282" w:author="Benjamin Devantier -du Plessis" w:date="2025-10-01T18:18:00Z" w16du:dateUtc="2025-10-01T16:18:00Z">
              <w:del w:id="283" w:author="Benjamin Devantier -du Plessis" w:date="2025-10-01T10:16:00Z" w16du:dateUtc="2025-10-01T08:16:00Z">
                <w:r w:rsidRPr="00195612" w:rsidDel="00A93F62">
                  <w:rPr>
                    <w:color w:val="EE0000"/>
                    <w:highlight w:val="yellow"/>
                  </w:rPr>
                  <w:delText>DAP</w:delText>
                </w:r>
              </w:del>
            </w:ins>
          </w:p>
        </w:tc>
        <w:tc>
          <w:tcPr>
            <w:tcW w:w="5290" w:type="dxa"/>
            <w:hideMark/>
            <w:tcPrChange w:id="284" w:author="Benjamin Devantier -du Plessis" w:date="2025-10-01T10:15:00Z" w16du:dateUtc="2025-10-01T08:15:00Z">
              <w:tcPr>
                <w:tcW w:w="4476" w:type="dxa"/>
                <w:hideMark/>
              </w:tcPr>
            </w:tcPrChange>
          </w:tcPr>
          <w:p w14:paraId="31AAB640" w14:textId="77777777" w:rsidR="00A51B1D" w:rsidRPr="00195612" w:rsidDel="00A93F62" w:rsidRDefault="00A51B1D" w:rsidP="001D7ACC">
            <w:pPr>
              <w:pStyle w:val="Compact"/>
              <w:rPr>
                <w:ins w:id="285" w:author="Benjamin Devantier -du Plessis" w:date="2025-10-01T18:18:00Z" w16du:dateUtc="2025-10-01T16:18:00Z"/>
                <w:del w:id="286" w:author="Benjamin Devantier -du Plessis" w:date="2025-10-01T10:16:00Z" w16du:dateUtc="2025-10-01T08:16:00Z"/>
                <w:color w:val="EE0000"/>
                <w:highlight w:val="yellow"/>
              </w:rPr>
            </w:pPr>
            <w:ins w:id="287" w:author="Benjamin Devantier -du Plessis" w:date="2025-10-01T18:18:00Z" w16du:dateUtc="2025-10-01T16:18:00Z">
              <w:del w:id="288" w:author="Benjamin Devantier -du Plessis" w:date="2025-10-01T10:16:00Z" w16du:dateUtc="2025-10-01T08:16:00Z">
                <w:r w:rsidRPr="00195612" w:rsidDel="00A93F62">
                  <w:rPr>
                    <w:color w:val="EE0000"/>
                    <w:highlight w:val="yellow"/>
                  </w:rPr>
                  <w:delText>Data Analysis Platform</w:delText>
                </w:r>
              </w:del>
            </w:ins>
          </w:p>
        </w:tc>
      </w:tr>
      <w:tr w:rsidR="00A51B1D" w:rsidDel="00A93F62" w14:paraId="055CE519"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28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290" w:author="Benjamin Devantier -du Plessis" w:date="2025-10-01T18:18:00Z"/>
        </w:trPr>
        <w:tc>
          <w:tcPr>
            <w:tcW w:w="4070" w:type="dxa"/>
            <w:hideMark/>
            <w:tcPrChange w:id="291" w:author="Benjamin Devantier -du Plessis" w:date="2025-10-01T10:15:00Z" w16du:dateUtc="2025-10-01T08:15:00Z">
              <w:tcPr>
                <w:tcW w:w="3443" w:type="dxa"/>
                <w:hideMark/>
              </w:tcPr>
            </w:tcPrChange>
          </w:tcPr>
          <w:p w14:paraId="16F44795" w14:textId="77777777" w:rsidR="00A51B1D" w:rsidRPr="00195612" w:rsidDel="00A93F62" w:rsidRDefault="00A51B1D" w:rsidP="001D7ACC">
            <w:pPr>
              <w:pStyle w:val="Compact"/>
              <w:rPr>
                <w:ins w:id="292" w:author="Benjamin Devantier -du Plessis" w:date="2025-10-01T18:18:00Z" w16du:dateUtc="2025-10-01T16:18:00Z"/>
                <w:del w:id="293" w:author="Benjamin Devantier -du Plessis" w:date="2025-10-01T10:16:00Z" w16du:dateUtc="2025-10-01T08:16:00Z"/>
                <w:color w:val="EE0000"/>
                <w:highlight w:val="yellow"/>
              </w:rPr>
            </w:pPr>
            <w:ins w:id="294" w:author="Benjamin Devantier -du Plessis" w:date="2025-10-01T18:18:00Z" w16du:dateUtc="2025-10-01T16:18:00Z">
              <w:del w:id="295" w:author="Benjamin Devantier -du Plessis" w:date="2025-10-01T10:16:00Z" w16du:dateUtc="2025-10-01T08:16:00Z">
                <w:r w:rsidRPr="00195612" w:rsidDel="00A93F62">
                  <w:rPr>
                    <w:color w:val="EE0000"/>
                    <w:highlight w:val="yellow"/>
                  </w:rPr>
                  <w:delText>DMAC</w:delText>
                </w:r>
              </w:del>
            </w:ins>
          </w:p>
        </w:tc>
        <w:tc>
          <w:tcPr>
            <w:tcW w:w="5290" w:type="dxa"/>
            <w:hideMark/>
            <w:tcPrChange w:id="296" w:author="Benjamin Devantier -du Plessis" w:date="2025-10-01T10:15:00Z" w16du:dateUtc="2025-10-01T08:15:00Z">
              <w:tcPr>
                <w:tcW w:w="4476" w:type="dxa"/>
                <w:hideMark/>
              </w:tcPr>
            </w:tcPrChange>
          </w:tcPr>
          <w:p w14:paraId="346AEEEE" w14:textId="77777777" w:rsidR="00A51B1D" w:rsidRPr="00195612" w:rsidDel="00A93F62" w:rsidRDefault="00A51B1D" w:rsidP="001D7ACC">
            <w:pPr>
              <w:pStyle w:val="Compact"/>
              <w:rPr>
                <w:ins w:id="297" w:author="Benjamin Devantier -du Plessis" w:date="2025-10-01T18:18:00Z" w16du:dateUtc="2025-10-01T16:18:00Z"/>
                <w:del w:id="298" w:author="Benjamin Devantier -du Plessis" w:date="2025-10-01T10:16:00Z" w16du:dateUtc="2025-10-01T08:16:00Z"/>
                <w:color w:val="EE0000"/>
                <w:highlight w:val="yellow"/>
              </w:rPr>
            </w:pPr>
            <w:ins w:id="299" w:author="Benjamin Devantier -du Plessis" w:date="2025-10-01T18:18:00Z" w16du:dateUtc="2025-10-01T16:18:00Z">
              <w:del w:id="300" w:author="Benjamin Devantier -du Plessis" w:date="2025-10-01T10:16:00Z" w16du:dateUtc="2025-10-01T08:16:00Z">
                <w:r w:rsidRPr="00195612" w:rsidDel="00A93F62">
                  <w:rPr>
                    <w:color w:val="EE0000"/>
                    <w:highlight w:val="yellow"/>
                  </w:rPr>
                  <w:delText>Data Management and Analysis Core of the HE²AT Center</w:delText>
                </w:r>
              </w:del>
            </w:ins>
          </w:p>
        </w:tc>
      </w:tr>
      <w:tr w:rsidR="00A51B1D" w:rsidDel="00A93F62" w14:paraId="58A49DB8"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0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02" w:author="Benjamin Devantier -du Plessis" w:date="2025-10-01T18:18:00Z"/>
        </w:trPr>
        <w:tc>
          <w:tcPr>
            <w:tcW w:w="4070" w:type="dxa"/>
            <w:hideMark/>
            <w:tcPrChange w:id="303" w:author="Benjamin Devantier -du Plessis" w:date="2025-10-01T10:15:00Z" w16du:dateUtc="2025-10-01T08:15:00Z">
              <w:tcPr>
                <w:tcW w:w="3443" w:type="dxa"/>
                <w:hideMark/>
              </w:tcPr>
            </w:tcPrChange>
          </w:tcPr>
          <w:p w14:paraId="57CDB23E" w14:textId="77777777" w:rsidR="00A51B1D" w:rsidRPr="00195612" w:rsidDel="00A93F62" w:rsidRDefault="00A51B1D" w:rsidP="001D7ACC">
            <w:pPr>
              <w:pStyle w:val="Compact"/>
              <w:rPr>
                <w:ins w:id="304" w:author="Benjamin Devantier -du Plessis" w:date="2025-10-01T18:18:00Z" w16du:dateUtc="2025-10-01T16:18:00Z"/>
                <w:del w:id="305" w:author="Benjamin Devantier -du Plessis" w:date="2025-10-01T10:16:00Z" w16du:dateUtc="2025-10-01T08:16:00Z"/>
                <w:color w:val="EE0000"/>
                <w:highlight w:val="yellow"/>
              </w:rPr>
            </w:pPr>
            <w:ins w:id="306" w:author="Benjamin Devantier -du Plessis" w:date="2025-10-01T18:18:00Z" w16du:dateUtc="2025-10-01T16:18:00Z">
              <w:del w:id="307" w:author="Benjamin Devantier -du Plessis" w:date="2025-10-01T10:16:00Z" w16du:dateUtc="2025-10-01T08:16:00Z">
                <w:r w:rsidRPr="00195612" w:rsidDel="00A93F62">
                  <w:rPr>
                    <w:color w:val="EE0000"/>
                    <w:highlight w:val="yellow"/>
                  </w:rPr>
                  <w:delText>DMP</w:delText>
                </w:r>
              </w:del>
            </w:ins>
          </w:p>
        </w:tc>
        <w:tc>
          <w:tcPr>
            <w:tcW w:w="5290" w:type="dxa"/>
            <w:hideMark/>
            <w:tcPrChange w:id="308" w:author="Benjamin Devantier -du Plessis" w:date="2025-10-01T10:15:00Z" w16du:dateUtc="2025-10-01T08:15:00Z">
              <w:tcPr>
                <w:tcW w:w="4476" w:type="dxa"/>
                <w:hideMark/>
              </w:tcPr>
            </w:tcPrChange>
          </w:tcPr>
          <w:p w14:paraId="093BDD47" w14:textId="77777777" w:rsidR="00A51B1D" w:rsidRPr="00195612" w:rsidDel="00A93F62" w:rsidRDefault="00A51B1D" w:rsidP="001D7ACC">
            <w:pPr>
              <w:pStyle w:val="Compact"/>
              <w:rPr>
                <w:ins w:id="309" w:author="Benjamin Devantier -du Plessis" w:date="2025-10-01T18:18:00Z" w16du:dateUtc="2025-10-01T16:18:00Z"/>
                <w:del w:id="310" w:author="Benjamin Devantier -du Plessis" w:date="2025-10-01T10:16:00Z" w16du:dateUtc="2025-10-01T08:16:00Z"/>
                <w:color w:val="EE0000"/>
                <w:highlight w:val="yellow"/>
              </w:rPr>
            </w:pPr>
            <w:ins w:id="311" w:author="Benjamin Devantier -du Plessis" w:date="2025-10-01T18:18:00Z" w16du:dateUtc="2025-10-01T16:18:00Z">
              <w:del w:id="312" w:author="Benjamin Devantier -du Plessis" w:date="2025-10-01T10:16:00Z" w16du:dateUtc="2025-10-01T08:16:00Z">
                <w:r w:rsidRPr="00195612" w:rsidDel="00A93F62">
                  <w:rPr>
                    <w:color w:val="EE0000"/>
                    <w:highlight w:val="yellow"/>
                  </w:rPr>
                  <w:delText>Data Management Plan</w:delText>
                </w:r>
              </w:del>
            </w:ins>
          </w:p>
        </w:tc>
      </w:tr>
      <w:tr w:rsidR="00A51B1D" w:rsidDel="00A93F62" w14:paraId="13569E0F"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1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14" w:author="Benjamin Devantier -du Plessis" w:date="2025-10-01T18:18:00Z"/>
        </w:trPr>
        <w:tc>
          <w:tcPr>
            <w:tcW w:w="4070" w:type="dxa"/>
            <w:hideMark/>
            <w:tcPrChange w:id="315" w:author="Benjamin Devantier -du Plessis" w:date="2025-10-01T10:15:00Z" w16du:dateUtc="2025-10-01T08:15:00Z">
              <w:tcPr>
                <w:tcW w:w="3443" w:type="dxa"/>
                <w:hideMark/>
              </w:tcPr>
            </w:tcPrChange>
          </w:tcPr>
          <w:p w14:paraId="3E438D23" w14:textId="77777777" w:rsidR="00A51B1D" w:rsidRPr="00195612" w:rsidDel="00A93F62" w:rsidRDefault="00A51B1D" w:rsidP="001D7ACC">
            <w:pPr>
              <w:pStyle w:val="Compact"/>
              <w:rPr>
                <w:ins w:id="316" w:author="Benjamin Devantier -du Plessis" w:date="2025-10-01T18:18:00Z" w16du:dateUtc="2025-10-01T16:18:00Z"/>
                <w:del w:id="317" w:author="Benjamin Devantier -du Plessis" w:date="2025-10-01T10:16:00Z" w16du:dateUtc="2025-10-01T08:16:00Z"/>
                <w:color w:val="EE0000"/>
                <w:highlight w:val="yellow"/>
              </w:rPr>
            </w:pPr>
            <w:ins w:id="318" w:author="Benjamin Devantier -du Plessis" w:date="2025-10-01T18:18:00Z" w16du:dateUtc="2025-10-01T16:18:00Z">
              <w:del w:id="319" w:author="Benjamin Devantier -du Plessis" w:date="2025-10-01T10:16:00Z" w16du:dateUtc="2025-10-01T08:16:00Z">
                <w:r w:rsidRPr="00195612" w:rsidDel="00A93F62">
                  <w:rPr>
                    <w:color w:val="EE0000"/>
                    <w:highlight w:val="yellow"/>
                  </w:rPr>
                  <w:delText>DS-I Africa</w:delText>
                </w:r>
              </w:del>
            </w:ins>
          </w:p>
        </w:tc>
        <w:tc>
          <w:tcPr>
            <w:tcW w:w="5290" w:type="dxa"/>
            <w:hideMark/>
            <w:tcPrChange w:id="320" w:author="Benjamin Devantier -du Plessis" w:date="2025-10-01T10:15:00Z" w16du:dateUtc="2025-10-01T08:15:00Z">
              <w:tcPr>
                <w:tcW w:w="4476" w:type="dxa"/>
                <w:hideMark/>
              </w:tcPr>
            </w:tcPrChange>
          </w:tcPr>
          <w:p w14:paraId="408A43C4" w14:textId="77777777" w:rsidR="00A51B1D" w:rsidRPr="00195612" w:rsidDel="00A93F62" w:rsidRDefault="00A51B1D" w:rsidP="001D7ACC">
            <w:pPr>
              <w:pStyle w:val="Compact"/>
              <w:rPr>
                <w:ins w:id="321" w:author="Benjamin Devantier -du Plessis" w:date="2025-10-01T18:18:00Z" w16du:dateUtc="2025-10-01T16:18:00Z"/>
                <w:del w:id="322" w:author="Benjamin Devantier -du Plessis" w:date="2025-10-01T10:16:00Z" w16du:dateUtc="2025-10-01T08:16:00Z"/>
                <w:color w:val="EE0000"/>
                <w:highlight w:val="yellow"/>
              </w:rPr>
            </w:pPr>
            <w:ins w:id="323" w:author="Benjamin Devantier -du Plessis" w:date="2025-10-01T18:18:00Z" w16du:dateUtc="2025-10-01T16:18:00Z">
              <w:del w:id="324" w:author="Benjamin Devantier -du Plessis" w:date="2025-10-01T10:16:00Z" w16du:dateUtc="2025-10-01T08:16:00Z">
                <w:r w:rsidRPr="00195612" w:rsidDel="00A93F62">
                  <w:rPr>
                    <w:color w:val="EE0000"/>
                    <w:highlight w:val="yellow"/>
                  </w:rPr>
                  <w:delText>NIH Data Science Initiative Africa</w:delText>
                </w:r>
              </w:del>
            </w:ins>
          </w:p>
        </w:tc>
      </w:tr>
      <w:tr w:rsidR="00A51B1D" w:rsidDel="00A93F62" w14:paraId="7D3639BB"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2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26" w:author="Benjamin Devantier -du Plessis" w:date="2025-10-01T18:18:00Z"/>
        </w:trPr>
        <w:tc>
          <w:tcPr>
            <w:tcW w:w="4070" w:type="dxa"/>
            <w:hideMark/>
            <w:tcPrChange w:id="327" w:author="Benjamin Devantier -du Plessis" w:date="2025-10-01T10:15:00Z" w16du:dateUtc="2025-10-01T08:15:00Z">
              <w:tcPr>
                <w:tcW w:w="3443" w:type="dxa"/>
                <w:hideMark/>
              </w:tcPr>
            </w:tcPrChange>
          </w:tcPr>
          <w:p w14:paraId="7CFA4F7B" w14:textId="77777777" w:rsidR="00A51B1D" w:rsidRPr="00195612" w:rsidDel="00A93F62" w:rsidRDefault="00A51B1D" w:rsidP="001D7ACC">
            <w:pPr>
              <w:pStyle w:val="Compact"/>
              <w:rPr>
                <w:ins w:id="328" w:author="Benjamin Devantier -du Plessis" w:date="2025-10-01T18:18:00Z" w16du:dateUtc="2025-10-01T16:18:00Z"/>
                <w:del w:id="329" w:author="Benjamin Devantier -du Plessis" w:date="2025-10-01T10:16:00Z" w16du:dateUtc="2025-10-01T08:16:00Z"/>
                <w:color w:val="EE0000"/>
                <w:highlight w:val="yellow"/>
              </w:rPr>
            </w:pPr>
            <w:ins w:id="330" w:author="Benjamin Devantier -du Plessis" w:date="2025-10-01T18:18:00Z" w16du:dateUtc="2025-10-01T16:18:00Z">
              <w:del w:id="331" w:author="Benjamin Devantier -du Plessis" w:date="2025-10-01T10:16:00Z" w16du:dateUtc="2025-10-01T08:16:00Z">
                <w:r w:rsidRPr="00195612" w:rsidDel="00A93F62">
                  <w:rPr>
                    <w:color w:val="EE0000"/>
                    <w:highlight w:val="yellow"/>
                  </w:rPr>
                  <w:delText>DTA</w:delText>
                </w:r>
              </w:del>
            </w:ins>
          </w:p>
        </w:tc>
        <w:tc>
          <w:tcPr>
            <w:tcW w:w="5290" w:type="dxa"/>
            <w:hideMark/>
            <w:tcPrChange w:id="332" w:author="Benjamin Devantier -du Plessis" w:date="2025-10-01T10:15:00Z" w16du:dateUtc="2025-10-01T08:15:00Z">
              <w:tcPr>
                <w:tcW w:w="4476" w:type="dxa"/>
                <w:hideMark/>
              </w:tcPr>
            </w:tcPrChange>
          </w:tcPr>
          <w:p w14:paraId="29C81E11" w14:textId="77777777" w:rsidR="00A51B1D" w:rsidRPr="00195612" w:rsidDel="00A93F62" w:rsidRDefault="00A51B1D" w:rsidP="001D7ACC">
            <w:pPr>
              <w:pStyle w:val="Compact"/>
              <w:rPr>
                <w:ins w:id="333" w:author="Benjamin Devantier -du Plessis" w:date="2025-10-01T18:18:00Z" w16du:dateUtc="2025-10-01T16:18:00Z"/>
                <w:del w:id="334" w:author="Benjamin Devantier -du Plessis" w:date="2025-10-01T10:16:00Z" w16du:dateUtc="2025-10-01T08:16:00Z"/>
                <w:color w:val="EE0000"/>
                <w:highlight w:val="yellow"/>
              </w:rPr>
            </w:pPr>
            <w:ins w:id="335" w:author="Benjamin Devantier -du Plessis" w:date="2025-10-01T18:18:00Z" w16du:dateUtc="2025-10-01T16:18:00Z">
              <w:del w:id="336" w:author="Benjamin Devantier -du Plessis" w:date="2025-10-01T10:16:00Z" w16du:dateUtc="2025-10-01T08:16:00Z">
                <w:r w:rsidRPr="00195612" w:rsidDel="00A93F62">
                  <w:rPr>
                    <w:color w:val="EE0000"/>
                    <w:highlight w:val="yellow"/>
                  </w:rPr>
                  <w:delText>Data Transfer Agreement</w:delText>
                </w:r>
              </w:del>
            </w:ins>
          </w:p>
        </w:tc>
      </w:tr>
      <w:tr w:rsidR="00A51B1D" w:rsidDel="00A93F62" w14:paraId="662F6634"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3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38" w:author="Benjamin Devantier -du Plessis" w:date="2025-10-01T18:18:00Z"/>
        </w:trPr>
        <w:tc>
          <w:tcPr>
            <w:tcW w:w="4070" w:type="dxa"/>
            <w:hideMark/>
            <w:tcPrChange w:id="339" w:author="Benjamin Devantier -du Plessis" w:date="2025-10-01T10:15:00Z" w16du:dateUtc="2025-10-01T08:15:00Z">
              <w:tcPr>
                <w:tcW w:w="3443" w:type="dxa"/>
                <w:hideMark/>
              </w:tcPr>
            </w:tcPrChange>
          </w:tcPr>
          <w:p w14:paraId="2451A6AF" w14:textId="77777777" w:rsidR="00A51B1D" w:rsidRPr="00195612" w:rsidDel="00A93F62" w:rsidRDefault="00A51B1D" w:rsidP="001D7ACC">
            <w:pPr>
              <w:pStyle w:val="Compact"/>
              <w:rPr>
                <w:ins w:id="340" w:author="Benjamin Devantier -du Plessis" w:date="2025-10-01T18:18:00Z" w16du:dateUtc="2025-10-01T16:18:00Z"/>
                <w:del w:id="341" w:author="Benjamin Devantier -du Plessis" w:date="2025-10-01T10:16:00Z" w16du:dateUtc="2025-10-01T08:16:00Z"/>
                <w:color w:val="EE0000"/>
                <w:highlight w:val="yellow"/>
              </w:rPr>
            </w:pPr>
            <w:ins w:id="342" w:author="Benjamin Devantier -du Plessis" w:date="2025-10-01T18:18:00Z" w16du:dateUtc="2025-10-01T16:18:00Z">
              <w:del w:id="343" w:author="Benjamin Devantier -du Plessis" w:date="2025-10-01T10:16:00Z" w16du:dateUtc="2025-10-01T08:16:00Z">
                <w:r w:rsidRPr="00195612" w:rsidDel="00A93F62">
                  <w:rPr>
                    <w:color w:val="EE0000"/>
                    <w:highlight w:val="yellow"/>
                  </w:rPr>
                  <w:delText>DUOS</w:delText>
                </w:r>
              </w:del>
            </w:ins>
          </w:p>
        </w:tc>
        <w:tc>
          <w:tcPr>
            <w:tcW w:w="5290" w:type="dxa"/>
            <w:hideMark/>
            <w:tcPrChange w:id="344" w:author="Benjamin Devantier -du Plessis" w:date="2025-10-01T10:15:00Z" w16du:dateUtc="2025-10-01T08:15:00Z">
              <w:tcPr>
                <w:tcW w:w="4476" w:type="dxa"/>
                <w:hideMark/>
              </w:tcPr>
            </w:tcPrChange>
          </w:tcPr>
          <w:p w14:paraId="6B7442B1" w14:textId="77777777" w:rsidR="00A51B1D" w:rsidRPr="00195612" w:rsidDel="00A93F62" w:rsidRDefault="00A51B1D" w:rsidP="001D7ACC">
            <w:pPr>
              <w:pStyle w:val="Compact"/>
              <w:rPr>
                <w:ins w:id="345" w:author="Benjamin Devantier -du Plessis" w:date="2025-10-01T18:18:00Z" w16du:dateUtc="2025-10-01T16:18:00Z"/>
                <w:del w:id="346" w:author="Benjamin Devantier -du Plessis" w:date="2025-10-01T10:16:00Z" w16du:dateUtc="2025-10-01T08:16:00Z"/>
                <w:color w:val="EE0000"/>
                <w:highlight w:val="yellow"/>
              </w:rPr>
            </w:pPr>
            <w:ins w:id="347" w:author="Benjamin Devantier -du Plessis" w:date="2025-10-01T18:18:00Z" w16du:dateUtc="2025-10-01T16:18:00Z">
              <w:del w:id="348" w:author="Benjamin Devantier -du Plessis" w:date="2025-10-01T10:16:00Z" w16du:dateUtc="2025-10-01T08:16:00Z">
                <w:r w:rsidRPr="00195612" w:rsidDel="00A93F62">
                  <w:rPr>
                    <w:color w:val="EE0000"/>
                    <w:highlight w:val="yellow"/>
                  </w:rPr>
                  <w:delText>Data Use Oversight System</w:delText>
                </w:r>
              </w:del>
            </w:ins>
          </w:p>
        </w:tc>
      </w:tr>
      <w:tr w:rsidR="00A51B1D" w:rsidDel="00A93F62" w14:paraId="62308EF2"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4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50" w:author="Benjamin Devantier -du Plessis" w:date="2025-10-01T18:18:00Z"/>
        </w:trPr>
        <w:tc>
          <w:tcPr>
            <w:tcW w:w="4070" w:type="dxa"/>
            <w:hideMark/>
            <w:tcPrChange w:id="351" w:author="Benjamin Devantier -du Plessis" w:date="2025-10-01T10:15:00Z" w16du:dateUtc="2025-10-01T08:15:00Z">
              <w:tcPr>
                <w:tcW w:w="3443" w:type="dxa"/>
                <w:hideMark/>
              </w:tcPr>
            </w:tcPrChange>
          </w:tcPr>
          <w:p w14:paraId="4370B3EE" w14:textId="77777777" w:rsidR="00A51B1D" w:rsidRPr="00195612" w:rsidDel="00A93F62" w:rsidRDefault="00A51B1D" w:rsidP="001D7ACC">
            <w:pPr>
              <w:pStyle w:val="Compact"/>
              <w:rPr>
                <w:ins w:id="352" w:author="Benjamin Devantier -du Plessis" w:date="2025-10-01T18:18:00Z" w16du:dateUtc="2025-10-01T16:18:00Z"/>
                <w:del w:id="353" w:author="Benjamin Devantier -du Plessis" w:date="2025-10-01T10:16:00Z" w16du:dateUtc="2025-10-01T08:16:00Z"/>
                <w:color w:val="EE0000"/>
                <w:highlight w:val="yellow"/>
              </w:rPr>
            </w:pPr>
            <w:ins w:id="354" w:author="Benjamin Devantier -du Plessis" w:date="2025-10-01T18:18:00Z" w16du:dateUtc="2025-10-01T16:18:00Z">
              <w:del w:id="355" w:author="Benjamin Devantier -du Plessis" w:date="2025-10-01T10:16:00Z" w16du:dateUtc="2025-10-01T08:16:00Z">
                <w:r w:rsidRPr="00195612" w:rsidDel="00A93F62">
                  <w:rPr>
                    <w:color w:val="EE0000"/>
                    <w:highlight w:val="yellow"/>
                  </w:rPr>
                  <w:delText>ELSI</w:delText>
                </w:r>
              </w:del>
            </w:ins>
          </w:p>
        </w:tc>
        <w:tc>
          <w:tcPr>
            <w:tcW w:w="5290" w:type="dxa"/>
            <w:hideMark/>
            <w:tcPrChange w:id="356" w:author="Benjamin Devantier -du Plessis" w:date="2025-10-01T10:15:00Z" w16du:dateUtc="2025-10-01T08:15:00Z">
              <w:tcPr>
                <w:tcW w:w="4476" w:type="dxa"/>
                <w:hideMark/>
              </w:tcPr>
            </w:tcPrChange>
          </w:tcPr>
          <w:p w14:paraId="55B37F89" w14:textId="77777777" w:rsidR="00A51B1D" w:rsidRPr="00195612" w:rsidDel="00A93F62" w:rsidRDefault="00A51B1D" w:rsidP="001D7ACC">
            <w:pPr>
              <w:pStyle w:val="Compact"/>
              <w:rPr>
                <w:ins w:id="357" w:author="Benjamin Devantier -du Plessis" w:date="2025-10-01T18:18:00Z" w16du:dateUtc="2025-10-01T16:18:00Z"/>
                <w:del w:id="358" w:author="Benjamin Devantier -du Plessis" w:date="2025-10-01T10:16:00Z" w16du:dateUtc="2025-10-01T08:16:00Z"/>
                <w:color w:val="EE0000"/>
                <w:highlight w:val="yellow"/>
              </w:rPr>
            </w:pPr>
            <w:ins w:id="359" w:author="Benjamin Devantier -du Plessis" w:date="2025-10-01T18:18:00Z" w16du:dateUtc="2025-10-01T16:18:00Z">
              <w:del w:id="360" w:author="Benjamin Devantier -du Plessis" w:date="2025-10-01T10:16:00Z" w16du:dateUtc="2025-10-01T08:16:00Z">
                <w:r w:rsidRPr="00195612" w:rsidDel="00A93F62">
                  <w:rPr>
                    <w:color w:val="EE0000"/>
                    <w:highlight w:val="yellow"/>
                  </w:rPr>
                  <w:delText>Ethical Legal and Social Implications Projects of DS-I Africa</w:delText>
                </w:r>
              </w:del>
            </w:ins>
          </w:p>
        </w:tc>
      </w:tr>
      <w:tr w:rsidR="00A51B1D" w:rsidDel="00A93F62" w14:paraId="0C70EEB5"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6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62" w:author="Benjamin Devantier -du Plessis" w:date="2025-10-01T18:18:00Z"/>
        </w:trPr>
        <w:tc>
          <w:tcPr>
            <w:tcW w:w="4070" w:type="dxa"/>
            <w:hideMark/>
            <w:tcPrChange w:id="363" w:author="Benjamin Devantier -du Plessis" w:date="2025-10-01T10:15:00Z" w16du:dateUtc="2025-10-01T08:15:00Z">
              <w:tcPr>
                <w:tcW w:w="3443" w:type="dxa"/>
                <w:hideMark/>
              </w:tcPr>
            </w:tcPrChange>
          </w:tcPr>
          <w:p w14:paraId="7BE8D47E" w14:textId="77777777" w:rsidR="00A51B1D" w:rsidRPr="00195612" w:rsidDel="00A93F62" w:rsidRDefault="00A51B1D" w:rsidP="001D7ACC">
            <w:pPr>
              <w:pStyle w:val="Compact"/>
              <w:rPr>
                <w:ins w:id="364" w:author="Benjamin Devantier -du Plessis" w:date="2025-10-01T18:18:00Z" w16du:dateUtc="2025-10-01T16:18:00Z"/>
                <w:del w:id="365" w:author="Benjamin Devantier -du Plessis" w:date="2025-10-01T10:16:00Z" w16du:dateUtc="2025-10-01T08:16:00Z"/>
                <w:color w:val="EE0000"/>
                <w:highlight w:val="yellow"/>
              </w:rPr>
            </w:pPr>
            <w:ins w:id="366" w:author="Benjamin Devantier -du Plessis" w:date="2025-10-01T18:18:00Z" w16du:dateUtc="2025-10-01T16:18:00Z">
              <w:del w:id="367" w:author="Benjamin Devantier -du Plessis" w:date="2025-10-01T10:16:00Z" w16du:dateUtc="2025-10-01T08:16:00Z">
                <w:r w:rsidRPr="00195612" w:rsidDel="00A93F62">
                  <w:rPr>
                    <w:color w:val="EE0000"/>
                    <w:highlight w:val="yellow"/>
                  </w:rPr>
                  <w:delText>FAIR</w:delText>
                </w:r>
              </w:del>
            </w:ins>
          </w:p>
        </w:tc>
        <w:tc>
          <w:tcPr>
            <w:tcW w:w="5290" w:type="dxa"/>
            <w:hideMark/>
            <w:tcPrChange w:id="368" w:author="Benjamin Devantier -du Plessis" w:date="2025-10-01T10:15:00Z" w16du:dateUtc="2025-10-01T08:15:00Z">
              <w:tcPr>
                <w:tcW w:w="4476" w:type="dxa"/>
                <w:hideMark/>
              </w:tcPr>
            </w:tcPrChange>
          </w:tcPr>
          <w:p w14:paraId="2E2CEC45" w14:textId="77777777" w:rsidR="00A51B1D" w:rsidRPr="00195612" w:rsidDel="00A93F62" w:rsidRDefault="00A51B1D" w:rsidP="001D7ACC">
            <w:pPr>
              <w:pStyle w:val="Compact"/>
              <w:rPr>
                <w:ins w:id="369" w:author="Benjamin Devantier -du Plessis" w:date="2025-10-01T18:18:00Z" w16du:dateUtc="2025-10-01T16:18:00Z"/>
                <w:del w:id="370" w:author="Benjamin Devantier -du Plessis" w:date="2025-10-01T10:16:00Z" w16du:dateUtc="2025-10-01T08:16:00Z"/>
                <w:color w:val="EE0000"/>
                <w:highlight w:val="yellow"/>
              </w:rPr>
            </w:pPr>
            <w:ins w:id="371" w:author="Benjamin Devantier -du Plessis" w:date="2025-10-01T18:18:00Z" w16du:dateUtc="2025-10-01T16:18:00Z">
              <w:del w:id="372" w:author="Benjamin Devantier -du Plessis" w:date="2025-10-01T10:16:00Z" w16du:dateUtc="2025-10-01T08:16:00Z">
                <w:r w:rsidRPr="00195612" w:rsidDel="00A93F62">
                  <w:rPr>
                    <w:color w:val="EE0000"/>
                    <w:highlight w:val="yellow"/>
                  </w:rPr>
                  <w:delText>Findable, Accessible, Interoperable, and Reusable</w:delText>
                </w:r>
              </w:del>
            </w:ins>
          </w:p>
        </w:tc>
      </w:tr>
      <w:tr w:rsidR="00A51B1D" w:rsidDel="00A93F62" w14:paraId="3FD6A100"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7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74" w:author="Benjamin Devantier -du Plessis" w:date="2025-10-01T18:18:00Z"/>
        </w:trPr>
        <w:tc>
          <w:tcPr>
            <w:tcW w:w="4070" w:type="dxa"/>
            <w:hideMark/>
            <w:tcPrChange w:id="375" w:author="Benjamin Devantier -du Plessis" w:date="2025-10-01T10:15:00Z" w16du:dateUtc="2025-10-01T08:15:00Z">
              <w:tcPr>
                <w:tcW w:w="3443" w:type="dxa"/>
                <w:hideMark/>
              </w:tcPr>
            </w:tcPrChange>
          </w:tcPr>
          <w:p w14:paraId="63824ED9" w14:textId="77777777" w:rsidR="00A51B1D" w:rsidRPr="00195612" w:rsidDel="00A93F62" w:rsidRDefault="00A51B1D" w:rsidP="001D7ACC">
            <w:pPr>
              <w:pStyle w:val="Compact"/>
              <w:rPr>
                <w:ins w:id="376" w:author="Benjamin Devantier -du Plessis" w:date="2025-10-01T18:18:00Z" w16du:dateUtc="2025-10-01T16:18:00Z"/>
                <w:del w:id="377" w:author="Benjamin Devantier -du Plessis" w:date="2025-10-01T10:16:00Z" w16du:dateUtc="2025-10-01T08:16:00Z"/>
                <w:color w:val="EE0000"/>
                <w:highlight w:val="yellow"/>
              </w:rPr>
            </w:pPr>
            <w:ins w:id="378" w:author="Benjamin Devantier -du Plessis" w:date="2025-10-01T18:18:00Z" w16du:dateUtc="2025-10-01T16:18:00Z">
              <w:del w:id="379" w:author="Benjamin Devantier -du Plessis" w:date="2025-10-01T10:16:00Z" w16du:dateUtc="2025-10-01T08:16:00Z">
                <w:r w:rsidRPr="00195612" w:rsidDel="00A93F62">
                  <w:rPr>
                    <w:color w:val="EE0000"/>
                    <w:highlight w:val="yellow"/>
                  </w:rPr>
                  <w:delText>FIPS</w:delText>
                </w:r>
              </w:del>
            </w:ins>
          </w:p>
        </w:tc>
        <w:tc>
          <w:tcPr>
            <w:tcW w:w="5290" w:type="dxa"/>
            <w:hideMark/>
            <w:tcPrChange w:id="380" w:author="Benjamin Devantier -du Plessis" w:date="2025-10-01T10:15:00Z" w16du:dateUtc="2025-10-01T08:15:00Z">
              <w:tcPr>
                <w:tcW w:w="4476" w:type="dxa"/>
                <w:hideMark/>
              </w:tcPr>
            </w:tcPrChange>
          </w:tcPr>
          <w:p w14:paraId="1917C469" w14:textId="77777777" w:rsidR="00A51B1D" w:rsidRPr="00195612" w:rsidDel="00A93F62" w:rsidRDefault="00A51B1D" w:rsidP="001D7ACC">
            <w:pPr>
              <w:pStyle w:val="Compact"/>
              <w:rPr>
                <w:ins w:id="381" w:author="Benjamin Devantier -du Plessis" w:date="2025-10-01T18:18:00Z" w16du:dateUtc="2025-10-01T16:18:00Z"/>
                <w:del w:id="382" w:author="Benjamin Devantier -du Plessis" w:date="2025-10-01T10:16:00Z" w16du:dateUtc="2025-10-01T08:16:00Z"/>
                <w:color w:val="EE0000"/>
                <w:highlight w:val="yellow"/>
              </w:rPr>
            </w:pPr>
            <w:ins w:id="383" w:author="Benjamin Devantier -du Plessis" w:date="2025-10-01T18:18:00Z" w16du:dateUtc="2025-10-01T16:18:00Z">
              <w:del w:id="384" w:author="Benjamin Devantier -du Plessis" w:date="2025-10-01T10:16:00Z" w16du:dateUtc="2025-10-01T08:16:00Z">
                <w:r w:rsidRPr="00195612" w:rsidDel="00A93F62">
                  <w:rPr>
                    <w:color w:val="EE0000"/>
                    <w:highlight w:val="yellow"/>
                  </w:rPr>
                  <w:delText>Federal Information Processing Standards</w:delText>
                </w:r>
              </w:del>
            </w:ins>
          </w:p>
        </w:tc>
      </w:tr>
      <w:tr w:rsidR="00A51B1D" w:rsidDel="00A93F62" w14:paraId="21D0AE9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8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86" w:author="Benjamin Devantier -du Plessis" w:date="2025-10-01T18:18:00Z"/>
        </w:trPr>
        <w:tc>
          <w:tcPr>
            <w:tcW w:w="4070" w:type="dxa"/>
            <w:hideMark/>
            <w:tcPrChange w:id="387" w:author="Benjamin Devantier -du Plessis" w:date="2025-10-01T10:15:00Z" w16du:dateUtc="2025-10-01T08:15:00Z">
              <w:tcPr>
                <w:tcW w:w="3443" w:type="dxa"/>
                <w:hideMark/>
              </w:tcPr>
            </w:tcPrChange>
          </w:tcPr>
          <w:p w14:paraId="27EB40F6" w14:textId="77777777" w:rsidR="00A51B1D" w:rsidRPr="00195612" w:rsidDel="00A93F62" w:rsidRDefault="00A51B1D" w:rsidP="001D7ACC">
            <w:pPr>
              <w:pStyle w:val="Compact"/>
              <w:rPr>
                <w:ins w:id="388" w:author="Benjamin Devantier -du Plessis" w:date="2025-10-01T18:18:00Z" w16du:dateUtc="2025-10-01T16:18:00Z"/>
                <w:del w:id="389" w:author="Benjamin Devantier -du Plessis" w:date="2025-10-01T10:16:00Z" w16du:dateUtc="2025-10-01T08:16:00Z"/>
                <w:color w:val="EE0000"/>
                <w:highlight w:val="yellow"/>
              </w:rPr>
            </w:pPr>
            <w:ins w:id="390" w:author="Benjamin Devantier -du Plessis" w:date="2025-10-01T18:18:00Z" w16du:dateUtc="2025-10-01T16:18:00Z">
              <w:del w:id="391" w:author="Benjamin Devantier -du Plessis" w:date="2025-10-01T10:16:00Z" w16du:dateUtc="2025-10-01T08:16:00Z">
                <w:r w:rsidRPr="00195612" w:rsidDel="00A93F62">
                  <w:rPr>
                    <w:color w:val="EE0000"/>
                    <w:highlight w:val="yellow"/>
                  </w:rPr>
                  <w:delText>GCRO</w:delText>
                </w:r>
              </w:del>
            </w:ins>
          </w:p>
        </w:tc>
        <w:tc>
          <w:tcPr>
            <w:tcW w:w="5290" w:type="dxa"/>
            <w:hideMark/>
            <w:tcPrChange w:id="392" w:author="Benjamin Devantier -du Plessis" w:date="2025-10-01T10:15:00Z" w16du:dateUtc="2025-10-01T08:15:00Z">
              <w:tcPr>
                <w:tcW w:w="4476" w:type="dxa"/>
                <w:hideMark/>
              </w:tcPr>
            </w:tcPrChange>
          </w:tcPr>
          <w:p w14:paraId="0727ED8B" w14:textId="77777777" w:rsidR="00A51B1D" w:rsidRPr="00195612" w:rsidDel="00A93F62" w:rsidRDefault="00A51B1D" w:rsidP="001D7ACC">
            <w:pPr>
              <w:pStyle w:val="Compact"/>
              <w:rPr>
                <w:ins w:id="393" w:author="Benjamin Devantier -du Plessis" w:date="2025-10-01T18:18:00Z" w16du:dateUtc="2025-10-01T16:18:00Z"/>
                <w:del w:id="394" w:author="Benjamin Devantier -du Plessis" w:date="2025-10-01T10:16:00Z" w16du:dateUtc="2025-10-01T08:16:00Z"/>
                <w:color w:val="EE0000"/>
                <w:highlight w:val="yellow"/>
              </w:rPr>
            </w:pPr>
            <w:ins w:id="395" w:author="Benjamin Devantier -du Plessis" w:date="2025-10-01T18:18:00Z" w16du:dateUtc="2025-10-01T16:18:00Z">
              <w:del w:id="396" w:author="Benjamin Devantier -du Plessis" w:date="2025-10-01T10:16:00Z" w16du:dateUtc="2025-10-01T08:16:00Z">
                <w:r w:rsidRPr="00195612" w:rsidDel="00A93F62">
                  <w:rPr>
                    <w:color w:val="EE0000"/>
                    <w:highlight w:val="yellow"/>
                  </w:rPr>
                  <w:delText>Gauteng City-Region Observatory</w:delText>
                </w:r>
              </w:del>
            </w:ins>
          </w:p>
        </w:tc>
      </w:tr>
      <w:tr w:rsidR="00A51B1D" w:rsidDel="00A93F62" w14:paraId="2E7EED5E"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39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398" w:author="Benjamin Devantier -du Plessis" w:date="2025-10-01T18:18:00Z"/>
        </w:trPr>
        <w:tc>
          <w:tcPr>
            <w:tcW w:w="4070" w:type="dxa"/>
            <w:hideMark/>
            <w:tcPrChange w:id="399" w:author="Benjamin Devantier -du Plessis" w:date="2025-10-01T10:15:00Z" w16du:dateUtc="2025-10-01T08:15:00Z">
              <w:tcPr>
                <w:tcW w:w="3443" w:type="dxa"/>
                <w:hideMark/>
              </w:tcPr>
            </w:tcPrChange>
          </w:tcPr>
          <w:p w14:paraId="5DC76A97" w14:textId="77777777" w:rsidR="00A51B1D" w:rsidRPr="00195612" w:rsidDel="00A93F62" w:rsidRDefault="00A51B1D" w:rsidP="001D7ACC">
            <w:pPr>
              <w:pStyle w:val="Compact"/>
              <w:rPr>
                <w:ins w:id="400" w:author="Benjamin Devantier -du Plessis" w:date="2025-10-01T18:18:00Z" w16du:dateUtc="2025-10-01T16:18:00Z"/>
                <w:del w:id="401" w:author="Benjamin Devantier -du Plessis" w:date="2025-10-01T10:16:00Z" w16du:dateUtc="2025-10-01T08:16:00Z"/>
                <w:color w:val="EE0000"/>
                <w:highlight w:val="yellow"/>
              </w:rPr>
            </w:pPr>
            <w:ins w:id="402" w:author="Benjamin Devantier -du Plessis" w:date="2025-10-01T18:18:00Z" w16du:dateUtc="2025-10-01T16:18:00Z">
              <w:del w:id="403" w:author="Benjamin Devantier -du Plessis" w:date="2025-10-01T10:16:00Z" w16du:dateUtc="2025-10-01T08:16:00Z">
                <w:r w:rsidRPr="00195612" w:rsidDel="00A93F62">
                  <w:rPr>
                    <w:color w:val="EE0000"/>
                    <w:highlight w:val="yellow"/>
                  </w:rPr>
                  <w:delText>HPC</w:delText>
                </w:r>
              </w:del>
            </w:ins>
          </w:p>
        </w:tc>
        <w:tc>
          <w:tcPr>
            <w:tcW w:w="5290" w:type="dxa"/>
            <w:hideMark/>
            <w:tcPrChange w:id="404" w:author="Benjamin Devantier -du Plessis" w:date="2025-10-01T10:15:00Z" w16du:dateUtc="2025-10-01T08:15:00Z">
              <w:tcPr>
                <w:tcW w:w="4476" w:type="dxa"/>
                <w:hideMark/>
              </w:tcPr>
            </w:tcPrChange>
          </w:tcPr>
          <w:p w14:paraId="46510D7A" w14:textId="77777777" w:rsidR="00A51B1D" w:rsidRPr="00195612" w:rsidDel="00A93F62" w:rsidRDefault="00A51B1D" w:rsidP="001D7ACC">
            <w:pPr>
              <w:pStyle w:val="Compact"/>
              <w:rPr>
                <w:ins w:id="405" w:author="Benjamin Devantier -du Plessis" w:date="2025-10-01T18:18:00Z" w16du:dateUtc="2025-10-01T16:18:00Z"/>
                <w:del w:id="406" w:author="Benjamin Devantier -du Plessis" w:date="2025-10-01T10:16:00Z" w16du:dateUtc="2025-10-01T08:16:00Z"/>
                <w:color w:val="EE0000"/>
                <w:highlight w:val="yellow"/>
              </w:rPr>
            </w:pPr>
            <w:ins w:id="407" w:author="Benjamin Devantier -du Plessis" w:date="2025-10-01T18:18:00Z" w16du:dateUtc="2025-10-01T16:18:00Z">
              <w:del w:id="408" w:author="Benjamin Devantier -du Plessis" w:date="2025-10-01T10:16:00Z" w16du:dateUtc="2025-10-01T08:16:00Z">
                <w:r w:rsidRPr="00195612" w:rsidDel="00A93F62">
                  <w:rPr>
                    <w:color w:val="EE0000"/>
                    <w:highlight w:val="yellow"/>
                  </w:rPr>
                  <w:delText>High-Performance Computing</w:delText>
                </w:r>
              </w:del>
            </w:ins>
          </w:p>
        </w:tc>
      </w:tr>
      <w:tr w:rsidR="00A51B1D" w:rsidDel="00A93F62" w14:paraId="0A1AACAD"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0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10" w:author="Benjamin Devantier -du Plessis" w:date="2025-10-01T18:18:00Z"/>
        </w:trPr>
        <w:tc>
          <w:tcPr>
            <w:tcW w:w="4070" w:type="dxa"/>
            <w:hideMark/>
            <w:tcPrChange w:id="411" w:author="Benjamin Devantier -du Plessis" w:date="2025-10-01T10:15:00Z" w16du:dateUtc="2025-10-01T08:15:00Z">
              <w:tcPr>
                <w:tcW w:w="3443" w:type="dxa"/>
                <w:hideMark/>
              </w:tcPr>
            </w:tcPrChange>
          </w:tcPr>
          <w:p w14:paraId="56650624" w14:textId="77777777" w:rsidR="00A51B1D" w:rsidRPr="00195612" w:rsidDel="00A93F62" w:rsidRDefault="00A51B1D" w:rsidP="001D7ACC">
            <w:pPr>
              <w:pStyle w:val="Compact"/>
              <w:rPr>
                <w:ins w:id="412" w:author="Benjamin Devantier -du Plessis" w:date="2025-10-01T18:18:00Z" w16du:dateUtc="2025-10-01T16:18:00Z"/>
                <w:del w:id="413" w:author="Benjamin Devantier -du Plessis" w:date="2025-10-01T10:16:00Z" w16du:dateUtc="2025-10-01T08:16:00Z"/>
                <w:color w:val="EE0000"/>
                <w:highlight w:val="yellow"/>
              </w:rPr>
            </w:pPr>
            <w:ins w:id="414" w:author="Benjamin Devantier -du Plessis" w:date="2025-10-01T18:18:00Z" w16du:dateUtc="2025-10-01T16:18:00Z">
              <w:del w:id="415" w:author="Benjamin Devantier -du Plessis" w:date="2025-10-01T10:16:00Z" w16du:dateUtc="2025-10-01T08:16:00Z">
                <w:r w:rsidRPr="00195612" w:rsidDel="00A93F62">
                  <w:rPr>
                    <w:color w:val="EE0000"/>
                    <w:highlight w:val="yellow"/>
                  </w:rPr>
                  <w:delText>HSS</w:delText>
                </w:r>
              </w:del>
            </w:ins>
          </w:p>
        </w:tc>
        <w:tc>
          <w:tcPr>
            <w:tcW w:w="5290" w:type="dxa"/>
            <w:hideMark/>
            <w:tcPrChange w:id="416" w:author="Benjamin Devantier -du Plessis" w:date="2025-10-01T10:15:00Z" w16du:dateUtc="2025-10-01T08:15:00Z">
              <w:tcPr>
                <w:tcW w:w="4476" w:type="dxa"/>
                <w:hideMark/>
              </w:tcPr>
            </w:tcPrChange>
          </w:tcPr>
          <w:p w14:paraId="7CA9687E" w14:textId="77777777" w:rsidR="00A51B1D" w:rsidRPr="00195612" w:rsidDel="00A93F62" w:rsidRDefault="00A51B1D" w:rsidP="001D7ACC">
            <w:pPr>
              <w:pStyle w:val="Compact"/>
              <w:rPr>
                <w:ins w:id="417" w:author="Benjamin Devantier -du Plessis" w:date="2025-10-01T18:18:00Z" w16du:dateUtc="2025-10-01T16:18:00Z"/>
                <w:del w:id="418" w:author="Benjamin Devantier -du Plessis" w:date="2025-10-01T10:16:00Z" w16du:dateUtc="2025-10-01T08:16:00Z"/>
                <w:color w:val="EE0000"/>
                <w:highlight w:val="yellow"/>
              </w:rPr>
            </w:pPr>
            <w:ins w:id="419" w:author="Benjamin Devantier -du Plessis" w:date="2025-10-01T18:18:00Z" w16du:dateUtc="2025-10-01T16:18:00Z">
              <w:del w:id="420" w:author="Benjamin Devantier -du Plessis" w:date="2025-10-01T10:16:00Z" w16du:dateUtc="2025-10-01T08:16:00Z">
                <w:r w:rsidRPr="00195612" w:rsidDel="00A93F62">
                  <w:rPr>
                    <w:color w:val="EE0000"/>
                    <w:highlight w:val="yellow"/>
                  </w:rPr>
                  <w:delText>US Department of Human and Health Services</w:delText>
                </w:r>
              </w:del>
            </w:ins>
          </w:p>
        </w:tc>
      </w:tr>
      <w:tr w:rsidR="00A51B1D" w:rsidDel="00A93F62" w14:paraId="138D8EAD"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2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22" w:author="Benjamin Devantier -du Plessis" w:date="2025-10-01T18:18:00Z"/>
        </w:trPr>
        <w:tc>
          <w:tcPr>
            <w:tcW w:w="4070" w:type="dxa"/>
            <w:hideMark/>
            <w:tcPrChange w:id="423" w:author="Benjamin Devantier -du Plessis" w:date="2025-10-01T10:15:00Z" w16du:dateUtc="2025-10-01T08:15:00Z">
              <w:tcPr>
                <w:tcW w:w="3443" w:type="dxa"/>
                <w:hideMark/>
              </w:tcPr>
            </w:tcPrChange>
          </w:tcPr>
          <w:p w14:paraId="3C5F28E9" w14:textId="77777777" w:rsidR="00A51B1D" w:rsidRPr="00195612" w:rsidDel="00A93F62" w:rsidRDefault="00A51B1D" w:rsidP="001D7ACC">
            <w:pPr>
              <w:pStyle w:val="Compact"/>
              <w:rPr>
                <w:ins w:id="424" w:author="Benjamin Devantier -du Plessis" w:date="2025-10-01T18:18:00Z" w16du:dateUtc="2025-10-01T16:18:00Z"/>
                <w:del w:id="425" w:author="Benjamin Devantier -du Plessis" w:date="2025-10-01T10:16:00Z" w16du:dateUtc="2025-10-01T08:16:00Z"/>
                <w:color w:val="EE0000"/>
                <w:highlight w:val="yellow"/>
              </w:rPr>
            </w:pPr>
            <w:ins w:id="426" w:author="Benjamin Devantier -du Plessis" w:date="2025-10-01T18:18:00Z" w16du:dateUtc="2025-10-01T16:18:00Z">
              <w:del w:id="427" w:author="Benjamin Devantier -du Plessis" w:date="2025-10-01T10:16:00Z" w16du:dateUtc="2025-10-01T08:16:00Z">
                <w:r w:rsidRPr="00195612" w:rsidDel="00A93F62">
                  <w:rPr>
                    <w:color w:val="EE0000"/>
                    <w:highlight w:val="yellow"/>
                  </w:rPr>
                  <w:delText>LDAP</w:delText>
                </w:r>
              </w:del>
            </w:ins>
          </w:p>
        </w:tc>
        <w:tc>
          <w:tcPr>
            <w:tcW w:w="5290" w:type="dxa"/>
            <w:hideMark/>
            <w:tcPrChange w:id="428" w:author="Benjamin Devantier -du Plessis" w:date="2025-10-01T10:15:00Z" w16du:dateUtc="2025-10-01T08:15:00Z">
              <w:tcPr>
                <w:tcW w:w="4476" w:type="dxa"/>
                <w:hideMark/>
              </w:tcPr>
            </w:tcPrChange>
          </w:tcPr>
          <w:p w14:paraId="29B15819" w14:textId="77777777" w:rsidR="00A51B1D" w:rsidRPr="00195612" w:rsidDel="00A93F62" w:rsidRDefault="00A51B1D" w:rsidP="001D7ACC">
            <w:pPr>
              <w:pStyle w:val="Compact"/>
              <w:rPr>
                <w:ins w:id="429" w:author="Benjamin Devantier -du Plessis" w:date="2025-10-01T18:18:00Z" w16du:dateUtc="2025-10-01T16:18:00Z"/>
                <w:del w:id="430" w:author="Benjamin Devantier -du Plessis" w:date="2025-10-01T10:16:00Z" w16du:dateUtc="2025-10-01T08:16:00Z"/>
                <w:color w:val="EE0000"/>
                <w:highlight w:val="yellow"/>
              </w:rPr>
            </w:pPr>
            <w:ins w:id="431" w:author="Benjamin Devantier -du Plessis" w:date="2025-10-01T18:18:00Z" w16du:dateUtc="2025-10-01T16:18:00Z">
              <w:del w:id="432" w:author="Benjamin Devantier -du Plessis" w:date="2025-10-01T10:16:00Z" w16du:dateUtc="2025-10-01T08:16:00Z">
                <w:r w:rsidRPr="00195612" w:rsidDel="00A93F62">
                  <w:rPr>
                    <w:color w:val="EE0000"/>
                    <w:highlight w:val="yellow"/>
                  </w:rPr>
                  <w:delText>Lightweight Directory Access Protocol</w:delText>
                </w:r>
              </w:del>
            </w:ins>
          </w:p>
        </w:tc>
      </w:tr>
      <w:tr w:rsidR="00A51B1D" w:rsidDel="00A93F62" w14:paraId="70BC0A20"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3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34" w:author="Benjamin Devantier -du Plessis" w:date="2025-10-01T18:18:00Z"/>
        </w:trPr>
        <w:tc>
          <w:tcPr>
            <w:tcW w:w="4070" w:type="dxa"/>
            <w:hideMark/>
            <w:tcPrChange w:id="435" w:author="Benjamin Devantier -du Plessis" w:date="2025-10-01T10:15:00Z" w16du:dateUtc="2025-10-01T08:15:00Z">
              <w:tcPr>
                <w:tcW w:w="3443" w:type="dxa"/>
                <w:hideMark/>
              </w:tcPr>
            </w:tcPrChange>
          </w:tcPr>
          <w:p w14:paraId="38A74349" w14:textId="77777777" w:rsidR="00A51B1D" w:rsidRPr="00195612" w:rsidDel="00A93F62" w:rsidRDefault="00A51B1D" w:rsidP="001D7ACC">
            <w:pPr>
              <w:pStyle w:val="Compact"/>
              <w:rPr>
                <w:ins w:id="436" w:author="Benjamin Devantier -du Plessis" w:date="2025-10-01T18:18:00Z" w16du:dateUtc="2025-10-01T16:18:00Z"/>
                <w:del w:id="437" w:author="Benjamin Devantier -du Plessis" w:date="2025-10-01T10:16:00Z" w16du:dateUtc="2025-10-01T08:16:00Z"/>
                <w:color w:val="EE0000"/>
                <w:highlight w:val="yellow"/>
              </w:rPr>
            </w:pPr>
            <w:ins w:id="438" w:author="Benjamin Devantier -du Plessis" w:date="2025-10-01T18:18:00Z" w16du:dateUtc="2025-10-01T16:18:00Z">
              <w:del w:id="439" w:author="Benjamin Devantier -du Plessis" w:date="2025-10-01T10:16:00Z" w16du:dateUtc="2025-10-01T08:16:00Z">
                <w:r w:rsidRPr="00195612" w:rsidDel="00A93F62">
                  <w:rPr>
                    <w:color w:val="EE0000"/>
                    <w:highlight w:val="yellow"/>
                  </w:rPr>
                  <w:delText>NDVI</w:delText>
                </w:r>
              </w:del>
            </w:ins>
          </w:p>
        </w:tc>
        <w:tc>
          <w:tcPr>
            <w:tcW w:w="5290" w:type="dxa"/>
            <w:hideMark/>
            <w:tcPrChange w:id="440" w:author="Benjamin Devantier -du Plessis" w:date="2025-10-01T10:15:00Z" w16du:dateUtc="2025-10-01T08:15:00Z">
              <w:tcPr>
                <w:tcW w:w="4476" w:type="dxa"/>
                <w:hideMark/>
              </w:tcPr>
            </w:tcPrChange>
          </w:tcPr>
          <w:p w14:paraId="03CD2974" w14:textId="77777777" w:rsidR="00A51B1D" w:rsidRPr="00195612" w:rsidDel="00A93F62" w:rsidRDefault="00A51B1D" w:rsidP="001D7ACC">
            <w:pPr>
              <w:pStyle w:val="Compact"/>
              <w:rPr>
                <w:ins w:id="441" w:author="Benjamin Devantier -du Plessis" w:date="2025-10-01T18:18:00Z" w16du:dateUtc="2025-10-01T16:18:00Z"/>
                <w:del w:id="442" w:author="Benjamin Devantier -du Plessis" w:date="2025-10-01T10:16:00Z" w16du:dateUtc="2025-10-01T08:16:00Z"/>
                <w:color w:val="EE0000"/>
                <w:highlight w:val="yellow"/>
              </w:rPr>
            </w:pPr>
            <w:ins w:id="443" w:author="Benjamin Devantier -du Plessis" w:date="2025-10-01T18:18:00Z" w16du:dateUtc="2025-10-01T16:18:00Z">
              <w:del w:id="444" w:author="Benjamin Devantier -du Plessis" w:date="2025-10-01T10:16:00Z" w16du:dateUtc="2025-10-01T08:16:00Z">
                <w:r w:rsidRPr="00195612" w:rsidDel="00A93F62">
                  <w:rPr>
                    <w:color w:val="EE0000"/>
                    <w:highlight w:val="yellow"/>
                  </w:rPr>
                  <w:delText>Normalised Difference Vegetation Index</w:delText>
                </w:r>
              </w:del>
            </w:ins>
          </w:p>
        </w:tc>
      </w:tr>
      <w:tr w:rsidR="00A51B1D" w:rsidDel="00A93F62" w14:paraId="08964A9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4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46" w:author="Benjamin Devantier -du Plessis" w:date="2025-10-01T18:18:00Z"/>
        </w:trPr>
        <w:tc>
          <w:tcPr>
            <w:tcW w:w="4070" w:type="dxa"/>
            <w:hideMark/>
            <w:tcPrChange w:id="447" w:author="Benjamin Devantier -du Plessis" w:date="2025-10-01T10:15:00Z" w16du:dateUtc="2025-10-01T08:15:00Z">
              <w:tcPr>
                <w:tcW w:w="3443" w:type="dxa"/>
                <w:hideMark/>
              </w:tcPr>
            </w:tcPrChange>
          </w:tcPr>
          <w:p w14:paraId="78DD564C" w14:textId="77777777" w:rsidR="00A51B1D" w:rsidRPr="00195612" w:rsidDel="00A93F62" w:rsidRDefault="00A51B1D" w:rsidP="001D7ACC">
            <w:pPr>
              <w:pStyle w:val="Compact"/>
              <w:rPr>
                <w:ins w:id="448" w:author="Benjamin Devantier -du Plessis" w:date="2025-10-01T18:18:00Z" w16du:dateUtc="2025-10-01T16:18:00Z"/>
                <w:del w:id="449" w:author="Benjamin Devantier -du Plessis" w:date="2025-10-01T10:16:00Z" w16du:dateUtc="2025-10-01T08:16:00Z"/>
                <w:color w:val="EE0000"/>
                <w:highlight w:val="yellow"/>
              </w:rPr>
            </w:pPr>
            <w:ins w:id="450" w:author="Benjamin Devantier -du Plessis" w:date="2025-10-01T18:18:00Z" w16du:dateUtc="2025-10-01T16:18:00Z">
              <w:del w:id="451" w:author="Benjamin Devantier -du Plessis" w:date="2025-10-01T10:16:00Z" w16du:dateUtc="2025-10-01T08:16:00Z">
                <w:r w:rsidRPr="00195612" w:rsidDel="00A93F62">
                  <w:rPr>
                    <w:color w:val="EE0000"/>
                    <w:highlight w:val="yellow"/>
                  </w:rPr>
                  <w:delText>NIH</w:delText>
                </w:r>
              </w:del>
            </w:ins>
          </w:p>
        </w:tc>
        <w:tc>
          <w:tcPr>
            <w:tcW w:w="5290" w:type="dxa"/>
            <w:hideMark/>
            <w:tcPrChange w:id="452" w:author="Benjamin Devantier -du Plessis" w:date="2025-10-01T10:15:00Z" w16du:dateUtc="2025-10-01T08:15:00Z">
              <w:tcPr>
                <w:tcW w:w="4476" w:type="dxa"/>
                <w:hideMark/>
              </w:tcPr>
            </w:tcPrChange>
          </w:tcPr>
          <w:p w14:paraId="5E44985F" w14:textId="77777777" w:rsidR="00A51B1D" w:rsidRPr="00195612" w:rsidDel="00A93F62" w:rsidRDefault="00A51B1D" w:rsidP="001D7ACC">
            <w:pPr>
              <w:pStyle w:val="Compact"/>
              <w:rPr>
                <w:ins w:id="453" w:author="Benjamin Devantier -du Plessis" w:date="2025-10-01T18:18:00Z" w16du:dateUtc="2025-10-01T16:18:00Z"/>
                <w:del w:id="454" w:author="Benjamin Devantier -du Plessis" w:date="2025-10-01T10:16:00Z" w16du:dateUtc="2025-10-01T08:16:00Z"/>
                <w:color w:val="EE0000"/>
                <w:highlight w:val="yellow"/>
              </w:rPr>
            </w:pPr>
            <w:ins w:id="455" w:author="Benjamin Devantier -du Plessis" w:date="2025-10-01T18:18:00Z" w16du:dateUtc="2025-10-01T16:18:00Z">
              <w:del w:id="456" w:author="Benjamin Devantier -du Plessis" w:date="2025-10-01T10:16:00Z" w16du:dateUtc="2025-10-01T08:16:00Z">
                <w:r w:rsidRPr="00195612" w:rsidDel="00A93F62">
                  <w:rPr>
                    <w:color w:val="EE0000"/>
                    <w:highlight w:val="yellow"/>
                  </w:rPr>
                  <w:delText>US National Institute of Health</w:delText>
                </w:r>
              </w:del>
            </w:ins>
          </w:p>
        </w:tc>
      </w:tr>
      <w:tr w:rsidR="00A51B1D" w:rsidDel="00A93F62" w14:paraId="15996939"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5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58" w:author="Benjamin Devantier -du Plessis" w:date="2025-10-01T18:18:00Z"/>
        </w:trPr>
        <w:tc>
          <w:tcPr>
            <w:tcW w:w="4070" w:type="dxa"/>
            <w:hideMark/>
            <w:tcPrChange w:id="459" w:author="Benjamin Devantier -du Plessis" w:date="2025-10-01T10:15:00Z" w16du:dateUtc="2025-10-01T08:15:00Z">
              <w:tcPr>
                <w:tcW w:w="3443" w:type="dxa"/>
                <w:hideMark/>
              </w:tcPr>
            </w:tcPrChange>
          </w:tcPr>
          <w:p w14:paraId="08B8EAD6" w14:textId="77777777" w:rsidR="00A51B1D" w:rsidRPr="00195612" w:rsidDel="00A93F62" w:rsidRDefault="00A51B1D" w:rsidP="001D7ACC">
            <w:pPr>
              <w:pStyle w:val="Compact"/>
              <w:rPr>
                <w:ins w:id="460" w:author="Benjamin Devantier -du Plessis" w:date="2025-10-01T18:18:00Z" w16du:dateUtc="2025-10-01T16:18:00Z"/>
                <w:del w:id="461" w:author="Benjamin Devantier -du Plessis" w:date="2025-10-01T10:16:00Z" w16du:dateUtc="2025-10-01T08:16:00Z"/>
                <w:color w:val="EE0000"/>
                <w:highlight w:val="yellow"/>
              </w:rPr>
            </w:pPr>
            <w:ins w:id="462" w:author="Benjamin Devantier -du Plessis" w:date="2025-10-01T18:18:00Z" w16du:dateUtc="2025-10-01T16:18:00Z">
              <w:del w:id="463" w:author="Benjamin Devantier -du Plessis" w:date="2025-10-01T10:16:00Z" w16du:dateUtc="2025-10-01T08:16:00Z">
                <w:r w:rsidRPr="00195612" w:rsidDel="00A93F62">
                  <w:rPr>
                    <w:color w:val="EE0000"/>
                    <w:highlight w:val="yellow"/>
                  </w:rPr>
                  <w:delText>NIR</w:delText>
                </w:r>
              </w:del>
            </w:ins>
          </w:p>
        </w:tc>
        <w:tc>
          <w:tcPr>
            <w:tcW w:w="5290" w:type="dxa"/>
            <w:hideMark/>
            <w:tcPrChange w:id="464" w:author="Benjamin Devantier -du Plessis" w:date="2025-10-01T10:15:00Z" w16du:dateUtc="2025-10-01T08:15:00Z">
              <w:tcPr>
                <w:tcW w:w="4476" w:type="dxa"/>
                <w:hideMark/>
              </w:tcPr>
            </w:tcPrChange>
          </w:tcPr>
          <w:p w14:paraId="3915D501" w14:textId="77777777" w:rsidR="00A51B1D" w:rsidRPr="00195612" w:rsidDel="00A93F62" w:rsidRDefault="00A51B1D" w:rsidP="001D7ACC">
            <w:pPr>
              <w:pStyle w:val="Compact"/>
              <w:rPr>
                <w:ins w:id="465" w:author="Benjamin Devantier -du Plessis" w:date="2025-10-01T18:18:00Z" w16du:dateUtc="2025-10-01T16:18:00Z"/>
                <w:del w:id="466" w:author="Benjamin Devantier -du Plessis" w:date="2025-10-01T10:16:00Z" w16du:dateUtc="2025-10-01T08:16:00Z"/>
                <w:color w:val="EE0000"/>
                <w:highlight w:val="yellow"/>
              </w:rPr>
            </w:pPr>
            <w:ins w:id="467" w:author="Benjamin Devantier -du Plessis" w:date="2025-10-01T18:18:00Z" w16du:dateUtc="2025-10-01T16:18:00Z">
              <w:del w:id="468" w:author="Benjamin Devantier -du Plessis" w:date="2025-10-01T10:16:00Z" w16du:dateUtc="2025-10-01T08:16:00Z">
                <w:r w:rsidRPr="00195612" w:rsidDel="00A93F62">
                  <w:rPr>
                    <w:color w:val="EE0000"/>
                    <w:highlight w:val="yellow"/>
                  </w:rPr>
                  <w:delText>Near-Infrared</w:delText>
                </w:r>
              </w:del>
            </w:ins>
          </w:p>
        </w:tc>
      </w:tr>
      <w:tr w:rsidR="00A51B1D" w:rsidDel="00A93F62" w14:paraId="04DE4751"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6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70" w:author="Benjamin Devantier -du Plessis" w:date="2025-10-01T18:18:00Z"/>
        </w:trPr>
        <w:tc>
          <w:tcPr>
            <w:tcW w:w="4070" w:type="dxa"/>
            <w:hideMark/>
            <w:tcPrChange w:id="471" w:author="Benjamin Devantier -du Plessis" w:date="2025-10-01T10:15:00Z" w16du:dateUtc="2025-10-01T08:15:00Z">
              <w:tcPr>
                <w:tcW w:w="3443" w:type="dxa"/>
                <w:hideMark/>
              </w:tcPr>
            </w:tcPrChange>
          </w:tcPr>
          <w:p w14:paraId="39666BBA" w14:textId="77777777" w:rsidR="00A51B1D" w:rsidRPr="00195612" w:rsidDel="00A93F62" w:rsidRDefault="00A51B1D" w:rsidP="001D7ACC">
            <w:pPr>
              <w:pStyle w:val="Compact"/>
              <w:rPr>
                <w:ins w:id="472" w:author="Benjamin Devantier -du Plessis" w:date="2025-10-01T18:18:00Z" w16du:dateUtc="2025-10-01T16:18:00Z"/>
                <w:del w:id="473" w:author="Benjamin Devantier -du Plessis" w:date="2025-10-01T10:16:00Z" w16du:dateUtc="2025-10-01T08:16:00Z"/>
                <w:color w:val="EE0000"/>
                <w:highlight w:val="yellow"/>
              </w:rPr>
            </w:pPr>
            <w:ins w:id="474" w:author="Benjamin Devantier -du Plessis" w:date="2025-10-01T18:18:00Z" w16du:dateUtc="2025-10-01T16:18:00Z">
              <w:del w:id="475" w:author="Benjamin Devantier -du Plessis" w:date="2025-10-01T10:16:00Z" w16du:dateUtc="2025-10-01T08:16:00Z">
                <w:r w:rsidRPr="00195612" w:rsidDel="00A93F62">
                  <w:rPr>
                    <w:color w:val="EE0000"/>
                    <w:highlight w:val="yellow"/>
                  </w:rPr>
                  <w:delText>NIST</w:delText>
                </w:r>
              </w:del>
            </w:ins>
          </w:p>
        </w:tc>
        <w:tc>
          <w:tcPr>
            <w:tcW w:w="5290" w:type="dxa"/>
            <w:hideMark/>
            <w:tcPrChange w:id="476" w:author="Benjamin Devantier -du Plessis" w:date="2025-10-01T10:15:00Z" w16du:dateUtc="2025-10-01T08:15:00Z">
              <w:tcPr>
                <w:tcW w:w="4476" w:type="dxa"/>
                <w:hideMark/>
              </w:tcPr>
            </w:tcPrChange>
          </w:tcPr>
          <w:p w14:paraId="293F8501" w14:textId="77777777" w:rsidR="00A51B1D" w:rsidRPr="00195612" w:rsidDel="00A93F62" w:rsidRDefault="00A51B1D" w:rsidP="001D7ACC">
            <w:pPr>
              <w:pStyle w:val="Compact"/>
              <w:rPr>
                <w:ins w:id="477" w:author="Benjamin Devantier -du Plessis" w:date="2025-10-01T18:18:00Z" w16du:dateUtc="2025-10-01T16:18:00Z"/>
                <w:del w:id="478" w:author="Benjamin Devantier -du Plessis" w:date="2025-10-01T10:16:00Z" w16du:dateUtc="2025-10-01T08:16:00Z"/>
                <w:color w:val="EE0000"/>
                <w:highlight w:val="yellow"/>
              </w:rPr>
            </w:pPr>
            <w:ins w:id="479" w:author="Benjamin Devantier -du Plessis" w:date="2025-10-01T18:18:00Z" w16du:dateUtc="2025-10-01T16:18:00Z">
              <w:del w:id="480" w:author="Benjamin Devantier -du Plessis" w:date="2025-10-01T10:16:00Z" w16du:dateUtc="2025-10-01T08:16:00Z">
                <w:r w:rsidRPr="00195612" w:rsidDel="00A93F62">
                  <w:rPr>
                    <w:color w:val="EE0000"/>
                    <w:highlight w:val="yellow"/>
                  </w:rPr>
                  <w:delText>National Institute of Standards and Technology</w:delText>
                </w:r>
              </w:del>
            </w:ins>
          </w:p>
        </w:tc>
      </w:tr>
      <w:tr w:rsidR="00A51B1D" w:rsidDel="00A93F62" w14:paraId="487816DA"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8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82" w:author="Benjamin Devantier -du Plessis" w:date="2025-10-01T18:18:00Z"/>
        </w:trPr>
        <w:tc>
          <w:tcPr>
            <w:tcW w:w="4070" w:type="dxa"/>
            <w:hideMark/>
            <w:tcPrChange w:id="483" w:author="Benjamin Devantier -du Plessis" w:date="2025-10-01T10:15:00Z" w16du:dateUtc="2025-10-01T08:15:00Z">
              <w:tcPr>
                <w:tcW w:w="3443" w:type="dxa"/>
                <w:hideMark/>
              </w:tcPr>
            </w:tcPrChange>
          </w:tcPr>
          <w:p w14:paraId="5E629AA2" w14:textId="77777777" w:rsidR="00A51B1D" w:rsidRPr="00195612" w:rsidDel="00A93F62" w:rsidRDefault="00A51B1D" w:rsidP="001D7ACC">
            <w:pPr>
              <w:pStyle w:val="Compact"/>
              <w:rPr>
                <w:ins w:id="484" w:author="Benjamin Devantier -du Plessis" w:date="2025-10-01T18:18:00Z" w16du:dateUtc="2025-10-01T16:18:00Z"/>
                <w:del w:id="485" w:author="Benjamin Devantier -du Plessis" w:date="2025-10-01T10:16:00Z" w16du:dateUtc="2025-10-01T08:16:00Z"/>
                <w:color w:val="EE0000"/>
                <w:highlight w:val="yellow"/>
              </w:rPr>
            </w:pPr>
            <w:ins w:id="486" w:author="Benjamin Devantier -du Plessis" w:date="2025-10-01T18:18:00Z" w16du:dateUtc="2025-10-01T16:18:00Z">
              <w:del w:id="487" w:author="Benjamin Devantier -du Plessis" w:date="2025-10-01T10:16:00Z" w16du:dateUtc="2025-10-01T08:16:00Z">
                <w:r w:rsidRPr="00195612" w:rsidDel="00A93F62">
                  <w:rPr>
                    <w:color w:val="EE0000"/>
                    <w:highlight w:val="yellow"/>
                  </w:rPr>
                  <w:delText>ODSP</w:delText>
                </w:r>
              </w:del>
            </w:ins>
          </w:p>
        </w:tc>
        <w:tc>
          <w:tcPr>
            <w:tcW w:w="5290" w:type="dxa"/>
            <w:hideMark/>
            <w:tcPrChange w:id="488" w:author="Benjamin Devantier -du Plessis" w:date="2025-10-01T10:15:00Z" w16du:dateUtc="2025-10-01T08:15:00Z">
              <w:tcPr>
                <w:tcW w:w="4476" w:type="dxa"/>
                <w:hideMark/>
              </w:tcPr>
            </w:tcPrChange>
          </w:tcPr>
          <w:p w14:paraId="07D31923" w14:textId="77777777" w:rsidR="00A51B1D" w:rsidRPr="00195612" w:rsidDel="00A93F62" w:rsidRDefault="00A51B1D" w:rsidP="001D7ACC">
            <w:pPr>
              <w:pStyle w:val="Compact"/>
              <w:rPr>
                <w:ins w:id="489" w:author="Benjamin Devantier -du Plessis" w:date="2025-10-01T18:18:00Z" w16du:dateUtc="2025-10-01T16:18:00Z"/>
                <w:del w:id="490" w:author="Benjamin Devantier -du Plessis" w:date="2025-10-01T10:16:00Z" w16du:dateUtc="2025-10-01T08:16:00Z"/>
                <w:color w:val="EE0000"/>
                <w:highlight w:val="yellow"/>
              </w:rPr>
            </w:pPr>
            <w:ins w:id="491" w:author="Benjamin Devantier -du Plessis" w:date="2025-10-01T18:18:00Z" w16du:dateUtc="2025-10-01T16:18:00Z">
              <w:del w:id="492" w:author="Benjamin Devantier -du Plessis" w:date="2025-10-01T10:16:00Z" w16du:dateUtc="2025-10-01T08:16:00Z">
                <w:r w:rsidRPr="00195612" w:rsidDel="00A93F62">
                  <w:rPr>
                    <w:color w:val="EE0000"/>
                    <w:highlight w:val="yellow"/>
                  </w:rPr>
                  <w:delText>Open Data Science Platform</w:delText>
                </w:r>
              </w:del>
            </w:ins>
          </w:p>
        </w:tc>
      </w:tr>
      <w:tr w:rsidR="00A51B1D" w:rsidDel="00A93F62" w14:paraId="70D421EF"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49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494" w:author="Benjamin Devantier -du Plessis" w:date="2025-10-01T18:18:00Z"/>
        </w:trPr>
        <w:tc>
          <w:tcPr>
            <w:tcW w:w="4070" w:type="dxa"/>
            <w:hideMark/>
            <w:tcPrChange w:id="495" w:author="Benjamin Devantier -du Plessis" w:date="2025-10-01T10:15:00Z" w16du:dateUtc="2025-10-01T08:15:00Z">
              <w:tcPr>
                <w:tcW w:w="3443" w:type="dxa"/>
                <w:hideMark/>
              </w:tcPr>
            </w:tcPrChange>
          </w:tcPr>
          <w:p w14:paraId="42117972" w14:textId="77777777" w:rsidR="00A51B1D" w:rsidRPr="00195612" w:rsidDel="00A93F62" w:rsidRDefault="00A51B1D" w:rsidP="001D7ACC">
            <w:pPr>
              <w:pStyle w:val="Compact"/>
              <w:rPr>
                <w:ins w:id="496" w:author="Benjamin Devantier -du Plessis" w:date="2025-10-01T18:18:00Z" w16du:dateUtc="2025-10-01T16:18:00Z"/>
                <w:del w:id="497" w:author="Benjamin Devantier -du Plessis" w:date="2025-10-01T10:16:00Z" w16du:dateUtc="2025-10-01T08:16:00Z"/>
                <w:color w:val="EE0000"/>
                <w:highlight w:val="yellow"/>
              </w:rPr>
            </w:pPr>
            <w:ins w:id="498" w:author="Benjamin Devantier -du Plessis" w:date="2025-10-01T18:18:00Z" w16du:dateUtc="2025-10-01T16:18:00Z">
              <w:del w:id="499" w:author="Benjamin Devantier -du Plessis" w:date="2025-10-01T10:16:00Z" w16du:dateUtc="2025-10-01T08:16:00Z">
                <w:r w:rsidRPr="00195612" w:rsidDel="00A93F62">
                  <w:rPr>
                    <w:color w:val="EE0000"/>
                    <w:highlight w:val="yellow"/>
                  </w:rPr>
                  <w:delText>PI</w:delText>
                </w:r>
              </w:del>
            </w:ins>
          </w:p>
        </w:tc>
        <w:tc>
          <w:tcPr>
            <w:tcW w:w="5290" w:type="dxa"/>
            <w:hideMark/>
            <w:tcPrChange w:id="500" w:author="Benjamin Devantier -du Plessis" w:date="2025-10-01T10:15:00Z" w16du:dateUtc="2025-10-01T08:15:00Z">
              <w:tcPr>
                <w:tcW w:w="4476" w:type="dxa"/>
                <w:hideMark/>
              </w:tcPr>
            </w:tcPrChange>
          </w:tcPr>
          <w:p w14:paraId="336CD27F" w14:textId="77777777" w:rsidR="00A51B1D" w:rsidRPr="00195612" w:rsidDel="00A93F62" w:rsidRDefault="00A51B1D" w:rsidP="001D7ACC">
            <w:pPr>
              <w:pStyle w:val="Compact"/>
              <w:rPr>
                <w:ins w:id="501" w:author="Benjamin Devantier -du Plessis" w:date="2025-10-01T18:18:00Z" w16du:dateUtc="2025-10-01T16:18:00Z"/>
                <w:del w:id="502" w:author="Benjamin Devantier -du Plessis" w:date="2025-10-01T10:16:00Z" w16du:dateUtc="2025-10-01T08:16:00Z"/>
                <w:color w:val="EE0000"/>
                <w:highlight w:val="yellow"/>
              </w:rPr>
            </w:pPr>
            <w:ins w:id="503" w:author="Benjamin Devantier -du Plessis" w:date="2025-10-01T18:18:00Z" w16du:dateUtc="2025-10-01T16:18:00Z">
              <w:del w:id="504" w:author="Benjamin Devantier -du Plessis" w:date="2025-10-01T10:16:00Z" w16du:dateUtc="2025-10-01T08:16:00Z">
                <w:r w:rsidRPr="00195612" w:rsidDel="00A93F62">
                  <w:rPr>
                    <w:color w:val="EE0000"/>
                    <w:highlight w:val="yellow"/>
                  </w:rPr>
                  <w:delText>Principal Investigator</w:delText>
                </w:r>
              </w:del>
            </w:ins>
          </w:p>
        </w:tc>
      </w:tr>
      <w:tr w:rsidR="00A51B1D" w:rsidDel="00A93F62" w14:paraId="09C96C51"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0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06" w:author="Benjamin Devantier -du Plessis" w:date="2025-10-01T18:18:00Z"/>
        </w:trPr>
        <w:tc>
          <w:tcPr>
            <w:tcW w:w="4070" w:type="dxa"/>
            <w:hideMark/>
            <w:tcPrChange w:id="507" w:author="Benjamin Devantier -du Plessis" w:date="2025-10-01T10:15:00Z" w16du:dateUtc="2025-10-01T08:15:00Z">
              <w:tcPr>
                <w:tcW w:w="3443" w:type="dxa"/>
                <w:hideMark/>
              </w:tcPr>
            </w:tcPrChange>
          </w:tcPr>
          <w:p w14:paraId="1526B8D3" w14:textId="77777777" w:rsidR="00A51B1D" w:rsidRPr="00195612" w:rsidDel="00A93F62" w:rsidRDefault="00A51B1D" w:rsidP="001D7ACC">
            <w:pPr>
              <w:pStyle w:val="Compact"/>
              <w:rPr>
                <w:ins w:id="508" w:author="Benjamin Devantier -du Plessis" w:date="2025-10-01T18:18:00Z" w16du:dateUtc="2025-10-01T16:18:00Z"/>
                <w:del w:id="509" w:author="Benjamin Devantier -du Plessis" w:date="2025-10-01T10:16:00Z" w16du:dateUtc="2025-10-01T08:16:00Z"/>
                <w:color w:val="EE0000"/>
                <w:highlight w:val="yellow"/>
              </w:rPr>
            </w:pPr>
            <w:ins w:id="510" w:author="Benjamin Devantier -du Plessis" w:date="2025-10-01T18:18:00Z" w16du:dateUtc="2025-10-01T16:18:00Z">
              <w:del w:id="511" w:author="Benjamin Devantier -du Plessis" w:date="2025-10-01T10:16:00Z" w16du:dateUtc="2025-10-01T08:16:00Z">
                <w:r w:rsidRPr="00195612" w:rsidDel="00A93F62">
                  <w:rPr>
                    <w:color w:val="EE0000"/>
                    <w:highlight w:val="yellow"/>
                  </w:rPr>
                  <w:delText>QoS</w:delText>
                </w:r>
              </w:del>
            </w:ins>
          </w:p>
        </w:tc>
        <w:tc>
          <w:tcPr>
            <w:tcW w:w="5290" w:type="dxa"/>
            <w:hideMark/>
            <w:tcPrChange w:id="512" w:author="Benjamin Devantier -du Plessis" w:date="2025-10-01T10:15:00Z" w16du:dateUtc="2025-10-01T08:15:00Z">
              <w:tcPr>
                <w:tcW w:w="4476" w:type="dxa"/>
                <w:hideMark/>
              </w:tcPr>
            </w:tcPrChange>
          </w:tcPr>
          <w:p w14:paraId="098D38D1" w14:textId="77777777" w:rsidR="00A51B1D" w:rsidRPr="00195612" w:rsidDel="00A93F62" w:rsidRDefault="00A51B1D" w:rsidP="001D7ACC">
            <w:pPr>
              <w:pStyle w:val="Compact"/>
              <w:rPr>
                <w:ins w:id="513" w:author="Benjamin Devantier -du Plessis" w:date="2025-10-01T18:18:00Z" w16du:dateUtc="2025-10-01T16:18:00Z"/>
                <w:del w:id="514" w:author="Benjamin Devantier -du Plessis" w:date="2025-10-01T10:16:00Z" w16du:dateUtc="2025-10-01T08:16:00Z"/>
                <w:color w:val="EE0000"/>
                <w:highlight w:val="yellow"/>
              </w:rPr>
            </w:pPr>
            <w:ins w:id="515" w:author="Benjamin Devantier -du Plessis" w:date="2025-10-01T18:18:00Z" w16du:dateUtc="2025-10-01T16:18:00Z">
              <w:del w:id="516" w:author="Benjamin Devantier -du Plessis" w:date="2025-10-01T10:16:00Z" w16du:dateUtc="2025-10-01T08:16:00Z">
                <w:r w:rsidRPr="00195612" w:rsidDel="00A93F62">
                  <w:rPr>
                    <w:color w:val="EE0000"/>
                    <w:highlight w:val="yellow"/>
                  </w:rPr>
                  <w:delText>Quality of Service</w:delText>
                </w:r>
              </w:del>
            </w:ins>
          </w:p>
        </w:tc>
      </w:tr>
      <w:tr w:rsidR="00A51B1D" w:rsidDel="00A93F62" w14:paraId="384BDEF7"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1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18" w:author="Benjamin Devantier -du Plessis" w:date="2025-10-01T18:18:00Z"/>
        </w:trPr>
        <w:tc>
          <w:tcPr>
            <w:tcW w:w="4070" w:type="dxa"/>
            <w:hideMark/>
            <w:tcPrChange w:id="519" w:author="Benjamin Devantier -du Plessis" w:date="2025-10-01T10:15:00Z" w16du:dateUtc="2025-10-01T08:15:00Z">
              <w:tcPr>
                <w:tcW w:w="3443" w:type="dxa"/>
                <w:hideMark/>
              </w:tcPr>
            </w:tcPrChange>
          </w:tcPr>
          <w:p w14:paraId="0F4D105B" w14:textId="77777777" w:rsidR="00A51B1D" w:rsidRPr="00195612" w:rsidDel="00A93F62" w:rsidRDefault="00A51B1D" w:rsidP="001D7ACC">
            <w:pPr>
              <w:pStyle w:val="Compact"/>
              <w:rPr>
                <w:ins w:id="520" w:author="Benjamin Devantier -du Plessis" w:date="2025-10-01T18:18:00Z" w16du:dateUtc="2025-10-01T16:18:00Z"/>
                <w:del w:id="521" w:author="Benjamin Devantier -du Plessis" w:date="2025-10-01T10:16:00Z" w16du:dateUtc="2025-10-01T08:16:00Z"/>
                <w:color w:val="EE0000"/>
                <w:highlight w:val="yellow"/>
              </w:rPr>
            </w:pPr>
            <w:ins w:id="522" w:author="Benjamin Devantier -du Plessis" w:date="2025-10-01T18:18:00Z" w16du:dateUtc="2025-10-01T16:18:00Z">
              <w:del w:id="523" w:author="Benjamin Devantier -du Plessis" w:date="2025-10-01T10:16:00Z" w16du:dateUtc="2025-10-01T08:16:00Z">
                <w:r w:rsidRPr="00195612" w:rsidDel="00A93F62">
                  <w:rPr>
                    <w:color w:val="EE0000"/>
                    <w:highlight w:val="yellow"/>
                  </w:rPr>
                  <w:delText>RP1</w:delText>
                </w:r>
              </w:del>
            </w:ins>
          </w:p>
        </w:tc>
        <w:tc>
          <w:tcPr>
            <w:tcW w:w="5290" w:type="dxa"/>
            <w:hideMark/>
            <w:tcPrChange w:id="524" w:author="Benjamin Devantier -du Plessis" w:date="2025-10-01T10:15:00Z" w16du:dateUtc="2025-10-01T08:15:00Z">
              <w:tcPr>
                <w:tcW w:w="4476" w:type="dxa"/>
                <w:hideMark/>
              </w:tcPr>
            </w:tcPrChange>
          </w:tcPr>
          <w:p w14:paraId="1A793DFD" w14:textId="77777777" w:rsidR="00A51B1D" w:rsidRPr="00195612" w:rsidDel="00A93F62" w:rsidRDefault="00A51B1D" w:rsidP="001D7ACC">
            <w:pPr>
              <w:pStyle w:val="Compact"/>
              <w:rPr>
                <w:ins w:id="525" w:author="Benjamin Devantier -du Plessis" w:date="2025-10-01T18:18:00Z" w16du:dateUtc="2025-10-01T16:18:00Z"/>
                <w:del w:id="526" w:author="Benjamin Devantier -du Plessis" w:date="2025-10-01T10:16:00Z" w16du:dateUtc="2025-10-01T08:16:00Z"/>
                <w:color w:val="EE0000"/>
                <w:highlight w:val="yellow"/>
              </w:rPr>
            </w:pPr>
            <w:ins w:id="527" w:author="Benjamin Devantier -du Plessis" w:date="2025-10-01T18:18:00Z" w16du:dateUtc="2025-10-01T16:18:00Z">
              <w:del w:id="528" w:author="Benjamin Devantier -du Plessis" w:date="2025-10-01T10:16:00Z" w16du:dateUtc="2025-10-01T08:16:00Z">
                <w:r w:rsidRPr="00195612" w:rsidDel="00A93F62">
                  <w:rPr>
                    <w:color w:val="EE0000"/>
                    <w:highlight w:val="yellow"/>
                  </w:rPr>
                  <w:delText>Research Project 1 of the HE²AT Center</w:delText>
                </w:r>
              </w:del>
            </w:ins>
          </w:p>
        </w:tc>
      </w:tr>
      <w:tr w:rsidR="00A51B1D" w:rsidDel="00A93F62" w14:paraId="0405360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2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30" w:author="Benjamin Devantier -du Plessis" w:date="2025-10-01T18:18:00Z"/>
        </w:trPr>
        <w:tc>
          <w:tcPr>
            <w:tcW w:w="4070" w:type="dxa"/>
            <w:hideMark/>
            <w:tcPrChange w:id="531" w:author="Benjamin Devantier -du Plessis" w:date="2025-10-01T10:15:00Z" w16du:dateUtc="2025-10-01T08:15:00Z">
              <w:tcPr>
                <w:tcW w:w="3443" w:type="dxa"/>
                <w:hideMark/>
              </w:tcPr>
            </w:tcPrChange>
          </w:tcPr>
          <w:p w14:paraId="51B56B38" w14:textId="77777777" w:rsidR="00A51B1D" w:rsidRPr="00195612" w:rsidDel="00A93F62" w:rsidRDefault="00A51B1D" w:rsidP="001D7ACC">
            <w:pPr>
              <w:pStyle w:val="Compact"/>
              <w:rPr>
                <w:ins w:id="532" w:author="Benjamin Devantier -du Plessis" w:date="2025-10-01T18:18:00Z" w16du:dateUtc="2025-10-01T16:18:00Z"/>
                <w:del w:id="533" w:author="Benjamin Devantier -du Plessis" w:date="2025-10-01T10:16:00Z" w16du:dateUtc="2025-10-01T08:16:00Z"/>
                <w:color w:val="EE0000"/>
                <w:highlight w:val="yellow"/>
              </w:rPr>
            </w:pPr>
            <w:ins w:id="534" w:author="Benjamin Devantier -du Plessis" w:date="2025-10-01T18:18:00Z" w16du:dateUtc="2025-10-01T16:18:00Z">
              <w:del w:id="535" w:author="Benjamin Devantier -du Plessis" w:date="2025-10-01T10:16:00Z" w16du:dateUtc="2025-10-01T08:16:00Z">
                <w:r w:rsidRPr="00195612" w:rsidDel="00A93F62">
                  <w:rPr>
                    <w:color w:val="EE0000"/>
                    <w:highlight w:val="yellow"/>
                  </w:rPr>
                  <w:delText>RP2</w:delText>
                </w:r>
              </w:del>
            </w:ins>
          </w:p>
        </w:tc>
        <w:tc>
          <w:tcPr>
            <w:tcW w:w="5290" w:type="dxa"/>
            <w:hideMark/>
            <w:tcPrChange w:id="536" w:author="Benjamin Devantier -du Plessis" w:date="2025-10-01T10:15:00Z" w16du:dateUtc="2025-10-01T08:15:00Z">
              <w:tcPr>
                <w:tcW w:w="4476" w:type="dxa"/>
                <w:hideMark/>
              </w:tcPr>
            </w:tcPrChange>
          </w:tcPr>
          <w:p w14:paraId="37DF13BE" w14:textId="77777777" w:rsidR="00A51B1D" w:rsidRPr="00195612" w:rsidDel="00A93F62" w:rsidRDefault="00A51B1D" w:rsidP="001D7ACC">
            <w:pPr>
              <w:pStyle w:val="Compact"/>
              <w:rPr>
                <w:ins w:id="537" w:author="Benjamin Devantier -du Plessis" w:date="2025-10-01T18:18:00Z" w16du:dateUtc="2025-10-01T16:18:00Z"/>
                <w:del w:id="538" w:author="Benjamin Devantier -du Plessis" w:date="2025-10-01T10:16:00Z" w16du:dateUtc="2025-10-01T08:16:00Z"/>
                <w:color w:val="EE0000"/>
                <w:highlight w:val="yellow"/>
              </w:rPr>
            </w:pPr>
            <w:ins w:id="539" w:author="Benjamin Devantier -du Plessis" w:date="2025-10-01T18:18:00Z" w16du:dateUtc="2025-10-01T16:18:00Z">
              <w:del w:id="540" w:author="Benjamin Devantier -du Plessis" w:date="2025-10-01T10:16:00Z" w16du:dateUtc="2025-10-01T08:16:00Z">
                <w:r w:rsidRPr="00195612" w:rsidDel="00A93F62">
                  <w:rPr>
                    <w:color w:val="EE0000"/>
                    <w:highlight w:val="yellow"/>
                  </w:rPr>
                  <w:delText>Research Project 2 of the HE²AT Center</w:delText>
                </w:r>
              </w:del>
            </w:ins>
          </w:p>
        </w:tc>
      </w:tr>
      <w:tr w:rsidR="00A51B1D" w:rsidDel="00A93F62" w14:paraId="646F0A93"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4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42" w:author="Benjamin Devantier -du Plessis" w:date="2025-10-01T18:18:00Z"/>
        </w:trPr>
        <w:tc>
          <w:tcPr>
            <w:tcW w:w="4070" w:type="dxa"/>
            <w:hideMark/>
            <w:tcPrChange w:id="543" w:author="Benjamin Devantier -du Plessis" w:date="2025-10-01T10:15:00Z" w16du:dateUtc="2025-10-01T08:15:00Z">
              <w:tcPr>
                <w:tcW w:w="3443" w:type="dxa"/>
                <w:hideMark/>
              </w:tcPr>
            </w:tcPrChange>
          </w:tcPr>
          <w:p w14:paraId="56F70B8D" w14:textId="77777777" w:rsidR="00A51B1D" w:rsidRPr="00195612" w:rsidDel="00A93F62" w:rsidRDefault="00A51B1D" w:rsidP="001D7ACC">
            <w:pPr>
              <w:pStyle w:val="Compact"/>
              <w:rPr>
                <w:ins w:id="544" w:author="Benjamin Devantier -du Plessis" w:date="2025-10-01T18:18:00Z" w16du:dateUtc="2025-10-01T16:18:00Z"/>
                <w:del w:id="545" w:author="Benjamin Devantier -du Plessis" w:date="2025-10-01T10:16:00Z" w16du:dateUtc="2025-10-01T08:16:00Z"/>
                <w:color w:val="EE0000"/>
                <w:highlight w:val="yellow"/>
              </w:rPr>
            </w:pPr>
            <w:ins w:id="546" w:author="Benjamin Devantier -du Plessis" w:date="2025-10-01T18:18:00Z" w16du:dateUtc="2025-10-01T16:18:00Z">
              <w:del w:id="547" w:author="Benjamin Devantier -du Plessis" w:date="2025-10-01T10:16:00Z" w16du:dateUtc="2025-10-01T08:16:00Z">
                <w:r w:rsidRPr="00195612" w:rsidDel="00A93F62">
                  <w:rPr>
                    <w:color w:val="EE0000"/>
                    <w:highlight w:val="yellow"/>
                  </w:rPr>
                  <w:delText>SC</w:delText>
                </w:r>
              </w:del>
            </w:ins>
          </w:p>
        </w:tc>
        <w:tc>
          <w:tcPr>
            <w:tcW w:w="5290" w:type="dxa"/>
            <w:hideMark/>
            <w:tcPrChange w:id="548" w:author="Benjamin Devantier -du Plessis" w:date="2025-10-01T10:15:00Z" w16du:dateUtc="2025-10-01T08:15:00Z">
              <w:tcPr>
                <w:tcW w:w="4476" w:type="dxa"/>
                <w:hideMark/>
              </w:tcPr>
            </w:tcPrChange>
          </w:tcPr>
          <w:p w14:paraId="5E830BF8" w14:textId="77777777" w:rsidR="00A51B1D" w:rsidRPr="00195612" w:rsidDel="00A93F62" w:rsidRDefault="00A51B1D" w:rsidP="001D7ACC">
            <w:pPr>
              <w:pStyle w:val="Compact"/>
              <w:rPr>
                <w:ins w:id="549" w:author="Benjamin Devantier -du Plessis" w:date="2025-10-01T18:18:00Z" w16du:dateUtc="2025-10-01T16:18:00Z"/>
                <w:del w:id="550" w:author="Benjamin Devantier -du Plessis" w:date="2025-10-01T10:16:00Z" w16du:dateUtc="2025-10-01T08:16:00Z"/>
                <w:color w:val="EE0000"/>
                <w:highlight w:val="yellow"/>
              </w:rPr>
            </w:pPr>
            <w:ins w:id="551" w:author="Benjamin Devantier -du Plessis" w:date="2025-10-01T18:18:00Z" w16du:dateUtc="2025-10-01T16:18:00Z">
              <w:del w:id="552" w:author="Benjamin Devantier -du Plessis" w:date="2025-10-01T10:16:00Z" w16du:dateUtc="2025-10-01T08:16:00Z">
                <w:r w:rsidRPr="00195612" w:rsidDel="00A93F62">
                  <w:rPr>
                    <w:color w:val="EE0000"/>
                    <w:highlight w:val="yellow"/>
                  </w:rPr>
                  <w:delText>HE²AT Center Steering Committee</w:delText>
                </w:r>
              </w:del>
            </w:ins>
          </w:p>
        </w:tc>
      </w:tr>
      <w:tr w:rsidR="00A51B1D" w:rsidDel="00A93F62" w14:paraId="7607F6F3"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5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54" w:author="Benjamin Devantier -du Plessis" w:date="2025-10-01T18:18:00Z"/>
        </w:trPr>
        <w:tc>
          <w:tcPr>
            <w:tcW w:w="4070" w:type="dxa"/>
            <w:hideMark/>
            <w:tcPrChange w:id="555" w:author="Benjamin Devantier -du Plessis" w:date="2025-10-01T10:15:00Z" w16du:dateUtc="2025-10-01T08:15:00Z">
              <w:tcPr>
                <w:tcW w:w="3443" w:type="dxa"/>
                <w:hideMark/>
              </w:tcPr>
            </w:tcPrChange>
          </w:tcPr>
          <w:p w14:paraId="12F58F4F" w14:textId="77777777" w:rsidR="00A51B1D" w:rsidRPr="00195612" w:rsidDel="00A93F62" w:rsidRDefault="00A51B1D" w:rsidP="001D7ACC">
            <w:pPr>
              <w:pStyle w:val="Compact"/>
              <w:rPr>
                <w:ins w:id="556" w:author="Benjamin Devantier -du Plessis" w:date="2025-10-01T18:18:00Z" w16du:dateUtc="2025-10-01T16:18:00Z"/>
                <w:del w:id="557" w:author="Benjamin Devantier -du Plessis" w:date="2025-10-01T10:16:00Z" w16du:dateUtc="2025-10-01T08:16:00Z"/>
                <w:color w:val="EE0000"/>
                <w:highlight w:val="yellow"/>
              </w:rPr>
            </w:pPr>
            <w:ins w:id="558" w:author="Benjamin Devantier -du Plessis" w:date="2025-10-01T18:18:00Z" w16du:dateUtc="2025-10-01T16:18:00Z">
              <w:del w:id="559" w:author="Benjamin Devantier -du Plessis" w:date="2025-10-01T10:16:00Z" w16du:dateUtc="2025-10-01T08:16:00Z">
                <w:r w:rsidRPr="00195612" w:rsidDel="00A93F62">
                  <w:rPr>
                    <w:color w:val="EE0000"/>
                    <w:highlight w:val="yellow"/>
                  </w:rPr>
                  <w:delText>SRTM</w:delText>
                </w:r>
              </w:del>
            </w:ins>
          </w:p>
        </w:tc>
        <w:tc>
          <w:tcPr>
            <w:tcW w:w="5290" w:type="dxa"/>
            <w:hideMark/>
            <w:tcPrChange w:id="560" w:author="Benjamin Devantier -du Plessis" w:date="2025-10-01T10:15:00Z" w16du:dateUtc="2025-10-01T08:15:00Z">
              <w:tcPr>
                <w:tcW w:w="4476" w:type="dxa"/>
                <w:hideMark/>
              </w:tcPr>
            </w:tcPrChange>
          </w:tcPr>
          <w:p w14:paraId="71877E5F" w14:textId="77777777" w:rsidR="00A51B1D" w:rsidRPr="00195612" w:rsidDel="00A93F62" w:rsidRDefault="00A51B1D" w:rsidP="001D7ACC">
            <w:pPr>
              <w:pStyle w:val="Compact"/>
              <w:rPr>
                <w:ins w:id="561" w:author="Benjamin Devantier -du Plessis" w:date="2025-10-01T18:18:00Z" w16du:dateUtc="2025-10-01T16:18:00Z"/>
                <w:del w:id="562" w:author="Benjamin Devantier -du Plessis" w:date="2025-10-01T10:16:00Z" w16du:dateUtc="2025-10-01T08:16:00Z"/>
                <w:color w:val="EE0000"/>
                <w:highlight w:val="yellow"/>
              </w:rPr>
            </w:pPr>
            <w:ins w:id="563" w:author="Benjamin Devantier -du Plessis" w:date="2025-10-01T18:18:00Z" w16du:dateUtc="2025-10-01T16:18:00Z">
              <w:del w:id="564" w:author="Benjamin Devantier -du Plessis" w:date="2025-10-01T10:16:00Z" w16du:dateUtc="2025-10-01T08:16:00Z">
                <w:r w:rsidRPr="00195612" w:rsidDel="00A93F62">
                  <w:rPr>
                    <w:color w:val="EE0000"/>
                    <w:highlight w:val="yellow"/>
                  </w:rPr>
                  <w:delText>Shuttle Radar Topography Mission</w:delText>
                </w:r>
              </w:del>
            </w:ins>
          </w:p>
        </w:tc>
      </w:tr>
      <w:tr w:rsidR="00A51B1D" w:rsidDel="00A93F62" w14:paraId="317EF136"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6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66" w:author="Benjamin Devantier -du Plessis" w:date="2025-10-01T18:18:00Z"/>
        </w:trPr>
        <w:tc>
          <w:tcPr>
            <w:tcW w:w="4070" w:type="dxa"/>
            <w:hideMark/>
            <w:tcPrChange w:id="567" w:author="Benjamin Devantier -du Plessis" w:date="2025-10-01T10:15:00Z" w16du:dateUtc="2025-10-01T08:15:00Z">
              <w:tcPr>
                <w:tcW w:w="3443" w:type="dxa"/>
                <w:hideMark/>
              </w:tcPr>
            </w:tcPrChange>
          </w:tcPr>
          <w:p w14:paraId="2A99AC75" w14:textId="77777777" w:rsidR="00A51B1D" w:rsidRPr="00195612" w:rsidDel="00A93F62" w:rsidRDefault="00A51B1D" w:rsidP="001D7ACC">
            <w:pPr>
              <w:pStyle w:val="Compact"/>
              <w:rPr>
                <w:ins w:id="568" w:author="Benjamin Devantier -du Plessis" w:date="2025-10-01T18:18:00Z" w16du:dateUtc="2025-10-01T16:18:00Z"/>
                <w:del w:id="569" w:author="Benjamin Devantier -du Plessis" w:date="2025-10-01T10:16:00Z" w16du:dateUtc="2025-10-01T08:16:00Z"/>
                <w:color w:val="EE0000"/>
                <w:highlight w:val="yellow"/>
              </w:rPr>
            </w:pPr>
            <w:ins w:id="570" w:author="Benjamin Devantier -du Plessis" w:date="2025-10-01T18:18:00Z" w16du:dateUtc="2025-10-01T16:18:00Z">
              <w:del w:id="571" w:author="Benjamin Devantier -du Plessis" w:date="2025-10-01T10:16:00Z" w16du:dateUtc="2025-10-01T08:16:00Z">
                <w:r w:rsidRPr="00195612" w:rsidDel="00A93F62">
                  <w:rPr>
                    <w:color w:val="EE0000"/>
                    <w:highlight w:val="yellow"/>
                  </w:rPr>
                  <w:delText>TEC</w:delText>
                </w:r>
              </w:del>
            </w:ins>
          </w:p>
        </w:tc>
        <w:tc>
          <w:tcPr>
            <w:tcW w:w="5290" w:type="dxa"/>
            <w:hideMark/>
            <w:tcPrChange w:id="572" w:author="Benjamin Devantier -du Plessis" w:date="2025-10-01T10:15:00Z" w16du:dateUtc="2025-10-01T08:15:00Z">
              <w:tcPr>
                <w:tcW w:w="4476" w:type="dxa"/>
                <w:hideMark/>
              </w:tcPr>
            </w:tcPrChange>
          </w:tcPr>
          <w:p w14:paraId="6479D8CC" w14:textId="77777777" w:rsidR="00A51B1D" w:rsidRPr="00195612" w:rsidDel="00A93F62" w:rsidRDefault="00A51B1D" w:rsidP="001D7ACC">
            <w:pPr>
              <w:pStyle w:val="Compact"/>
              <w:rPr>
                <w:ins w:id="573" w:author="Benjamin Devantier -du Plessis" w:date="2025-10-01T18:18:00Z" w16du:dateUtc="2025-10-01T16:18:00Z"/>
                <w:del w:id="574" w:author="Benjamin Devantier -du Plessis" w:date="2025-10-01T10:16:00Z" w16du:dateUtc="2025-10-01T08:16:00Z"/>
                <w:color w:val="EE0000"/>
                <w:highlight w:val="yellow"/>
              </w:rPr>
            </w:pPr>
            <w:ins w:id="575" w:author="Benjamin Devantier -du Plessis" w:date="2025-10-01T18:18:00Z" w16du:dateUtc="2025-10-01T16:18:00Z">
              <w:del w:id="576" w:author="Benjamin Devantier -du Plessis" w:date="2025-10-01T10:16:00Z" w16du:dateUtc="2025-10-01T08:16:00Z">
                <w:r w:rsidRPr="00195612" w:rsidDel="00A93F62">
                  <w:rPr>
                    <w:color w:val="EE0000"/>
                    <w:highlight w:val="yellow"/>
                  </w:rPr>
                  <w:delText>Training and Engagement Core of the HE²AT Center</w:delText>
                </w:r>
              </w:del>
            </w:ins>
          </w:p>
        </w:tc>
      </w:tr>
      <w:tr w:rsidR="00A51B1D" w:rsidDel="00A93F62" w14:paraId="7CC9FB3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7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78" w:author="Benjamin Devantier -du Plessis" w:date="2025-10-01T18:18:00Z"/>
        </w:trPr>
        <w:tc>
          <w:tcPr>
            <w:tcW w:w="4070" w:type="dxa"/>
            <w:hideMark/>
            <w:tcPrChange w:id="579" w:author="Benjamin Devantier -du Plessis" w:date="2025-10-01T10:15:00Z" w16du:dateUtc="2025-10-01T08:15:00Z">
              <w:tcPr>
                <w:tcW w:w="3443" w:type="dxa"/>
                <w:hideMark/>
              </w:tcPr>
            </w:tcPrChange>
          </w:tcPr>
          <w:p w14:paraId="6DF87C0E" w14:textId="77777777" w:rsidR="00A51B1D" w:rsidRPr="00195612" w:rsidDel="00A93F62" w:rsidRDefault="00A51B1D" w:rsidP="001D7ACC">
            <w:pPr>
              <w:pStyle w:val="Compact"/>
              <w:rPr>
                <w:ins w:id="580" w:author="Benjamin Devantier -du Plessis" w:date="2025-10-01T18:18:00Z" w16du:dateUtc="2025-10-01T16:18:00Z"/>
                <w:del w:id="581" w:author="Benjamin Devantier -du Plessis" w:date="2025-10-01T10:16:00Z" w16du:dateUtc="2025-10-01T08:16:00Z"/>
                <w:color w:val="EE0000"/>
                <w:highlight w:val="yellow"/>
              </w:rPr>
            </w:pPr>
            <w:ins w:id="582" w:author="Benjamin Devantier -du Plessis" w:date="2025-10-01T18:18:00Z" w16du:dateUtc="2025-10-01T16:18:00Z">
              <w:del w:id="583" w:author="Benjamin Devantier -du Plessis" w:date="2025-10-01T10:16:00Z" w16du:dateUtc="2025-10-01T08:16:00Z">
                <w:r w:rsidRPr="00195612" w:rsidDel="00A93F62">
                  <w:rPr>
                    <w:color w:val="EE0000"/>
                    <w:highlight w:val="yellow"/>
                  </w:rPr>
                  <w:delText>TLS</w:delText>
                </w:r>
              </w:del>
            </w:ins>
          </w:p>
        </w:tc>
        <w:tc>
          <w:tcPr>
            <w:tcW w:w="5290" w:type="dxa"/>
            <w:hideMark/>
            <w:tcPrChange w:id="584" w:author="Benjamin Devantier -du Plessis" w:date="2025-10-01T10:15:00Z" w16du:dateUtc="2025-10-01T08:15:00Z">
              <w:tcPr>
                <w:tcW w:w="4476" w:type="dxa"/>
                <w:hideMark/>
              </w:tcPr>
            </w:tcPrChange>
          </w:tcPr>
          <w:p w14:paraId="70BC2450" w14:textId="77777777" w:rsidR="00A51B1D" w:rsidRPr="00195612" w:rsidDel="00A93F62" w:rsidRDefault="00A51B1D" w:rsidP="001D7ACC">
            <w:pPr>
              <w:pStyle w:val="Compact"/>
              <w:rPr>
                <w:ins w:id="585" w:author="Benjamin Devantier -du Plessis" w:date="2025-10-01T18:18:00Z" w16du:dateUtc="2025-10-01T16:18:00Z"/>
                <w:del w:id="586" w:author="Benjamin Devantier -du Plessis" w:date="2025-10-01T10:16:00Z" w16du:dateUtc="2025-10-01T08:16:00Z"/>
                <w:color w:val="EE0000"/>
                <w:highlight w:val="yellow"/>
              </w:rPr>
            </w:pPr>
            <w:ins w:id="587" w:author="Benjamin Devantier -du Plessis" w:date="2025-10-01T18:18:00Z" w16du:dateUtc="2025-10-01T16:18:00Z">
              <w:del w:id="588" w:author="Benjamin Devantier -du Plessis" w:date="2025-10-01T10:16:00Z" w16du:dateUtc="2025-10-01T08:16:00Z">
                <w:r w:rsidRPr="00195612" w:rsidDel="00A93F62">
                  <w:rPr>
                    <w:color w:val="EE0000"/>
                    <w:highlight w:val="yellow"/>
                  </w:rPr>
                  <w:delText>Transport Layer Security</w:delText>
                </w:r>
              </w:del>
            </w:ins>
          </w:p>
        </w:tc>
      </w:tr>
      <w:tr w:rsidR="00A51B1D" w:rsidDel="00A93F62" w14:paraId="334DE027"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58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590" w:author="Benjamin Devantier -du Plessis" w:date="2025-10-01T18:18:00Z"/>
        </w:trPr>
        <w:tc>
          <w:tcPr>
            <w:tcW w:w="4070" w:type="dxa"/>
            <w:hideMark/>
            <w:tcPrChange w:id="591" w:author="Benjamin Devantier -du Plessis" w:date="2025-10-01T10:15:00Z" w16du:dateUtc="2025-10-01T08:15:00Z">
              <w:tcPr>
                <w:tcW w:w="3443" w:type="dxa"/>
                <w:hideMark/>
              </w:tcPr>
            </w:tcPrChange>
          </w:tcPr>
          <w:p w14:paraId="6BB81578" w14:textId="77777777" w:rsidR="00A51B1D" w:rsidRPr="00195612" w:rsidDel="00A93F62" w:rsidRDefault="00A51B1D" w:rsidP="001D7ACC">
            <w:pPr>
              <w:pStyle w:val="Compact"/>
              <w:rPr>
                <w:ins w:id="592" w:author="Benjamin Devantier -du Plessis" w:date="2025-10-01T18:18:00Z" w16du:dateUtc="2025-10-01T16:18:00Z"/>
                <w:del w:id="593" w:author="Benjamin Devantier -du Plessis" w:date="2025-10-01T10:16:00Z" w16du:dateUtc="2025-10-01T08:16:00Z"/>
                <w:color w:val="EE0000"/>
                <w:highlight w:val="yellow"/>
              </w:rPr>
            </w:pPr>
            <w:ins w:id="594" w:author="Benjamin Devantier -du Plessis" w:date="2025-10-01T18:18:00Z" w16du:dateUtc="2025-10-01T16:18:00Z">
              <w:del w:id="595" w:author="Benjamin Devantier -du Plessis" w:date="2025-10-01T10:16:00Z" w16du:dateUtc="2025-10-01T08:16:00Z">
                <w:r w:rsidRPr="00195612" w:rsidDel="00A93F62">
                  <w:rPr>
                    <w:color w:val="EE0000"/>
                    <w:highlight w:val="yellow"/>
                  </w:rPr>
                  <w:delText>UCT</w:delText>
                </w:r>
              </w:del>
            </w:ins>
          </w:p>
        </w:tc>
        <w:tc>
          <w:tcPr>
            <w:tcW w:w="5290" w:type="dxa"/>
            <w:hideMark/>
            <w:tcPrChange w:id="596" w:author="Benjamin Devantier -du Plessis" w:date="2025-10-01T10:15:00Z" w16du:dateUtc="2025-10-01T08:15:00Z">
              <w:tcPr>
                <w:tcW w:w="4476" w:type="dxa"/>
                <w:hideMark/>
              </w:tcPr>
            </w:tcPrChange>
          </w:tcPr>
          <w:p w14:paraId="101C935C" w14:textId="77777777" w:rsidR="00A51B1D" w:rsidRPr="00195612" w:rsidDel="00A93F62" w:rsidRDefault="00A51B1D" w:rsidP="001D7ACC">
            <w:pPr>
              <w:pStyle w:val="Compact"/>
              <w:rPr>
                <w:ins w:id="597" w:author="Benjamin Devantier -du Plessis" w:date="2025-10-01T18:18:00Z" w16du:dateUtc="2025-10-01T16:18:00Z"/>
                <w:del w:id="598" w:author="Benjamin Devantier -du Plessis" w:date="2025-10-01T10:16:00Z" w16du:dateUtc="2025-10-01T08:16:00Z"/>
                <w:color w:val="EE0000"/>
                <w:highlight w:val="yellow"/>
              </w:rPr>
            </w:pPr>
            <w:ins w:id="599" w:author="Benjamin Devantier -du Plessis" w:date="2025-10-01T18:18:00Z" w16du:dateUtc="2025-10-01T16:18:00Z">
              <w:del w:id="600" w:author="Benjamin Devantier -du Plessis" w:date="2025-10-01T10:16:00Z" w16du:dateUtc="2025-10-01T08:16:00Z">
                <w:r w:rsidRPr="00195612" w:rsidDel="00A93F62">
                  <w:rPr>
                    <w:color w:val="EE0000"/>
                    <w:highlight w:val="yellow"/>
                  </w:rPr>
                  <w:delText>University of Cape Town</w:delText>
                </w:r>
              </w:del>
            </w:ins>
          </w:p>
        </w:tc>
      </w:tr>
      <w:tr w:rsidR="00A51B1D" w:rsidDel="00A93F62" w14:paraId="2A68B4F5"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601"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602" w:author="Benjamin Devantier -du Plessis" w:date="2025-10-01T18:18:00Z"/>
        </w:trPr>
        <w:tc>
          <w:tcPr>
            <w:tcW w:w="4070" w:type="dxa"/>
            <w:hideMark/>
            <w:tcPrChange w:id="603" w:author="Benjamin Devantier -du Plessis" w:date="2025-10-01T10:15:00Z" w16du:dateUtc="2025-10-01T08:15:00Z">
              <w:tcPr>
                <w:tcW w:w="3443" w:type="dxa"/>
                <w:hideMark/>
              </w:tcPr>
            </w:tcPrChange>
          </w:tcPr>
          <w:p w14:paraId="4D9D06B1" w14:textId="77777777" w:rsidR="00A51B1D" w:rsidRPr="00195612" w:rsidDel="00A93F62" w:rsidRDefault="00A51B1D" w:rsidP="001D7ACC">
            <w:pPr>
              <w:pStyle w:val="Compact"/>
              <w:rPr>
                <w:ins w:id="604" w:author="Benjamin Devantier -du Plessis" w:date="2025-10-01T18:18:00Z" w16du:dateUtc="2025-10-01T16:18:00Z"/>
                <w:del w:id="605" w:author="Benjamin Devantier -du Plessis" w:date="2025-10-01T10:16:00Z" w16du:dateUtc="2025-10-01T08:16:00Z"/>
                <w:color w:val="EE0000"/>
                <w:highlight w:val="yellow"/>
              </w:rPr>
            </w:pPr>
            <w:ins w:id="606" w:author="Benjamin Devantier -du Plessis" w:date="2025-10-01T18:18:00Z" w16du:dateUtc="2025-10-01T16:18:00Z">
              <w:del w:id="607" w:author="Benjamin Devantier -du Plessis" w:date="2025-10-01T10:16:00Z" w16du:dateUtc="2025-10-01T08:16:00Z">
                <w:r w:rsidRPr="00195612" w:rsidDel="00A93F62">
                  <w:rPr>
                    <w:color w:val="EE0000"/>
                    <w:highlight w:val="yellow"/>
                  </w:rPr>
                  <w:delText>WWARN</w:delText>
                </w:r>
              </w:del>
            </w:ins>
          </w:p>
        </w:tc>
        <w:tc>
          <w:tcPr>
            <w:tcW w:w="5290" w:type="dxa"/>
            <w:hideMark/>
            <w:tcPrChange w:id="608" w:author="Benjamin Devantier -du Plessis" w:date="2025-10-01T10:15:00Z" w16du:dateUtc="2025-10-01T08:15:00Z">
              <w:tcPr>
                <w:tcW w:w="4476" w:type="dxa"/>
                <w:hideMark/>
              </w:tcPr>
            </w:tcPrChange>
          </w:tcPr>
          <w:p w14:paraId="1C169BEE" w14:textId="77777777" w:rsidR="00A51B1D" w:rsidRPr="00195612" w:rsidDel="00A93F62" w:rsidRDefault="00A51B1D" w:rsidP="001D7ACC">
            <w:pPr>
              <w:pStyle w:val="Compact"/>
              <w:rPr>
                <w:ins w:id="609" w:author="Benjamin Devantier -du Plessis" w:date="2025-10-01T18:18:00Z" w16du:dateUtc="2025-10-01T16:18:00Z"/>
                <w:del w:id="610" w:author="Benjamin Devantier -du Plessis" w:date="2025-10-01T10:16:00Z" w16du:dateUtc="2025-10-01T08:16:00Z"/>
                <w:color w:val="EE0000"/>
                <w:highlight w:val="yellow"/>
              </w:rPr>
            </w:pPr>
            <w:ins w:id="611" w:author="Benjamin Devantier -du Plessis" w:date="2025-10-01T18:18:00Z" w16du:dateUtc="2025-10-01T16:18:00Z">
              <w:del w:id="612" w:author="Benjamin Devantier -du Plessis" w:date="2025-10-01T10:16:00Z" w16du:dateUtc="2025-10-01T08:16:00Z">
                <w:r w:rsidRPr="00195612" w:rsidDel="00A93F62">
                  <w:rPr>
                    <w:color w:val="EE0000"/>
                    <w:highlight w:val="yellow"/>
                  </w:rPr>
                  <w:delText>Worldwide Antimalarial Resistance Network</w:delText>
                </w:r>
              </w:del>
            </w:ins>
          </w:p>
        </w:tc>
      </w:tr>
      <w:tr w:rsidR="00A51B1D" w:rsidDel="00A93F62" w14:paraId="1C09A1F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613"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614" w:author="Benjamin Devantier -du Plessis" w:date="2025-10-01T18:18:00Z"/>
        </w:trPr>
        <w:tc>
          <w:tcPr>
            <w:tcW w:w="4070" w:type="dxa"/>
            <w:hideMark/>
            <w:tcPrChange w:id="615" w:author="Benjamin Devantier -du Plessis" w:date="2025-10-01T10:15:00Z" w16du:dateUtc="2025-10-01T08:15:00Z">
              <w:tcPr>
                <w:tcW w:w="3443" w:type="dxa"/>
                <w:hideMark/>
              </w:tcPr>
            </w:tcPrChange>
          </w:tcPr>
          <w:p w14:paraId="0DF2D706" w14:textId="77777777" w:rsidR="00A51B1D" w:rsidRPr="00195612" w:rsidDel="00A93F62" w:rsidRDefault="00A51B1D" w:rsidP="001D7ACC">
            <w:pPr>
              <w:pStyle w:val="Compact"/>
              <w:rPr>
                <w:ins w:id="616" w:author="Benjamin Devantier -du Plessis" w:date="2025-10-01T18:18:00Z" w16du:dateUtc="2025-10-01T16:18:00Z"/>
                <w:del w:id="617" w:author="Benjamin Devantier -du Plessis" w:date="2025-10-01T10:16:00Z" w16du:dateUtc="2025-10-01T08:16:00Z"/>
                <w:color w:val="EE0000"/>
                <w:highlight w:val="yellow"/>
              </w:rPr>
            </w:pPr>
            <w:ins w:id="618" w:author="Benjamin Devantier -du Plessis" w:date="2025-10-01T18:18:00Z" w16du:dateUtc="2025-10-01T16:18:00Z">
              <w:del w:id="619" w:author="Benjamin Devantier -du Plessis" w:date="2025-10-01T10:16:00Z" w16du:dateUtc="2025-10-01T08:16:00Z">
                <w:r w:rsidRPr="00195612" w:rsidDel="00A93F62">
                  <w:rPr>
                    <w:color w:val="EE0000"/>
                    <w:highlight w:val="yellow"/>
                  </w:rPr>
                  <w:delText>sSA</w:delText>
                </w:r>
              </w:del>
            </w:ins>
          </w:p>
        </w:tc>
        <w:tc>
          <w:tcPr>
            <w:tcW w:w="5290" w:type="dxa"/>
            <w:hideMark/>
            <w:tcPrChange w:id="620" w:author="Benjamin Devantier -du Plessis" w:date="2025-10-01T10:15:00Z" w16du:dateUtc="2025-10-01T08:15:00Z">
              <w:tcPr>
                <w:tcW w:w="4476" w:type="dxa"/>
                <w:hideMark/>
              </w:tcPr>
            </w:tcPrChange>
          </w:tcPr>
          <w:p w14:paraId="382FC79D" w14:textId="77777777" w:rsidR="00A51B1D" w:rsidRPr="00195612" w:rsidDel="00A93F62" w:rsidRDefault="00A51B1D" w:rsidP="001D7ACC">
            <w:pPr>
              <w:pStyle w:val="Compact"/>
              <w:rPr>
                <w:ins w:id="621" w:author="Benjamin Devantier -du Plessis" w:date="2025-10-01T18:18:00Z" w16du:dateUtc="2025-10-01T16:18:00Z"/>
                <w:del w:id="622" w:author="Benjamin Devantier -du Plessis" w:date="2025-10-01T10:16:00Z" w16du:dateUtc="2025-10-01T08:16:00Z"/>
                <w:color w:val="EE0000"/>
                <w:highlight w:val="yellow"/>
              </w:rPr>
            </w:pPr>
            <w:ins w:id="623" w:author="Benjamin Devantier -du Plessis" w:date="2025-10-01T18:18:00Z" w16du:dateUtc="2025-10-01T16:18:00Z">
              <w:del w:id="624" w:author="Benjamin Devantier -du Plessis" w:date="2025-10-01T10:16:00Z" w16du:dateUtc="2025-10-01T08:16:00Z">
                <w:r w:rsidRPr="00195612" w:rsidDel="00A93F62">
                  <w:rPr>
                    <w:color w:val="EE0000"/>
                    <w:highlight w:val="yellow"/>
                  </w:rPr>
                  <w:delText>sub-Saharan Africa</w:delText>
                </w:r>
              </w:del>
            </w:ins>
          </w:p>
        </w:tc>
      </w:tr>
      <w:tr w:rsidR="00A51B1D" w:rsidDel="00A93F62" w14:paraId="66EB3C35"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625"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626" w:author="Benjamin Devantier -du Plessis" w:date="2025-10-01T18:18:00Z"/>
        </w:trPr>
        <w:tc>
          <w:tcPr>
            <w:tcW w:w="4070" w:type="dxa"/>
            <w:hideMark/>
            <w:tcPrChange w:id="627" w:author="Benjamin Devantier -du Plessis" w:date="2025-10-01T10:15:00Z" w16du:dateUtc="2025-10-01T08:15:00Z">
              <w:tcPr>
                <w:tcW w:w="3443" w:type="dxa"/>
                <w:hideMark/>
              </w:tcPr>
            </w:tcPrChange>
          </w:tcPr>
          <w:p w14:paraId="3898131E" w14:textId="77777777" w:rsidR="00A51B1D" w:rsidRPr="00195612" w:rsidDel="00A93F62" w:rsidRDefault="00A51B1D" w:rsidP="001D7ACC">
            <w:pPr>
              <w:pStyle w:val="Compact"/>
              <w:rPr>
                <w:ins w:id="628" w:author="Benjamin Devantier -du Plessis" w:date="2025-10-01T18:18:00Z" w16du:dateUtc="2025-10-01T16:18:00Z"/>
                <w:del w:id="629" w:author="Benjamin Devantier -du Plessis" w:date="2025-10-01T10:16:00Z" w16du:dateUtc="2025-10-01T08:16:00Z"/>
                <w:color w:val="EE0000"/>
                <w:highlight w:val="yellow"/>
              </w:rPr>
            </w:pPr>
            <w:ins w:id="630" w:author="Benjamin Devantier -du Plessis" w:date="2025-10-01T18:18:00Z" w16du:dateUtc="2025-10-01T16:18:00Z">
              <w:del w:id="631" w:author="Benjamin Devantier -du Plessis" w:date="2025-10-01T10:16:00Z" w16du:dateUtc="2025-10-01T08:16:00Z">
                <w:r w:rsidRPr="00195612" w:rsidDel="00A93F62">
                  <w:rPr>
                    <w:color w:val="EE0000"/>
                    <w:highlight w:val="yellow"/>
                  </w:rPr>
                  <w:delText>WHC</w:delText>
                </w:r>
              </w:del>
            </w:ins>
          </w:p>
        </w:tc>
        <w:tc>
          <w:tcPr>
            <w:tcW w:w="5290" w:type="dxa"/>
            <w:hideMark/>
            <w:tcPrChange w:id="632" w:author="Benjamin Devantier -du Plessis" w:date="2025-10-01T10:15:00Z" w16du:dateUtc="2025-10-01T08:15:00Z">
              <w:tcPr>
                <w:tcW w:w="4476" w:type="dxa"/>
                <w:hideMark/>
              </w:tcPr>
            </w:tcPrChange>
          </w:tcPr>
          <w:p w14:paraId="3D22462F" w14:textId="77777777" w:rsidR="00A51B1D" w:rsidRPr="00195612" w:rsidDel="00A93F62" w:rsidRDefault="00A51B1D" w:rsidP="001D7ACC">
            <w:pPr>
              <w:pStyle w:val="Compact"/>
              <w:rPr>
                <w:ins w:id="633" w:author="Benjamin Devantier -du Plessis" w:date="2025-10-01T18:18:00Z" w16du:dateUtc="2025-10-01T16:18:00Z"/>
                <w:del w:id="634" w:author="Benjamin Devantier -du Plessis" w:date="2025-10-01T10:16:00Z" w16du:dateUtc="2025-10-01T08:16:00Z"/>
                <w:color w:val="EE0000"/>
                <w:highlight w:val="yellow"/>
              </w:rPr>
            </w:pPr>
            <w:ins w:id="635" w:author="Benjamin Devantier -du Plessis" w:date="2025-10-01T18:18:00Z" w16du:dateUtc="2025-10-01T16:18:00Z">
              <w:del w:id="636" w:author="Benjamin Devantier -du Plessis" w:date="2025-10-01T10:16:00Z" w16du:dateUtc="2025-10-01T08:16:00Z">
                <w:r w:rsidRPr="00195612" w:rsidDel="00A93F62">
                  <w:rPr>
                    <w:color w:val="EE0000"/>
                    <w:highlight w:val="yellow"/>
                  </w:rPr>
                  <w:delText>Wits Health Consortium Pty (Ltd)</w:delText>
                </w:r>
              </w:del>
            </w:ins>
          </w:p>
        </w:tc>
      </w:tr>
      <w:tr w:rsidR="00A51B1D" w:rsidDel="00A93F62" w14:paraId="1917BCB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637"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638" w:author="Benjamin Devantier -du Plessis" w:date="2025-10-01T18:18:00Z"/>
        </w:trPr>
        <w:tc>
          <w:tcPr>
            <w:tcW w:w="4070" w:type="dxa"/>
            <w:hideMark/>
            <w:tcPrChange w:id="639" w:author="Benjamin Devantier -du Plessis" w:date="2025-10-01T10:15:00Z" w16du:dateUtc="2025-10-01T08:15:00Z">
              <w:tcPr>
                <w:tcW w:w="3443" w:type="dxa"/>
                <w:hideMark/>
              </w:tcPr>
            </w:tcPrChange>
          </w:tcPr>
          <w:p w14:paraId="6971B3DD" w14:textId="77777777" w:rsidR="00A51B1D" w:rsidRPr="00195612" w:rsidDel="00A93F62" w:rsidRDefault="00A51B1D" w:rsidP="001D7ACC">
            <w:pPr>
              <w:pStyle w:val="Compact"/>
              <w:rPr>
                <w:ins w:id="640" w:author="Benjamin Devantier -du Plessis" w:date="2025-10-01T18:18:00Z" w16du:dateUtc="2025-10-01T16:18:00Z"/>
                <w:del w:id="641" w:author="Benjamin Devantier -du Plessis" w:date="2025-10-01T10:16:00Z" w16du:dateUtc="2025-10-01T08:16:00Z"/>
                <w:color w:val="EE0000"/>
                <w:highlight w:val="yellow"/>
              </w:rPr>
            </w:pPr>
            <w:ins w:id="642" w:author="Benjamin Devantier -du Plessis" w:date="2025-10-01T18:18:00Z" w16du:dateUtc="2025-10-01T16:18:00Z">
              <w:del w:id="643" w:author="Benjamin Devantier -du Plessis" w:date="2025-10-01T10:16:00Z" w16du:dateUtc="2025-10-01T08:16:00Z">
                <w:r w:rsidRPr="00195612" w:rsidDel="00A93F62">
                  <w:rPr>
                    <w:color w:val="EE0000"/>
                    <w:highlight w:val="yellow"/>
                  </w:rPr>
                  <w:delText>Wits PHR</w:delText>
                </w:r>
              </w:del>
            </w:ins>
          </w:p>
        </w:tc>
        <w:tc>
          <w:tcPr>
            <w:tcW w:w="5290" w:type="dxa"/>
            <w:hideMark/>
            <w:tcPrChange w:id="644" w:author="Benjamin Devantier -du Plessis" w:date="2025-10-01T10:15:00Z" w16du:dateUtc="2025-10-01T08:15:00Z">
              <w:tcPr>
                <w:tcW w:w="4476" w:type="dxa"/>
                <w:hideMark/>
              </w:tcPr>
            </w:tcPrChange>
          </w:tcPr>
          <w:p w14:paraId="4A0E13BB" w14:textId="77777777" w:rsidR="00A51B1D" w:rsidRPr="00195612" w:rsidDel="00A93F62" w:rsidRDefault="00A51B1D" w:rsidP="001D7ACC">
            <w:pPr>
              <w:pStyle w:val="Compact"/>
              <w:rPr>
                <w:ins w:id="645" w:author="Benjamin Devantier -du Plessis" w:date="2025-10-01T18:18:00Z" w16du:dateUtc="2025-10-01T16:18:00Z"/>
                <w:del w:id="646" w:author="Benjamin Devantier -du Plessis" w:date="2025-10-01T10:16:00Z" w16du:dateUtc="2025-10-01T08:16:00Z"/>
                <w:color w:val="EE0000"/>
                <w:highlight w:val="yellow"/>
              </w:rPr>
            </w:pPr>
            <w:ins w:id="647" w:author="Benjamin Devantier -du Plessis" w:date="2025-10-01T18:18:00Z" w16du:dateUtc="2025-10-01T16:18:00Z">
              <w:del w:id="648" w:author="Benjamin Devantier -du Plessis" w:date="2025-10-01T10:16:00Z" w16du:dateUtc="2025-10-01T08:16:00Z">
                <w:r w:rsidRPr="00195612" w:rsidDel="00A93F62">
                  <w:rPr>
                    <w:color w:val="EE0000"/>
                    <w:highlight w:val="yellow"/>
                  </w:rPr>
                  <w:delText>Wits Planetary Health Research a division of Wits Health Consortium (Pty) Ltd</w:delText>
                </w:r>
              </w:del>
            </w:ins>
          </w:p>
        </w:tc>
      </w:tr>
      <w:tr w:rsidR="00A51B1D" w:rsidDel="00A93F62" w14:paraId="4A2ED24C" w14:textId="77777777" w:rsidTr="001D7ACC">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Change w:id="649" w:author="Benjamin Devantier -du Plessis" w:date="2025-10-01T10:15:00Z" w16du:dateUtc="2025-10-01T08:15:00Z">
            <w:tblPrEx>
              <w:tblW w:w="5000" w:type="pct"/>
              <w:tblInd w:w="0" w:type="dxa"/>
              <w:tblBorders>
                <w:insideH w:val="single" w:sz="4" w:space="0" w:color="auto"/>
                <w:insideV w:val="single" w:sz="4" w:space="0" w:color="auto"/>
              </w:tblBorders>
              <w:tblLayout w:type="fixed"/>
              <w:tblLook w:val="0020" w:firstRow="1" w:lastRow="0" w:firstColumn="0" w:lastColumn="0" w:noHBand="0" w:noVBand="0"/>
            </w:tblPrEx>
          </w:tblPrExChange>
        </w:tblPrEx>
        <w:trPr>
          <w:ins w:id="650" w:author="Benjamin Devantier -du Plessis" w:date="2025-10-01T18:18:00Z"/>
        </w:trPr>
        <w:tc>
          <w:tcPr>
            <w:tcW w:w="4070" w:type="dxa"/>
            <w:hideMark/>
            <w:tcPrChange w:id="651" w:author="Benjamin Devantier -du Plessis" w:date="2025-10-01T10:15:00Z" w16du:dateUtc="2025-10-01T08:15:00Z">
              <w:tcPr>
                <w:tcW w:w="3443" w:type="dxa"/>
                <w:hideMark/>
              </w:tcPr>
            </w:tcPrChange>
          </w:tcPr>
          <w:p w14:paraId="3EB03CEE" w14:textId="77777777" w:rsidR="00A51B1D" w:rsidRPr="00195612" w:rsidDel="00A93F62" w:rsidRDefault="00A51B1D" w:rsidP="001D7ACC">
            <w:pPr>
              <w:pStyle w:val="Compact"/>
              <w:rPr>
                <w:ins w:id="652" w:author="Benjamin Devantier -du Plessis" w:date="2025-10-01T18:18:00Z" w16du:dateUtc="2025-10-01T16:18:00Z"/>
                <w:del w:id="653" w:author="Benjamin Devantier -du Plessis" w:date="2025-10-01T10:16:00Z" w16du:dateUtc="2025-10-01T08:16:00Z"/>
                <w:color w:val="EE0000"/>
                <w:highlight w:val="yellow"/>
              </w:rPr>
            </w:pPr>
            <w:ins w:id="654" w:author="Benjamin Devantier -du Plessis" w:date="2025-10-01T18:18:00Z" w16du:dateUtc="2025-10-01T16:18:00Z">
              <w:del w:id="655" w:author="Benjamin Devantier -du Plessis" w:date="2025-10-01T10:16:00Z" w16du:dateUtc="2025-10-01T08:16:00Z">
                <w:r w:rsidRPr="00195612" w:rsidDel="00A93F62">
                  <w:rPr>
                    <w:color w:val="EE0000"/>
                    <w:highlight w:val="yellow"/>
                  </w:rPr>
                  <w:delText>UPGC</w:delText>
                </w:r>
              </w:del>
            </w:ins>
          </w:p>
        </w:tc>
        <w:tc>
          <w:tcPr>
            <w:tcW w:w="5290" w:type="dxa"/>
            <w:hideMark/>
            <w:tcPrChange w:id="656" w:author="Benjamin Devantier -du Plessis" w:date="2025-10-01T10:15:00Z" w16du:dateUtc="2025-10-01T08:15:00Z">
              <w:tcPr>
                <w:tcW w:w="4476" w:type="dxa"/>
                <w:hideMark/>
              </w:tcPr>
            </w:tcPrChange>
          </w:tcPr>
          <w:p w14:paraId="0A1E5EFD" w14:textId="77777777" w:rsidR="00A51B1D" w:rsidRPr="00195612" w:rsidDel="00A93F62" w:rsidRDefault="00A51B1D" w:rsidP="001D7ACC">
            <w:pPr>
              <w:pStyle w:val="Compact"/>
              <w:rPr>
                <w:ins w:id="657" w:author="Benjamin Devantier -du Plessis" w:date="2025-10-01T18:18:00Z" w16du:dateUtc="2025-10-01T16:18:00Z"/>
                <w:del w:id="658" w:author="Benjamin Devantier -du Plessis" w:date="2025-10-01T10:16:00Z" w16du:dateUtc="2025-10-01T08:16:00Z"/>
                <w:color w:val="EE0000"/>
                <w:highlight w:val="yellow"/>
              </w:rPr>
            </w:pPr>
            <w:ins w:id="659" w:author="Benjamin Devantier -du Plessis" w:date="2025-10-01T18:18:00Z" w16du:dateUtc="2025-10-01T16:18:00Z">
              <w:del w:id="660" w:author="Benjamin Devantier -du Plessis" w:date="2025-10-01T10:16:00Z" w16du:dateUtc="2025-10-01T08:16:00Z">
                <w:r w:rsidRPr="00195612" w:rsidDel="00A93F62">
                  <w:rPr>
                    <w:color w:val="EE0000"/>
                    <w:highlight w:val="yellow"/>
                  </w:rPr>
                  <w:delText>University Peleforo Gon Coulibaly Korhogo Côte d’Ivoire</w:delText>
                </w:r>
              </w:del>
            </w:ins>
          </w:p>
        </w:tc>
      </w:tr>
    </w:tbl>
    <w:p w14:paraId="5057629B" w14:textId="77777777" w:rsidR="00195612" w:rsidRDefault="0011172E" w:rsidP="00195612">
      <w:pPr>
        <w:jc w:val="center"/>
        <w:rPr>
          <w:rFonts w:asciiTheme="minorHAnsi" w:hAnsiTheme="minorHAnsi" w:cstheme="minorBidi"/>
          <w:noProof/>
          <w:lang w:eastAsia="en-US"/>
        </w:rPr>
      </w:pPr>
      <w:r>
        <w:rPr>
          <w:noProof/>
        </w:rPr>
      </w:r>
      <w:r w:rsidR="0011172E">
        <w:rPr>
          <w:noProof/>
        </w:rPr>
        <w:pict w14:anchorId="5107C36E">
          <v:rect id="_x0000_i1026" alt="" style="width:468pt;height:1pt;mso-width-percent:0;mso-height-percent:0;mso-width-percent:0;mso-height-percent:0" o:hralign="center" o:hrstd="t" o:hr="t" fillcolor="#a0a0a0" stroked="f"/>
        </w:pict>
      </w:r>
    </w:p>
    <w:bookmarkEnd w:id="29"/>
    <w:p w14:paraId="436EC06E" w14:textId="77777777" w:rsidR="00195612" w:rsidRDefault="00195612" w:rsidP="00195612">
      <w:pPr>
        <w:rPr>
          <w:rFonts w:asciiTheme="majorHAnsi" w:eastAsiaTheme="majorEastAsia" w:hAnsiTheme="majorHAnsi" w:cstheme="majorBidi"/>
          <w:color w:val="0F4761" w:themeColor="accent1" w:themeShade="BF"/>
          <w:sz w:val="32"/>
          <w:szCs w:val="32"/>
        </w:rPr>
        <w:sectPr w:rsidR="00195612" w:rsidSect="00C94D51">
          <w:footerReference w:type="even" r:id="rId10"/>
          <w:footerReference w:type="default" r:id="rId11"/>
          <w:footnotePr>
            <w:numRestart w:val="eachSect"/>
          </w:footnotePr>
          <w:pgSz w:w="12240" w:h="15840"/>
          <w:pgMar w:top="1440" w:right="1440" w:bottom="1440" w:left="1440" w:header="720" w:footer="720" w:gutter="0"/>
          <w:cols w:space="720"/>
          <w:titlePg/>
        </w:sectPr>
      </w:pPr>
    </w:p>
    <w:p w14:paraId="0AD919ED" w14:textId="77777777" w:rsidR="00195612" w:rsidRDefault="00195612" w:rsidP="00195612">
      <w:pPr>
        <w:pStyle w:val="Heading2"/>
        <w:rPr>
          <w:ins w:id="661" w:author="Benjamin Devantier -du Plessis" w:date="2025-10-01T10:16:00Z" w16du:dateUtc="2025-10-01T08:16:00Z"/>
        </w:rPr>
      </w:pPr>
      <w:bookmarkStart w:id="662" w:name="_Toc209788402"/>
      <w:bookmarkStart w:id="663" w:name="_Toc210224843"/>
      <w:r>
        <w:lastRenderedPageBreak/>
        <w:t>Definitions</w:t>
      </w:r>
      <w:bookmarkEnd w:id="662"/>
      <w:bookmarkEnd w:id="663"/>
    </w:p>
    <w:tbl>
      <w:tblPr>
        <w:tblW w:w="5000" w:type="pct"/>
        <w:tblLayout w:type="fixed"/>
        <w:tblLook w:val="04A0" w:firstRow="1" w:lastRow="0" w:firstColumn="1" w:lastColumn="0" w:noHBand="0" w:noVBand="1"/>
      </w:tblPr>
      <w:tblGrid>
        <w:gridCol w:w="3120"/>
        <w:gridCol w:w="6240"/>
      </w:tblGrid>
      <w:tr w:rsidR="00A93F62" w:rsidRPr="00195612" w14:paraId="273A3A54" w14:textId="77777777" w:rsidTr="396C7C54">
        <w:trPr>
          <w:trHeight w:val="300"/>
          <w:ins w:id="664" w:author="Benjamin Devantier -du Plessis" w:date="2025-10-01T10:16:00Z"/>
        </w:trPr>
        <w:tc>
          <w:tcPr>
            <w:tcW w:w="3009" w:type="dxa"/>
            <w:hideMark/>
          </w:tcPr>
          <w:p w14:paraId="28A1C491" w14:textId="77777777" w:rsidR="00A93F62" w:rsidRPr="00195612" w:rsidRDefault="00A93F62" w:rsidP="001D7ACC">
            <w:pPr>
              <w:pStyle w:val="Compact"/>
              <w:rPr>
                <w:ins w:id="665" w:author="Benjamin Devantier -du Plessis" w:date="2025-10-01T10:16:00Z" w16du:dateUtc="2025-10-01T08:16:00Z"/>
                <w:color w:val="EE0000"/>
                <w:highlight w:val="yellow"/>
              </w:rPr>
            </w:pPr>
            <w:ins w:id="666" w:author="Benjamin Devantier -du Plessis" w:date="2025-10-01T10:16:00Z" w16du:dateUtc="2025-10-01T08:16:00Z">
              <w:r w:rsidRPr="00195612">
                <w:rPr>
                  <w:color w:val="EE0000"/>
                  <w:highlight w:val="yellow"/>
                </w:rPr>
                <w:t>Term</w:t>
              </w:r>
            </w:ins>
          </w:p>
        </w:tc>
        <w:tc>
          <w:tcPr>
            <w:tcW w:w="6017" w:type="dxa"/>
            <w:hideMark/>
          </w:tcPr>
          <w:p w14:paraId="60FEBA34" w14:textId="77777777" w:rsidR="00A93F62" w:rsidRPr="00195612" w:rsidRDefault="00A93F62" w:rsidP="001D7ACC">
            <w:pPr>
              <w:pStyle w:val="Compact"/>
              <w:rPr>
                <w:ins w:id="667" w:author="Benjamin Devantier -du Plessis" w:date="2025-10-01T10:16:00Z" w16du:dateUtc="2025-10-01T08:16:00Z"/>
                <w:color w:val="EE0000"/>
                <w:highlight w:val="yellow"/>
              </w:rPr>
            </w:pPr>
            <w:ins w:id="668" w:author="Benjamin Devantier -du Plessis" w:date="2025-10-01T10:16:00Z" w16du:dateUtc="2025-10-01T08:16:00Z">
              <w:r w:rsidRPr="00195612">
                <w:rPr>
                  <w:color w:val="EE0000"/>
                  <w:highlight w:val="yellow"/>
                </w:rPr>
                <w:t>Definition</w:t>
              </w:r>
            </w:ins>
          </w:p>
        </w:tc>
      </w:tr>
      <w:tr w:rsidR="00A93F62" w:rsidRPr="00195612" w14:paraId="13826F10" w14:textId="77777777" w:rsidTr="396C7C54">
        <w:trPr>
          <w:trHeight w:val="300"/>
          <w:ins w:id="669" w:author="Benjamin Devantier -du Plessis" w:date="2025-10-01T10:16:00Z"/>
        </w:trPr>
        <w:tc>
          <w:tcPr>
            <w:tcW w:w="3009" w:type="dxa"/>
            <w:hideMark/>
          </w:tcPr>
          <w:p w14:paraId="7FDC6F65" w14:textId="77777777" w:rsidR="00A93F62" w:rsidRPr="00195612" w:rsidRDefault="00A93F62" w:rsidP="001D7ACC">
            <w:pPr>
              <w:pStyle w:val="Compact"/>
              <w:rPr>
                <w:ins w:id="670" w:author="Benjamin Devantier -du Plessis" w:date="2025-10-01T10:16:00Z" w16du:dateUtc="2025-10-01T08:16:00Z"/>
                <w:color w:val="EE0000"/>
                <w:highlight w:val="yellow"/>
              </w:rPr>
            </w:pPr>
            <w:ins w:id="671" w:author="Benjamin Devantier -du Plessis" w:date="2025-10-01T10:16:00Z" w16du:dateUtc="2025-10-01T08:16:00Z">
              <w:r w:rsidRPr="00195612">
                <w:rPr>
                  <w:color w:val="EE0000"/>
                  <w:highlight w:val="yellow"/>
                </w:rPr>
                <w:t>Areal/Geospatial Socio-Economic Data</w:t>
              </w:r>
            </w:ins>
          </w:p>
        </w:tc>
        <w:tc>
          <w:tcPr>
            <w:tcW w:w="6017" w:type="dxa"/>
            <w:hideMark/>
          </w:tcPr>
          <w:p w14:paraId="46AA6F73" w14:textId="77777777" w:rsidR="00A93F62" w:rsidRPr="00195612" w:rsidRDefault="00A93F62" w:rsidP="001D7ACC">
            <w:pPr>
              <w:pStyle w:val="Compact"/>
              <w:rPr>
                <w:ins w:id="672" w:author="Benjamin Devantier -du Plessis" w:date="2025-10-01T10:16:00Z" w16du:dateUtc="2025-10-01T08:16:00Z"/>
                <w:color w:val="EE0000"/>
                <w:highlight w:val="yellow"/>
              </w:rPr>
            </w:pPr>
            <w:ins w:id="673" w:author="Benjamin Devantier -du Plessis" w:date="2025-10-01T10:16:00Z" w16du:dateUtc="2025-10-01T08:16:00Z">
              <w:r w:rsidRPr="00195612">
                <w:rPr>
                  <w:color w:val="EE0000"/>
                  <w:highlight w:val="yellow"/>
                </w:rPr>
                <w:t>Represents socio-economic conditions such as household economic status, access to services, and dwelling type. Sourced from national census data and focused household and demographic surveys.</w:t>
              </w:r>
            </w:ins>
          </w:p>
        </w:tc>
      </w:tr>
      <w:tr w:rsidR="00A93F62" w:rsidRPr="00195612" w14:paraId="5751A81F" w14:textId="77777777" w:rsidTr="396C7C54">
        <w:trPr>
          <w:trHeight w:val="300"/>
          <w:ins w:id="674" w:author="Benjamin Devantier -du Plessis" w:date="2025-10-01T10:16:00Z"/>
        </w:trPr>
        <w:tc>
          <w:tcPr>
            <w:tcW w:w="3009" w:type="dxa"/>
            <w:hideMark/>
          </w:tcPr>
          <w:p w14:paraId="0DEB7BF4" w14:textId="77777777" w:rsidR="00A93F62" w:rsidRPr="00195612" w:rsidRDefault="00A93F62" w:rsidP="001D7ACC">
            <w:pPr>
              <w:pStyle w:val="Compact"/>
              <w:rPr>
                <w:ins w:id="675" w:author="Benjamin Devantier -du Plessis" w:date="2025-10-01T10:16:00Z" w16du:dateUtc="2025-10-01T08:16:00Z"/>
                <w:color w:val="EE0000"/>
                <w:highlight w:val="yellow"/>
              </w:rPr>
            </w:pPr>
            <w:ins w:id="676" w:author="Benjamin Devantier -du Plessis" w:date="2025-10-01T10:16:00Z" w16du:dateUtc="2025-10-01T08:16:00Z">
              <w:r w:rsidRPr="00195612">
                <w:rPr>
                  <w:color w:val="EE0000"/>
                  <w:highlight w:val="yellow"/>
                </w:rPr>
                <w:t>Bona Fide Researcher</w:t>
              </w:r>
            </w:ins>
          </w:p>
        </w:tc>
        <w:tc>
          <w:tcPr>
            <w:tcW w:w="6017" w:type="dxa"/>
            <w:hideMark/>
          </w:tcPr>
          <w:p w14:paraId="1DFEE987" w14:textId="77777777" w:rsidR="00A93F62" w:rsidRPr="00195612" w:rsidRDefault="00A93F62" w:rsidP="001D7ACC">
            <w:pPr>
              <w:pStyle w:val="Compact"/>
              <w:rPr>
                <w:ins w:id="677" w:author="Benjamin Devantier -du Plessis" w:date="2025-10-01T10:16:00Z" w16du:dateUtc="2025-10-01T08:16:00Z"/>
                <w:color w:val="EE0000"/>
                <w:highlight w:val="yellow"/>
              </w:rPr>
            </w:pPr>
            <w:ins w:id="678" w:author="Benjamin Devantier -du Plessis" w:date="2025-10-01T10:16:00Z" w16du:dateUtc="2025-10-01T08:16:00Z">
              <w:r w:rsidRPr="00195612">
                <w:rPr>
                  <w:color w:val="EE0000"/>
                  <w:highlight w:val="yellow"/>
                </w:rPr>
                <w:t>An individual or entity engaged in legitimate scientific research to advance knowledge in health data science, operating within the ethical, legal, and professional frameworks of academic and scientific research.</w:t>
              </w:r>
            </w:ins>
          </w:p>
        </w:tc>
      </w:tr>
      <w:tr w:rsidR="00A93F62" w:rsidRPr="00195612" w14:paraId="239E2CF6" w14:textId="77777777" w:rsidTr="396C7C54">
        <w:trPr>
          <w:trHeight w:val="300"/>
          <w:ins w:id="679" w:author="Benjamin Devantier -du Plessis" w:date="2025-10-01T10:16:00Z"/>
        </w:trPr>
        <w:tc>
          <w:tcPr>
            <w:tcW w:w="3009" w:type="dxa"/>
            <w:hideMark/>
          </w:tcPr>
          <w:p w14:paraId="72ABA36C" w14:textId="77777777" w:rsidR="00A93F62" w:rsidRPr="00195612" w:rsidRDefault="00A93F62" w:rsidP="001D7ACC">
            <w:pPr>
              <w:pStyle w:val="Compact"/>
              <w:rPr>
                <w:ins w:id="680" w:author="Benjamin Devantier -du Plessis" w:date="2025-10-01T10:16:00Z" w16du:dateUtc="2025-10-01T08:16:00Z"/>
                <w:color w:val="EE0000"/>
                <w:highlight w:val="yellow"/>
              </w:rPr>
            </w:pPr>
            <w:ins w:id="681" w:author="Benjamin Devantier -du Plessis" w:date="2025-10-01T10:16:00Z" w16du:dateUtc="2025-10-01T08:16:00Z">
              <w:r w:rsidRPr="00195612">
                <w:rPr>
                  <w:color w:val="EE0000"/>
                  <w:highlight w:val="yellow"/>
                </w:rPr>
                <w:t>CSAG GitLab</w:t>
              </w:r>
            </w:ins>
          </w:p>
        </w:tc>
        <w:tc>
          <w:tcPr>
            <w:tcW w:w="6017" w:type="dxa"/>
            <w:hideMark/>
          </w:tcPr>
          <w:p w14:paraId="3DA9513C" w14:textId="77777777" w:rsidR="00A93F62" w:rsidRPr="00195612" w:rsidRDefault="00A93F62" w:rsidP="001D7ACC">
            <w:pPr>
              <w:pStyle w:val="Compact"/>
              <w:rPr>
                <w:ins w:id="682" w:author="Benjamin Devantier -du Plessis" w:date="2025-10-01T10:16:00Z" w16du:dateUtc="2025-10-01T08:16:00Z"/>
                <w:color w:val="EE0000"/>
                <w:highlight w:val="yellow"/>
              </w:rPr>
            </w:pPr>
            <w:ins w:id="683" w:author="Benjamin Devantier -du Plessis" w:date="2025-10-01T10:16:00Z" w16du:dateUtc="2025-10-01T08:16:00Z">
              <w:r w:rsidRPr="00195612">
                <w:rPr>
                  <w:color w:val="EE0000"/>
                  <w:highlight w:val="yellow"/>
                </w:rP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rsidRPr="00195612">
                <w:rPr>
                  <w:color w:val="EE0000"/>
                  <w:highlight w:val="yellow"/>
                </w:rPr>
                <w:t>authorised</w:t>
              </w:r>
              <w:proofErr w:type="spellEnd"/>
              <w:r w:rsidRPr="00195612">
                <w:rPr>
                  <w:color w:val="EE0000"/>
                  <w:highlight w:val="yellow"/>
                </w:rPr>
                <w:t xml:space="preserve"> team members.</w:t>
              </w:r>
            </w:ins>
          </w:p>
        </w:tc>
      </w:tr>
      <w:tr w:rsidR="00A93F62" w:rsidRPr="00195612" w14:paraId="5209EAB5" w14:textId="77777777" w:rsidTr="396C7C54">
        <w:trPr>
          <w:trHeight w:val="300"/>
          <w:ins w:id="684" w:author="Benjamin Devantier -du Plessis" w:date="2025-10-01T10:16:00Z"/>
        </w:trPr>
        <w:tc>
          <w:tcPr>
            <w:tcW w:w="3009" w:type="dxa"/>
            <w:hideMark/>
          </w:tcPr>
          <w:p w14:paraId="062F9BC2" w14:textId="77777777" w:rsidR="00A93F62" w:rsidRPr="00195612" w:rsidRDefault="00A93F62" w:rsidP="001D7ACC">
            <w:pPr>
              <w:pStyle w:val="Compact"/>
              <w:rPr>
                <w:ins w:id="685" w:author="Benjamin Devantier -du Plessis" w:date="2025-10-01T10:16:00Z" w16du:dateUtc="2025-10-01T08:16:00Z"/>
                <w:color w:val="EE0000"/>
                <w:highlight w:val="yellow"/>
              </w:rPr>
            </w:pPr>
            <w:ins w:id="686" w:author="Benjamin Devantier -du Plessis" w:date="2025-10-01T10:16:00Z" w16du:dateUtc="2025-10-01T08:16:00Z">
              <w:r w:rsidRPr="00195612">
                <w:rPr>
                  <w:color w:val="EE0000"/>
                  <w:highlight w:val="yellow"/>
                </w:rPr>
                <w:t>Climate/Weather Data</w:t>
              </w:r>
            </w:ins>
          </w:p>
        </w:tc>
        <w:tc>
          <w:tcPr>
            <w:tcW w:w="6017" w:type="dxa"/>
            <w:hideMark/>
          </w:tcPr>
          <w:p w14:paraId="6B771267" w14:textId="77777777" w:rsidR="00A93F62" w:rsidRPr="00195612" w:rsidRDefault="00A93F62" w:rsidP="001D7ACC">
            <w:pPr>
              <w:pStyle w:val="Compact"/>
              <w:rPr>
                <w:ins w:id="687" w:author="Benjamin Devantier -du Plessis" w:date="2025-10-01T10:16:00Z" w16du:dateUtc="2025-10-01T08:16:00Z"/>
                <w:color w:val="EE0000"/>
                <w:highlight w:val="yellow"/>
              </w:rPr>
            </w:pPr>
            <w:ins w:id="688" w:author="Benjamin Devantier -du Plessis" w:date="2025-10-01T10:16:00Z" w16du:dateUtc="2025-10-01T08:16:00Z">
              <w:r w:rsidRPr="00195612">
                <w:rPr>
                  <w:color w:val="EE0000"/>
                  <w:highlight w:val="yellow"/>
                </w:rPr>
                <w:t>This includes observational-based datasets such as weather station observations, satellite proxy observations, and gridded climate data produced from atmospheric re-analysis and climate simulations.</w:t>
              </w:r>
            </w:ins>
          </w:p>
        </w:tc>
      </w:tr>
      <w:tr w:rsidR="00A93F62" w:rsidRPr="00195612" w14:paraId="5D1DFB5B" w14:textId="77777777" w:rsidTr="396C7C54">
        <w:trPr>
          <w:trHeight w:val="300"/>
          <w:ins w:id="689" w:author="Benjamin Devantier -du Plessis" w:date="2025-10-01T10:16:00Z"/>
        </w:trPr>
        <w:tc>
          <w:tcPr>
            <w:tcW w:w="3009" w:type="dxa"/>
            <w:hideMark/>
          </w:tcPr>
          <w:p w14:paraId="617E142B" w14:textId="77777777" w:rsidR="00A93F62" w:rsidRPr="00195612" w:rsidRDefault="00A93F62" w:rsidP="001D7ACC">
            <w:pPr>
              <w:pStyle w:val="Compact"/>
              <w:rPr>
                <w:ins w:id="690" w:author="Benjamin Devantier -du Plessis" w:date="2025-10-01T10:16:00Z" w16du:dateUtc="2025-10-01T08:16:00Z"/>
                <w:color w:val="EE0000"/>
                <w:highlight w:val="yellow"/>
              </w:rPr>
            </w:pPr>
            <w:ins w:id="691" w:author="Benjamin Devantier -du Plessis" w:date="2025-10-01T10:16:00Z" w16du:dateUtc="2025-10-01T08:16:00Z">
              <w:r w:rsidRPr="00195612">
                <w:rPr>
                  <w:color w:val="EE0000"/>
                  <w:highlight w:val="yellow"/>
                </w:rPr>
                <w:t>Consortium Shared Data</w:t>
              </w:r>
            </w:ins>
          </w:p>
        </w:tc>
        <w:tc>
          <w:tcPr>
            <w:tcW w:w="6017" w:type="dxa"/>
            <w:hideMark/>
          </w:tcPr>
          <w:p w14:paraId="3CD89D79" w14:textId="77777777" w:rsidR="00A93F62" w:rsidRPr="00195612" w:rsidRDefault="00A93F62" w:rsidP="001D7ACC">
            <w:pPr>
              <w:pStyle w:val="Compact"/>
              <w:rPr>
                <w:ins w:id="692" w:author="Benjamin Devantier -du Plessis" w:date="2025-10-01T10:16:00Z" w16du:dateUtc="2025-10-01T08:16:00Z"/>
                <w:color w:val="EE0000"/>
                <w:highlight w:val="yellow"/>
              </w:rPr>
            </w:pPr>
            <w:ins w:id="693" w:author="Benjamin Devantier -du Plessis" w:date="2025-10-01T10:16:00Z" w16du:dateUtc="2025-10-01T08:16:00Z">
              <w:r w:rsidRPr="00195612">
                <w:rPr>
                  <w:color w:val="EE0000"/>
                  <w:highlight w:val="yellow"/>
                </w:rPr>
                <w:t xml:space="preserve">Data that has undergone initial processing, </w:t>
              </w:r>
              <w:proofErr w:type="spellStart"/>
              <w:r w:rsidRPr="00195612">
                <w:rPr>
                  <w:color w:val="EE0000"/>
                  <w:highlight w:val="yellow"/>
                </w:rPr>
                <w:t>harmonisation</w:t>
              </w:r>
              <w:proofErr w:type="spellEnd"/>
              <w:r w:rsidRPr="00195612">
                <w:rPr>
                  <w:color w:val="EE0000"/>
                  <w:highlight w:val="yellow"/>
                </w:rP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ins>
          </w:p>
        </w:tc>
      </w:tr>
      <w:tr w:rsidR="00A93F62" w:rsidRPr="00195612" w14:paraId="00173A0A" w14:textId="77777777" w:rsidTr="396C7C54">
        <w:trPr>
          <w:trHeight w:val="300"/>
          <w:ins w:id="694" w:author="Benjamin Devantier -du Plessis" w:date="2025-10-01T10:16:00Z"/>
        </w:trPr>
        <w:tc>
          <w:tcPr>
            <w:tcW w:w="3009" w:type="dxa"/>
            <w:hideMark/>
          </w:tcPr>
          <w:p w14:paraId="6240A813" w14:textId="77777777" w:rsidR="00A93F62" w:rsidRPr="00195612" w:rsidRDefault="00A93F62" w:rsidP="001D7ACC">
            <w:pPr>
              <w:pStyle w:val="Compact"/>
              <w:rPr>
                <w:ins w:id="695" w:author="Benjamin Devantier -du Plessis" w:date="2025-10-01T10:16:00Z" w16du:dateUtc="2025-10-01T08:16:00Z"/>
                <w:color w:val="EE0000"/>
                <w:highlight w:val="yellow"/>
              </w:rPr>
            </w:pPr>
            <w:ins w:id="696" w:author="Benjamin Devantier -du Plessis" w:date="2025-10-01T10:16:00Z" w16du:dateUtc="2025-10-01T08:16:00Z">
              <w:r w:rsidRPr="00195612">
                <w:rPr>
                  <w:color w:val="EE0000"/>
                  <w:highlight w:val="yellow"/>
                </w:rPr>
                <w:t>Consortium Data Sharing Agreement</w:t>
              </w:r>
            </w:ins>
          </w:p>
        </w:tc>
        <w:tc>
          <w:tcPr>
            <w:tcW w:w="6017" w:type="dxa"/>
            <w:hideMark/>
          </w:tcPr>
          <w:p w14:paraId="657CCED2" w14:textId="77777777" w:rsidR="00A93F62" w:rsidRPr="00195612" w:rsidRDefault="00A93F62" w:rsidP="001D7ACC">
            <w:pPr>
              <w:pStyle w:val="Compact"/>
              <w:rPr>
                <w:ins w:id="697" w:author="Benjamin Devantier -du Plessis" w:date="2025-10-01T10:16:00Z" w16du:dateUtc="2025-10-01T08:16:00Z"/>
                <w:color w:val="EE0000"/>
                <w:highlight w:val="yellow"/>
              </w:rPr>
            </w:pPr>
            <w:ins w:id="698" w:author="Benjamin Devantier -du Plessis" w:date="2025-10-01T10:16:00Z" w16du:dateUtc="2025-10-01T08:16:00Z">
              <w:r w:rsidRPr="00195612">
                <w:rPr>
                  <w:color w:val="EE0000"/>
                  <w:highlight w:val="yellow"/>
                </w:rPr>
                <w:t>The Data Sharing Agreement executed between the HE²AT Center Consortium.</w:t>
              </w:r>
            </w:ins>
          </w:p>
        </w:tc>
      </w:tr>
      <w:tr w:rsidR="00A93F62" w:rsidRPr="00195612" w14:paraId="216CBA5D" w14:textId="77777777" w:rsidTr="396C7C54">
        <w:trPr>
          <w:trHeight w:val="300"/>
          <w:ins w:id="699" w:author="Benjamin Devantier -du Plessis" w:date="2025-10-01T10:16:00Z"/>
        </w:trPr>
        <w:tc>
          <w:tcPr>
            <w:tcW w:w="3009" w:type="dxa"/>
            <w:hideMark/>
          </w:tcPr>
          <w:p w14:paraId="161A4CC1" w14:textId="77777777" w:rsidR="00A93F62" w:rsidRPr="00195612" w:rsidRDefault="00A93F62" w:rsidP="001D7ACC">
            <w:pPr>
              <w:pStyle w:val="Compact"/>
              <w:rPr>
                <w:ins w:id="700" w:author="Benjamin Devantier -du Plessis" w:date="2025-10-01T10:16:00Z" w16du:dateUtc="2025-10-01T08:16:00Z"/>
                <w:color w:val="EE0000"/>
                <w:highlight w:val="yellow"/>
              </w:rPr>
            </w:pPr>
            <w:ins w:id="701" w:author="Benjamin Devantier -du Plessis" w:date="2025-10-01T10:16:00Z" w16du:dateUtc="2025-10-01T08:16:00Z">
              <w:r w:rsidRPr="00195612">
                <w:rPr>
                  <w:color w:val="EE0000"/>
                  <w:highlight w:val="yellow"/>
                </w:rPr>
                <w:t>Data Access Committee (DAC)</w:t>
              </w:r>
            </w:ins>
          </w:p>
        </w:tc>
        <w:tc>
          <w:tcPr>
            <w:tcW w:w="6017" w:type="dxa"/>
            <w:hideMark/>
          </w:tcPr>
          <w:p w14:paraId="09FF47A8" w14:textId="77777777" w:rsidR="00A93F62" w:rsidRPr="00195612" w:rsidRDefault="00A93F62" w:rsidP="001D7ACC">
            <w:pPr>
              <w:pStyle w:val="Compact"/>
              <w:rPr>
                <w:ins w:id="702" w:author="Benjamin Devantier -du Plessis" w:date="2025-10-01T10:16:00Z" w16du:dateUtc="2025-10-01T08:16:00Z"/>
                <w:color w:val="EE0000"/>
                <w:highlight w:val="yellow"/>
              </w:rPr>
            </w:pPr>
            <w:ins w:id="703" w:author="Benjamin Devantier -du Plessis" w:date="2025-10-01T10:16:00Z" w16du:dateUtc="2025-10-01T08:16:00Z">
              <w:r w:rsidRPr="00195612">
                <w:rPr>
                  <w:color w:val="EE0000"/>
                  <w:highlight w:val="yellow"/>
                </w:rPr>
                <w:t>A committee responsible for reviewing and approving data access requests, and ensuring adherence to ethical, legal, and scientific standards.</w:t>
              </w:r>
            </w:ins>
          </w:p>
        </w:tc>
      </w:tr>
      <w:tr w:rsidR="00A93F62" w:rsidRPr="00195612" w14:paraId="0549F959" w14:textId="77777777" w:rsidTr="396C7C54">
        <w:trPr>
          <w:trHeight w:val="300"/>
          <w:ins w:id="704" w:author="Benjamin Devantier -du Plessis" w:date="2025-10-01T10:16:00Z"/>
        </w:trPr>
        <w:tc>
          <w:tcPr>
            <w:tcW w:w="3009" w:type="dxa"/>
            <w:hideMark/>
          </w:tcPr>
          <w:p w14:paraId="63364A42" w14:textId="77777777" w:rsidR="00A93F62" w:rsidRPr="00195612" w:rsidRDefault="00A93F62" w:rsidP="001D7ACC">
            <w:pPr>
              <w:pStyle w:val="Compact"/>
              <w:rPr>
                <w:ins w:id="705" w:author="Benjamin Devantier -du Plessis" w:date="2025-10-01T10:16:00Z" w16du:dateUtc="2025-10-01T08:16:00Z"/>
                <w:color w:val="EE0000"/>
                <w:highlight w:val="yellow"/>
              </w:rPr>
            </w:pPr>
            <w:ins w:id="706" w:author="Benjamin Devantier -du Plessis" w:date="2025-10-01T10:16:00Z" w16du:dateUtc="2025-10-01T08:16:00Z">
              <w:r w:rsidRPr="00195612">
                <w:rPr>
                  <w:color w:val="EE0000"/>
                  <w:highlight w:val="yellow"/>
                </w:rPr>
                <w:t>Data Analysis Platform (DAP)</w:t>
              </w:r>
            </w:ins>
          </w:p>
        </w:tc>
        <w:tc>
          <w:tcPr>
            <w:tcW w:w="6017" w:type="dxa"/>
            <w:hideMark/>
          </w:tcPr>
          <w:p w14:paraId="34CBB0CA" w14:textId="77777777" w:rsidR="00A93F62" w:rsidRPr="00195612" w:rsidRDefault="00A93F62" w:rsidP="001D7ACC">
            <w:pPr>
              <w:pStyle w:val="Compact"/>
              <w:rPr>
                <w:ins w:id="707" w:author="Benjamin Devantier -du Plessis" w:date="2025-10-01T10:16:00Z" w16du:dateUtc="2025-10-01T08:16:00Z"/>
                <w:color w:val="EE0000"/>
                <w:highlight w:val="yellow"/>
              </w:rPr>
            </w:pPr>
            <w:ins w:id="708" w:author="Benjamin Devantier -du Plessis" w:date="2025-10-01T10:16:00Z" w16du:dateUtc="2025-10-01T08:16:00Z">
              <w:r w:rsidRPr="00195612">
                <w:rPr>
                  <w:color w:val="EE0000"/>
                  <w:highlight w:val="yellow"/>
                </w:rPr>
                <w:t>The platform used for conducting data analysis, typically including tools like JupyterHub.</w:t>
              </w:r>
            </w:ins>
          </w:p>
        </w:tc>
      </w:tr>
      <w:tr w:rsidR="00A93F62" w:rsidRPr="00195612" w14:paraId="41739482" w14:textId="77777777" w:rsidTr="396C7C54">
        <w:trPr>
          <w:trHeight w:val="300"/>
          <w:ins w:id="709" w:author="Benjamin Devantier -du Plessis" w:date="2025-10-01T10:16:00Z"/>
        </w:trPr>
        <w:tc>
          <w:tcPr>
            <w:tcW w:w="3009" w:type="dxa"/>
            <w:hideMark/>
          </w:tcPr>
          <w:p w14:paraId="01EF7525" w14:textId="77777777" w:rsidR="00A93F62" w:rsidRPr="00195612" w:rsidRDefault="00A93F62" w:rsidP="001D7ACC">
            <w:pPr>
              <w:pStyle w:val="Compact"/>
              <w:rPr>
                <w:ins w:id="710" w:author="Benjamin Devantier -du Plessis" w:date="2025-10-01T10:16:00Z" w16du:dateUtc="2025-10-01T08:16:00Z"/>
                <w:color w:val="EE0000"/>
                <w:highlight w:val="yellow"/>
              </w:rPr>
            </w:pPr>
            <w:ins w:id="711" w:author="Benjamin Devantier -du Plessis" w:date="2025-10-01T10:16:00Z" w16du:dateUtc="2025-10-01T08:16:00Z">
              <w:r w:rsidRPr="00195612">
                <w:rPr>
                  <w:color w:val="EE0000"/>
                  <w:highlight w:val="yellow"/>
                </w:rPr>
                <w:t>Data Downloads</w:t>
              </w:r>
            </w:ins>
          </w:p>
        </w:tc>
        <w:tc>
          <w:tcPr>
            <w:tcW w:w="6017" w:type="dxa"/>
            <w:hideMark/>
          </w:tcPr>
          <w:p w14:paraId="5A6DCD8E" w14:textId="77777777" w:rsidR="00A93F62" w:rsidRPr="00195612" w:rsidRDefault="00A93F62" w:rsidP="001D7ACC">
            <w:pPr>
              <w:pStyle w:val="Compact"/>
              <w:rPr>
                <w:ins w:id="712" w:author="Benjamin Devantier -du Plessis" w:date="2025-10-01T10:16:00Z" w16du:dateUtc="2025-10-01T08:16:00Z"/>
                <w:color w:val="EE0000"/>
                <w:highlight w:val="yellow"/>
              </w:rPr>
            </w:pPr>
            <w:ins w:id="713" w:author="Benjamin Devantier -du Plessis" w:date="2025-10-01T10:16:00Z" w16du:dateUtc="2025-10-01T08:16:00Z">
              <w:r w:rsidRPr="00195612">
                <w:rPr>
                  <w:color w:val="EE0000"/>
                  <w:highlight w:val="yellow"/>
                </w:rPr>
                <w:t>A modality of data sharing where researchers can download datasets to their local computing environments directly.</w:t>
              </w:r>
            </w:ins>
          </w:p>
        </w:tc>
      </w:tr>
      <w:tr w:rsidR="00A93F62" w:rsidRPr="00195612" w14:paraId="0BCFA426" w14:textId="77777777" w:rsidTr="396C7C54">
        <w:trPr>
          <w:trHeight w:val="300"/>
          <w:ins w:id="714" w:author="Benjamin Devantier -du Plessis" w:date="2025-10-01T10:16:00Z"/>
        </w:trPr>
        <w:tc>
          <w:tcPr>
            <w:tcW w:w="3009" w:type="dxa"/>
            <w:hideMark/>
          </w:tcPr>
          <w:p w14:paraId="0A151A7E" w14:textId="77777777" w:rsidR="00A93F62" w:rsidRPr="00195612" w:rsidRDefault="00A93F62" w:rsidP="001D7ACC">
            <w:pPr>
              <w:pStyle w:val="Compact"/>
              <w:rPr>
                <w:ins w:id="715" w:author="Benjamin Devantier -du Plessis" w:date="2025-10-01T10:16:00Z" w16du:dateUtc="2025-10-01T08:16:00Z"/>
                <w:color w:val="EE0000"/>
                <w:highlight w:val="yellow"/>
              </w:rPr>
            </w:pPr>
            <w:ins w:id="716" w:author="Benjamin Devantier -du Plessis" w:date="2025-10-01T10:16:00Z" w16du:dateUtc="2025-10-01T08:16:00Z">
              <w:r w:rsidRPr="00195612">
                <w:rPr>
                  <w:color w:val="EE0000"/>
                  <w:highlight w:val="yellow"/>
                </w:rPr>
                <w:lastRenderedPageBreak/>
                <w:t>Data Management Plan (DMP)</w:t>
              </w:r>
            </w:ins>
          </w:p>
        </w:tc>
        <w:tc>
          <w:tcPr>
            <w:tcW w:w="6017" w:type="dxa"/>
            <w:hideMark/>
          </w:tcPr>
          <w:p w14:paraId="66A61063" w14:textId="77777777" w:rsidR="00A93F62" w:rsidRPr="00195612" w:rsidRDefault="00A93F62" w:rsidP="001D7ACC">
            <w:pPr>
              <w:pStyle w:val="Compact"/>
              <w:rPr>
                <w:ins w:id="717" w:author="Benjamin Devantier -du Plessis" w:date="2025-10-01T10:16:00Z" w16du:dateUtc="2025-10-01T08:16:00Z"/>
                <w:color w:val="EE0000"/>
                <w:highlight w:val="yellow"/>
              </w:rPr>
            </w:pPr>
            <w:ins w:id="718" w:author="Benjamin Devantier -du Plessis" w:date="2025-10-01T10:16:00Z" w16du:dateUtc="2025-10-01T08:16:00Z">
              <w:r w:rsidRPr="00195612">
                <w:rPr>
                  <w:color w:val="EE0000"/>
                  <w:highlight w:val="yellow"/>
                </w:rPr>
                <w:t>A document outlining the procedures and standards for data acquisition, transfer, processing, storage, and access for the HE²AT Center Project.</w:t>
              </w:r>
            </w:ins>
          </w:p>
        </w:tc>
      </w:tr>
      <w:tr w:rsidR="00A93F62" w:rsidRPr="00195612" w14:paraId="6B719CF7" w14:textId="77777777" w:rsidTr="396C7C54">
        <w:trPr>
          <w:trHeight w:val="300"/>
          <w:ins w:id="719" w:author="Benjamin Devantier -du Plessis" w:date="2025-10-01T10:16:00Z"/>
        </w:trPr>
        <w:tc>
          <w:tcPr>
            <w:tcW w:w="3009" w:type="dxa"/>
            <w:hideMark/>
          </w:tcPr>
          <w:p w14:paraId="37D8F4C9" w14:textId="77777777" w:rsidR="00A93F62" w:rsidRPr="00195612" w:rsidRDefault="00A93F62" w:rsidP="001D7ACC">
            <w:pPr>
              <w:pStyle w:val="Compact"/>
              <w:rPr>
                <w:ins w:id="720" w:author="Benjamin Devantier -du Plessis" w:date="2025-10-01T10:16:00Z" w16du:dateUtc="2025-10-01T08:16:00Z"/>
                <w:color w:val="EE0000"/>
                <w:highlight w:val="yellow"/>
              </w:rPr>
            </w:pPr>
            <w:ins w:id="721" w:author="Benjamin Devantier -du Plessis" w:date="2025-10-01T10:16:00Z" w16du:dateUtc="2025-10-01T08:16:00Z">
              <w:r w:rsidRPr="00195612">
                <w:rPr>
                  <w:color w:val="EE0000"/>
                  <w:highlight w:val="yellow"/>
                </w:rPr>
                <w:t>Data Management and Analysis Core (DMAC)</w:t>
              </w:r>
            </w:ins>
          </w:p>
        </w:tc>
        <w:tc>
          <w:tcPr>
            <w:tcW w:w="6017" w:type="dxa"/>
            <w:hideMark/>
          </w:tcPr>
          <w:p w14:paraId="19339897" w14:textId="77777777" w:rsidR="00A93F62" w:rsidRPr="00195612" w:rsidRDefault="00A93F62" w:rsidP="001D7ACC">
            <w:pPr>
              <w:pStyle w:val="Compact"/>
              <w:rPr>
                <w:ins w:id="722" w:author="Benjamin Devantier -du Plessis" w:date="2025-10-01T10:16:00Z" w16du:dateUtc="2025-10-01T08:16:00Z"/>
                <w:color w:val="EE0000"/>
                <w:highlight w:val="yellow"/>
              </w:rPr>
            </w:pPr>
            <w:ins w:id="723" w:author="Benjamin Devantier -du Plessis" w:date="2025-10-01T10:16:00Z" w16du:dateUtc="2025-10-01T08:16:00Z">
              <w:r w:rsidRPr="00195612">
                <w:rPr>
                  <w:color w:val="EE0000"/>
                  <w:highlight w:val="yellow"/>
                </w:rPr>
                <w:t>The core component of the HE²AT Center responsible for overseeing data management and analysis activities.</w:t>
              </w:r>
            </w:ins>
          </w:p>
        </w:tc>
      </w:tr>
      <w:tr w:rsidR="00A93F62" w:rsidRPr="00195612" w14:paraId="2743EE47" w14:textId="77777777" w:rsidTr="396C7C54">
        <w:trPr>
          <w:trHeight w:val="300"/>
          <w:ins w:id="724" w:author="Benjamin Devantier -du Plessis" w:date="2025-10-01T10:16:00Z"/>
        </w:trPr>
        <w:tc>
          <w:tcPr>
            <w:tcW w:w="3009" w:type="dxa"/>
            <w:hideMark/>
          </w:tcPr>
          <w:p w14:paraId="009F8DD8" w14:textId="77777777" w:rsidR="00A93F62" w:rsidRPr="00195612" w:rsidRDefault="00A93F62" w:rsidP="001D7ACC">
            <w:pPr>
              <w:pStyle w:val="Compact"/>
              <w:rPr>
                <w:ins w:id="725" w:author="Benjamin Devantier -du Plessis" w:date="2025-10-01T10:16:00Z" w16du:dateUtc="2025-10-01T08:16:00Z"/>
                <w:color w:val="EE0000"/>
                <w:highlight w:val="yellow"/>
              </w:rPr>
            </w:pPr>
            <w:ins w:id="726" w:author="Benjamin Devantier -du Plessis" w:date="2025-10-01T10:16:00Z" w16du:dateUtc="2025-10-01T08:16:00Z">
              <w:r w:rsidRPr="00195612">
                <w:rPr>
                  <w:color w:val="EE0000"/>
                  <w:highlight w:val="yellow"/>
                </w:rPr>
                <w:t>Data Protection Legislation</w:t>
              </w:r>
            </w:ins>
          </w:p>
        </w:tc>
        <w:tc>
          <w:tcPr>
            <w:tcW w:w="6017" w:type="dxa"/>
            <w:hideMark/>
          </w:tcPr>
          <w:p w14:paraId="04115058" w14:textId="77777777" w:rsidR="00A93F62" w:rsidRPr="00195612" w:rsidRDefault="00A93F62" w:rsidP="001D7ACC">
            <w:pPr>
              <w:pStyle w:val="Compact"/>
              <w:rPr>
                <w:ins w:id="727" w:author="Benjamin Devantier -du Plessis" w:date="2025-10-01T10:16:00Z" w16du:dateUtc="2025-10-01T08:16:00Z"/>
                <w:color w:val="EE0000"/>
                <w:highlight w:val="yellow"/>
              </w:rPr>
            </w:pPr>
            <w:ins w:id="728" w:author="Benjamin Devantier -du Plessis" w:date="2025-10-01T10:16:00Z" w16du:dateUtc="2025-10-01T08:16:00Z">
              <w:r w:rsidRPr="00195612">
                <w:rPr>
                  <w:color w:val="EE0000"/>
                  <w:highlight w:val="yellow"/>
                </w:rPr>
                <w:t>Any data protection or data privacy laws as may be applicable including but not limited to POPIA, the Electronic Communications and Transactions Act 26 of 2005, the Consumer Protection Act 68 of 2008, and the General Data Protection Regulation (GDPR).</w:t>
              </w:r>
            </w:ins>
          </w:p>
        </w:tc>
      </w:tr>
      <w:tr w:rsidR="00A93F62" w:rsidRPr="00195612" w14:paraId="6B4EED16" w14:textId="77777777" w:rsidTr="396C7C54">
        <w:trPr>
          <w:trHeight w:val="300"/>
          <w:ins w:id="729" w:author="Benjamin Devantier -du Plessis" w:date="2025-10-01T10:16:00Z"/>
        </w:trPr>
        <w:tc>
          <w:tcPr>
            <w:tcW w:w="3009" w:type="dxa"/>
            <w:hideMark/>
          </w:tcPr>
          <w:p w14:paraId="7418E282" w14:textId="77777777" w:rsidR="00A93F62" w:rsidRPr="00195612" w:rsidRDefault="00A93F62" w:rsidP="001D7ACC">
            <w:pPr>
              <w:pStyle w:val="Compact"/>
              <w:rPr>
                <w:ins w:id="730" w:author="Benjamin Devantier -du Plessis" w:date="2025-10-01T10:16:00Z" w16du:dateUtc="2025-10-01T08:16:00Z"/>
                <w:color w:val="EE0000"/>
                <w:highlight w:val="yellow"/>
              </w:rPr>
            </w:pPr>
            <w:ins w:id="731" w:author="Benjamin Devantier -du Plessis" w:date="2025-10-01T10:16:00Z" w16du:dateUtc="2025-10-01T08:16:00Z">
              <w:r w:rsidRPr="00195612">
                <w:rPr>
                  <w:color w:val="EE0000"/>
                  <w:highlight w:val="yellow"/>
                </w:rPr>
                <w:t>Data Provider</w:t>
              </w:r>
            </w:ins>
          </w:p>
        </w:tc>
        <w:tc>
          <w:tcPr>
            <w:tcW w:w="6017" w:type="dxa"/>
            <w:hideMark/>
          </w:tcPr>
          <w:p w14:paraId="79B68D12" w14:textId="77777777" w:rsidR="00A93F62" w:rsidRPr="00195612" w:rsidRDefault="00A93F62" w:rsidP="001D7ACC">
            <w:pPr>
              <w:pStyle w:val="Compact"/>
              <w:rPr>
                <w:ins w:id="732" w:author="Benjamin Devantier -du Plessis" w:date="2025-10-01T10:16:00Z" w16du:dateUtc="2025-10-01T08:16:00Z"/>
                <w:color w:val="EE0000"/>
                <w:highlight w:val="yellow"/>
              </w:rPr>
            </w:pPr>
            <w:ins w:id="733" w:author="Benjamin Devantier -du Plessis" w:date="2025-10-01T10:16:00Z" w16du:dateUtc="2025-10-01T08:16:00Z">
              <w:r w:rsidRPr="00195612">
                <w:rPr>
                  <w:color w:val="EE0000"/>
                  <w:highlight w:val="yellow"/>
                </w:rP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ins>
          </w:p>
        </w:tc>
      </w:tr>
      <w:tr w:rsidR="00A93F62" w:rsidRPr="00195612" w14:paraId="762533B8" w14:textId="77777777" w:rsidTr="396C7C54">
        <w:trPr>
          <w:trHeight w:val="300"/>
          <w:ins w:id="734" w:author="Benjamin Devantier -du Plessis" w:date="2025-10-01T10:16:00Z"/>
        </w:trPr>
        <w:tc>
          <w:tcPr>
            <w:tcW w:w="3009" w:type="dxa"/>
            <w:hideMark/>
          </w:tcPr>
          <w:p w14:paraId="4DEA6771" w14:textId="77777777" w:rsidR="00A93F62" w:rsidRPr="00195612" w:rsidRDefault="00A93F62" w:rsidP="001D7ACC">
            <w:pPr>
              <w:pStyle w:val="Compact"/>
              <w:rPr>
                <w:ins w:id="735" w:author="Benjamin Devantier -du Plessis" w:date="2025-10-01T10:16:00Z" w16du:dateUtc="2025-10-01T08:16:00Z"/>
                <w:color w:val="EE0000"/>
                <w:highlight w:val="yellow"/>
              </w:rPr>
            </w:pPr>
            <w:ins w:id="736" w:author="Benjamin Devantier -du Plessis" w:date="2025-10-01T10:16:00Z" w16du:dateUtc="2025-10-01T08:16:00Z">
              <w:r w:rsidRPr="00195612">
                <w:rPr>
                  <w:color w:val="EE0000"/>
                  <w:highlight w:val="yellow"/>
                </w:rPr>
                <w:t>Data Subject</w:t>
              </w:r>
            </w:ins>
          </w:p>
        </w:tc>
        <w:tc>
          <w:tcPr>
            <w:tcW w:w="6017" w:type="dxa"/>
            <w:hideMark/>
          </w:tcPr>
          <w:p w14:paraId="348F3D08" w14:textId="77777777" w:rsidR="00A93F62" w:rsidRPr="00195612" w:rsidRDefault="00A93F62" w:rsidP="001D7ACC">
            <w:pPr>
              <w:pStyle w:val="Compact"/>
              <w:rPr>
                <w:ins w:id="737" w:author="Benjamin Devantier -du Plessis" w:date="2025-10-01T10:16:00Z" w16du:dateUtc="2025-10-01T08:16:00Z"/>
                <w:color w:val="EE0000"/>
                <w:highlight w:val="yellow"/>
              </w:rPr>
            </w:pPr>
            <w:ins w:id="738" w:author="Benjamin Devantier -du Plessis" w:date="2025-10-01T10:16:00Z" w16du:dateUtc="2025-10-01T08:16:00Z">
              <w:r w:rsidRPr="00195612">
                <w:rPr>
                  <w:color w:val="EE0000"/>
                  <w:highlight w:val="yellow"/>
                </w:rPr>
                <w:t>The individuals whose personal information is captured in health datasets.</w:t>
              </w:r>
            </w:ins>
          </w:p>
        </w:tc>
      </w:tr>
      <w:tr w:rsidR="00A93F62" w:rsidRPr="00195612" w14:paraId="1E47EABB" w14:textId="77777777" w:rsidTr="396C7C54">
        <w:trPr>
          <w:trHeight w:val="300"/>
          <w:ins w:id="739" w:author="Benjamin Devantier -du Plessis" w:date="2025-10-01T10:16:00Z"/>
        </w:trPr>
        <w:tc>
          <w:tcPr>
            <w:tcW w:w="3009" w:type="dxa"/>
            <w:hideMark/>
          </w:tcPr>
          <w:p w14:paraId="0C3E158E" w14:textId="77777777" w:rsidR="00A93F62" w:rsidRPr="00195612" w:rsidRDefault="00A93F62" w:rsidP="001D7ACC">
            <w:pPr>
              <w:pStyle w:val="Compact"/>
              <w:rPr>
                <w:ins w:id="740" w:author="Benjamin Devantier -du Plessis" w:date="2025-10-01T10:16:00Z" w16du:dateUtc="2025-10-01T08:16:00Z"/>
                <w:color w:val="EE0000"/>
                <w:highlight w:val="yellow"/>
              </w:rPr>
            </w:pPr>
            <w:ins w:id="741" w:author="Benjamin Devantier -du Plessis" w:date="2025-10-01T10:16:00Z" w16du:dateUtc="2025-10-01T08:16:00Z">
              <w:r w:rsidRPr="00195612">
                <w:rPr>
                  <w:color w:val="EE0000"/>
                  <w:highlight w:val="yellow"/>
                </w:rPr>
                <w:t>Data Transfer Agreement (DTA)</w:t>
              </w:r>
            </w:ins>
          </w:p>
        </w:tc>
        <w:tc>
          <w:tcPr>
            <w:tcW w:w="6017" w:type="dxa"/>
            <w:hideMark/>
          </w:tcPr>
          <w:p w14:paraId="44CD97DE" w14:textId="77777777" w:rsidR="00A93F62" w:rsidRPr="00195612" w:rsidRDefault="00A93F62" w:rsidP="001D7ACC">
            <w:pPr>
              <w:pStyle w:val="Compact"/>
              <w:rPr>
                <w:ins w:id="742" w:author="Benjamin Devantier -du Plessis" w:date="2025-10-01T10:16:00Z" w16du:dateUtc="2025-10-01T08:16:00Z"/>
                <w:color w:val="EE0000"/>
                <w:highlight w:val="yellow"/>
              </w:rPr>
            </w:pPr>
            <w:ins w:id="743" w:author="Benjamin Devantier -du Plessis" w:date="2025-10-01T10:16:00Z" w16du:dateUtc="2025-10-01T08:16:00Z">
              <w:r w:rsidRPr="00195612">
                <w:rPr>
                  <w:color w:val="EE0000"/>
                  <w:highlight w:val="yellow"/>
                </w:rPr>
                <w:t>A legal document outlining the terms and conditions under which data is shared between a data provider and data recipient, addressing confidentiality, data use limitations, and compliance with relevant laws and guidelines.</w:t>
              </w:r>
            </w:ins>
          </w:p>
        </w:tc>
      </w:tr>
      <w:tr w:rsidR="00A93F62" w:rsidRPr="00195612" w14:paraId="1CCC0B19" w14:textId="77777777" w:rsidTr="396C7C54">
        <w:trPr>
          <w:trHeight w:val="300"/>
          <w:ins w:id="744" w:author="Benjamin Devantier -du Plessis" w:date="2025-10-01T10:16:00Z"/>
        </w:trPr>
        <w:tc>
          <w:tcPr>
            <w:tcW w:w="3009" w:type="dxa"/>
            <w:hideMark/>
          </w:tcPr>
          <w:p w14:paraId="4804BB8F" w14:textId="77777777" w:rsidR="00A93F62" w:rsidRPr="00195612" w:rsidRDefault="00A93F62" w:rsidP="001D7ACC">
            <w:pPr>
              <w:pStyle w:val="Compact"/>
              <w:rPr>
                <w:ins w:id="745" w:author="Benjamin Devantier -du Plessis" w:date="2025-10-01T10:16:00Z" w16du:dateUtc="2025-10-01T08:16:00Z"/>
                <w:color w:val="EE0000"/>
                <w:highlight w:val="yellow"/>
              </w:rPr>
            </w:pPr>
            <w:ins w:id="746" w:author="Benjamin Devantier -du Plessis" w:date="2025-10-01T10:16:00Z" w16du:dateUtc="2025-10-01T08:16:00Z">
              <w:r w:rsidRPr="00195612">
                <w:rPr>
                  <w:color w:val="EE0000"/>
                  <w:highlight w:val="yellow"/>
                </w:rPr>
                <w:t>Ethical Legal and Social Implications (ELSI)</w:t>
              </w:r>
            </w:ins>
          </w:p>
        </w:tc>
        <w:tc>
          <w:tcPr>
            <w:tcW w:w="6017" w:type="dxa"/>
            <w:hideMark/>
          </w:tcPr>
          <w:p w14:paraId="789C3C8E" w14:textId="77777777" w:rsidR="00A93F62" w:rsidRPr="00195612" w:rsidRDefault="00A93F62" w:rsidP="001D7ACC">
            <w:pPr>
              <w:pStyle w:val="Compact"/>
              <w:rPr>
                <w:ins w:id="747" w:author="Benjamin Devantier -du Plessis" w:date="2025-10-01T10:16:00Z" w16du:dateUtc="2025-10-01T08:16:00Z"/>
                <w:color w:val="EE0000"/>
                <w:highlight w:val="yellow"/>
              </w:rPr>
            </w:pPr>
            <w:ins w:id="748" w:author="Benjamin Devantier -du Plessis" w:date="2025-10-01T10:16:00Z" w16du:dateUtc="2025-10-01T08:16:00Z">
              <w:r w:rsidRPr="00195612">
                <w:rPr>
                  <w:color w:val="EE0000"/>
                  <w:highlight w:val="yellow"/>
                </w:rPr>
                <w:t>Projects within DS-I Africa that focus on data science and research’s ethical, legal, and social aspects.</w:t>
              </w:r>
            </w:ins>
          </w:p>
        </w:tc>
      </w:tr>
      <w:tr w:rsidR="00A93F62" w:rsidRPr="00195612" w14:paraId="0CCF80EB" w14:textId="77777777" w:rsidTr="396C7C54">
        <w:trPr>
          <w:trHeight w:val="300"/>
          <w:ins w:id="749" w:author="Benjamin Devantier -du Plessis" w:date="2025-10-01T10:16:00Z"/>
        </w:trPr>
        <w:tc>
          <w:tcPr>
            <w:tcW w:w="3009" w:type="dxa"/>
            <w:hideMark/>
          </w:tcPr>
          <w:p w14:paraId="5AD28D21" w14:textId="77777777" w:rsidR="00A93F62" w:rsidRPr="00195612" w:rsidRDefault="00A93F62" w:rsidP="001D7ACC">
            <w:pPr>
              <w:pStyle w:val="Compact"/>
              <w:rPr>
                <w:ins w:id="750" w:author="Benjamin Devantier -du Plessis" w:date="2025-10-01T10:16:00Z" w16du:dateUtc="2025-10-01T08:16:00Z"/>
                <w:color w:val="EE0000"/>
                <w:highlight w:val="yellow"/>
              </w:rPr>
            </w:pPr>
            <w:ins w:id="751" w:author="Benjamin Devantier -du Plessis" w:date="2025-10-01T10:16:00Z" w16du:dateUtc="2025-10-01T08:16:00Z">
              <w:r w:rsidRPr="00195612">
                <w:rPr>
                  <w:color w:val="EE0000"/>
                  <w:highlight w:val="yellow"/>
                </w:rPr>
                <w:t>Findable, Accessible, Interoperable, and Reusable (FAIR)</w:t>
              </w:r>
            </w:ins>
          </w:p>
        </w:tc>
        <w:tc>
          <w:tcPr>
            <w:tcW w:w="6017" w:type="dxa"/>
            <w:hideMark/>
          </w:tcPr>
          <w:p w14:paraId="5A7D1D07" w14:textId="77777777" w:rsidR="00A93F62" w:rsidRPr="00195612" w:rsidRDefault="00A93F62" w:rsidP="001D7ACC">
            <w:pPr>
              <w:pStyle w:val="Compact"/>
              <w:rPr>
                <w:ins w:id="752" w:author="Benjamin Devantier -du Plessis" w:date="2025-10-01T10:16:00Z" w16du:dateUtc="2025-10-01T08:16:00Z"/>
                <w:color w:val="EE0000"/>
                <w:highlight w:val="yellow"/>
              </w:rPr>
            </w:pPr>
            <w:ins w:id="753" w:author="Benjamin Devantier -du Plessis" w:date="2025-10-01T10:16:00Z" w16du:dateUtc="2025-10-01T08:16:00Z">
              <w:r w:rsidRPr="00195612">
                <w:rPr>
                  <w:color w:val="EE0000"/>
                  <w:highlight w:val="yellow"/>
                </w:rPr>
                <w:t>Principles that aim to improve the discovery, accessibility, interoperability, and reuse of data.</w:t>
              </w:r>
            </w:ins>
          </w:p>
        </w:tc>
      </w:tr>
      <w:tr w:rsidR="00A93F62" w:rsidRPr="00195612" w14:paraId="0EC647F7" w14:textId="77777777" w:rsidTr="396C7C54">
        <w:trPr>
          <w:trHeight w:val="300"/>
          <w:ins w:id="754" w:author="Benjamin Devantier -du Plessis" w:date="2025-10-01T10:16:00Z"/>
        </w:trPr>
        <w:tc>
          <w:tcPr>
            <w:tcW w:w="3009" w:type="dxa"/>
            <w:hideMark/>
          </w:tcPr>
          <w:p w14:paraId="0F917604" w14:textId="77777777" w:rsidR="00A93F62" w:rsidRPr="00195612" w:rsidRDefault="00A93F62" w:rsidP="001D7ACC">
            <w:pPr>
              <w:pStyle w:val="Compact"/>
              <w:rPr>
                <w:ins w:id="755" w:author="Benjamin Devantier -du Plessis" w:date="2025-10-01T10:16:00Z" w16du:dateUtc="2025-10-01T08:16:00Z"/>
                <w:color w:val="EE0000"/>
                <w:highlight w:val="yellow"/>
              </w:rPr>
            </w:pPr>
            <w:ins w:id="756" w:author="Benjamin Devantier -du Plessis" w:date="2025-10-01T10:16:00Z" w16du:dateUtc="2025-10-01T08:16:00Z">
              <w:r w:rsidRPr="00195612">
                <w:rPr>
                  <w:color w:val="EE0000"/>
                  <w:highlight w:val="yellow"/>
                </w:rPr>
                <w:t>Gauteng City-Region Observatory (GCRO)</w:t>
              </w:r>
            </w:ins>
          </w:p>
        </w:tc>
        <w:tc>
          <w:tcPr>
            <w:tcW w:w="6017" w:type="dxa"/>
            <w:hideMark/>
          </w:tcPr>
          <w:p w14:paraId="5A69253C" w14:textId="77777777" w:rsidR="00A93F62" w:rsidRPr="00195612" w:rsidRDefault="00A93F62" w:rsidP="001D7ACC">
            <w:pPr>
              <w:pStyle w:val="Compact"/>
              <w:rPr>
                <w:ins w:id="757" w:author="Benjamin Devantier -du Plessis" w:date="2025-10-01T10:16:00Z" w16du:dateUtc="2025-10-01T08:16:00Z"/>
                <w:color w:val="EE0000"/>
                <w:highlight w:val="yellow"/>
              </w:rPr>
            </w:pPr>
            <w:ins w:id="758" w:author="Benjamin Devantier -du Plessis" w:date="2025-10-01T10:16:00Z" w16du:dateUtc="2025-10-01T08:16:00Z">
              <w:r w:rsidRPr="00195612">
                <w:rPr>
                  <w:color w:val="EE0000"/>
                  <w:highlight w:val="yellow"/>
                </w:rPr>
                <w:t>A research institute producing socio-economic data for the Gauteng City-Region, including the Quality of Life Survey.</w:t>
              </w:r>
            </w:ins>
          </w:p>
        </w:tc>
      </w:tr>
      <w:tr w:rsidR="00A93F62" w:rsidRPr="00195612" w14:paraId="6D762CF5" w14:textId="77777777" w:rsidTr="396C7C54">
        <w:trPr>
          <w:trHeight w:val="300"/>
          <w:ins w:id="759" w:author="Benjamin Devantier -du Plessis" w:date="2025-10-01T10:16:00Z"/>
        </w:trPr>
        <w:tc>
          <w:tcPr>
            <w:tcW w:w="3009" w:type="dxa"/>
            <w:hideMark/>
          </w:tcPr>
          <w:p w14:paraId="67C3880C" w14:textId="77777777" w:rsidR="00A93F62" w:rsidRPr="00195612" w:rsidRDefault="00A93F62" w:rsidP="001D7ACC">
            <w:pPr>
              <w:pStyle w:val="Compact"/>
              <w:rPr>
                <w:ins w:id="760" w:author="Benjamin Devantier -du Plessis" w:date="2025-10-01T10:16:00Z" w16du:dateUtc="2025-10-01T08:16:00Z"/>
                <w:color w:val="EE0000"/>
                <w:highlight w:val="yellow"/>
              </w:rPr>
            </w:pPr>
            <w:ins w:id="761" w:author="Benjamin Devantier -du Plessis" w:date="2025-10-01T10:16:00Z" w16du:dateUtc="2025-10-01T08:16:00Z">
              <w:r w:rsidRPr="00195612">
                <w:rPr>
                  <w:color w:val="EE0000"/>
                  <w:highlight w:val="yellow"/>
                </w:rPr>
                <w:t>HE²AT Center</w:t>
              </w:r>
            </w:ins>
          </w:p>
        </w:tc>
        <w:tc>
          <w:tcPr>
            <w:tcW w:w="6017" w:type="dxa"/>
            <w:hideMark/>
          </w:tcPr>
          <w:p w14:paraId="534732D6" w14:textId="77777777" w:rsidR="00A93F62" w:rsidRPr="00195612" w:rsidRDefault="00A93F62" w:rsidP="001D7ACC">
            <w:pPr>
              <w:pStyle w:val="Compact"/>
              <w:rPr>
                <w:ins w:id="762" w:author="Benjamin Devantier -du Plessis" w:date="2025-10-01T10:16:00Z" w16du:dateUtc="2025-10-01T08:16:00Z"/>
                <w:color w:val="EE0000"/>
                <w:highlight w:val="yellow"/>
              </w:rPr>
            </w:pPr>
            <w:ins w:id="763" w:author="Benjamin Devantier -du Plessis" w:date="2025-10-01T10:16:00Z" w16du:dateUtc="2025-10-01T08:16:00Z">
              <w:r w:rsidRPr="00195612">
                <w:rPr>
                  <w:color w:val="EE0000"/>
                  <w:highlight w:val="yellow"/>
                </w:rPr>
                <w:t>The Heat and Health in Africa Transdisciplinary Center, operating under a U54 Cooperation agreement with the NIH (2021-2026), focused on heat-health research, capacity building, and engagement</w:t>
              </w:r>
            </w:ins>
          </w:p>
        </w:tc>
      </w:tr>
      <w:tr w:rsidR="00A93F62" w:rsidRPr="00195612" w14:paraId="0528CEC7" w14:textId="77777777" w:rsidTr="396C7C54">
        <w:trPr>
          <w:trHeight w:val="300"/>
          <w:ins w:id="764" w:author="Benjamin Devantier -du Plessis" w:date="2025-10-01T10:16:00Z"/>
        </w:trPr>
        <w:tc>
          <w:tcPr>
            <w:tcW w:w="3009" w:type="dxa"/>
            <w:hideMark/>
          </w:tcPr>
          <w:p w14:paraId="69A79E73" w14:textId="77777777" w:rsidR="00A93F62" w:rsidRPr="00195612" w:rsidRDefault="00A93F62" w:rsidP="001D7ACC">
            <w:pPr>
              <w:pStyle w:val="Compact"/>
              <w:rPr>
                <w:ins w:id="765" w:author="Benjamin Devantier -du Plessis" w:date="2025-10-01T10:16:00Z" w16du:dateUtc="2025-10-01T08:16:00Z"/>
                <w:color w:val="EE0000"/>
                <w:highlight w:val="yellow"/>
              </w:rPr>
            </w:pPr>
            <w:ins w:id="766" w:author="Benjamin Devantier -du Plessis" w:date="2025-10-01T10:16:00Z" w16du:dateUtc="2025-10-01T08:16:00Z">
              <w:r w:rsidRPr="00195612">
                <w:rPr>
                  <w:color w:val="EE0000"/>
                  <w:highlight w:val="yellow"/>
                </w:rPr>
                <w:t>HE²AT Center Consortium</w:t>
              </w:r>
            </w:ins>
          </w:p>
        </w:tc>
        <w:tc>
          <w:tcPr>
            <w:tcW w:w="6017" w:type="dxa"/>
            <w:hideMark/>
          </w:tcPr>
          <w:p w14:paraId="5E768DBF" w14:textId="77777777" w:rsidR="00A93F62" w:rsidRPr="00195612" w:rsidRDefault="00A93F62" w:rsidP="001D7ACC">
            <w:pPr>
              <w:pStyle w:val="Compact"/>
              <w:rPr>
                <w:ins w:id="767" w:author="Benjamin Devantier -du Plessis" w:date="2025-10-01T10:16:00Z" w16du:dateUtc="2025-10-01T08:16:00Z"/>
                <w:color w:val="EE0000"/>
                <w:highlight w:val="yellow"/>
              </w:rPr>
            </w:pPr>
            <w:ins w:id="768" w:author="Benjamin Devantier -du Plessis" w:date="2025-10-01T10:16:00Z" w16du:dateUtc="2025-10-01T08:16:00Z">
              <w:r w:rsidRPr="00195612">
                <w:rPr>
                  <w:color w:val="EE0000"/>
                  <w:highlight w:val="yellow"/>
                </w:rP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ins>
          </w:p>
        </w:tc>
      </w:tr>
      <w:tr w:rsidR="00A93F62" w:rsidRPr="00195612" w14:paraId="419763FD" w14:textId="77777777" w:rsidTr="396C7C54">
        <w:trPr>
          <w:trHeight w:val="300"/>
          <w:ins w:id="769" w:author="Benjamin Devantier -du Plessis" w:date="2025-10-01T10:16:00Z"/>
        </w:trPr>
        <w:tc>
          <w:tcPr>
            <w:tcW w:w="3009" w:type="dxa"/>
            <w:hideMark/>
          </w:tcPr>
          <w:p w14:paraId="09915B79" w14:textId="77777777" w:rsidR="00A93F62" w:rsidRPr="00195612" w:rsidRDefault="00A93F62" w:rsidP="001D7ACC">
            <w:pPr>
              <w:pStyle w:val="Compact"/>
              <w:rPr>
                <w:ins w:id="770" w:author="Benjamin Devantier -du Plessis" w:date="2025-10-01T10:16:00Z" w16du:dateUtc="2025-10-01T08:16:00Z"/>
                <w:color w:val="EE0000"/>
                <w:highlight w:val="yellow"/>
              </w:rPr>
            </w:pPr>
            <w:ins w:id="771" w:author="Benjamin Devantier -du Plessis" w:date="2025-10-01T10:16:00Z" w16du:dateUtc="2025-10-01T08:16:00Z">
              <w:r w:rsidRPr="00195612">
                <w:rPr>
                  <w:color w:val="EE0000"/>
                  <w:highlight w:val="yellow"/>
                </w:rPr>
                <w:lastRenderedPageBreak/>
                <w:t>HE²AT Center Data Management Plan</w:t>
              </w:r>
            </w:ins>
          </w:p>
        </w:tc>
        <w:tc>
          <w:tcPr>
            <w:tcW w:w="6017" w:type="dxa"/>
            <w:hideMark/>
          </w:tcPr>
          <w:p w14:paraId="286EE6C2" w14:textId="77777777" w:rsidR="00A93F62" w:rsidRPr="00195612" w:rsidRDefault="00A93F62" w:rsidP="001D7ACC">
            <w:pPr>
              <w:pStyle w:val="Compact"/>
              <w:rPr>
                <w:ins w:id="772" w:author="Benjamin Devantier -du Plessis" w:date="2025-10-01T10:16:00Z" w16du:dateUtc="2025-10-01T08:16:00Z"/>
                <w:color w:val="EE0000"/>
                <w:highlight w:val="yellow"/>
              </w:rPr>
            </w:pPr>
            <w:ins w:id="773" w:author="Benjamin Devantier -du Plessis" w:date="2025-10-01T10:16:00Z" w16du:dateUtc="2025-10-01T08:16:00Z">
              <w:r w:rsidRPr="00195612">
                <w:rPr>
                  <w:color w:val="EE0000"/>
                  <w:highlight w:val="yellow"/>
                </w:rPr>
                <w:t>The data management plan applicable to the HE²AT Center Project as may be amended and updated from time to time.</w:t>
              </w:r>
            </w:ins>
          </w:p>
        </w:tc>
      </w:tr>
      <w:tr w:rsidR="00A93F62" w:rsidRPr="00195612" w14:paraId="3B9F8AC2" w14:textId="77777777" w:rsidTr="396C7C54">
        <w:trPr>
          <w:trHeight w:val="300"/>
          <w:ins w:id="774" w:author="Benjamin Devantier -du Plessis" w:date="2025-10-01T10:16:00Z"/>
        </w:trPr>
        <w:tc>
          <w:tcPr>
            <w:tcW w:w="3009" w:type="dxa"/>
            <w:hideMark/>
          </w:tcPr>
          <w:p w14:paraId="67E3ADA2" w14:textId="77777777" w:rsidR="00A93F62" w:rsidRPr="00195612" w:rsidRDefault="00A93F62" w:rsidP="001D7ACC">
            <w:pPr>
              <w:pStyle w:val="Compact"/>
              <w:rPr>
                <w:ins w:id="775" w:author="Benjamin Devantier -du Plessis" w:date="2025-10-01T10:16:00Z" w16du:dateUtc="2025-10-01T08:16:00Z"/>
                <w:color w:val="EE0000"/>
                <w:highlight w:val="yellow"/>
              </w:rPr>
            </w:pPr>
            <w:ins w:id="776" w:author="Benjamin Devantier -du Plessis" w:date="2025-10-01T10:16:00Z" w16du:dateUtc="2025-10-01T08:16:00Z">
              <w:r w:rsidRPr="00195612">
                <w:rPr>
                  <w:color w:val="EE0000"/>
                  <w:highlight w:val="yellow"/>
                </w:rPr>
                <w:t>HE²AT Center Project</w:t>
              </w:r>
            </w:ins>
          </w:p>
        </w:tc>
        <w:tc>
          <w:tcPr>
            <w:tcW w:w="6017" w:type="dxa"/>
            <w:hideMark/>
          </w:tcPr>
          <w:p w14:paraId="2489200E" w14:textId="77777777" w:rsidR="00A93F62" w:rsidRPr="00195612" w:rsidRDefault="00A93F62" w:rsidP="001D7ACC">
            <w:pPr>
              <w:pStyle w:val="Compact"/>
              <w:rPr>
                <w:ins w:id="777" w:author="Benjamin Devantier -du Plessis" w:date="2025-10-01T10:16:00Z" w16du:dateUtc="2025-10-01T08:16:00Z"/>
                <w:color w:val="EE0000"/>
                <w:highlight w:val="yellow"/>
              </w:rPr>
            </w:pPr>
            <w:ins w:id="778" w:author="Benjamin Devantier -du Plessis" w:date="2025-10-01T10:16:00Z" w16du:dateUtc="2025-10-01T08:16:00Z">
              <w:r w:rsidRPr="00195612">
                <w:rPr>
                  <w:color w:val="EE0000"/>
                  <w:highlight w:val="yellow"/>
                </w:rPr>
                <w:t>The research project titled: “Developing data science solutions to mitigate the health impacts of climate change in Africa” and comprised of Research Project 1 and Research Project 2.</w:t>
              </w:r>
            </w:ins>
          </w:p>
        </w:tc>
      </w:tr>
      <w:tr w:rsidR="00A93F62" w:rsidRPr="00195612" w14:paraId="78ED1C20" w14:textId="77777777" w:rsidTr="396C7C54">
        <w:trPr>
          <w:trHeight w:val="300"/>
          <w:ins w:id="779" w:author="Benjamin Devantier -du Plessis" w:date="2025-10-01T10:16:00Z"/>
        </w:trPr>
        <w:tc>
          <w:tcPr>
            <w:tcW w:w="3009" w:type="dxa"/>
            <w:hideMark/>
          </w:tcPr>
          <w:p w14:paraId="729B0DDD" w14:textId="77777777" w:rsidR="00A93F62" w:rsidRPr="00195612" w:rsidRDefault="00A93F62" w:rsidP="001D7ACC">
            <w:pPr>
              <w:pStyle w:val="Compact"/>
              <w:rPr>
                <w:ins w:id="780" w:author="Benjamin Devantier -du Plessis" w:date="2025-10-01T10:16:00Z" w16du:dateUtc="2025-10-01T08:16:00Z"/>
                <w:color w:val="EE0000"/>
                <w:highlight w:val="yellow"/>
              </w:rPr>
            </w:pPr>
            <w:ins w:id="781" w:author="Benjamin Devantier -du Plessis" w:date="2025-10-01T10:16:00Z" w16du:dateUtc="2025-10-01T08:16:00Z">
              <w:r w:rsidRPr="00195612">
                <w:rPr>
                  <w:color w:val="EE0000"/>
                  <w:highlight w:val="yellow"/>
                </w:rPr>
                <w:t>HE²AT Center Steering Committee (SC)</w:t>
              </w:r>
            </w:ins>
          </w:p>
        </w:tc>
        <w:tc>
          <w:tcPr>
            <w:tcW w:w="6017" w:type="dxa"/>
            <w:hideMark/>
          </w:tcPr>
          <w:p w14:paraId="416FCBE0" w14:textId="77777777" w:rsidR="00A93F62" w:rsidRPr="00195612" w:rsidRDefault="00A93F62" w:rsidP="001D7ACC">
            <w:pPr>
              <w:pStyle w:val="Compact"/>
              <w:rPr>
                <w:ins w:id="782" w:author="Benjamin Devantier -du Plessis" w:date="2025-10-01T10:16:00Z" w16du:dateUtc="2025-10-01T08:16:00Z"/>
                <w:color w:val="EE0000"/>
                <w:highlight w:val="yellow"/>
              </w:rPr>
            </w:pPr>
            <w:ins w:id="783" w:author="Benjamin Devantier -du Plessis" w:date="2025-10-01T10:16:00Z" w16du:dateUtc="2025-10-01T08:16:00Z">
              <w:r w:rsidRPr="00195612">
                <w:rPr>
                  <w:color w:val="EE0000"/>
                  <w:highlight w:val="yellow"/>
                </w:rPr>
                <w:t>The committee responsible for guiding the strategic direction and oversight of the HE²AT Center consisting of representatives from each consortium partner as well as representatives from the NIH</w:t>
              </w:r>
            </w:ins>
          </w:p>
        </w:tc>
      </w:tr>
      <w:tr w:rsidR="00A93F62" w:rsidRPr="00195612" w14:paraId="6F14208D" w14:textId="77777777" w:rsidTr="396C7C54">
        <w:trPr>
          <w:trHeight w:val="300"/>
          <w:ins w:id="784" w:author="Benjamin Devantier -du Plessis" w:date="2025-10-01T10:16:00Z"/>
        </w:trPr>
        <w:tc>
          <w:tcPr>
            <w:tcW w:w="3009" w:type="dxa"/>
            <w:hideMark/>
          </w:tcPr>
          <w:p w14:paraId="3B5CE9F7" w14:textId="77777777" w:rsidR="00A93F62" w:rsidRPr="00195612" w:rsidRDefault="00A93F62" w:rsidP="001D7ACC">
            <w:pPr>
              <w:pStyle w:val="Compact"/>
              <w:rPr>
                <w:ins w:id="785" w:author="Benjamin Devantier -du Plessis" w:date="2025-10-01T10:16:00Z" w16du:dateUtc="2025-10-01T08:16:00Z"/>
                <w:color w:val="EE0000"/>
                <w:highlight w:val="yellow"/>
              </w:rPr>
            </w:pPr>
            <w:proofErr w:type="spellStart"/>
            <w:ins w:id="786" w:author="Benjamin Devantier -du Plessis" w:date="2025-10-01T10:16:00Z" w16du:dateUtc="2025-10-01T08:16:00Z">
              <w:r w:rsidRPr="00195612">
                <w:rPr>
                  <w:color w:val="EE0000"/>
                  <w:highlight w:val="yellow"/>
                </w:rPr>
                <w:t>Harmonisation</w:t>
              </w:r>
              <w:proofErr w:type="spellEnd"/>
            </w:ins>
          </w:p>
        </w:tc>
        <w:tc>
          <w:tcPr>
            <w:tcW w:w="6017" w:type="dxa"/>
            <w:hideMark/>
          </w:tcPr>
          <w:p w14:paraId="7688899C" w14:textId="77777777" w:rsidR="00A93F62" w:rsidRPr="00195612" w:rsidRDefault="00A93F62" w:rsidP="001D7ACC">
            <w:pPr>
              <w:pStyle w:val="Compact"/>
              <w:rPr>
                <w:ins w:id="787" w:author="Benjamin Devantier -du Plessis" w:date="2025-10-01T10:16:00Z" w16du:dateUtc="2025-10-01T08:16:00Z"/>
                <w:color w:val="EE0000"/>
                <w:highlight w:val="yellow"/>
              </w:rPr>
            </w:pPr>
            <w:ins w:id="788" w:author="Benjamin Devantier -du Plessis" w:date="2025-10-01T10:16:00Z" w16du:dateUtc="2025-10-01T08:16:00Z">
              <w:r w:rsidRPr="00195612">
                <w:rPr>
                  <w:color w:val="EE0000"/>
                  <w:highlight w:val="yellow"/>
                </w:rPr>
                <w:t>Aligning various health datasets into a unified format according to a common code book of variable names and definitions and common units and categories.</w:t>
              </w:r>
            </w:ins>
          </w:p>
        </w:tc>
      </w:tr>
      <w:tr w:rsidR="00A93F62" w:rsidRPr="00195612" w14:paraId="0CA19A87" w14:textId="77777777" w:rsidTr="396C7C54">
        <w:trPr>
          <w:trHeight w:val="300"/>
          <w:ins w:id="789" w:author="Benjamin Devantier -du Plessis" w:date="2025-10-01T10:16:00Z"/>
        </w:trPr>
        <w:tc>
          <w:tcPr>
            <w:tcW w:w="3009" w:type="dxa"/>
            <w:hideMark/>
          </w:tcPr>
          <w:p w14:paraId="7231BD3A" w14:textId="77777777" w:rsidR="00A93F62" w:rsidRPr="00195612" w:rsidRDefault="00A93F62" w:rsidP="001D7ACC">
            <w:pPr>
              <w:pStyle w:val="Compact"/>
              <w:rPr>
                <w:ins w:id="790" w:author="Benjamin Devantier -du Plessis" w:date="2025-10-01T10:16:00Z" w16du:dateUtc="2025-10-01T08:16:00Z"/>
                <w:color w:val="EE0000"/>
                <w:highlight w:val="yellow"/>
              </w:rPr>
            </w:pPr>
            <w:ins w:id="791" w:author="Benjamin Devantier -du Plessis" w:date="2025-10-01T10:16:00Z" w16du:dateUtc="2025-10-01T08:16:00Z">
              <w:r w:rsidRPr="00195612">
                <w:rPr>
                  <w:color w:val="EE0000"/>
                  <w:highlight w:val="yellow"/>
                </w:rPr>
                <w:t>Individual Participation Data</w:t>
              </w:r>
            </w:ins>
          </w:p>
        </w:tc>
        <w:tc>
          <w:tcPr>
            <w:tcW w:w="6017" w:type="dxa"/>
            <w:hideMark/>
          </w:tcPr>
          <w:p w14:paraId="79354B95" w14:textId="77777777" w:rsidR="00A93F62" w:rsidRPr="00195612" w:rsidRDefault="00A93F62" w:rsidP="001D7ACC">
            <w:pPr>
              <w:pStyle w:val="Compact"/>
              <w:rPr>
                <w:ins w:id="792" w:author="Benjamin Devantier -du Plessis" w:date="2025-10-01T10:16:00Z" w16du:dateUtc="2025-10-01T08:16:00Z"/>
                <w:color w:val="EE0000"/>
                <w:highlight w:val="yellow"/>
              </w:rPr>
            </w:pPr>
            <w:ins w:id="793" w:author="Benjamin Devantier -du Plessis" w:date="2025-10-01T10:16:00Z" w16du:dateUtc="2025-10-01T08:16:00Z">
              <w:r w:rsidRPr="00195612">
                <w:rPr>
                  <w:color w:val="EE0000"/>
                  <w:highlight w:val="yellow"/>
                </w:rPr>
                <w:t>Includes data collected from previous clinical cohort and trial studies, generally considered personal data due to its association with individual medical records and health events.</w:t>
              </w:r>
            </w:ins>
          </w:p>
        </w:tc>
      </w:tr>
      <w:tr w:rsidR="00A93F62" w:rsidRPr="00195612" w14:paraId="6663019D" w14:textId="77777777" w:rsidTr="396C7C54">
        <w:trPr>
          <w:trHeight w:val="300"/>
          <w:ins w:id="794" w:author="Benjamin Devantier -du Plessis" w:date="2025-10-01T10:16:00Z"/>
        </w:trPr>
        <w:tc>
          <w:tcPr>
            <w:tcW w:w="3009" w:type="dxa"/>
            <w:hideMark/>
          </w:tcPr>
          <w:p w14:paraId="2EB1E936" w14:textId="77777777" w:rsidR="00A93F62" w:rsidRPr="00195612" w:rsidRDefault="00A93F62" w:rsidP="001D7ACC">
            <w:pPr>
              <w:pStyle w:val="Compact"/>
              <w:rPr>
                <w:ins w:id="795" w:author="Benjamin Devantier -du Plessis" w:date="2025-10-01T10:16:00Z" w16du:dateUtc="2025-10-01T08:16:00Z"/>
                <w:color w:val="EE0000"/>
                <w:highlight w:val="yellow"/>
              </w:rPr>
            </w:pPr>
            <w:ins w:id="796" w:author="Benjamin Devantier -du Plessis" w:date="2025-10-01T10:16:00Z" w16du:dateUtc="2025-10-01T08:16:00Z">
              <w:r w:rsidRPr="00195612">
                <w:rPr>
                  <w:color w:val="EE0000"/>
                  <w:highlight w:val="yellow"/>
                </w:rPr>
                <w:t>Integration</w:t>
              </w:r>
            </w:ins>
          </w:p>
        </w:tc>
        <w:tc>
          <w:tcPr>
            <w:tcW w:w="6017" w:type="dxa"/>
            <w:hideMark/>
          </w:tcPr>
          <w:p w14:paraId="7A4C90FC" w14:textId="77777777" w:rsidR="00A93F62" w:rsidRPr="00195612" w:rsidRDefault="00A93F62" w:rsidP="001D7ACC">
            <w:pPr>
              <w:pStyle w:val="Compact"/>
              <w:rPr>
                <w:ins w:id="797" w:author="Benjamin Devantier -du Plessis" w:date="2025-10-01T10:16:00Z" w16du:dateUtc="2025-10-01T08:16:00Z"/>
                <w:color w:val="EE0000"/>
                <w:highlight w:val="yellow"/>
              </w:rPr>
            </w:pPr>
            <w:ins w:id="798" w:author="Benjamin Devantier -du Plessis" w:date="2025-10-01T10:16:00Z" w16du:dateUtc="2025-10-01T08:16:00Z">
              <w:r w:rsidRPr="00195612">
                <w:rPr>
                  <w:color w:val="EE0000"/>
                  <w:highlight w:val="yellow"/>
                </w:rPr>
                <w:t>Aligning and integrating health and other various datasets into an integrated dataset.</w:t>
              </w:r>
            </w:ins>
          </w:p>
        </w:tc>
      </w:tr>
      <w:tr w:rsidR="00A93F62" w:rsidRPr="00195612" w14:paraId="54ED372C" w14:textId="77777777" w:rsidTr="396C7C54">
        <w:trPr>
          <w:trHeight w:val="300"/>
          <w:ins w:id="799" w:author="Benjamin Devantier -du Plessis" w:date="2025-10-01T10:16:00Z"/>
        </w:trPr>
        <w:tc>
          <w:tcPr>
            <w:tcW w:w="3009" w:type="dxa"/>
            <w:hideMark/>
          </w:tcPr>
          <w:p w14:paraId="7F41DDCA" w14:textId="77777777" w:rsidR="00A93F62" w:rsidRPr="00195612" w:rsidRDefault="00A93F62" w:rsidP="001D7ACC">
            <w:pPr>
              <w:pStyle w:val="Compact"/>
              <w:rPr>
                <w:ins w:id="800" w:author="Benjamin Devantier -du Plessis" w:date="2025-10-01T10:16:00Z" w16du:dateUtc="2025-10-01T08:16:00Z"/>
                <w:color w:val="EE0000"/>
                <w:highlight w:val="yellow"/>
              </w:rPr>
            </w:pPr>
            <w:ins w:id="801" w:author="Benjamin Devantier -du Plessis" w:date="2025-10-01T10:16:00Z" w16du:dateUtc="2025-10-01T08:16:00Z">
              <w:r w:rsidRPr="00195612">
                <w:rPr>
                  <w:color w:val="EE0000"/>
                  <w:highlight w:val="yellow"/>
                </w:rPr>
                <w:t>Inferential Data</w:t>
              </w:r>
            </w:ins>
          </w:p>
        </w:tc>
        <w:tc>
          <w:tcPr>
            <w:tcW w:w="6017" w:type="dxa"/>
            <w:hideMark/>
          </w:tcPr>
          <w:p w14:paraId="1CE694F5" w14:textId="77777777" w:rsidR="00A93F62" w:rsidRPr="00195612" w:rsidRDefault="00A93F62" w:rsidP="001D7ACC">
            <w:pPr>
              <w:pStyle w:val="Compact"/>
              <w:rPr>
                <w:ins w:id="802" w:author="Benjamin Devantier -du Plessis" w:date="2025-10-01T10:16:00Z" w16du:dateUtc="2025-10-01T08:16:00Z"/>
                <w:color w:val="EE0000"/>
                <w:highlight w:val="yellow"/>
              </w:rPr>
            </w:pPr>
            <w:ins w:id="803" w:author="Benjamin Devantier -du Plessis" w:date="2025-10-01T10:16:00Z" w16du:dateUtc="2025-10-01T08:16:00Z">
              <w:r w:rsidRPr="00195612">
                <w:rPr>
                  <w:color w:val="EE0000"/>
                  <w:highlight w:val="yellow"/>
                </w:rPr>
                <w:t xml:space="preserve">Aggregated and </w:t>
              </w:r>
              <w:proofErr w:type="spellStart"/>
              <w:r w:rsidRPr="00195612">
                <w:rPr>
                  <w:color w:val="EE0000"/>
                  <w:highlight w:val="yellow"/>
                </w:rPr>
                <w:t>anonymised</w:t>
              </w:r>
              <w:proofErr w:type="spellEnd"/>
              <w:r w:rsidRPr="00195612">
                <w:rPr>
                  <w:color w:val="EE0000"/>
                  <w:highlight w:val="yellow"/>
                </w:rPr>
                <w:t xml:space="preserve"> data derived from analyses.</w:t>
              </w:r>
            </w:ins>
          </w:p>
        </w:tc>
      </w:tr>
      <w:tr w:rsidR="00A93F62" w:rsidRPr="00195612" w14:paraId="5D149386" w14:textId="77777777" w:rsidTr="396C7C54">
        <w:trPr>
          <w:trHeight w:val="300"/>
          <w:ins w:id="804" w:author="Benjamin Devantier -du Plessis" w:date="2025-10-01T10:16:00Z"/>
        </w:trPr>
        <w:tc>
          <w:tcPr>
            <w:tcW w:w="3009" w:type="dxa"/>
            <w:hideMark/>
          </w:tcPr>
          <w:p w14:paraId="2B6A675B" w14:textId="77777777" w:rsidR="00A93F62" w:rsidRPr="00195612" w:rsidRDefault="00A93F62" w:rsidP="001D7ACC">
            <w:pPr>
              <w:pStyle w:val="Compact"/>
              <w:rPr>
                <w:ins w:id="805" w:author="Benjamin Devantier -du Plessis" w:date="2025-10-01T10:16:00Z" w16du:dateUtc="2025-10-01T08:16:00Z"/>
                <w:color w:val="EE0000"/>
                <w:highlight w:val="yellow"/>
              </w:rPr>
            </w:pPr>
            <w:ins w:id="806" w:author="Benjamin Devantier -du Plessis" w:date="2025-10-01T10:16:00Z" w16du:dateUtc="2025-10-01T08:16:00Z">
              <w:r w:rsidRPr="00195612">
                <w:rPr>
                  <w:color w:val="EE0000"/>
                  <w:highlight w:val="yellow"/>
                </w:rPr>
                <w:t>NIH Data Science Initiative (DS-I) Africa</w:t>
              </w:r>
            </w:ins>
          </w:p>
        </w:tc>
        <w:tc>
          <w:tcPr>
            <w:tcW w:w="6017" w:type="dxa"/>
            <w:hideMark/>
          </w:tcPr>
          <w:p w14:paraId="2C0BD5C4" w14:textId="77777777" w:rsidR="00A93F62" w:rsidRPr="00195612" w:rsidRDefault="00A93F62" w:rsidP="001D7ACC">
            <w:pPr>
              <w:pStyle w:val="Compact"/>
              <w:rPr>
                <w:ins w:id="807" w:author="Benjamin Devantier -du Plessis" w:date="2025-10-01T10:16:00Z" w16du:dateUtc="2025-10-01T08:16:00Z"/>
                <w:color w:val="EE0000"/>
                <w:highlight w:val="yellow"/>
              </w:rPr>
            </w:pPr>
            <w:ins w:id="808" w:author="Benjamin Devantier -du Plessis" w:date="2025-10-01T10:16:00Z" w16du:dateUtc="2025-10-01T08:16:00Z">
              <w:r w:rsidRPr="00195612">
                <w:rPr>
                  <w:color w:val="EE0000"/>
                  <w:highlight w:val="yellow"/>
                </w:rPr>
                <w:t>An NIH initiative aimed at enhancing data science capacity and collaboration across Africa.</w:t>
              </w:r>
            </w:ins>
          </w:p>
        </w:tc>
      </w:tr>
      <w:tr w:rsidR="00A93F62" w:rsidRPr="00195612" w14:paraId="1C0E942D" w14:textId="77777777" w:rsidTr="396C7C54">
        <w:trPr>
          <w:trHeight w:val="300"/>
          <w:ins w:id="809" w:author="Benjamin Devantier -du Plessis" w:date="2025-10-01T10:16:00Z"/>
        </w:trPr>
        <w:tc>
          <w:tcPr>
            <w:tcW w:w="3009" w:type="dxa"/>
            <w:hideMark/>
          </w:tcPr>
          <w:p w14:paraId="796C54EB" w14:textId="77777777" w:rsidR="00A93F62" w:rsidRPr="00195612" w:rsidRDefault="00A93F62" w:rsidP="001D7ACC">
            <w:pPr>
              <w:pStyle w:val="Compact"/>
              <w:rPr>
                <w:ins w:id="810" w:author="Benjamin Devantier -du Plessis" w:date="2025-10-01T10:16:00Z" w16du:dateUtc="2025-10-01T08:16:00Z"/>
                <w:color w:val="EE0000"/>
                <w:highlight w:val="yellow"/>
              </w:rPr>
            </w:pPr>
            <w:ins w:id="811" w:author="Benjamin Devantier -du Plessis" w:date="2025-10-01T10:16:00Z" w16du:dateUtc="2025-10-01T08:16:00Z">
              <w:r w:rsidRPr="00195612">
                <w:rPr>
                  <w:color w:val="EE0000"/>
                  <w:highlight w:val="yellow"/>
                </w:rPr>
                <w:t>Near-Infrared (NIR)</w:t>
              </w:r>
            </w:ins>
          </w:p>
        </w:tc>
        <w:tc>
          <w:tcPr>
            <w:tcW w:w="6017" w:type="dxa"/>
            <w:hideMark/>
          </w:tcPr>
          <w:p w14:paraId="4C02A206" w14:textId="77777777" w:rsidR="00A93F62" w:rsidRPr="00195612" w:rsidRDefault="00A93F62" w:rsidP="001D7ACC">
            <w:pPr>
              <w:pStyle w:val="Compact"/>
              <w:rPr>
                <w:ins w:id="812" w:author="Benjamin Devantier -du Plessis" w:date="2025-10-01T10:16:00Z" w16du:dateUtc="2025-10-01T08:16:00Z"/>
                <w:color w:val="EE0000"/>
                <w:highlight w:val="yellow"/>
              </w:rPr>
            </w:pPr>
            <w:ins w:id="813" w:author="Benjamin Devantier -du Plessis" w:date="2025-10-01T10:16:00Z" w16du:dateUtc="2025-10-01T08:16:00Z">
              <w:r w:rsidRPr="00195612">
                <w:rPr>
                  <w:color w:val="EE0000"/>
                  <w:highlight w:val="yellow"/>
                </w:rPr>
                <w:t>A region of the infrared spectrum of light used in remote sensing applications.</w:t>
              </w:r>
            </w:ins>
          </w:p>
        </w:tc>
      </w:tr>
      <w:tr w:rsidR="00A93F62" w:rsidRPr="00195612" w14:paraId="77A8B5F4" w14:textId="77777777" w:rsidTr="396C7C54">
        <w:trPr>
          <w:trHeight w:val="300"/>
          <w:ins w:id="814" w:author="Benjamin Devantier -du Plessis" w:date="2025-10-01T10:16:00Z"/>
        </w:trPr>
        <w:tc>
          <w:tcPr>
            <w:tcW w:w="3009" w:type="dxa"/>
            <w:hideMark/>
          </w:tcPr>
          <w:p w14:paraId="76574D93" w14:textId="77777777" w:rsidR="00A93F62" w:rsidRPr="00195612" w:rsidRDefault="00A93F62" w:rsidP="001D7ACC">
            <w:pPr>
              <w:pStyle w:val="Compact"/>
              <w:rPr>
                <w:ins w:id="815" w:author="Benjamin Devantier -du Plessis" w:date="2025-10-01T10:16:00Z" w16du:dateUtc="2025-10-01T08:16:00Z"/>
                <w:color w:val="EE0000"/>
                <w:highlight w:val="yellow"/>
              </w:rPr>
            </w:pPr>
            <w:proofErr w:type="spellStart"/>
            <w:ins w:id="816" w:author="Benjamin Devantier -du Plessis" w:date="2025-10-01T10:16:00Z" w16du:dateUtc="2025-10-01T08:16:00Z">
              <w:r w:rsidRPr="00195612">
                <w:rPr>
                  <w:color w:val="EE0000"/>
                  <w:highlight w:val="yellow"/>
                </w:rPr>
                <w:t>Normalised</w:t>
              </w:r>
              <w:proofErr w:type="spellEnd"/>
              <w:r w:rsidRPr="00195612">
                <w:rPr>
                  <w:color w:val="EE0000"/>
                  <w:highlight w:val="yellow"/>
                </w:rPr>
                <w:t xml:space="preserve"> Difference Vegetation Index (NDVI)</w:t>
              </w:r>
            </w:ins>
          </w:p>
        </w:tc>
        <w:tc>
          <w:tcPr>
            <w:tcW w:w="6017" w:type="dxa"/>
            <w:hideMark/>
          </w:tcPr>
          <w:p w14:paraId="0E47E855" w14:textId="77777777" w:rsidR="00A93F62" w:rsidRPr="00195612" w:rsidRDefault="00A93F62" w:rsidP="001D7ACC">
            <w:pPr>
              <w:pStyle w:val="Compact"/>
              <w:rPr>
                <w:ins w:id="817" w:author="Benjamin Devantier -du Plessis" w:date="2025-10-01T10:16:00Z" w16du:dateUtc="2025-10-01T08:16:00Z"/>
                <w:color w:val="EE0000"/>
                <w:highlight w:val="yellow"/>
              </w:rPr>
            </w:pPr>
            <w:ins w:id="818" w:author="Benjamin Devantier -du Plessis" w:date="2025-10-01T10:16:00Z" w16du:dateUtc="2025-10-01T08:16:00Z">
              <w:r w:rsidRPr="00195612">
                <w:rPr>
                  <w:color w:val="EE0000"/>
                  <w:highlight w:val="yellow"/>
                </w:rPr>
                <w:t>An index of plant ‘greenness’ or photosynthetic activity.</w:t>
              </w:r>
            </w:ins>
          </w:p>
        </w:tc>
      </w:tr>
      <w:tr w:rsidR="00A93F62" w:rsidRPr="00195612" w14:paraId="49F6E6E4" w14:textId="77777777" w:rsidTr="396C7C54">
        <w:trPr>
          <w:trHeight w:val="300"/>
          <w:ins w:id="819" w:author="Benjamin Devantier -du Plessis" w:date="2025-10-01T10:16:00Z"/>
        </w:trPr>
        <w:tc>
          <w:tcPr>
            <w:tcW w:w="3009" w:type="dxa"/>
            <w:hideMark/>
          </w:tcPr>
          <w:p w14:paraId="1E5950DF" w14:textId="77777777" w:rsidR="00A93F62" w:rsidRPr="00195612" w:rsidRDefault="00A93F62" w:rsidP="001D7ACC">
            <w:pPr>
              <w:pStyle w:val="Compact"/>
              <w:rPr>
                <w:ins w:id="820" w:author="Benjamin Devantier -du Plessis" w:date="2025-10-01T10:16:00Z" w16du:dateUtc="2025-10-01T08:16:00Z"/>
                <w:color w:val="EE0000"/>
                <w:highlight w:val="yellow"/>
              </w:rPr>
            </w:pPr>
            <w:ins w:id="821" w:author="Benjamin Devantier -du Plessis" w:date="2025-10-01T10:16:00Z" w16du:dateUtc="2025-10-01T08:16:00Z">
              <w:r w:rsidRPr="00195612">
                <w:rPr>
                  <w:color w:val="EE0000"/>
                  <w:highlight w:val="yellow"/>
                </w:rPr>
                <w:t>Open Access data</w:t>
              </w:r>
            </w:ins>
          </w:p>
        </w:tc>
        <w:tc>
          <w:tcPr>
            <w:tcW w:w="6017" w:type="dxa"/>
            <w:hideMark/>
          </w:tcPr>
          <w:p w14:paraId="63803ED2" w14:textId="77777777" w:rsidR="00A93F62" w:rsidRPr="00195612" w:rsidRDefault="00A93F62" w:rsidP="001D7ACC">
            <w:pPr>
              <w:pStyle w:val="Compact"/>
              <w:rPr>
                <w:ins w:id="822" w:author="Benjamin Devantier -du Plessis" w:date="2025-10-01T10:16:00Z" w16du:dateUtc="2025-10-01T08:16:00Z"/>
                <w:color w:val="EE0000"/>
                <w:highlight w:val="yellow"/>
              </w:rPr>
            </w:pPr>
            <w:ins w:id="823" w:author="Benjamin Devantier -du Plessis" w:date="2025-10-01T10:16:00Z" w16du:dateUtc="2025-10-01T08:16:00Z">
              <w:r w:rsidRPr="00195612">
                <w:rPr>
                  <w:color w:val="EE0000"/>
                  <w:highlight w:val="yellow"/>
                </w:rPr>
                <w:t>Research data freely available through a data repository without major restrictions.</w:t>
              </w:r>
            </w:ins>
          </w:p>
        </w:tc>
      </w:tr>
      <w:tr w:rsidR="00A93F62" w:rsidRPr="00195612" w14:paraId="59C5F430" w14:textId="77777777" w:rsidTr="396C7C54">
        <w:trPr>
          <w:trHeight w:val="300"/>
          <w:ins w:id="824" w:author="Benjamin Devantier -du Plessis" w:date="2025-10-01T10:16:00Z"/>
        </w:trPr>
        <w:tc>
          <w:tcPr>
            <w:tcW w:w="3009" w:type="dxa"/>
            <w:hideMark/>
          </w:tcPr>
          <w:p w14:paraId="2004822F" w14:textId="77777777" w:rsidR="00A93F62" w:rsidRPr="00195612" w:rsidRDefault="00A93F62" w:rsidP="001D7ACC">
            <w:pPr>
              <w:pStyle w:val="Compact"/>
              <w:rPr>
                <w:ins w:id="825" w:author="Benjamin Devantier -du Plessis" w:date="2025-10-01T10:16:00Z" w16du:dateUtc="2025-10-01T08:16:00Z"/>
                <w:color w:val="EE0000"/>
                <w:highlight w:val="yellow"/>
              </w:rPr>
            </w:pPr>
            <w:ins w:id="826" w:author="Benjamin Devantier -du Plessis" w:date="2025-10-01T10:16:00Z" w16du:dateUtc="2025-10-01T08:16:00Z">
              <w:r w:rsidRPr="00195612">
                <w:rPr>
                  <w:color w:val="EE0000"/>
                  <w:highlight w:val="yellow"/>
                </w:rPr>
                <w:t>Open Data Science Platform (ODSP)</w:t>
              </w:r>
            </w:ins>
          </w:p>
        </w:tc>
        <w:tc>
          <w:tcPr>
            <w:tcW w:w="6017" w:type="dxa"/>
            <w:hideMark/>
          </w:tcPr>
          <w:p w14:paraId="6803183E" w14:textId="77777777" w:rsidR="00A93F62" w:rsidRPr="00195612" w:rsidRDefault="00A93F62" w:rsidP="001D7ACC">
            <w:pPr>
              <w:pStyle w:val="Compact"/>
              <w:rPr>
                <w:ins w:id="827" w:author="Benjamin Devantier -du Plessis" w:date="2025-10-01T10:16:00Z" w16du:dateUtc="2025-10-01T08:16:00Z"/>
                <w:color w:val="EE0000"/>
                <w:highlight w:val="yellow"/>
              </w:rPr>
            </w:pPr>
            <w:ins w:id="828" w:author="Benjamin Devantier -du Plessis" w:date="2025-10-01T10:16:00Z" w16du:dateUtc="2025-10-01T08:16:00Z">
              <w:r w:rsidRPr="00195612">
                <w:rPr>
                  <w:color w:val="EE0000"/>
                  <w:highlight w:val="yellow"/>
                </w:rPr>
                <w:t>A platform facilitating the storage, retrieval, and processing of data for health research.</w:t>
              </w:r>
            </w:ins>
          </w:p>
        </w:tc>
      </w:tr>
      <w:tr w:rsidR="00A93F62" w:rsidRPr="00195612" w14:paraId="40A5D1E6" w14:textId="77777777" w:rsidTr="396C7C54">
        <w:trPr>
          <w:trHeight w:val="300"/>
          <w:ins w:id="829" w:author="Benjamin Devantier -du Plessis" w:date="2025-10-01T10:16:00Z"/>
        </w:trPr>
        <w:tc>
          <w:tcPr>
            <w:tcW w:w="3009" w:type="dxa"/>
            <w:hideMark/>
          </w:tcPr>
          <w:p w14:paraId="1A35C456" w14:textId="77777777" w:rsidR="00A93F62" w:rsidRPr="00195612" w:rsidRDefault="00A93F62" w:rsidP="001D7ACC">
            <w:pPr>
              <w:pStyle w:val="Compact"/>
              <w:rPr>
                <w:ins w:id="830" w:author="Benjamin Devantier -du Plessis" w:date="2025-10-01T10:16:00Z" w16du:dateUtc="2025-10-01T08:16:00Z"/>
                <w:color w:val="EE0000"/>
                <w:highlight w:val="yellow"/>
              </w:rPr>
            </w:pPr>
            <w:ins w:id="831" w:author="Benjamin Devantier -du Plessis" w:date="2025-10-01T10:16:00Z" w16du:dateUtc="2025-10-01T08:16:00Z">
              <w:r w:rsidRPr="00195612">
                <w:rPr>
                  <w:color w:val="EE0000"/>
                  <w:highlight w:val="yellow"/>
                </w:rPr>
                <w:t>Operator</w:t>
              </w:r>
            </w:ins>
          </w:p>
        </w:tc>
        <w:tc>
          <w:tcPr>
            <w:tcW w:w="6017" w:type="dxa"/>
            <w:hideMark/>
          </w:tcPr>
          <w:p w14:paraId="1BB9C420" w14:textId="77777777" w:rsidR="00A93F62" w:rsidRPr="00195612" w:rsidRDefault="00A93F62" w:rsidP="001D7ACC">
            <w:pPr>
              <w:pStyle w:val="Compact"/>
              <w:rPr>
                <w:ins w:id="832" w:author="Benjamin Devantier -du Plessis" w:date="2025-10-01T10:16:00Z" w16du:dateUtc="2025-10-01T08:16:00Z"/>
                <w:color w:val="EE0000"/>
                <w:highlight w:val="yellow"/>
              </w:rPr>
            </w:pPr>
            <w:ins w:id="833" w:author="Benjamin Devantier -du Plessis" w:date="2025-10-01T10:16:00Z" w16du:dateUtc="2025-10-01T08:16:00Z">
              <w:r w:rsidRPr="00195612">
                <w:rPr>
                  <w:color w:val="EE0000"/>
                  <w:highlight w:val="yellow"/>
                </w:rPr>
                <w:t>A person who processes Personal Data for a Responsible Party in terms of a contract or mandate without coming under the direct authority of that party.</w:t>
              </w:r>
            </w:ins>
          </w:p>
        </w:tc>
      </w:tr>
      <w:tr w:rsidR="00A93F62" w:rsidRPr="00195612" w14:paraId="2F48CE72" w14:textId="77777777" w:rsidTr="396C7C54">
        <w:trPr>
          <w:trHeight w:val="300"/>
          <w:ins w:id="834" w:author="Benjamin Devantier -du Plessis" w:date="2025-10-01T10:16:00Z"/>
        </w:trPr>
        <w:tc>
          <w:tcPr>
            <w:tcW w:w="3009" w:type="dxa"/>
            <w:hideMark/>
          </w:tcPr>
          <w:p w14:paraId="347228F7" w14:textId="77777777" w:rsidR="00A93F62" w:rsidRPr="00195612" w:rsidRDefault="00A93F62" w:rsidP="001D7ACC">
            <w:pPr>
              <w:pStyle w:val="Compact"/>
              <w:rPr>
                <w:ins w:id="835" w:author="Benjamin Devantier -du Plessis" w:date="2025-10-01T10:16:00Z" w16du:dateUtc="2025-10-01T08:16:00Z"/>
                <w:color w:val="EE0000"/>
                <w:highlight w:val="yellow"/>
              </w:rPr>
            </w:pPr>
            <w:ins w:id="836" w:author="Benjamin Devantier -du Plessis" w:date="2025-10-01T10:16:00Z" w16du:dateUtc="2025-10-01T08:16:00Z">
              <w:r w:rsidRPr="00195612">
                <w:rPr>
                  <w:color w:val="EE0000"/>
                  <w:highlight w:val="yellow"/>
                </w:rPr>
                <w:t>Original Study Data</w:t>
              </w:r>
            </w:ins>
          </w:p>
        </w:tc>
        <w:tc>
          <w:tcPr>
            <w:tcW w:w="6017" w:type="dxa"/>
            <w:hideMark/>
          </w:tcPr>
          <w:p w14:paraId="1A9A5F5A" w14:textId="77777777" w:rsidR="00A93F62" w:rsidRPr="00195612" w:rsidRDefault="00A93F62" w:rsidP="001D7ACC">
            <w:pPr>
              <w:pStyle w:val="Compact"/>
              <w:rPr>
                <w:ins w:id="837" w:author="Benjamin Devantier -du Plessis" w:date="2025-10-01T10:16:00Z" w16du:dateUtc="2025-10-01T08:16:00Z"/>
                <w:color w:val="EE0000"/>
                <w:highlight w:val="yellow"/>
              </w:rPr>
            </w:pPr>
            <w:ins w:id="838" w:author="Benjamin Devantier -du Plessis" w:date="2025-10-01T10:16:00Z" w16du:dateUtc="2025-10-01T08:16:00Z">
              <w:r w:rsidRPr="00195612">
                <w:rPr>
                  <w:color w:val="EE0000"/>
                  <w:highlight w:val="yellow"/>
                </w:rPr>
                <w:t>Raw, unprocessed Individual Participant Data collected directly from various cohort studies and clinical trials. This data is provided by the Data Provider who conducted or commissioned the relevant study and/or clinical trial.</w:t>
              </w:r>
            </w:ins>
          </w:p>
        </w:tc>
      </w:tr>
      <w:tr w:rsidR="00A93F62" w:rsidRPr="00195612" w14:paraId="7C592543" w14:textId="77777777" w:rsidTr="396C7C54">
        <w:trPr>
          <w:trHeight w:val="300"/>
          <w:ins w:id="839" w:author="Benjamin Devantier -du Plessis" w:date="2025-10-01T10:16:00Z"/>
        </w:trPr>
        <w:tc>
          <w:tcPr>
            <w:tcW w:w="3009" w:type="dxa"/>
            <w:hideMark/>
          </w:tcPr>
          <w:p w14:paraId="1724C196" w14:textId="77777777" w:rsidR="00A93F62" w:rsidRPr="00195612" w:rsidRDefault="00A93F62" w:rsidP="001D7ACC">
            <w:pPr>
              <w:pStyle w:val="Compact"/>
              <w:rPr>
                <w:ins w:id="840" w:author="Benjamin Devantier -du Plessis" w:date="2025-10-01T10:16:00Z" w16du:dateUtc="2025-10-01T08:16:00Z"/>
                <w:color w:val="EE0000"/>
                <w:highlight w:val="yellow"/>
              </w:rPr>
            </w:pPr>
            <w:ins w:id="841" w:author="Benjamin Devantier -du Plessis" w:date="2025-10-01T10:16:00Z" w16du:dateUtc="2025-10-01T08:16:00Z">
              <w:r w:rsidRPr="00195612">
                <w:rPr>
                  <w:color w:val="EE0000"/>
                  <w:highlight w:val="yellow"/>
                </w:rPr>
                <w:lastRenderedPageBreak/>
                <w:t>Personal Data</w:t>
              </w:r>
            </w:ins>
          </w:p>
        </w:tc>
        <w:tc>
          <w:tcPr>
            <w:tcW w:w="6017" w:type="dxa"/>
            <w:hideMark/>
          </w:tcPr>
          <w:p w14:paraId="7823469E" w14:textId="77777777" w:rsidR="00A93F62" w:rsidRPr="00195612" w:rsidRDefault="00A93F62" w:rsidP="001D7ACC">
            <w:pPr>
              <w:pStyle w:val="Compact"/>
              <w:rPr>
                <w:ins w:id="842" w:author="Benjamin Devantier -du Plessis" w:date="2025-10-01T10:16:00Z" w16du:dateUtc="2025-10-01T08:16:00Z"/>
                <w:color w:val="EE0000"/>
                <w:highlight w:val="yellow"/>
              </w:rPr>
            </w:pPr>
            <w:ins w:id="843" w:author="Benjamin Devantier -du Plessis" w:date="2025-10-01T10:16:00Z" w16du:dateUtc="2025-10-01T08:16:00Z">
              <w:r w:rsidRPr="00195612">
                <w:rPr>
                  <w:color w:val="EE0000"/>
                  <w:highlight w:val="yellow"/>
                </w:rPr>
                <w:t>Any information relating to an identifiable living natural person and where it is applicable an identifiable existing juristic person.</w:t>
              </w:r>
            </w:ins>
          </w:p>
        </w:tc>
      </w:tr>
      <w:tr w:rsidR="00A93F62" w:rsidRPr="00195612" w14:paraId="02E05FA4" w14:textId="77777777" w:rsidTr="396C7C54">
        <w:trPr>
          <w:trHeight w:val="300"/>
          <w:ins w:id="844" w:author="Benjamin Devantier -du Plessis" w:date="2025-10-01T10:16:00Z"/>
        </w:trPr>
        <w:tc>
          <w:tcPr>
            <w:tcW w:w="3009" w:type="dxa"/>
            <w:hideMark/>
          </w:tcPr>
          <w:p w14:paraId="02F783F0" w14:textId="77777777" w:rsidR="00A93F62" w:rsidRPr="00195612" w:rsidRDefault="00A93F62" w:rsidP="001D7ACC">
            <w:pPr>
              <w:pStyle w:val="Compact"/>
              <w:rPr>
                <w:ins w:id="845" w:author="Benjamin Devantier -du Plessis" w:date="2025-10-01T10:16:00Z" w16du:dateUtc="2025-10-01T08:16:00Z"/>
                <w:color w:val="EE0000"/>
                <w:highlight w:val="yellow"/>
              </w:rPr>
            </w:pPr>
            <w:ins w:id="846" w:author="Benjamin Devantier -du Plessis" w:date="2025-10-01T10:16:00Z" w16du:dateUtc="2025-10-01T08:16:00Z">
              <w:r w:rsidRPr="00195612">
                <w:rPr>
                  <w:color w:val="EE0000"/>
                  <w:highlight w:val="yellow"/>
                </w:rPr>
                <w:t>Personally Identifiable Data</w:t>
              </w:r>
            </w:ins>
          </w:p>
        </w:tc>
        <w:tc>
          <w:tcPr>
            <w:tcW w:w="6017" w:type="dxa"/>
            <w:hideMark/>
          </w:tcPr>
          <w:p w14:paraId="6C8D46C2" w14:textId="77777777" w:rsidR="00A93F62" w:rsidRPr="00195612" w:rsidRDefault="00A93F62" w:rsidP="001D7ACC">
            <w:pPr>
              <w:pStyle w:val="Compact"/>
              <w:rPr>
                <w:ins w:id="847" w:author="Benjamin Devantier -du Plessis" w:date="2025-10-01T10:16:00Z" w16du:dateUtc="2025-10-01T08:16:00Z"/>
                <w:color w:val="EE0000"/>
                <w:highlight w:val="yellow"/>
              </w:rPr>
            </w:pPr>
            <w:ins w:id="848" w:author="Benjamin Devantier -du Plessis" w:date="2025-10-01T10:16:00Z" w16du:dateUtc="2025-10-01T08:16:00Z">
              <w:r w:rsidRPr="00195612">
                <w:rPr>
                  <w:color w:val="EE0000"/>
                  <w:highlight w:val="yellow"/>
                </w:rPr>
                <w:t>Data variables that enable the identification of an individual either directly through names, ID numbers, etc., or indirectly through combining other variables such as locations (GPS, street address), age, gender, and medical information.</w:t>
              </w:r>
            </w:ins>
          </w:p>
        </w:tc>
      </w:tr>
      <w:tr w:rsidR="00A93F62" w:rsidRPr="00195612" w14:paraId="22362F0D" w14:textId="77777777" w:rsidTr="396C7C54">
        <w:trPr>
          <w:trHeight w:val="300"/>
          <w:ins w:id="849" w:author="Benjamin Devantier -du Plessis" w:date="2025-10-01T10:16:00Z"/>
        </w:trPr>
        <w:tc>
          <w:tcPr>
            <w:tcW w:w="3009" w:type="dxa"/>
            <w:hideMark/>
          </w:tcPr>
          <w:p w14:paraId="74C1D4D7" w14:textId="77777777" w:rsidR="00A93F62" w:rsidRPr="00195612" w:rsidRDefault="00A93F62" w:rsidP="001D7ACC">
            <w:pPr>
              <w:pStyle w:val="Compact"/>
              <w:rPr>
                <w:ins w:id="850" w:author="Benjamin Devantier -du Plessis" w:date="2025-10-01T10:16:00Z" w16du:dateUtc="2025-10-01T08:16:00Z"/>
                <w:color w:val="EE0000"/>
                <w:highlight w:val="yellow"/>
              </w:rPr>
            </w:pPr>
            <w:ins w:id="851" w:author="Benjamin Devantier -du Plessis" w:date="2025-10-01T10:16:00Z" w16du:dateUtc="2025-10-01T08:16:00Z">
              <w:r w:rsidRPr="00195612">
                <w:rPr>
                  <w:color w:val="EE0000"/>
                  <w:highlight w:val="yellow"/>
                </w:rPr>
                <w:t>Principal Investigator</w:t>
              </w:r>
            </w:ins>
          </w:p>
        </w:tc>
        <w:tc>
          <w:tcPr>
            <w:tcW w:w="6017" w:type="dxa"/>
            <w:hideMark/>
          </w:tcPr>
          <w:p w14:paraId="4B0F3A23" w14:textId="77777777" w:rsidR="00A93F62" w:rsidRPr="00195612" w:rsidRDefault="00A93F62" w:rsidP="001D7ACC">
            <w:pPr>
              <w:pStyle w:val="Compact"/>
              <w:rPr>
                <w:ins w:id="852" w:author="Benjamin Devantier -du Plessis" w:date="2025-10-01T10:16:00Z" w16du:dateUtc="2025-10-01T08:16:00Z"/>
                <w:color w:val="EE0000"/>
                <w:highlight w:val="yellow"/>
              </w:rPr>
            </w:pPr>
            <w:ins w:id="853" w:author="Benjamin Devantier -du Plessis" w:date="2025-10-01T10:16:00Z" w16du:dateUtc="2025-10-01T08:16:00Z">
              <w:r w:rsidRPr="00195612">
                <w:rPr>
                  <w:color w:val="EE0000"/>
                  <w:highlight w:val="yellow"/>
                </w:rPr>
                <w:t>The lead researcher responsible for the conduct of a research project.</w:t>
              </w:r>
            </w:ins>
          </w:p>
        </w:tc>
      </w:tr>
      <w:tr w:rsidR="00A93F62" w:rsidRPr="00195612" w14:paraId="5367CC8A" w14:textId="77777777" w:rsidTr="396C7C54">
        <w:trPr>
          <w:trHeight w:val="300"/>
          <w:ins w:id="854" w:author="Benjamin Devantier -du Plessis" w:date="2025-10-01T10:16:00Z"/>
        </w:trPr>
        <w:tc>
          <w:tcPr>
            <w:tcW w:w="3009" w:type="dxa"/>
            <w:hideMark/>
          </w:tcPr>
          <w:p w14:paraId="13B7D380" w14:textId="77777777" w:rsidR="00A93F62" w:rsidRPr="00195612" w:rsidRDefault="00A93F62" w:rsidP="001D7ACC">
            <w:pPr>
              <w:pStyle w:val="Compact"/>
              <w:rPr>
                <w:ins w:id="855" w:author="Benjamin Devantier -du Plessis" w:date="2025-10-01T10:16:00Z" w16du:dateUtc="2025-10-01T08:16:00Z"/>
                <w:color w:val="EE0000"/>
                <w:highlight w:val="yellow"/>
              </w:rPr>
            </w:pPr>
            <w:ins w:id="856" w:author="Benjamin Devantier -du Plessis" w:date="2025-10-01T10:16:00Z" w16du:dateUtc="2025-10-01T08:16:00Z">
              <w:r w:rsidRPr="00195612">
                <w:rPr>
                  <w:color w:val="EE0000"/>
                  <w:highlight w:val="yellow"/>
                </w:rPr>
                <w:t>Processing</w:t>
              </w:r>
            </w:ins>
          </w:p>
        </w:tc>
        <w:tc>
          <w:tcPr>
            <w:tcW w:w="6017" w:type="dxa"/>
            <w:hideMark/>
          </w:tcPr>
          <w:p w14:paraId="0E399DCF" w14:textId="77777777" w:rsidR="00A93F62" w:rsidRPr="00195612" w:rsidRDefault="00A93F62" w:rsidP="001D7ACC">
            <w:pPr>
              <w:pStyle w:val="Compact"/>
              <w:rPr>
                <w:ins w:id="857" w:author="Benjamin Devantier -du Plessis" w:date="2025-10-01T10:16:00Z" w16du:dateUtc="2025-10-01T08:16:00Z"/>
                <w:color w:val="EE0000"/>
                <w:highlight w:val="yellow"/>
              </w:rPr>
            </w:pPr>
            <w:ins w:id="858" w:author="Benjamin Devantier -du Plessis" w:date="2025-10-01T10:16:00Z" w16du:dateUtc="2025-10-01T08:16:00Z">
              <w:r w:rsidRPr="00195612">
                <w:rPr>
                  <w:color w:val="EE0000"/>
                  <w:highlight w:val="yellow"/>
                </w:rPr>
                <w:t xml:space="preserve">Any operation or set of operations which is performed upon Personal Data whether or not by automatic means such as collection, recording, </w:t>
              </w:r>
              <w:proofErr w:type="spellStart"/>
              <w:r w:rsidRPr="00195612">
                <w:rPr>
                  <w:color w:val="EE0000"/>
                  <w:highlight w:val="yellow"/>
                </w:rPr>
                <w:t>organisation</w:t>
              </w:r>
              <w:proofErr w:type="spellEnd"/>
              <w:r w:rsidRPr="00195612">
                <w:rPr>
                  <w:color w:val="EE0000"/>
                  <w:highlight w:val="yellow"/>
                </w:rPr>
                <w:t>, storage, adaptation or alteration, retrieval, consultation, use, disclosure by transmission, dissemination or otherwise making available, alignment or combination, blocking, erasure or destruction.</w:t>
              </w:r>
            </w:ins>
          </w:p>
        </w:tc>
      </w:tr>
      <w:tr w:rsidR="00A93F62" w:rsidRPr="00195612" w14:paraId="22539962" w14:textId="77777777" w:rsidTr="396C7C54">
        <w:trPr>
          <w:trHeight w:val="300"/>
          <w:ins w:id="859" w:author="Benjamin Devantier -du Plessis" w:date="2025-10-01T10:16:00Z"/>
        </w:trPr>
        <w:tc>
          <w:tcPr>
            <w:tcW w:w="3009" w:type="dxa"/>
            <w:hideMark/>
          </w:tcPr>
          <w:p w14:paraId="501EA8C4" w14:textId="77777777" w:rsidR="00A93F62" w:rsidRPr="00195612" w:rsidRDefault="00A93F62" w:rsidP="001D7ACC">
            <w:pPr>
              <w:pStyle w:val="Compact"/>
              <w:rPr>
                <w:ins w:id="860" w:author="Benjamin Devantier -du Plessis" w:date="2025-10-01T10:16:00Z" w16du:dateUtc="2025-10-01T08:16:00Z"/>
                <w:color w:val="EE0000"/>
                <w:highlight w:val="yellow"/>
              </w:rPr>
            </w:pPr>
            <w:ins w:id="861" w:author="Benjamin Devantier -du Plessis" w:date="2025-10-01T10:16:00Z" w16du:dateUtc="2025-10-01T08:16:00Z">
              <w:r w:rsidRPr="00195612">
                <w:rPr>
                  <w:color w:val="EE0000"/>
                  <w:highlight w:val="yellow"/>
                </w:rPr>
                <w:t>RP1 De-identified Data</w:t>
              </w:r>
            </w:ins>
          </w:p>
        </w:tc>
        <w:tc>
          <w:tcPr>
            <w:tcW w:w="6017" w:type="dxa"/>
            <w:hideMark/>
          </w:tcPr>
          <w:p w14:paraId="433D50DA" w14:textId="77777777" w:rsidR="00A93F62" w:rsidRPr="00195612" w:rsidRDefault="00A93F62" w:rsidP="001D7ACC">
            <w:pPr>
              <w:pStyle w:val="Compact"/>
              <w:rPr>
                <w:ins w:id="862" w:author="Benjamin Devantier -du Plessis" w:date="2025-10-01T10:16:00Z" w16du:dateUtc="2025-10-01T08:16:00Z"/>
                <w:color w:val="EE0000"/>
                <w:highlight w:val="yellow"/>
              </w:rPr>
            </w:pPr>
            <w:ins w:id="863" w:author="Benjamin Devantier -du Plessis" w:date="2025-10-01T10:16:00Z" w16du:dateUtc="2025-10-01T08:16:00Z">
              <w:r w:rsidRPr="00195612">
                <w:rPr>
                  <w:color w:val="EE0000"/>
                  <w:highlight w:val="yellow"/>
                </w:rP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ins>
          </w:p>
        </w:tc>
      </w:tr>
      <w:tr w:rsidR="00A93F62" w:rsidRPr="00195612" w14:paraId="4FF3589C" w14:textId="77777777" w:rsidTr="396C7C54">
        <w:trPr>
          <w:trHeight w:val="300"/>
          <w:ins w:id="864" w:author="Benjamin Devantier -du Plessis" w:date="2025-10-01T10:16:00Z"/>
        </w:trPr>
        <w:tc>
          <w:tcPr>
            <w:tcW w:w="3009" w:type="dxa"/>
            <w:hideMark/>
          </w:tcPr>
          <w:p w14:paraId="7C300470" w14:textId="77777777" w:rsidR="00A93F62" w:rsidRPr="00195612" w:rsidRDefault="00A93F62" w:rsidP="001D7ACC">
            <w:pPr>
              <w:pStyle w:val="Compact"/>
              <w:rPr>
                <w:ins w:id="865" w:author="Benjamin Devantier -du Plessis" w:date="2025-10-01T10:16:00Z" w16du:dateUtc="2025-10-01T08:16:00Z"/>
                <w:color w:val="EE0000"/>
                <w:highlight w:val="yellow"/>
              </w:rPr>
            </w:pPr>
            <w:ins w:id="866" w:author="Benjamin Devantier -du Plessis" w:date="2025-10-01T10:16:00Z" w16du:dateUtc="2025-10-01T08:16:00Z">
              <w:r w:rsidRPr="00195612">
                <w:rPr>
                  <w:color w:val="EE0000"/>
                  <w:highlight w:val="yellow"/>
                </w:rPr>
                <w:t>RP2 De-identified Data</w:t>
              </w:r>
            </w:ins>
          </w:p>
        </w:tc>
        <w:tc>
          <w:tcPr>
            <w:tcW w:w="6017" w:type="dxa"/>
            <w:hideMark/>
          </w:tcPr>
          <w:p w14:paraId="59273399" w14:textId="77777777" w:rsidR="00A93F62" w:rsidRPr="00195612" w:rsidRDefault="00A93F62" w:rsidP="001D7ACC">
            <w:pPr>
              <w:pStyle w:val="Compact"/>
              <w:rPr>
                <w:ins w:id="867" w:author="Benjamin Devantier -du Plessis" w:date="2025-10-01T10:16:00Z" w16du:dateUtc="2025-10-01T08:16:00Z"/>
                <w:color w:val="EE0000"/>
                <w:highlight w:val="yellow"/>
              </w:rPr>
            </w:pPr>
            <w:ins w:id="868" w:author="Benjamin Devantier -du Plessis" w:date="2025-10-01T10:16:00Z" w16du:dateUtc="2025-10-01T08:16:00Z">
              <w:r w:rsidRPr="00195612">
                <w:rPr>
                  <w:color w:val="EE0000"/>
                  <w:highlight w:val="yellow"/>
                </w:rP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ins>
          </w:p>
        </w:tc>
      </w:tr>
      <w:tr w:rsidR="00A93F62" w:rsidRPr="00195612" w14:paraId="6EC0BF49" w14:textId="77777777" w:rsidTr="396C7C54">
        <w:trPr>
          <w:trHeight w:val="300"/>
          <w:ins w:id="869" w:author="Benjamin Devantier -du Plessis" w:date="2025-10-01T10:16:00Z"/>
        </w:trPr>
        <w:tc>
          <w:tcPr>
            <w:tcW w:w="3009" w:type="dxa"/>
            <w:hideMark/>
          </w:tcPr>
          <w:p w14:paraId="459B4551" w14:textId="77777777" w:rsidR="00A93F62" w:rsidRPr="00195612" w:rsidRDefault="00A93F62" w:rsidP="001D7ACC">
            <w:pPr>
              <w:pStyle w:val="Compact"/>
              <w:rPr>
                <w:ins w:id="870" w:author="Benjamin Devantier -du Plessis" w:date="2025-10-01T10:16:00Z" w16du:dateUtc="2025-10-01T08:16:00Z"/>
                <w:color w:val="EE0000"/>
                <w:highlight w:val="yellow"/>
              </w:rPr>
            </w:pPr>
            <w:ins w:id="871" w:author="Benjamin Devantier -du Plessis" w:date="2025-10-01T10:16:00Z" w16du:dateUtc="2025-10-01T08:16:00Z">
              <w:r w:rsidRPr="00195612">
                <w:rPr>
                  <w:color w:val="EE0000"/>
                  <w:highlight w:val="yellow"/>
                </w:rPr>
                <w:t>Re-analysis</w:t>
              </w:r>
            </w:ins>
          </w:p>
        </w:tc>
        <w:tc>
          <w:tcPr>
            <w:tcW w:w="6017" w:type="dxa"/>
            <w:hideMark/>
          </w:tcPr>
          <w:p w14:paraId="70BF1CCC" w14:textId="77777777" w:rsidR="00A93F62" w:rsidRPr="00195612" w:rsidRDefault="00A93F62" w:rsidP="001D7ACC">
            <w:pPr>
              <w:pStyle w:val="Compact"/>
              <w:rPr>
                <w:ins w:id="872" w:author="Benjamin Devantier -du Plessis" w:date="2025-10-01T10:16:00Z" w16du:dateUtc="2025-10-01T08:16:00Z"/>
                <w:color w:val="EE0000"/>
                <w:highlight w:val="yellow"/>
              </w:rPr>
            </w:pPr>
            <w:ins w:id="873" w:author="Benjamin Devantier -du Plessis" w:date="2025-10-01T10:16:00Z" w16du:dateUtc="2025-10-01T08:16:00Z">
              <w:r w:rsidRPr="00195612">
                <w:rPr>
                  <w:color w:val="EE0000"/>
                  <w:highlight w:val="yellow"/>
                </w:rPr>
                <w:t>A dynamical model simulation of historical climate evolution continuously nudged by observations to provide an approximate historical representation of the climate system.</w:t>
              </w:r>
            </w:ins>
          </w:p>
        </w:tc>
      </w:tr>
      <w:tr w:rsidR="00A93F62" w:rsidRPr="00195612" w14:paraId="5B7265BE" w14:textId="77777777" w:rsidTr="396C7C54">
        <w:trPr>
          <w:trHeight w:val="300"/>
          <w:ins w:id="874" w:author="Benjamin Devantier -du Plessis" w:date="2025-10-01T10:16:00Z"/>
        </w:trPr>
        <w:tc>
          <w:tcPr>
            <w:tcW w:w="3009" w:type="dxa"/>
            <w:hideMark/>
          </w:tcPr>
          <w:p w14:paraId="7377330D" w14:textId="77777777" w:rsidR="00A93F62" w:rsidRPr="00195612" w:rsidRDefault="00A93F62" w:rsidP="001D7ACC">
            <w:pPr>
              <w:pStyle w:val="Compact"/>
              <w:rPr>
                <w:ins w:id="875" w:author="Benjamin Devantier -du Plessis" w:date="2025-10-01T10:16:00Z" w16du:dateUtc="2025-10-01T08:16:00Z"/>
                <w:color w:val="EE0000"/>
                <w:highlight w:val="yellow"/>
              </w:rPr>
            </w:pPr>
            <w:ins w:id="876" w:author="Benjamin Devantier -du Plessis" w:date="2025-10-01T10:16:00Z" w16du:dateUtc="2025-10-01T08:16:00Z">
              <w:r w:rsidRPr="00195612">
                <w:rPr>
                  <w:color w:val="EE0000"/>
                  <w:highlight w:val="yellow"/>
                </w:rPr>
                <w:t>Remote Sensing Data</w:t>
              </w:r>
            </w:ins>
          </w:p>
        </w:tc>
        <w:tc>
          <w:tcPr>
            <w:tcW w:w="6017" w:type="dxa"/>
            <w:hideMark/>
          </w:tcPr>
          <w:p w14:paraId="3EEE6A57" w14:textId="77777777" w:rsidR="00A93F62" w:rsidRPr="00195612" w:rsidRDefault="00A93F62" w:rsidP="001D7ACC">
            <w:pPr>
              <w:pStyle w:val="Compact"/>
              <w:rPr>
                <w:ins w:id="877" w:author="Benjamin Devantier -du Plessis" w:date="2025-10-01T10:16:00Z" w16du:dateUtc="2025-10-01T08:16:00Z"/>
                <w:color w:val="EE0000"/>
                <w:highlight w:val="yellow"/>
              </w:rPr>
            </w:pPr>
            <w:ins w:id="878" w:author="Benjamin Devantier -du Plessis" w:date="2025-10-01T10:16:00Z" w16du:dateUtc="2025-10-01T08:16:00Z">
              <w:r w:rsidRPr="00195612">
                <w:rPr>
                  <w:color w:val="EE0000"/>
                  <w:highlight w:val="yellow"/>
                </w:rPr>
                <w:t>Data derived from satellite sensors, including optical imagery and indicators of physical measures like land surface temperature, soil moisture estimates, and vegetation condition.</w:t>
              </w:r>
            </w:ins>
          </w:p>
        </w:tc>
      </w:tr>
      <w:tr w:rsidR="00A93F62" w:rsidRPr="00195612" w14:paraId="00D187A4" w14:textId="77777777" w:rsidTr="396C7C54">
        <w:trPr>
          <w:trHeight w:val="300"/>
          <w:ins w:id="879" w:author="Benjamin Devantier -du Plessis" w:date="2025-10-01T10:16:00Z"/>
        </w:trPr>
        <w:tc>
          <w:tcPr>
            <w:tcW w:w="3009" w:type="dxa"/>
            <w:hideMark/>
          </w:tcPr>
          <w:p w14:paraId="4EB61791" w14:textId="77777777" w:rsidR="00A93F62" w:rsidRPr="00195612" w:rsidRDefault="00A93F62" w:rsidP="001D7ACC">
            <w:pPr>
              <w:pStyle w:val="Compact"/>
              <w:rPr>
                <w:ins w:id="880" w:author="Benjamin Devantier -du Plessis" w:date="2025-10-01T10:16:00Z" w16du:dateUtc="2025-10-01T08:16:00Z"/>
                <w:color w:val="EE0000"/>
                <w:highlight w:val="yellow"/>
              </w:rPr>
            </w:pPr>
            <w:ins w:id="881" w:author="Benjamin Devantier -du Plessis" w:date="2025-10-01T10:16:00Z" w16du:dateUtc="2025-10-01T08:16:00Z">
              <w:r w:rsidRPr="00195612">
                <w:rPr>
                  <w:color w:val="EE0000"/>
                  <w:highlight w:val="yellow"/>
                </w:rPr>
                <w:t>Research Hubs</w:t>
              </w:r>
            </w:ins>
          </w:p>
        </w:tc>
        <w:tc>
          <w:tcPr>
            <w:tcW w:w="6017" w:type="dxa"/>
            <w:hideMark/>
          </w:tcPr>
          <w:p w14:paraId="3AB304F2" w14:textId="77777777" w:rsidR="00A93F62" w:rsidRPr="00195612" w:rsidRDefault="00A93F62" w:rsidP="001D7ACC">
            <w:pPr>
              <w:pStyle w:val="Compact"/>
              <w:rPr>
                <w:ins w:id="882" w:author="Benjamin Devantier -du Plessis" w:date="2025-10-01T10:16:00Z" w16du:dateUtc="2025-10-01T08:16:00Z"/>
                <w:color w:val="EE0000"/>
                <w:highlight w:val="yellow"/>
              </w:rPr>
            </w:pPr>
            <w:ins w:id="883" w:author="Benjamin Devantier -du Plessis" w:date="2025-10-01T10:16:00Z" w16du:dateUtc="2025-10-01T08:16:00Z">
              <w:r w:rsidRPr="00195612">
                <w:rPr>
                  <w:color w:val="EE0000"/>
                  <w:highlight w:val="yellow"/>
                </w:rPr>
                <w:t xml:space="preserve">Seven NIH DS-I Africa U54 grants that are called “Research Hubs” and who contribute to and </w:t>
              </w:r>
              <w:proofErr w:type="spellStart"/>
              <w:r w:rsidRPr="00195612">
                <w:rPr>
                  <w:color w:val="EE0000"/>
                  <w:highlight w:val="yellow"/>
                </w:rPr>
                <w:t>utilise</w:t>
              </w:r>
              <w:proofErr w:type="spellEnd"/>
              <w:r w:rsidRPr="00195612">
                <w:rPr>
                  <w:color w:val="EE0000"/>
                  <w:highlight w:val="yellow"/>
                </w:rPr>
                <w:t xml:space="preserve"> shared data resources.</w:t>
              </w:r>
            </w:ins>
          </w:p>
        </w:tc>
      </w:tr>
      <w:tr w:rsidR="00A93F62" w:rsidRPr="00195612" w14:paraId="04F89C80" w14:textId="77777777" w:rsidTr="396C7C54">
        <w:trPr>
          <w:trHeight w:val="300"/>
          <w:ins w:id="884" w:author="Benjamin Devantier -du Plessis" w:date="2025-10-01T10:16:00Z"/>
        </w:trPr>
        <w:tc>
          <w:tcPr>
            <w:tcW w:w="3009" w:type="dxa"/>
            <w:hideMark/>
          </w:tcPr>
          <w:p w14:paraId="014D5C40" w14:textId="77777777" w:rsidR="00A93F62" w:rsidRPr="00195612" w:rsidRDefault="00A93F62" w:rsidP="001D7ACC">
            <w:pPr>
              <w:pStyle w:val="Compact"/>
              <w:rPr>
                <w:ins w:id="885" w:author="Benjamin Devantier -du Plessis" w:date="2025-10-01T10:16:00Z" w16du:dateUtc="2025-10-01T08:16:00Z"/>
                <w:color w:val="EE0000"/>
                <w:highlight w:val="yellow"/>
              </w:rPr>
            </w:pPr>
            <w:ins w:id="886" w:author="Benjamin Devantier -du Plessis" w:date="2025-10-01T10:16:00Z" w16du:dateUtc="2025-10-01T08:16:00Z">
              <w:r w:rsidRPr="00195612">
                <w:rPr>
                  <w:color w:val="EE0000"/>
                  <w:highlight w:val="yellow"/>
                </w:rPr>
                <w:lastRenderedPageBreak/>
                <w:t>Research Project 1 (RP1)</w:t>
              </w:r>
            </w:ins>
          </w:p>
        </w:tc>
        <w:tc>
          <w:tcPr>
            <w:tcW w:w="6017" w:type="dxa"/>
            <w:hideMark/>
          </w:tcPr>
          <w:p w14:paraId="0FD8A32D" w14:textId="77777777" w:rsidR="00A93F62" w:rsidRPr="00195612" w:rsidRDefault="00A93F62" w:rsidP="001D7ACC">
            <w:pPr>
              <w:pStyle w:val="Compact"/>
              <w:rPr>
                <w:ins w:id="887" w:author="Benjamin Devantier -du Plessis" w:date="2025-10-01T10:16:00Z" w16du:dateUtc="2025-10-01T08:16:00Z"/>
                <w:color w:val="EE0000"/>
                <w:highlight w:val="yellow"/>
              </w:rPr>
            </w:pPr>
            <w:ins w:id="888" w:author="Benjamin Devantier -du Plessis" w:date="2025-10-01T10:16:00Z" w16du:dateUtc="2025-10-01T08:16:00Z">
              <w:r w:rsidRPr="00195612">
                <w:rPr>
                  <w:color w:val="EE0000"/>
                  <w:highlight w:val="yellow"/>
                </w:rP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ins>
          </w:p>
        </w:tc>
      </w:tr>
      <w:tr w:rsidR="00A93F62" w:rsidRPr="00195612" w14:paraId="1FDBD9F9" w14:textId="77777777" w:rsidTr="396C7C54">
        <w:trPr>
          <w:trHeight w:val="300"/>
          <w:ins w:id="889" w:author="Benjamin Devantier -du Plessis" w:date="2025-10-01T10:16:00Z"/>
        </w:trPr>
        <w:tc>
          <w:tcPr>
            <w:tcW w:w="3009" w:type="dxa"/>
            <w:hideMark/>
          </w:tcPr>
          <w:p w14:paraId="50988698" w14:textId="77777777" w:rsidR="00A93F62" w:rsidRPr="00195612" w:rsidRDefault="00A93F62" w:rsidP="001D7ACC">
            <w:pPr>
              <w:pStyle w:val="Compact"/>
              <w:rPr>
                <w:ins w:id="890" w:author="Benjamin Devantier -du Plessis" w:date="2025-10-01T10:16:00Z" w16du:dateUtc="2025-10-01T08:16:00Z"/>
                <w:color w:val="EE0000"/>
                <w:highlight w:val="yellow"/>
              </w:rPr>
            </w:pPr>
            <w:ins w:id="891" w:author="Benjamin Devantier -du Plessis" w:date="2025-10-01T10:16:00Z" w16du:dateUtc="2025-10-01T08:16:00Z">
              <w:r w:rsidRPr="00195612">
                <w:rPr>
                  <w:color w:val="EE0000"/>
                  <w:highlight w:val="yellow"/>
                </w:rPr>
                <w:t>Research Project 2 (RP2)</w:t>
              </w:r>
            </w:ins>
          </w:p>
        </w:tc>
        <w:tc>
          <w:tcPr>
            <w:tcW w:w="6017" w:type="dxa"/>
            <w:hideMark/>
          </w:tcPr>
          <w:p w14:paraId="06705E3C" w14:textId="77777777" w:rsidR="00A93F62" w:rsidRPr="00195612" w:rsidRDefault="00A93F62" w:rsidP="001D7ACC">
            <w:pPr>
              <w:pStyle w:val="Compact"/>
              <w:rPr>
                <w:ins w:id="892" w:author="Benjamin Devantier -du Plessis" w:date="2025-10-01T10:16:00Z" w16du:dateUtc="2025-10-01T08:16:00Z"/>
                <w:color w:val="EE0000"/>
                <w:highlight w:val="yellow"/>
              </w:rPr>
            </w:pPr>
            <w:ins w:id="893" w:author="Benjamin Devantier -du Plessis" w:date="2025-10-01T10:16:00Z" w16du:dateUtc="2025-10-01T08:16:00Z">
              <w:r w:rsidRPr="00195612">
                <w:rPr>
                  <w:color w:val="EE0000"/>
                  <w:highlight w:val="yellow"/>
                </w:rPr>
                <w:t>The second major research project of the HE²AT Center Project, focusing on urban heat health impacts and Early Warning Systems.</w:t>
              </w:r>
            </w:ins>
          </w:p>
        </w:tc>
      </w:tr>
      <w:tr w:rsidR="00A93F62" w:rsidRPr="00195612" w14:paraId="63146744" w14:textId="77777777" w:rsidTr="396C7C54">
        <w:trPr>
          <w:trHeight w:val="300"/>
          <w:ins w:id="894" w:author="Benjamin Devantier -du Plessis" w:date="2025-10-01T10:16:00Z"/>
        </w:trPr>
        <w:tc>
          <w:tcPr>
            <w:tcW w:w="3009" w:type="dxa"/>
            <w:hideMark/>
          </w:tcPr>
          <w:p w14:paraId="5045E572" w14:textId="77777777" w:rsidR="00A93F62" w:rsidRPr="00195612" w:rsidRDefault="00A93F62" w:rsidP="001D7ACC">
            <w:pPr>
              <w:pStyle w:val="Compact"/>
              <w:rPr>
                <w:ins w:id="895" w:author="Benjamin Devantier -du Plessis" w:date="2025-10-01T10:16:00Z" w16du:dateUtc="2025-10-01T08:16:00Z"/>
                <w:color w:val="EE0000"/>
                <w:highlight w:val="yellow"/>
              </w:rPr>
            </w:pPr>
            <w:ins w:id="896" w:author="Benjamin Devantier -du Plessis" w:date="2025-10-01T10:16:00Z" w16du:dateUtc="2025-10-01T08:16:00Z">
              <w:r w:rsidRPr="00195612">
                <w:rPr>
                  <w:color w:val="EE0000"/>
                  <w:highlight w:val="yellow"/>
                </w:rPr>
                <w:t>Responsible Party</w:t>
              </w:r>
            </w:ins>
          </w:p>
        </w:tc>
        <w:tc>
          <w:tcPr>
            <w:tcW w:w="6017" w:type="dxa"/>
            <w:hideMark/>
          </w:tcPr>
          <w:p w14:paraId="248024E7" w14:textId="77777777" w:rsidR="00A93F62" w:rsidRPr="00195612" w:rsidRDefault="00A93F62" w:rsidP="001D7ACC">
            <w:pPr>
              <w:pStyle w:val="Compact"/>
              <w:rPr>
                <w:ins w:id="897" w:author="Benjamin Devantier -du Plessis" w:date="2025-10-01T10:16:00Z" w16du:dateUtc="2025-10-01T08:16:00Z"/>
                <w:color w:val="EE0000"/>
                <w:highlight w:val="yellow"/>
              </w:rPr>
            </w:pPr>
            <w:ins w:id="898" w:author="Benjamin Devantier -du Plessis" w:date="2025-10-01T10:16:00Z" w16du:dateUtc="2025-10-01T08:16:00Z">
              <w:r w:rsidRPr="00195612">
                <w:rPr>
                  <w:color w:val="EE0000"/>
                  <w:highlight w:val="yellow"/>
                </w:rPr>
                <w:t>A public or private body or any other person which alone or in conjunction with others determines the purpose of and means for Processing Personal Data.</w:t>
              </w:r>
            </w:ins>
          </w:p>
        </w:tc>
      </w:tr>
      <w:tr w:rsidR="00A93F62" w:rsidRPr="00195612" w14:paraId="557CF3A4" w14:textId="77777777" w:rsidTr="396C7C54">
        <w:trPr>
          <w:trHeight w:val="300"/>
          <w:ins w:id="899" w:author="Benjamin Devantier -du Plessis" w:date="2025-10-01T10:16:00Z"/>
        </w:trPr>
        <w:tc>
          <w:tcPr>
            <w:tcW w:w="3009" w:type="dxa"/>
            <w:hideMark/>
          </w:tcPr>
          <w:p w14:paraId="20CA8222" w14:textId="77777777" w:rsidR="00A93F62" w:rsidRPr="00195612" w:rsidRDefault="00A93F62" w:rsidP="001D7ACC">
            <w:pPr>
              <w:pStyle w:val="Compact"/>
              <w:rPr>
                <w:ins w:id="900" w:author="Benjamin Devantier -du Plessis" w:date="2025-10-01T10:16:00Z" w16du:dateUtc="2025-10-01T08:16:00Z"/>
                <w:color w:val="EE0000"/>
                <w:highlight w:val="yellow"/>
              </w:rPr>
            </w:pPr>
            <w:ins w:id="901" w:author="Benjamin Devantier -du Plessis" w:date="2025-10-01T10:16:00Z" w16du:dateUtc="2025-10-01T08:16:00Z">
              <w:r w:rsidRPr="00195612">
                <w:rPr>
                  <w:color w:val="EE0000"/>
                  <w:highlight w:val="yellow"/>
                </w:rPr>
                <w:t>Sensitive data</w:t>
              </w:r>
            </w:ins>
          </w:p>
        </w:tc>
        <w:tc>
          <w:tcPr>
            <w:tcW w:w="6017" w:type="dxa"/>
            <w:hideMark/>
          </w:tcPr>
          <w:p w14:paraId="13EF1172" w14:textId="77777777" w:rsidR="00A93F62" w:rsidRPr="00195612" w:rsidRDefault="00A93F62" w:rsidP="001D7ACC">
            <w:pPr>
              <w:pStyle w:val="Compact"/>
              <w:rPr>
                <w:ins w:id="902" w:author="Benjamin Devantier -du Plessis" w:date="2025-10-01T10:16:00Z" w16du:dateUtc="2025-10-01T08:16:00Z"/>
                <w:color w:val="EE0000"/>
                <w:highlight w:val="yellow"/>
              </w:rPr>
            </w:pPr>
            <w:ins w:id="903" w:author="Benjamin Devantier -du Plessis" w:date="2025-10-01T10:16:00Z" w16du:dateUtc="2025-10-01T08:16:00Z">
              <w:r w:rsidRPr="00195612">
                <w:rPr>
                  <w:color w:val="EE0000"/>
                  <w:highlight w:val="yellow"/>
                </w:rPr>
                <w:t>Data that pertains to an individual’s personal information, such as, but not limited to health, finances, occupation.</w:t>
              </w:r>
            </w:ins>
          </w:p>
        </w:tc>
      </w:tr>
      <w:tr w:rsidR="00A93F62" w:rsidRPr="00195612" w14:paraId="19B2C2F9" w14:textId="77777777" w:rsidTr="396C7C54">
        <w:trPr>
          <w:trHeight w:val="300"/>
          <w:ins w:id="904" w:author="Benjamin Devantier -du Plessis" w:date="2025-10-01T10:16:00Z"/>
        </w:trPr>
        <w:tc>
          <w:tcPr>
            <w:tcW w:w="3009" w:type="dxa"/>
            <w:hideMark/>
          </w:tcPr>
          <w:p w14:paraId="359BC161" w14:textId="77777777" w:rsidR="00A93F62" w:rsidRPr="00195612" w:rsidRDefault="00A93F62" w:rsidP="001D7ACC">
            <w:pPr>
              <w:pStyle w:val="Compact"/>
              <w:rPr>
                <w:ins w:id="905" w:author="Benjamin Devantier -du Plessis" w:date="2025-10-01T10:16:00Z" w16du:dateUtc="2025-10-01T08:16:00Z"/>
                <w:color w:val="EE0000"/>
                <w:highlight w:val="yellow"/>
              </w:rPr>
            </w:pPr>
            <w:ins w:id="906" w:author="Benjamin Devantier -du Plessis" w:date="2025-10-01T10:16:00Z" w16du:dateUtc="2025-10-01T08:16:00Z">
              <w:r w:rsidRPr="00195612">
                <w:rPr>
                  <w:color w:val="EE0000"/>
                  <w:highlight w:val="yellow"/>
                </w:rPr>
                <w:t>Shuttle Radar Topography Mission (SRTM)</w:t>
              </w:r>
            </w:ins>
          </w:p>
        </w:tc>
        <w:tc>
          <w:tcPr>
            <w:tcW w:w="6017" w:type="dxa"/>
            <w:hideMark/>
          </w:tcPr>
          <w:p w14:paraId="3356882C" w14:textId="77777777" w:rsidR="00A93F62" w:rsidRPr="00195612" w:rsidRDefault="00A93F62" w:rsidP="001D7ACC">
            <w:pPr>
              <w:pStyle w:val="Compact"/>
              <w:rPr>
                <w:ins w:id="907" w:author="Benjamin Devantier -du Plessis" w:date="2025-10-01T10:16:00Z" w16du:dateUtc="2025-10-01T08:16:00Z"/>
                <w:color w:val="EE0000"/>
                <w:highlight w:val="yellow"/>
              </w:rPr>
            </w:pPr>
            <w:ins w:id="908" w:author="Benjamin Devantier -du Plessis" w:date="2025-10-01T10:16:00Z" w16du:dateUtc="2025-10-01T08:16:00Z">
              <w:r w:rsidRPr="00195612">
                <w:rPr>
                  <w:color w:val="EE0000"/>
                  <w:highlight w:val="yellow"/>
                </w:rPr>
                <w:t>A mission that obtained elevation data for most of the Earth using radar interferometry.</w:t>
              </w:r>
            </w:ins>
          </w:p>
        </w:tc>
      </w:tr>
      <w:tr w:rsidR="00A93F62" w:rsidRPr="00195612" w14:paraId="0FD5C6E1" w14:textId="77777777" w:rsidTr="396C7C54">
        <w:trPr>
          <w:trHeight w:val="300"/>
          <w:ins w:id="909" w:author="Benjamin Devantier -du Plessis" w:date="2025-10-01T10:16:00Z"/>
        </w:trPr>
        <w:tc>
          <w:tcPr>
            <w:tcW w:w="3009" w:type="dxa"/>
            <w:hideMark/>
          </w:tcPr>
          <w:p w14:paraId="79EE8CC4" w14:textId="77777777" w:rsidR="00A93F62" w:rsidRPr="00195612" w:rsidRDefault="00A93F62" w:rsidP="001D7ACC">
            <w:pPr>
              <w:pStyle w:val="Compact"/>
              <w:rPr>
                <w:ins w:id="910" w:author="Benjamin Devantier -du Plessis" w:date="2025-10-01T10:16:00Z" w16du:dateUtc="2025-10-01T08:16:00Z"/>
                <w:color w:val="EE0000"/>
                <w:highlight w:val="yellow"/>
              </w:rPr>
            </w:pPr>
            <w:ins w:id="911" w:author="Benjamin Devantier -du Plessis" w:date="2025-10-01T10:16:00Z" w16du:dateUtc="2025-10-01T08:16:00Z">
              <w:r w:rsidRPr="00195612">
                <w:rPr>
                  <w:color w:val="EE0000"/>
                  <w:highlight w:val="yellow"/>
                </w:rPr>
                <w:t>Training and Engagement Core (TEC)</w:t>
              </w:r>
            </w:ins>
          </w:p>
        </w:tc>
        <w:tc>
          <w:tcPr>
            <w:tcW w:w="6017" w:type="dxa"/>
            <w:hideMark/>
          </w:tcPr>
          <w:p w14:paraId="4F9B31E4" w14:textId="77777777" w:rsidR="00A93F62" w:rsidRPr="00195612" w:rsidRDefault="00A93F62" w:rsidP="001D7ACC">
            <w:pPr>
              <w:pStyle w:val="Compact"/>
              <w:rPr>
                <w:ins w:id="912" w:author="Benjamin Devantier -du Plessis" w:date="2025-10-01T10:16:00Z" w16du:dateUtc="2025-10-01T08:16:00Z"/>
                <w:color w:val="EE0000"/>
                <w:highlight w:val="yellow"/>
              </w:rPr>
            </w:pPr>
            <w:ins w:id="913" w:author="Benjamin Devantier -du Plessis" w:date="2025-10-01T10:16:00Z" w16du:dateUtc="2025-10-01T08:16:00Z">
              <w:r w:rsidRPr="00195612">
                <w:rPr>
                  <w:color w:val="EE0000"/>
                  <w:highlight w:val="yellow"/>
                </w:rPr>
                <w:t>The core component of the HE²AT Center responsible for training and capacity-building activities.</w:t>
              </w:r>
            </w:ins>
          </w:p>
        </w:tc>
      </w:tr>
      <w:tr w:rsidR="00A93F62" w:rsidRPr="00195612" w14:paraId="2A2BCEBE" w14:textId="77777777" w:rsidTr="396C7C54">
        <w:trPr>
          <w:trHeight w:val="300"/>
          <w:ins w:id="914" w:author="Benjamin Devantier -du Plessis" w:date="2025-10-01T10:16:00Z"/>
        </w:trPr>
        <w:tc>
          <w:tcPr>
            <w:tcW w:w="3009" w:type="dxa"/>
            <w:hideMark/>
          </w:tcPr>
          <w:p w14:paraId="173B716B" w14:textId="77777777" w:rsidR="00A93F62" w:rsidRPr="00195612" w:rsidRDefault="00A93F62" w:rsidP="001D7ACC">
            <w:pPr>
              <w:pStyle w:val="Compact"/>
              <w:rPr>
                <w:ins w:id="915" w:author="Benjamin Devantier -du Plessis" w:date="2025-10-01T10:16:00Z" w16du:dateUtc="2025-10-01T08:16:00Z"/>
                <w:color w:val="EE0000"/>
                <w:highlight w:val="yellow"/>
              </w:rPr>
            </w:pPr>
            <w:ins w:id="916" w:author="Benjamin Devantier -du Plessis" w:date="2025-10-01T10:16:00Z" w16du:dateUtc="2025-10-01T08:16:00Z">
              <w:r w:rsidRPr="00195612">
                <w:rPr>
                  <w:color w:val="EE0000"/>
                  <w:highlight w:val="yellow"/>
                </w:rPr>
                <w:t>Transport Layer Security (TLS)</w:t>
              </w:r>
            </w:ins>
          </w:p>
        </w:tc>
        <w:tc>
          <w:tcPr>
            <w:tcW w:w="6017" w:type="dxa"/>
            <w:hideMark/>
          </w:tcPr>
          <w:p w14:paraId="5E7ADAE1" w14:textId="77777777" w:rsidR="00A93F62" w:rsidRPr="00195612" w:rsidRDefault="00A93F62" w:rsidP="001D7ACC">
            <w:pPr>
              <w:pStyle w:val="Compact"/>
              <w:rPr>
                <w:ins w:id="917" w:author="Benjamin Devantier -du Plessis" w:date="2025-10-01T10:16:00Z" w16du:dateUtc="2025-10-01T08:16:00Z"/>
                <w:color w:val="EE0000"/>
                <w:highlight w:val="yellow"/>
              </w:rPr>
            </w:pPr>
            <w:ins w:id="918" w:author="Benjamin Devantier -du Plessis" w:date="2025-10-01T10:16:00Z" w16du:dateUtc="2025-10-01T08:16:00Z">
              <w:r w:rsidRPr="00195612">
                <w:rPr>
                  <w:color w:val="EE0000"/>
                  <w:highlight w:val="yellow"/>
                </w:rPr>
                <w:t>A cryptographic protocol designed to provide secure communication over a computer network.</w:t>
              </w:r>
            </w:ins>
          </w:p>
        </w:tc>
      </w:tr>
      <w:tr w:rsidR="00A93F62" w:rsidRPr="00195612" w14:paraId="683A5BB3" w14:textId="77777777" w:rsidTr="396C7C54">
        <w:trPr>
          <w:trHeight w:val="300"/>
          <w:ins w:id="919" w:author="Benjamin Devantier -du Plessis" w:date="2025-10-01T10:16:00Z"/>
        </w:trPr>
        <w:tc>
          <w:tcPr>
            <w:tcW w:w="3009" w:type="dxa"/>
            <w:hideMark/>
          </w:tcPr>
          <w:p w14:paraId="6DA7232A" w14:textId="77777777" w:rsidR="00A93F62" w:rsidRPr="00195612" w:rsidRDefault="00A93F62" w:rsidP="001D7ACC">
            <w:pPr>
              <w:pStyle w:val="Compact"/>
              <w:rPr>
                <w:ins w:id="920" w:author="Benjamin Devantier -du Plessis" w:date="2025-10-01T10:16:00Z" w16du:dateUtc="2025-10-01T08:16:00Z"/>
                <w:color w:val="EE0000"/>
                <w:highlight w:val="yellow"/>
              </w:rPr>
            </w:pPr>
            <w:ins w:id="921" w:author="Benjamin Devantier -du Plessis" w:date="2025-10-01T10:16:00Z" w16du:dateUtc="2025-10-01T08:16:00Z">
              <w:r w:rsidRPr="00195612">
                <w:rPr>
                  <w:color w:val="EE0000"/>
                  <w:highlight w:val="yellow"/>
                </w:rPr>
                <w:t>US National Institute of Health (NIH)</w:t>
              </w:r>
            </w:ins>
          </w:p>
        </w:tc>
        <w:tc>
          <w:tcPr>
            <w:tcW w:w="6017" w:type="dxa"/>
            <w:hideMark/>
          </w:tcPr>
          <w:p w14:paraId="3FFD01C9" w14:textId="77777777" w:rsidR="00A93F62" w:rsidRPr="00195612" w:rsidRDefault="00A93F62" w:rsidP="001D7ACC">
            <w:pPr>
              <w:pStyle w:val="Compact"/>
              <w:rPr>
                <w:ins w:id="922" w:author="Benjamin Devantier -du Plessis" w:date="2025-10-01T10:16:00Z" w16du:dateUtc="2025-10-01T08:16:00Z"/>
                <w:color w:val="EE0000"/>
                <w:highlight w:val="yellow"/>
              </w:rPr>
            </w:pPr>
            <w:ins w:id="923" w:author="Benjamin Devantier -du Plessis" w:date="2025-10-01T10:16:00Z" w16du:dateUtc="2025-10-01T08:16:00Z">
              <w:r w:rsidRPr="00195612">
                <w:rPr>
                  <w:color w:val="EE0000"/>
                  <w:highlight w:val="yellow"/>
                </w:rPr>
                <w:t>The primary agency of the United States government responsible for biomedical and public health research.</w:t>
              </w:r>
            </w:ins>
          </w:p>
        </w:tc>
      </w:tr>
      <w:tr w:rsidR="00A93F62" w:rsidRPr="00195612" w14:paraId="07F938B7" w14:textId="77777777" w:rsidTr="396C7C54">
        <w:trPr>
          <w:trHeight w:val="300"/>
          <w:ins w:id="924" w:author="Benjamin Devantier -du Plessis" w:date="2025-10-01T10:16:00Z"/>
        </w:trPr>
        <w:tc>
          <w:tcPr>
            <w:tcW w:w="3009" w:type="dxa"/>
            <w:hideMark/>
          </w:tcPr>
          <w:p w14:paraId="21DCE082" w14:textId="77777777" w:rsidR="00A93F62" w:rsidRPr="00195612" w:rsidRDefault="00A93F62" w:rsidP="001D7ACC">
            <w:pPr>
              <w:pStyle w:val="Compact"/>
              <w:rPr>
                <w:ins w:id="925" w:author="Benjamin Devantier -du Plessis" w:date="2025-10-01T10:16:00Z" w16du:dateUtc="2025-10-01T08:16:00Z"/>
                <w:color w:val="EE0000"/>
                <w:highlight w:val="yellow"/>
              </w:rPr>
            </w:pPr>
            <w:ins w:id="926" w:author="Benjamin Devantier -du Plessis" w:date="2025-10-01T10:16:00Z" w16du:dateUtc="2025-10-01T08:16:00Z">
              <w:r w:rsidRPr="00195612">
                <w:rPr>
                  <w:color w:val="EE0000"/>
                  <w:highlight w:val="yellow"/>
                </w:rPr>
                <w:t>sub-Saharan Africa (sSA)</w:t>
              </w:r>
            </w:ins>
          </w:p>
        </w:tc>
        <w:tc>
          <w:tcPr>
            <w:tcW w:w="6017" w:type="dxa"/>
            <w:hideMark/>
          </w:tcPr>
          <w:p w14:paraId="319DA615" w14:textId="77777777" w:rsidR="00A93F62" w:rsidRPr="00195612" w:rsidRDefault="00A93F62" w:rsidP="001D7ACC">
            <w:pPr>
              <w:pStyle w:val="Compact"/>
              <w:rPr>
                <w:ins w:id="927" w:author="Benjamin Devantier -du Plessis" w:date="2025-10-01T10:16:00Z" w16du:dateUtc="2025-10-01T08:16:00Z"/>
                <w:color w:val="EE0000"/>
                <w:highlight w:val="yellow"/>
              </w:rPr>
            </w:pPr>
            <w:ins w:id="928" w:author="Benjamin Devantier -du Plessis" w:date="2025-10-01T10:16:00Z" w16du:dateUtc="2025-10-01T08:16:00Z">
              <w:r w:rsidRPr="00195612">
                <w:rPr>
                  <w:color w:val="EE0000"/>
                  <w:highlight w:val="yellow"/>
                </w:rPr>
                <w:t>A geographical region of Africa located south of the Sahara Desert.</w:t>
              </w:r>
            </w:ins>
          </w:p>
        </w:tc>
      </w:tr>
    </w:tbl>
    <w:tbl>
      <w:tblPr>
        <w:tblStyle w:val="Table"/>
        <w:tblW w:w="5000" w:type="pct"/>
        <w:tblInd w:w="0" w:type="dxa"/>
        <w:tblLayout w:type="fixed"/>
        <w:tblLook w:val="0020" w:firstRow="1" w:lastRow="0" w:firstColumn="0" w:lastColumn="0" w:noHBand="0" w:noVBand="0"/>
        <w:tblPrChange w:id="929" w:author="Benjamin Devantier -du Plessis" w:date="2025-10-01T10:16:00Z" w16du:dateUtc="2025-10-01T08:16:00Z">
          <w:tblPr>
            <w:tblStyle w:val="Table"/>
            <w:tblW w:w="5000" w:type="pct"/>
            <w:tblInd w:w="0" w:type="dxa"/>
            <w:tblLayout w:type="fixed"/>
            <w:tblLook w:val="0020" w:firstRow="1" w:lastRow="0" w:firstColumn="0" w:lastColumn="0" w:noHBand="0" w:noVBand="0"/>
          </w:tblPr>
        </w:tblPrChange>
      </w:tblPr>
      <w:tblGrid>
        <w:gridCol w:w="3120"/>
        <w:gridCol w:w="6240"/>
        <w:tblGridChange w:id="930">
          <w:tblGrid>
            <w:gridCol w:w="3009"/>
            <w:gridCol w:w="111"/>
            <w:gridCol w:w="5906"/>
            <w:gridCol w:w="334"/>
          </w:tblGrid>
        </w:tblGridChange>
      </w:tblGrid>
      <w:tr w:rsidR="00195612" w:rsidRPr="00195612" w:rsidDel="00A93F62" w14:paraId="6ECF0BC1" w14:textId="76C615B2" w:rsidTr="00A93F62">
        <w:trPr>
          <w:cnfStyle w:val="100000000000" w:firstRow="1" w:lastRow="0" w:firstColumn="0" w:lastColumn="0" w:oddVBand="0" w:evenVBand="0" w:oddHBand="0" w:evenHBand="0" w:firstRowFirstColumn="0" w:firstRowLastColumn="0" w:lastRowFirstColumn="0" w:lastRowLastColumn="0"/>
          <w:tblHeader/>
          <w:del w:id="931" w:author="Benjamin Devantier -du Plessis" w:date="2025-10-01T10:16:00Z"/>
          <w:trPrChange w:id="932" w:author="Benjamin Devantier -du Plessis" w:date="2025-10-01T10:16:00Z" w16du:dateUtc="2025-10-01T08:16:00Z">
            <w:trPr>
              <w:gridAfter w:val="0"/>
              <w:tblHeader/>
            </w:trPr>
          </w:trPrChange>
        </w:trPr>
        <w:tc>
          <w:tcPr>
            <w:tcW w:w="3009" w:type="dxa"/>
            <w:tcBorders>
              <w:top w:val="nil"/>
              <w:left w:val="nil"/>
              <w:right w:val="nil"/>
            </w:tcBorders>
            <w:hideMark/>
            <w:tcPrChange w:id="933" w:author="Benjamin Devantier -du Plessis" w:date="2025-10-01T10:16:00Z" w16du:dateUtc="2025-10-01T08:16:00Z">
              <w:tcPr>
                <w:tcW w:w="2640" w:type="dxa"/>
                <w:tcBorders>
                  <w:top w:val="nil"/>
                  <w:left w:val="nil"/>
                  <w:right w:val="nil"/>
                </w:tcBorders>
                <w:hideMark/>
              </w:tcPr>
            </w:tcPrChange>
          </w:tcPr>
          <w:p w14:paraId="45C44408" w14:textId="712044F1" w:rsidR="00195612" w:rsidRPr="00195612" w:rsidDel="00A93F62" w:rsidRDefault="00195612">
            <w:pPr>
              <w:pStyle w:val="Compact"/>
              <w:cnfStyle w:val="100000000000" w:firstRow="1" w:lastRow="0" w:firstColumn="0" w:lastColumn="0" w:oddVBand="0" w:evenVBand="0" w:oddHBand="0" w:evenHBand="0" w:firstRowFirstColumn="0" w:firstRowLastColumn="0" w:lastRowFirstColumn="0" w:lastRowLastColumn="0"/>
              <w:rPr>
                <w:del w:id="934" w:author="Benjamin Devantier -du Plessis" w:date="2025-10-01T10:16:00Z" w16du:dateUtc="2025-10-01T08:16:00Z"/>
                <w:color w:val="EE0000"/>
                <w:highlight w:val="yellow"/>
              </w:rPr>
            </w:pPr>
            <w:del w:id="935" w:author="Benjamin Devantier -du Plessis" w:date="2025-10-01T10:16:00Z" w16du:dateUtc="2025-10-01T08:16:00Z">
              <w:r w:rsidRPr="00195612" w:rsidDel="00A93F62">
                <w:rPr>
                  <w:color w:val="EE0000"/>
                  <w:highlight w:val="yellow"/>
                </w:rPr>
                <w:delText>Term</w:delText>
              </w:r>
            </w:del>
          </w:p>
        </w:tc>
        <w:tc>
          <w:tcPr>
            <w:tcW w:w="6017" w:type="dxa"/>
            <w:tcBorders>
              <w:top w:val="nil"/>
              <w:left w:val="nil"/>
              <w:right w:val="nil"/>
            </w:tcBorders>
            <w:hideMark/>
            <w:tcPrChange w:id="936" w:author="Benjamin Devantier -du Plessis" w:date="2025-10-01T10:16:00Z" w16du:dateUtc="2025-10-01T08:16:00Z">
              <w:tcPr>
                <w:tcW w:w="5280" w:type="dxa"/>
                <w:gridSpan w:val="2"/>
                <w:tcBorders>
                  <w:top w:val="nil"/>
                  <w:left w:val="nil"/>
                  <w:right w:val="nil"/>
                </w:tcBorders>
                <w:hideMark/>
              </w:tcPr>
            </w:tcPrChange>
          </w:tcPr>
          <w:p w14:paraId="1572C3D2" w14:textId="26E9EA16" w:rsidR="00195612" w:rsidRPr="00195612" w:rsidDel="00A93F62" w:rsidRDefault="00195612">
            <w:pPr>
              <w:pStyle w:val="Compact"/>
              <w:cnfStyle w:val="100000000000" w:firstRow="1" w:lastRow="0" w:firstColumn="0" w:lastColumn="0" w:oddVBand="0" w:evenVBand="0" w:oddHBand="0" w:evenHBand="0" w:firstRowFirstColumn="0" w:firstRowLastColumn="0" w:lastRowFirstColumn="0" w:lastRowLastColumn="0"/>
              <w:rPr>
                <w:del w:id="937" w:author="Benjamin Devantier -du Plessis" w:date="2025-10-01T10:16:00Z" w16du:dateUtc="2025-10-01T08:16:00Z"/>
                <w:color w:val="EE0000"/>
                <w:highlight w:val="yellow"/>
              </w:rPr>
            </w:pPr>
            <w:del w:id="938" w:author="Benjamin Devantier -du Plessis" w:date="2025-10-01T10:16:00Z" w16du:dateUtc="2025-10-01T08:16:00Z">
              <w:r w:rsidRPr="00195612" w:rsidDel="00A93F62">
                <w:rPr>
                  <w:color w:val="EE0000"/>
                  <w:highlight w:val="yellow"/>
                </w:rPr>
                <w:delText>Definition</w:delText>
              </w:r>
            </w:del>
          </w:p>
        </w:tc>
      </w:tr>
      <w:tr w:rsidR="00195612" w:rsidRPr="00195612" w:rsidDel="00A93F62" w14:paraId="3DB301C3" w14:textId="0F2A01D7" w:rsidTr="00A93F62">
        <w:trPr>
          <w:del w:id="939" w:author="Benjamin Devantier -du Plessis" w:date="2025-10-01T10:16:00Z"/>
          <w:trPrChange w:id="940" w:author="Benjamin Devantier -du Plessis" w:date="2025-10-01T10:16:00Z" w16du:dateUtc="2025-10-01T08:16:00Z">
            <w:trPr>
              <w:gridAfter w:val="0"/>
            </w:trPr>
          </w:trPrChange>
        </w:trPr>
        <w:tc>
          <w:tcPr>
            <w:tcW w:w="3009" w:type="dxa"/>
            <w:hideMark/>
            <w:tcPrChange w:id="941" w:author="Benjamin Devantier -du Plessis" w:date="2025-10-01T10:16:00Z" w16du:dateUtc="2025-10-01T08:16:00Z">
              <w:tcPr>
                <w:tcW w:w="2640" w:type="dxa"/>
                <w:hideMark/>
              </w:tcPr>
            </w:tcPrChange>
          </w:tcPr>
          <w:p w14:paraId="1802DB5C" w14:textId="052CFA93" w:rsidR="00195612" w:rsidRPr="00195612" w:rsidDel="00A93F62" w:rsidRDefault="00195612">
            <w:pPr>
              <w:pStyle w:val="Compact"/>
              <w:rPr>
                <w:del w:id="942" w:author="Benjamin Devantier -du Plessis" w:date="2025-10-01T10:16:00Z" w16du:dateUtc="2025-10-01T08:16:00Z"/>
                <w:color w:val="EE0000"/>
                <w:highlight w:val="yellow"/>
              </w:rPr>
            </w:pPr>
            <w:del w:id="943" w:author="Benjamin Devantier -du Plessis" w:date="2025-10-01T10:16:00Z" w16du:dateUtc="2025-10-01T08:16:00Z">
              <w:r w:rsidRPr="00195612" w:rsidDel="00A93F62">
                <w:rPr>
                  <w:color w:val="EE0000"/>
                  <w:highlight w:val="yellow"/>
                </w:rPr>
                <w:delText>Areal/Geospatial Socio-Economic Data</w:delText>
              </w:r>
            </w:del>
          </w:p>
        </w:tc>
        <w:tc>
          <w:tcPr>
            <w:tcW w:w="6017" w:type="dxa"/>
            <w:hideMark/>
            <w:tcPrChange w:id="944" w:author="Benjamin Devantier -du Plessis" w:date="2025-10-01T10:16:00Z" w16du:dateUtc="2025-10-01T08:16:00Z">
              <w:tcPr>
                <w:tcW w:w="5280" w:type="dxa"/>
                <w:gridSpan w:val="2"/>
                <w:hideMark/>
              </w:tcPr>
            </w:tcPrChange>
          </w:tcPr>
          <w:p w14:paraId="40A60FA5" w14:textId="6B35EF4B" w:rsidR="00195612" w:rsidRPr="00195612" w:rsidDel="00A93F62" w:rsidRDefault="00195612">
            <w:pPr>
              <w:pStyle w:val="Compact"/>
              <w:rPr>
                <w:del w:id="945" w:author="Benjamin Devantier -du Plessis" w:date="2025-10-01T10:16:00Z" w16du:dateUtc="2025-10-01T08:16:00Z"/>
                <w:color w:val="EE0000"/>
                <w:highlight w:val="yellow"/>
              </w:rPr>
            </w:pPr>
            <w:del w:id="946" w:author="Benjamin Devantier -du Plessis" w:date="2025-10-01T10:16:00Z" w16du:dateUtc="2025-10-01T08:16:00Z">
              <w:r w:rsidRPr="00195612" w:rsidDel="00A93F62">
                <w:rPr>
                  <w:color w:val="EE0000"/>
                  <w:highlight w:val="yellow"/>
                </w:rPr>
                <w:delText>Represents socio-economic conditions such as household economic status, access to services, and dwelling type. Sourced from national census data and focused household and demographic surveys.</w:delText>
              </w:r>
            </w:del>
          </w:p>
        </w:tc>
      </w:tr>
      <w:tr w:rsidR="00195612" w:rsidRPr="00195612" w:rsidDel="00A93F62" w14:paraId="01D79FED" w14:textId="06A6ACB8" w:rsidTr="00A93F62">
        <w:trPr>
          <w:del w:id="947" w:author="Benjamin Devantier -du Plessis" w:date="2025-10-01T10:16:00Z"/>
          <w:trPrChange w:id="948" w:author="Benjamin Devantier -du Plessis" w:date="2025-10-01T10:16:00Z" w16du:dateUtc="2025-10-01T08:16:00Z">
            <w:trPr>
              <w:gridAfter w:val="0"/>
            </w:trPr>
          </w:trPrChange>
        </w:trPr>
        <w:tc>
          <w:tcPr>
            <w:tcW w:w="3009" w:type="dxa"/>
            <w:hideMark/>
            <w:tcPrChange w:id="949" w:author="Benjamin Devantier -du Plessis" w:date="2025-10-01T10:16:00Z" w16du:dateUtc="2025-10-01T08:16:00Z">
              <w:tcPr>
                <w:tcW w:w="2640" w:type="dxa"/>
                <w:hideMark/>
              </w:tcPr>
            </w:tcPrChange>
          </w:tcPr>
          <w:p w14:paraId="175760FF" w14:textId="512AB57D" w:rsidR="00195612" w:rsidRPr="00195612" w:rsidDel="00A93F62" w:rsidRDefault="00195612">
            <w:pPr>
              <w:pStyle w:val="Compact"/>
              <w:rPr>
                <w:del w:id="950" w:author="Benjamin Devantier -du Plessis" w:date="2025-10-01T10:16:00Z" w16du:dateUtc="2025-10-01T08:16:00Z"/>
                <w:color w:val="EE0000"/>
                <w:highlight w:val="yellow"/>
              </w:rPr>
            </w:pPr>
            <w:del w:id="951" w:author="Benjamin Devantier -du Plessis" w:date="2025-10-01T10:16:00Z" w16du:dateUtc="2025-10-01T08:16:00Z">
              <w:r w:rsidRPr="00195612" w:rsidDel="00A93F62">
                <w:rPr>
                  <w:color w:val="EE0000"/>
                  <w:highlight w:val="yellow"/>
                </w:rPr>
                <w:delText>Bona Fide Researcher</w:delText>
              </w:r>
            </w:del>
          </w:p>
        </w:tc>
        <w:tc>
          <w:tcPr>
            <w:tcW w:w="6017" w:type="dxa"/>
            <w:hideMark/>
            <w:tcPrChange w:id="952" w:author="Benjamin Devantier -du Plessis" w:date="2025-10-01T10:16:00Z" w16du:dateUtc="2025-10-01T08:16:00Z">
              <w:tcPr>
                <w:tcW w:w="5280" w:type="dxa"/>
                <w:gridSpan w:val="2"/>
                <w:hideMark/>
              </w:tcPr>
            </w:tcPrChange>
          </w:tcPr>
          <w:p w14:paraId="0E30D13C" w14:textId="71A5F4A1" w:rsidR="00195612" w:rsidRPr="00195612" w:rsidDel="00A93F62" w:rsidRDefault="00195612">
            <w:pPr>
              <w:pStyle w:val="Compact"/>
              <w:rPr>
                <w:del w:id="953" w:author="Benjamin Devantier -du Plessis" w:date="2025-10-01T10:16:00Z" w16du:dateUtc="2025-10-01T08:16:00Z"/>
                <w:color w:val="EE0000"/>
                <w:highlight w:val="yellow"/>
              </w:rPr>
            </w:pPr>
            <w:del w:id="954" w:author="Benjamin Devantier -du Plessis" w:date="2025-10-01T10:16:00Z" w16du:dateUtc="2025-10-01T08:16:00Z">
              <w:r w:rsidRPr="00195612" w:rsidDel="00A93F62">
                <w:rPr>
                  <w:color w:val="EE0000"/>
                  <w:highlight w:val="yellow"/>
                </w:rPr>
                <w:delText>An individual or entity engaged in legitimate scientific research to advance knowledge in health data science, operating within the ethical, legal, and professional frameworks of academic and scientific research.</w:delText>
              </w:r>
            </w:del>
          </w:p>
        </w:tc>
      </w:tr>
      <w:tr w:rsidR="00195612" w:rsidRPr="00195612" w:rsidDel="00A93F62" w14:paraId="574AFE6E" w14:textId="264D3E2E" w:rsidTr="00A93F62">
        <w:trPr>
          <w:del w:id="955" w:author="Benjamin Devantier -du Plessis" w:date="2025-10-01T10:16:00Z"/>
          <w:trPrChange w:id="956" w:author="Benjamin Devantier -du Plessis" w:date="2025-10-01T10:16:00Z" w16du:dateUtc="2025-10-01T08:16:00Z">
            <w:trPr>
              <w:gridAfter w:val="0"/>
            </w:trPr>
          </w:trPrChange>
        </w:trPr>
        <w:tc>
          <w:tcPr>
            <w:tcW w:w="3009" w:type="dxa"/>
            <w:hideMark/>
            <w:tcPrChange w:id="957" w:author="Benjamin Devantier -du Plessis" w:date="2025-10-01T10:16:00Z" w16du:dateUtc="2025-10-01T08:16:00Z">
              <w:tcPr>
                <w:tcW w:w="2640" w:type="dxa"/>
                <w:hideMark/>
              </w:tcPr>
            </w:tcPrChange>
          </w:tcPr>
          <w:p w14:paraId="481EF242" w14:textId="0B092BB5" w:rsidR="00195612" w:rsidRPr="00195612" w:rsidDel="00A93F62" w:rsidRDefault="00195612">
            <w:pPr>
              <w:pStyle w:val="Compact"/>
              <w:rPr>
                <w:del w:id="958" w:author="Benjamin Devantier -du Plessis" w:date="2025-10-01T10:16:00Z" w16du:dateUtc="2025-10-01T08:16:00Z"/>
                <w:color w:val="EE0000"/>
                <w:highlight w:val="yellow"/>
              </w:rPr>
            </w:pPr>
            <w:del w:id="959" w:author="Benjamin Devantier -du Plessis" w:date="2025-10-01T10:16:00Z" w16du:dateUtc="2025-10-01T08:16:00Z">
              <w:r w:rsidRPr="00195612" w:rsidDel="00A93F62">
                <w:rPr>
                  <w:color w:val="EE0000"/>
                  <w:highlight w:val="yellow"/>
                </w:rPr>
                <w:delText>CSAG GitLab</w:delText>
              </w:r>
            </w:del>
          </w:p>
        </w:tc>
        <w:tc>
          <w:tcPr>
            <w:tcW w:w="6017" w:type="dxa"/>
            <w:hideMark/>
            <w:tcPrChange w:id="960" w:author="Benjamin Devantier -du Plessis" w:date="2025-10-01T10:16:00Z" w16du:dateUtc="2025-10-01T08:16:00Z">
              <w:tcPr>
                <w:tcW w:w="5280" w:type="dxa"/>
                <w:gridSpan w:val="2"/>
                <w:hideMark/>
              </w:tcPr>
            </w:tcPrChange>
          </w:tcPr>
          <w:p w14:paraId="6640996E" w14:textId="687D3453" w:rsidR="00195612" w:rsidRPr="00195612" w:rsidDel="00A93F62" w:rsidRDefault="00195612">
            <w:pPr>
              <w:pStyle w:val="Compact"/>
              <w:rPr>
                <w:del w:id="961" w:author="Benjamin Devantier -du Plessis" w:date="2025-10-01T10:16:00Z" w16du:dateUtc="2025-10-01T08:16:00Z"/>
                <w:color w:val="EE0000"/>
                <w:highlight w:val="yellow"/>
              </w:rPr>
            </w:pPr>
            <w:del w:id="962" w:author="Benjamin Devantier -du Plessis" w:date="2025-10-01T10:16:00Z" w16du:dateUtc="2025-10-01T08:16:00Z">
              <w:r w:rsidRPr="00195612" w:rsidDel="00A93F62">
                <w:rPr>
                  <w:color w:val="EE0000"/>
                  <w:highlight w:val="yellow"/>
                </w:rPr>
                <w:delText>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authorised team members.</w:delText>
              </w:r>
            </w:del>
          </w:p>
        </w:tc>
      </w:tr>
      <w:tr w:rsidR="00195612" w:rsidRPr="00195612" w:rsidDel="00A93F62" w14:paraId="15250ECF" w14:textId="45C8EED6" w:rsidTr="00A93F62">
        <w:trPr>
          <w:del w:id="963" w:author="Benjamin Devantier -du Plessis" w:date="2025-10-01T10:16:00Z"/>
          <w:trPrChange w:id="964" w:author="Benjamin Devantier -du Plessis" w:date="2025-10-01T10:16:00Z" w16du:dateUtc="2025-10-01T08:16:00Z">
            <w:trPr>
              <w:gridAfter w:val="0"/>
            </w:trPr>
          </w:trPrChange>
        </w:trPr>
        <w:tc>
          <w:tcPr>
            <w:tcW w:w="3009" w:type="dxa"/>
            <w:hideMark/>
            <w:tcPrChange w:id="965" w:author="Benjamin Devantier -du Plessis" w:date="2025-10-01T10:16:00Z" w16du:dateUtc="2025-10-01T08:16:00Z">
              <w:tcPr>
                <w:tcW w:w="2640" w:type="dxa"/>
                <w:hideMark/>
              </w:tcPr>
            </w:tcPrChange>
          </w:tcPr>
          <w:p w14:paraId="730FAA42" w14:textId="354D87B0" w:rsidR="00195612" w:rsidRPr="00195612" w:rsidDel="00A93F62" w:rsidRDefault="00195612">
            <w:pPr>
              <w:pStyle w:val="Compact"/>
              <w:rPr>
                <w:del w:id="966" w:author="Benjamin Devantier -du Plessis" w:date="2025-10-01T10:16:00Z" w16du:dateUtc="2025-10-01T08:16:00Z"/>
                <w:color w:val="EE0000"/>
                <w:highlight w:val="yellow"/>
              </w:rPr>
            </w:pPr>
            <w:del w:id="967" w:author="Benjamin Devantier -du Plessis" w:date="2025-10-01T10:16:00Z" w16du:dateUtc="2025-10-01T08:16:00Z">
              <w:r w:rsidRPr="00195612" w:rsidDel="00A93F62">
                <w:rPr>
                  <w:color w:val="EE0000"/>
                  <w:highlight w:val="yellow"/>
                </w:rPr>
                <w:delText>Climate/Weather Data</w:delText>
              </w:r>
            </w:del>
          </w:p>
        </w:tc>
        <w:tc>
          <w:tcPr>
            <w:tcW w:w="6017" w:type="dxa"/>
            <w:hideMark/>
            <w:tcPrChange w:id="968" w:author="Benjamin Devantier -du Plessis" w:date="2025-10-01T10:16:00Z" w16du:dateUtc="2025-10-01T08:16:00Z">
              <w:tcPr>
                <w:tcW w:w="5280" w:type="dxa"/>
                <w:gridSpan w:val="2"/>
                <w:hideMark/>
              </w:tcPr>
            </w:tcPrChange>
          </w:tcPr>
          <w:p w14:paraId="3B03A02F" w14:textId="1950A4A4" w:rsidR="00195612" w:rsidRPr="00195612" w:rsidDel="00A93F62" w:rsidRDefault="00195612">
            <w:pPr>
              <w:pStyle w:val="Compact"/>
              <w:rPr>
                <w:del w:id="969" w:author="Benjamin Devantier -du Plessis" w:date="2025-10-01T10:16:00Z" w16du:dateUtc="2025-10-01T08:16:00Z"/>
                <w:color w:val="EE0000"/>
                <w:highlight w:val="yellow"/>
              </w:rPr>
            </w:pPr>
            <w:del w:id="970" w:author="Benjamin Devantier -du Plessis" w:date="2025-10-01T10:16:00Z" w16du:dateUtc="2025-10-01T08:16:00Z">
              <w:r w:rsidRPr="00195612" w:rsidDel="00A93F62">
                <w:rPr>
                  <w:color w:val="EE0000"/>
                  <w:highlight w:val="yellow"/>
                </w:rPr>
                <w:delText>This includes observational-based datasets such as weather station observations, satellite proxy observations, and gridded climate data produced from atmospheric re-analysis and climate simulations.</w:delText>
              </w:r>
            </w:del>
          </w:p>
        </w:tc>
      </w:tr>
      <w:tr w:rsidR="00195612" w:rsidRPr="00195612" w:rsidDel="00A93F62" w14:paraId="63F47EEF" w14:textId="14260845" w:rsidTr="00A93F62">
        <w:trPr>
          <w:del w:id="971" w:author="Benjamin Devantier -du Plessis" w:date="2025-10-01T10:16:00Z"/>
          <w:trPrChange w:id="972" w:author="Benjamin Devantier -du Plessis" w:date="2025-10-01T10:16:00Z" w16du:dateUtc="2025-10-01T08:16:00Z">
            <w:trPr>
              <w:gridAfter w:val="0"/>
            </w:trPr>
          </w:trPrChange>
        </w:trPr>
        <w:tc>
          <w:tcPr>
            <w:tcW w:w="3009" w:type="dxa"/>
            <w:hideMark/>
            <w:tcPrChange w:id="973" w:author="Benjamin Devantier -du Plessis" w:date="2025-10-01T10:16:00Z" w16du:dateUtc="2025-10-01T08:16:00Z">
              <w:tcPr>
                <w:tcW w:w="2640" w:type="dxa"/>
                <w:hideMark/>
              </w:tcPr>
            </w:tcPrChange>
          </w:tcPr>
          <w:p w14:paraId="49B5C59C" w14:textId="58511400" w:rsidR="00195612" w:rsidRPr="00195612" w:rsidDel="00A93F62" w:rsidRDefault="00195612">
            <w:pPr>
              <w:pStyle w:val="Compact"/>
              <w:rPr>
                <w:del w:id="974" w:author="Benjamin Devantier -du Plessis" w:date="2025-10-01T10:16:00Z" w16du:dateUtc="2025-10-01T08:16:00Z"/>
                <w:color w:val="EE0000"/>
                <w:highlight w:val="yellow"/>
              </w:rPr>
            </w:pPr>
            <w:del w:id="975" w:author="Benjamin Devantier -du Plessis" w:date="2025-10-01T10:16:00Z" w16du:dateUtc="2025-10-01T08:16:00Z">
              <w:r w:rsidRPr="00195612" w:rsidDel="00A93F62">
                <w:rPr>
                  <w:color w:val="EE0000"/>
                  <w:highlight w:val="yellow"/>
                </w:rPr>
                <w:delText>Consortium Shared Data</w:delText>
              </w:r>
            </w:del>
          </w:p>
        </w:tc>
        <w:tc>
          <w:tcPr>
            <w:tcW w:w="6017" w:type="dxa"/>
            <w:hideMark/>
            <w:tcPrChange w:id="976" w:author="Benjamin Devantier -du Plessis" w:date="2025-10-01T10:16:00Z" w16du:dateUtc="2025-10-01T08:16:00Z">
              <w:tcPr>
                <w:tcW w:w="5280" w:type="dxa"/>
                <w:gridSpan w:val="2"/>
                <w:hideMark/>
              </w:tcPr>
            </w:tcPrChange>
          </w:tcPr>
          <w:p w14:paraId="5D6AC42B" w14:textId="780FE08A" w:rsidR="00195612" w:rsidRPr="00195612" w:rsidDel="00A93F62" w:rsidRDefault="00195612">
            <w:pPr>
              <w:pStyle w:val="Compact"/>
              <w:rPr>
                <w:del w:id="977" w:author="Benjamin Devantier -du Plessis" w:date="2025-10-01T10:16:00Z" w16du:dateUtc="2025-10-01T08:16:00Z"/>
                <w:color w:val="EE0000"/>
                <w:highlight w:val="yellow"/>
              </w:rPr>
            </w:pPr>
            <w:del w:id="978" w:author="Benjamin Devantier -du Plessis" w:date="2025-10-01T10:16:00Z" w16du:dateUtc="2025-10-01T08:16:00Z">
              <w:r w:rsidRPr="00195612" w:rsidDel="00A93F62">
                <w:rPr>
                  <w:color w:val="EE0000"/>
                  <w:highlight w:val="yellow"/>
                </w:rPr>
                <w:delText>Data that has undergone initial processing, harmonisation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delText>
              </w:r>
            </w:del>
          </w:p>
        </w:tc>
      </w:tr>
      <w:tr w:rsidR="00195612" w:rsidRPr="00195612" w:rsidDel="00A93F62" w14:paraId="4CB3B77C" w14:textId="23373734" w:rsidTr="00A93F62">
        <w:trPr>
          <w:del w:id="979" w:author="Benjamin Devantier -du Plessis" w:date="2025-10-01T10:16:00Z"/>
          <w:trPrChange w:id="980" w:author="Benjamin Devantier -du Plessis" w:date="2025-10-01T10:16:00Z" w16du:dateUtc="2025-10-01T08:16:00Z">
            <w:trPr>
              <w:gridAfter w:val="0"/>
            </w:trPr>
          </w:trPrChange>
        </w:trPr>
        <w:tc>
          <w:tcPr>
            <w:tcW w:w="3009" w:type="dxa"/>
            <w:hideMark/>
            <w:tcPrChange w:id="981" w:author="Benjamin Devantier -du Plessis" w:date="2025-10-01T10:16:00Z" w16du:dateUtc="2025-10-01T08:16:00Z">
              <w:tcPr>
                <w:tcW w:w="2640" w:type="dxa"/>
                <w:hideMark/>
              </w:tcPr>
            </w:tcPrChange>
          </w:tcPr>
          <w:p w14:paraId="35B68472" w14:textId="3C2DCB41" w:rsidR="00195612" w:rsidRPr="00195612" w:rsidDel="00A93F62" w:rsidRDefault="00195612">
            <w:pPr>
              <w:pStyle w:val="Compact"/>
              <w:rPr>
                <w:del w:id="982" w:author="Benjamin Devantier -du Plessis" w:date="2025-10-01T10:16:00Z" w16du:dateUtc="2025-10-01T08:16:00Z"/>
                <w:color w:val="EE0000"/>
                <w:highlight w:val="yellow"/>
              </w:rPr>
            </w:pPr>
            <w:del w:id="983" w:author="Benjamin Devantier -du Plessis" w:date="2025-10-01T10:16:00Z" w16du:dateUtc="2025-10-01T08:16:00Z">
              <w:r w:rsidRPr="00195612" w:rsidDel="00A93F62">
                <w:rPr>
                  <w:color w:val="EE0000"/>
                  <w:highlight w:val="yellow"/>
                </w:rPr>
                <w:delText>Consortium Data Sharing Agreement</w:delText>
              </w:r>
            </w:del>
          </w:p>
        </w:tc>
        <w:tc>
          <w:tcPr>
            <w:tcW w:w="6017" w:type="dxa"/>
            <w:hideMark/>
            <w:tcPrChange w:id="984" w:author="Benjamin Devantier -du Plessis" w:date="2025-10-01T10:16:00Z" w16du:dateUtc="2025-10-01T08:16:00Z">
              <w:tcPr>
                <w:tcW w:w="5280" w:type="dxa"/>
                <w:gridSpan w:val="2"/>
                <w:hideMark/>
              </w:tcPr>
            </w:tcPrChange>
          </w:tcPr>
          <w:p w14:paraId="3603D94A" w14:textId="50067805" w:rsidR="00195612" w:rsidRPr="00195612" w:rsidDel="00A93F62" w:rsidRDefault="00195612">
            <w:pPr>
              <w:pStyle w:val="Compact"/>
              <w:rPr>
                <w:del w:id="985" w:author="Benjamin Devantier -du Plessis" w:date="2025-10-01T10:16:00Z" w16du:dateUtc="2025-10-01T08:16:00Z"/>
                <w:color w:val="EE0000"/>
                <w:highlight w:val="yellow"/>
              </w:rPr>
            </w:pPr>
            <w:del w:id="986" w:author="Benjamin Devantier -du Plessis" w:date="2025-10-01T10:16:00Z" w16du:dateUtc="2025-10-01T08:16:00Z">
              <w:r w:rsidRPr="00195612" w:rsidDel="00A93F62">
                <w:rPr>
                  <w:color w:val="EE0000"/>
                  <w:highlight w:val="yellow"/>
                </w:rPr>
                <w:delText>The Data Sharing Agreement executed between the HE²AT Center Consortium.</w:delText>
              </w:r>
            </w:del>
          </w:p>
        </w:tc>
      </w:tr>
      <w:tr w:rsidR="00195612" w:rsidRPr="00195612" w:rsidDel="00A93F62" w14:paraId="790019AF" w14:textId="55ABA49D" w:rsidTr="00A93F62">
        <w:trPr>
          <w:del w:id="987" w:author="Benjamin Devantier -du Plessis" w:date="2025-10-01T10:16:00Z"/>
          <w:trPrChange w:id="988" w:author="Benjamin Devantier -du Plessis" w:date="2025-10-01T10:16:00Z" w16du:dateUtc="2025-10-01T08:16:00Z">
            <w:trPr>
              <w:gridAfter w:val="0"/>
            </w:trPr>
          </w:trPrChange>
        </w:trPr>
        <w:tc>
          <w:tcPr>
            <w:tcW w:w="3009" w:type="dxa"/>
            <w:hideMark/>
            <w:tcPrChange w:id="989" w:author="Benjamin Devantier -du Plessis" w:date="2025-10-01T10:16:00Z" w16du:dateUtc="2025-10-01T08:16:00Z">
              <w:tcPr>
                <w:tcW w:w="2640" w:type="dxa"/>
                <w:hideMark/>
              </w:tcPr>
            </w:tcPrChange>
          </w:tcPr>
          <w:p w14:paraId="2592F474" w14:textId="70862DB0" w:rsidR="00195612" w:rsidRPr="00195612" w:rsidDel="00A93F62" w:rsidRDefault="00195612">
            <w:pPr>
              <w:pStyle w:val="Compact"/>
              <w:rPr>
                <w:del w:id="990" w:author="Benjamin Devantier -du Plessis" w:date="2025-10-01T10:16:00Z" w16du:dateUtc="2025-10-01T08:16:00Z"/>
                <w:color w:val="EE0000"/>
                <w:highlight w:val="yellow"/>
              </w:rPr>
            </w:pPr>
            <w:del w:id="991" w:author="Benjamin Devantier -du Plessis" w:date="2025-10-01T10:16:00Z" w16du:dateUtc="2025-10-01T08:16:00Z">
              <w:r w:rsidRPr="00195612" w:rsidDel="00A93F62">
                <w:rPr>
                  <w:color w:val="EE0000"/>
                  <w:highlight w:val="yellow"/>
                </w:rPr>
                <w:delText>Data Access Committee (DAC)</w:delText>
              </w:r>
            </w:del>
          </w:p>
        </w:tc>
        <w:tc>
          <w:tcPr>
            <w:tcW w:w="6017" w:type="dxa"/>
            <w:hideMark/>
            <w:tcPrChange w:id="992" w:author="Benjamin Devantier -du Plessis" w:date="2025-10-01T10:16:00Z" w16du:dateUtc="2025-10-01T08:16:00Z">
              <w:tcPr>
                <w:tcW w:w="5280" w:type="dxa"/>
                <w:gridSpan w:val="2"/>
                <w:hideMark/>
              </w:tcPr>
            </w:tcPrChange>
          </w:tcPr>
          <w:p w14:paraId="11B8C8E8" w14:textId="48DCB229" w:rsidR="00195612" w:rsidRPr="00195612" w:rsidDel="00A93F62" w:rsidRDefault="00195612">
            <w:pPr>
              <w:pStyle w:val="Compact"/>
              <w:rPr>
                <w:del w:id="993" w:author="Benjamin Devantier -du Plessis" w:date="2025-10-01T10:16:00Z" w16du:dateUtc="2025-10-01T08:16:00Z"/>
                <w:color w:val="EE0000"/>
                <w:highlight w:val="yellow"/>
              </w:rPr>
            </w:pPr>
            <w:del w:id="994" w:author="Benjamin Devantier -du Plessis" w:date="2025-10-01T10:16:00Z" w16du:dateUtc="2025-10-01T08:16:00Z">
              <w:r w:rsidRPr="00195612" w:rsidDel="00A93F62">
                <w:rPr>
                  <w:color w:val="EE0000"/>
                  <w:highlight w:val="yellow"/>
                </w:rPr>
                <w:delText>A committee responsible for reviewing and approving data access requests, and ensuring adherence to ethical, legal, and scientific standards.</w:delText>
              </w:r>
            </w:del>
          </w:p>
        </w:tc>
      </w:tr>
      <w:tr w:rsidR="00195612" w:rsidRPr="00195612" w:rsidDel="00A93F62" w14:paraId="05C0E9D7" w14:textId="1B00DB33" w:rsidTr="00A93F62">
        <w:trPr>
          <w:del w:id="995" w:author="Benjamin Devantier -du Plessis" w:date="2025-10-01T10:16:00Z"/>
          <w:trPrChange w:id="996" w:author="Benjamin Devantier -du Plessis" w:date="2025-10-01T10:16:00Z" w16du:dateUtc="2025-10-01T08:16:00Z">
            <w:trPr>
              <w:gridAfter w:val="0"/>
            </w:trPr>
          </w:trPrChange>
        </w:trPr>
        <w:tc>
          <w:tcPr>
            <w:tcW w:w="3009" w:type="dxa"/>
            <w:hideMark/>
            <w:tcPrChange w:id="997" w:author="Benjamin Devantier -du Plessis" w:date="2025-10-01T10:16:00Z" w16du:dateUtc="2025-10-01T08:16:00Z">
              <w:tcPr>
                <w:tcW w:w="2640" w:type="dxa"/>
                <w:hideMark/>
              </w:tcPr>
            </w:tcPrChange>
          </w:tcPr>
          <w:p w14:paraId="13E651A0" w14:textId="3452147F" w:rsidR="00195612" w:rsidRPr="00195612" w:rsidDel="00A93F62" w:rsidRDefault="00195612">
            <w:pPr>
              <w:pStyle w:val="Compact"/>
              <w:rPr>
                <w:del w:id="998" w:author="Benjamin Devantier -du Plessis" w:date="2025-10-01T10:16:00Z" w16du:dateUtc="2025-10-01T08:16:00Z"/>
                <w:color w:val="EE0000"/>
                <w:highlight w:val="yellow"/>
              </w:rPr>
            </w:pPr>
            <w:del w:id="999" w:author="Benjamin Devantier -du Plessis" w:date="2025-10-01T10:16:00Z" w16du:dateUtc="2025-10-01T08:16:00Z">
              <w:r w:rsidRPr="00195612" w:rsidDel="00A93F62">
                <w:rPr>
                  <w:color w:val="EE0000"/>
                  <w:highlight w:val="yellow"/>
                </w:rPr>
                <w:delText>Data Analysis Platform (DAP)</w:delText>
              </w:r>
            </w:del>
          </w:p>
        </w:tc>
        <w:tc>
          <w:tcPr>
            <w:tcW w:w="6017" w:type="dxa"/>
            <w:hideMark/>
            <w:tcPrChange w:id="1000" w:author="Benjamin Devantier -du Plessis" w:date="2025-10-01T10:16:00Z" w16du:dateUtc="2025-10-01T08:16:00Z">
              <w:tcPr>
                <w:tcW w:w="5280" w:type="dxa"/>
                <w:gridSpan w:val="2"/>
                <w:hideMark/>
              </w:tcPr>
            </w:tcPrChange>
          </w:tcPr>
          <w:p w14:paraId="05D63521" w14:textId="4B4E6EE3" w:rsidR="00195612" w:rsidRPr="00195612" w:rsidDel="00A93F62" w:rsidRDefault="00195612">
            <w:pPr>
              <w:pStyle w:val="Compact"/>
              <w:rPr>
                <w:del w:id="1001" w:author="Benjamin Devantier -du Plessis" w:date="2025-10-01T10:16:00Z" w16du:dateUtc="2025-10-01T08:16:00Z"/>
                <w:color w:val="EE0000"/>
                <w:highlight w:val="yellow"/>
              </w:rPr>
            </w:pPr>
            <w:del w:id="1002" w:author="Benjamin Devantier -du Plessis" w:date="2025-10-01T10:16:00Z" w16du:dateUtc="2025-10-01T08:16:00Z">
              <w:r w:rsidRPr="00195612" w:rsidDel="00A93F62">
                <w:rPr>
                  <w:color w:val="EE0000"/>
                  <w:highlight w:val="yellow"/>
                </w:rPr>
                <w:delText>The platform used for conducting data analysis, typically including tools like JupyterHub.</w:delText>
              </w:r>
            </w:del>
          </w:p>
        </w:tc>
      </w:tr>
      <w:tr w:rsidR="00195612" w:rsidRPr="00195612" w:rsidDel="00A93F62" w14:paraId="437DCD0D" w14:textId="18CDD49C" w:rsidTr="00A93F62">
        <w:trPr>
          <w:del w:id="1003" w:author="Benjamin Devantier -du Plessis" w:date="2025-10-01T10:16:00Z"/>
          <w:trPrChange w:id="1004" w:author="Benjamin Devantier -du Plessis" w:date="2025-10-01T10:16:00Z" w16du:dateUtc="2025-10-01T08:16:00Z">
            <w:trPr>
              <w:gridAfter w:val="0"/>
            </w:trPr>
          </w:trPrChange>
        </w:trPr>
        <w:tc>
          <w:tcPr>
            <w:tcW w:w="3009" w:type="dxa"/>
            <w:hideMark/>
            <w:tcPrChange w:id="1005" w:author="Benjamin Devantier -du Plessis" w:date="2025-10-01T10:16:00Z" w16du:dateUtc="2025-10-01T08:16:00Z">
              <w:tcPr>
                <w:tcW w:w="2640" w:type="dxa"/>
                <w:hideMark/>
              </w:tcPr>
            </w:tcPrChange>
          </w:tcPr>
          <w:p w14:paraId="54D78F15" w14:textId="33B8E20F" w:rsidR="00195612" w:rsidRPr="00195612" w:rsidDel="00A93F62" w:rsidRDefault="00195612">
            <w:pPr>
              <w:pStyle w:val="Compact"/>
              <w:rPr>
                <w:del w:id="1006" w:author="Benjamin Devantier -du Plessis" w:date="2025-10-01T10:16:00Z" w16du:dateUtc="2025-10-01T08:16:00Z"/>
                <w:color w:val="EE0000"/>
                <w:highlight w:val="yellow"/>
              </w:rPr>
            </w:pPr>
            <w:del w:id="1007" w:author="Benjamin Devantier -du Plessis" w:date="2025-10-01T10:16:00Z" w16du:dateUtc="2025-10-01T08:16:00Z">
              <w:r w:rsidRPr="00195612" w:rsidDel="00A93F62">
                <w:rPr>
                  <w:color w:val="EE0000"/>
                  <w:highlight w:val="yellow"/>
                </w:rPr>
                <w:delText>Data Downloads</w:delText>
              </w:r>
            </w:del>
          </w:p>
        </w:tc>
        <w:tc>
          <w:tcPr>
            <w:tcW w:w="6017" w:type="dxa"/>
            <w:hideMark/>
            <w:tcPrChange w:id="1008" w:author="Benjamin Devantier -du Plessis" w:date="2025-10-01T10:16:00Z" w16du:dateUtc="2025-10-01T08:16:00Z">
              <w:tcPr>
                <w:tcW w:w="5280" w:type="dxa"/>
                <w:gridSpan w:val="2"/>
                <w:hideMark/>
              </w:tcPr>
            </w:tcPrChange>
          </w:tcPr>
          <w:p w14:paraId="6C98F863" w14:textId="63FA6A53" w:rsidR="00195612" w:rsidRPr="00195612" w:rsidDel="00A93F62" w:rsidRDefault="00195612">
            <w:pPr>
              <w:pStyle w:val="Compact"/>
              <w:rPr>
                <w:del w:id="1009" w:author="Benjamin Devantier -du Plessis" w:date="2025-10-01T10:16:00Z" w16du:dateUtc="2025-10-01T08:16:00Z"/>
                <w:color w:val="EE0000"/>
                <w:highlight w:val="yellow"/>
              </w:rPr>
            </w:pPr>
            <w:del w:id="1010" w:author="Benjamin Devantier -du Plessis" w:date="2025-10-01T10:16:00Z" w16du:dateUtc="2025-10-01T08:16:00Z">
              <w:r w:rsidRPr="00195612" w:rsidDel="00A93F62">
                <w:rPr>
                  <w:color w:val="EE0000"/>
                  <w:highlight w:val="yellow"/>
                </w:rPr>
                <w:delText>A modality of data sharing where researchers can download datasets to their local computing environments directly.</w:delText>
              </w:r>
            </w:del>
          </w:p>
        </w:tc>
      </w:tr>
      <w:tr w:rsidR="00195612" w:rsidRPr="00195612" w:rsidDel="00A93F62" w14:paraId="17A96AB6" w14:textId="20474544" w:rsidTr="00A93F62">
        <w:trPr>
          <w:del w:id="1011" w:author="Benjamin Devantier -du Plessis" w:date="2025-10-01T10:16:00Z"/>
          <w:trPrChange w:id="1012" w:author="Benjamin Devantier -du Plessis" w:date="2025-10-01T10:16:00Z" w16du:dateUtc="2025-10-01T08:16:00Z">
            <w:trPr>
              <w:gridAfter w:val="0"/>
            </w:trPr>
          </w:trPrChange>
        </w:trPr>
        <w:tc>
          <w:tcPr>
            <w:tcW w:w="3009" w:type="dxa"/>
            <w:hideMark/>
            <w:tcPrChange w:id="1013" w:author="Benjamin Devantier -du Plessis" w:date="2025-10-01T10:16:00Z" w16du:dateUtc="2025-10-01T08:16:00Z">
              <w:tcPr>
                <w:tcW w:w="2640" w:type="dxa"/>
                <w:hideMark/>
              </w:tcPr>
            </w:tcPrChange>
          </w:tcPr>
          <w:p w14:paraId="4C303288" w14:textId="7127CEBA" w:rsidR="00195612" w:rsidRPr="00195612" w:rsidDel="00A93F62" w:rsidRDefault="00195612">
            <w:pPr>
              <w:pStyle w:val="Compact"/>
              <w:rPr>
                <w:del w:id="1014" w:author="Benjamin Devantier -du Plessis" w:date="2025-10-01T10:16:00Z" w16du:dateUtc="2025-10-01T08:16:00Z"/>
                <w:color w:val="EE0000"/>
                <w:highlight w:val="yellow"/>
              </w:rPr>
            </w:pPr>
            <w:del w:id="1015" w:author="Benjamin Devantier -du Plessis" w:date="2025-10-01T10:16:00Z" w16du:dateUtc="2025-10-01T08:16:00Z">
              <w:r w:rsidRPr="00195612" w:rsidDel="00A93F62">
                <w:rPr>
                  <w:color w:val="EE0000"/>
                  <w:highlight w:val="yellow"/>
                </w:rPr>
                <w:delText>Data Management Plan (DMP)</w:delText>
              </w:r>
            </w:del>
          </w:p>
        </w:tc>
        <w:tc>
          <w:tcPr>
            <w:tcW w:w="6017" w:type="dxa"/>
            <w:hideMark/>
            <w:tcPrChange w:id="1016" w:author="Benjamin Devantier -du Plessis" w:date="2025-10-01T10:16:00Z" w16du:dateUtc="2025-10-01T08:16:00Z">
              <w:tcPr>
                <w:tcW w:w="5280" w:type="dxa"/>
                <w:gridSpan w:val="2"/>
                <w:hideMark/>
              </w:tcPr>
            </w:tcPrChange>
          </w:tcPr>
          <w:p w14:paraId="700F57D5" w14:textId="766BCA92" w:rsidR="00195612" w:rsidRPr="00195612" w:rsidDel="00A93F62" w:rsidRDefault="00195612">
            <w:pPr>
              <w:pStyle w:val="Compact"/>
              <w:rPr>
                <w:del w:id="1017" w:author="Benjamin Devantier -du Plessis" w:date="2025-10-01T10:16:00Z" w16du:dateUtc="2025-10-01T08:16:00Z"/>
                <w:color w:val="EE0000"/>
                <w:highlight w:val="yellow"/>
              </w:rPr>
            </w:pPr>
            <w:del w:id="1018" w:author="Benjamin Devantier -du Plessis" w:date="2025-10-01T10:16:00Z" w16du:dateUtc="2025-10-01T08:16:00Z">
              <w:r w:rsidRPr="00195612" w:rsidDel="00A93F62">
                <w:rPr>
                  <w:color w:val="EE0000"/>
                  <w:highlight w:val="yellow"/>
                </w:rPr>
                <w:delText>A document outlining the procedures and standards for data acquisition, transfer, processing, storage, and access for the HE²AT Center Project.</w:delText>
              </w:r>
            </w:del>
          </w:p>
        </w:tc>
      </w:tr>
      <w:tr w:rsidR="00195612" w:rsidRPr="00195612" w:rsidDel="00A93F62" w14:paraId="49D222F9" w14:textId="0BD13D79" w:rsidTr="00A93F62">
        <w:trPr>
          <w:del w:id="1019" w:author="Benjamin Devantier -du Plessis" w:date="2025-10-01T10:16:00Z"/>
          <w:trPrChange w:id="1020" w:author="Benjamin Devantier -du Plessis" w:date="2025-10-01T10:16:00Z" w16du:dateUtc="2025-10-01T08:16:00Z">
            <w:trPr>
              <w:gridAfter w:val="0"/>
            </w:trPr>
          </w:trPrChange>
        </w:trPr>
        <w:tc>
          <w:tcPr>
            <w:tcW w:w="3009" w:type="dxa"/>
            <w:hideMark/>
            <w:tcPrChange w:id="1021" w:author="Benjamin Devantier -du Plessis" w:date="2025-10-01T10:16:00Z" w16du:dateUtc="2025-10-01T08:16:00Z">
              <w:tcPr>
                <w:tcW w:w="2640" w:type="dxa"/>
                <w:hideMark/>
              </w:tcPr>
            </w:tcPrChange>
          </w:tcPr>
          <w:p w14:paraId="596F83FC" w14:textId="4D1C499A" w:rsidR="00195612" w:rsidRPr="00195612" w:rsidDel="00A93F62" w:rsidRDefault="00195612">
            <w:pPr>
              <w:pStyle w:val="Compact"/>
              <w:rPr>
                <w:del w:id="1022" w:author="Benjamin Devantier -du Plessis" w:date="2025-10-01T10:16:00Z" w16du:dateUtc="2025-10-01T08:16:00Z"/>
                <w:color w:val="EE0000"/>
                <w:highlight w:val="yellow"/>
              </w:rPr>
            </w:pPr>
            <w:del w:id="1023" w:author="Benjamin Devantier -du Plessis" w:date="2025-10-01T10:16:00Z" w16du:dateUtc="2025-10-01T08:16:00Z">
              <w:r w:rsidRPr="00195612" w:rsidDel="00A93F62">
                <w:rPr>
                  <w:color w:val="EE0000"/>
                  <w:highlight w:val="yellow"/>
                </w:rPr>
                <w:delText>Data Management and Analysis Core (DMAC)</w:delText>
              </w:r>
            </w:del>
          </w:p>
        </w:tc>
        <w:tc>
          <w:tcPr>
            <w:tcW w:w="6017" w:type="dxa"/>
            <w:hideMark/>
            <w:tcPrChange w:id="1024" w:author="Benjamin Devantier -du Plessis" w:date="2025-10-01T10:16:00Z" w16du:dateUtc="2025-10-01T08:16:00Z">
              <w:tcPr>
                <w:tcW w:w="5280" w:type="dxa"/>
                <w:gridSpan w:val="2"/>
                <w:hideMark/>
              </w:tcPr>
            </w:tcPrChange>
          </w:tcPr>
          <w:p w14:paraId="26273968" w14:textId="29A3CBE1" w:rsidR="00195612" w:rsidRPr="00195612" w:rsidDel="00A93F62" w:rsidRDefault="00195612">
            <w:pPr>
              <w:pStyle w:val="Compact"/>
              <w:rPr>
                <w:del w:id="1025" w:author="Benjamin Devantier -du Plessis" w:date="2025-10-01T10:16:00Z" w16du:dateUtc="2025-10-01T08:16:00Z"/>
                <w:color w:val="EE0000"/>
                <w:highlight w:val="yellow"/>
              </w:rPr>
            </w:pPr>
            <w:del w:id="1026" w:author="Benjamin Devantier -du Plessis" w:date="2025-10-01T10:16:00Z" w16du:dateUtc="2025-10-01T08:16:00Z">
              <w:r w:rsidRPr="00195612" w:rsidDel="00A93F62">
                <w:rPr>
                  <w:color w:val="EE0000"/>
                  <w:highlight w:val="yellow"/>
                </w:rPr>
                <w:delText>The core component of the HE²AT Center responsible for overseeing data management and analysis activities.</w:delText>
              </w:r>
            </w:del>
          </w:p>
        </w:tc>
      </w:tr>
      <w:tr w:rsidR="00195612" w:rsidRPr="00195612" w:rsidDel="00A93F62" w14:paraId="4E62463F" w14:textId="400B98E1" w:rsidTr="00A93F62">
        <w:trPr>
          <w:del w:id="1027" w:author="Benjamin Devantier -du Plessis" w:date="2025-10-01T10:16:00Z"/>
          <w:trPrChange w:id="1028" w:author="Benjamin Devantier -du Plessis" w:date="2025-10-01T10:16:00Z" w16du:dateUtc="2025-10-01T08:16:00Z">
            <w:trPr>
              <w:gridAfter w:val="0"/>
            </w:trPr>
          </w:trPrChange>
        </w:trPr>
        <w:tc>
          <w:tcPr>
            <w:tcW w:w="3009" w:type="dxa"/>
            <w:hideMark/>
            <w:tcPrChange w:id="1029" w:author="Benjamin Devantier -du Plessis" w:date="2025-10-01T10:16:00Z" w16du:dateUtc="2025-10-01T08:16:00Z">
              <w:tcPr>
                <w:tcW w:w="2640" w:type="dxa"/>
                <w:hideMark/>
              </w:tcPr>
            </w:tcPrChange>
          </w:tcPr>
          <w:p w14:paraId="1D947C48" w14:textId="4FF29AF5" w:rsidR="00195612" w:rsidRPr="00195612" w:rsidDel="00A93F62" w:rsidRDefault="00195612">
            <w:pPr>
              <w:pStyle w:val="Compact"/>
              <w:rPr>
                <w:del w:id="1030" w:author="Benjamin Devantier -du Plessis" w:date="2025-10-01T10:16:00Z" w16du:dateUtc="2025-10-01T08:16:00Z"/>
                <w:color w:val="EE0000"/>
                <w:highlight w:val="yellow"/>
              </w:rPr>
            </w:pPr>
            <w:del w:id="1031" w:author="Benjamin Devantier -du Plessis" w:date="2025-10-01T10:16:00Z" w16du:dateUtc="2025-10-01T08:16:00Z">
              <w:r w:rsidRPr="00195612" w:rsidDel="00A93F62">
                <w:rPr>
                  <w:color w:val="EE0000"/>
                  <w:highlight w:val="yellow"/>
                </w:rPr>
                <w:delText>Data Protection Legislation</w:delText>
              </w:r>
            </w:del>
          </w:p>
        </w:tc>
        <w:tc>
          <w:tcPr>
            <w:tcW w:w="6017" w:type="dxa"/>
            <w:hideMark/>
            <w:tcPrChange w:id="1032" w:author="Benjamin Devantier -du Plessis" w:date="2025-10-01T10:16:00Z" w16du:dateUtc="2025-10-01T08:16:00Z">
              <w:tcPr>
                <w:tcW w:w="5280" w:type="dxa"/>
                <w:gridSpan w:val="2"/>
                <w:hideMark/>
              </w:tcPr>
            </w:tcPrChange>
          </w:tcPr>
          <w:p w14:paraId="6470971E" w14:textId="1FEC1C6F" w:rsidR="00195612" w:rsidRPr="00195612" w:rsidDel="00A93F62" w:rsidRDefault="00195612">
            <w:pPr>
              <w:pStyle w:val="Compact"/>
              <w:rPr>
                <w:del w:id="1033" w:author="Benjamin Devantier -du Plessis" w:date="2025-10-01T10:16:00Z" w16du:dateUtc="2025-10-01T08:16:00Z"/>
                <w:color w:val="EE0000"/>
                <w:highlight w:val="yellow"/>
              </w:rPr>
            </w:pPr>
            <w:del w:id="1034" w:author="Benjamin Devantier -du Plessis" w:date="2025-10-01T10:16:00Z" w16du:dateUtc="2025-10-01T08:16:00Z">
              <w:r w:rsidRPr="00195612" w:rsidDel="00A93F62">
                <w:rPr>
                  <w:color w:val="EE0000"/>
                  <w:highlight w:val="yellow"/>
                </w:rPr>
                <w:delText>Any data protection or data privacy laws as may be applicable including but not limited to POPIA, the Electronic Communications and Transactions Act 26 of 2005, the Consumer Protection Act 68 of 2008, and the General Data Protection Regulation (GDPR).</w:delText>
              </w:r>
            </w:del>
          </w:p>
        </w:tc>
      </w:tr>
      <w:tr w:rsidR="00195612" w:rsidRPr="00195612" w:rsidDel="00A93F62" w14:paraId="45EC4860" w14:textId="7CB42AF8" w:rsidTr="00A93F62">
        <w:trPr>
          <w:del w:id="1035" w:author="Benjamin Devantier -du Plessis" w:date="2025-10-01T10:16:00Z"/>
          <w:trPrChange w:id="1036" w:author="Benjamin Devantier -du Plessis" w:date="2025-10-01T10:16:00Z" w16du:dateUtc="2025-10-01T08:16:00Z">
            <w:trPr>
              <w:gridAfter w:val="0"/>
            </w:trPr>
          </w:trPrChange>
        </w:trPr>
        <w:tc>
          <w:tcPr>
            <w:tcW w:w="3009" w:type="dxa"/>
            <w:hideMark/>
            <w:tcPrChange w:id="1037" w:author="Benjamin Devantier -du Plessis" w:date="2025-10-01T10:16:00Z" w16du:dateUtc="2025-10-01T08:16:00Z">
              <w:tcPr>
                <w:tcW w:w="2640" w:type="dxa"/>
                <w:hideMark/>
              </w:tcPr>
            </w:tcPrChange>
          </w:tcPr>
          <w:p w14:paraId="2B2DAB64" w14:textId="235C3628" w:rsidR="00195612" w:rsidRPr="00195612" w:rsidDel="00A93F62" w:rsidRDefault="00195612">
            <w:pPr>
              <w:pStyle w:val="Compact"/>
              <w:rPr>
                <w:del w:id="1038" w:author="Benjamin Devantier -du Plessis" w:date="2025-10-01T10:16:00Z" w16du:dateUtc="2025-10-01T08:16:00Z"/>
                <w:color w:val="EE0000"/>
                <w:highlight w:val="yellow"/>
              </w:rPr>
            </w:pPr>
            <w:del w:id="1039" w:author="Benjamin Devantier -du Plessis" w:date="2025-10-01T10:16:00Z" w16du:dateUtc="2025-10-01T08:16:00Z">
              <w:r w:rsidRPr="00195612" w:rsidDel="00A93F62">
                <w:rPr>
                  <w:color w:val="EE0000"/>
                  <w:highlight w:val="yellow"/>
                </w:rPr>
                <w:delText>Data Provider</w:delText>
              </w:r>
            </w:del>
          </w:p>
        </w:tc>
        <w:tc>
          <w:tcPr>
            <w:tcW w:w="6017" w:type="dxa"/>
            <w:hideMark/>
            <w:tcPrChange w:id="1040" w:author="Benjamin Devantier -du Plessis" w:date="2025-10-01T10:16:00Z" w16du:dateUtc="2025-10-01T08:16:00Z">
              <w:tcPr>
                <w:tcW w:w="5280" w:type="dxa"/>
                <w:gridSpan w:val="2"/>
                <w:hideMark/>
              </w:tcPr>
            </w:tcPrChange>
          </w:tcPr>
          <w:p w14:paraId="1214E044" w14:textId="5C95DFB6" w:rsidR="00195612" w:rsidRPr="00195612" w:rsidDel="00A93F62" w:rsidRDefault="00195612">
            <w:pPr>
              <w:pStyle w:val="Compact"/>
              <w:rPr>
                <w:del w:id="1041" w:author="Benjamin Devantier -du Plessis" w:date="2025-10-01T10:16:00Z" w16du:dateUtc="2025-10-01T08:16:00Z"/>
                <w:color w:val="EE0000"/>
                <w:highlight w:val="yellow"/>
              </w:rPr>
            </w:pPr>
            <w:del w:id="1042" w:author="Benjamin Devantier -du Plessis" w:date="2025-10-01T10:16:00Z" w16du:dateUtc="2025-10-01T08:16:00Z">
              <w:r w:rsidRPr="00195612" w:rsidDel="00A93F62">
                <w:rPr>
                  <w:color w:val="EE0000"/>
                  <w:highlight w:val="yellow"/>
                </w:rPr>
                <w:delText>The party that owns, controls or otherwise possesses the rights to transfer data and is responsible for ensuring it has the legal authority to transfer such data and that such data is provided in accordance with any applicable laws, regulations or contractual obligations</w:delText>
              </w:r>
            </w:del>
          </w:p>
        </w:tc>
      </w:tr>
      <w:tr w:rsidR="00195612" w:rsidRPr="00195612" w:rsidDel="00A93F62" w14:paraId="5BAA0BDA" w14:textId="575C8503" w:rsidTr="00A93F62">
        <w:trPr>
          <w:del w:id="1043" w:author="Benjamin Devantier -du Plessis" w:date="2025-10-01T10:16:00Z"/>
          <w:trPrChange w:id="1044" w:author="Benjamin Devantier -du Plessis" w:date="2025-10-01T10:16:00Z" w16du:dateUtc="2025-10-01T08:16:00Z">
            <w:trPr>
              <w:gridAfter w:val="0"/>
            </w:trPr>
          </w:trPrChange>
        </w:trPr>
        <w:tc>
          <w:tcPr>
            <w:tcW w:w="3009" w:type="dxa"/>
            <w:hideMark/>
            <w:tcPrChange w:id="1045" w:author="Benjamin Devantier -du Plessis" w:date="2025-10-01T10:16:00Z" w16du:dateUtc="2025-10-01T08:16:00Z">
              <w:tcPr>
                <w:tcW w:w="2640" w:type="dxa"/>
                <w:hideMark/>
              </w:tcPr>
            </w:tcPrChange>
          </w:tcPr>
          <w:p w14:paraId="14A16325" w14:textId="324C229D" w:rsidR="00195612" w:rsidRPr="00195612" w:rsidDel="00A93F62" w:rsidRDefault="00195612">
            <w:pPr>
              <w:pStyle w:val="Compact"/>
              <w:rPr>
                <w:del w:id="1046" w:author="Benjamin Devantier -du Plessis" w:date="2025-10-01T10:16:00Z" w16du:dateUtc="2025-10-01T08:16:00Z"/>
                <w:color w:val="EE0000"/>
                <w:highlight w:val="yellow"/>
              </w:rPr>
            </w:pPr>
            <w:del w:id="1047" w:author="Benjamin Devantier -du Plessis" w:date="2025-10-01T10:16:00Z" w16du:dateUtc="2025-10-01T08:16:00Z">
              <w:r w:rsidRPr="00195612" w:rsidDel="00A93F62">
                <w:rPr>
                  <w:color w:val="EE0000"/>
                  <w:highlight w:val="yellow"/>
                </w:rPr>
                <w:delText>Data Subject</w:delText>
              </w:r>
            </w:del>
          </w:p>
        </w:tc>
        <w:tc>
          <w:tcPr>
            <w:tcW w:w="6017" w:type="dxa"/>
            <w:hideMark/>
            <w:tcPrChange w:id="1048" w:author="Benjamin Devantier -du Plessis" w:date="2025-10-01T10:16:00Z" w16du:dateUtc="2025-10-01T08:16:00Z">
              <w:tcPr>
                <w:tcW w:w="5280" w:type="dxa"/>
                <w:gridSpan w:val="2"/>
                <w:hideMark/>
              </w:tcPr>
            </w:tcPrChange>
          </w:tcPr>
          <w:p w14:paraId="0E6534DF" w14:textId="6E15DA17" w:rsidR="00195612" w:rsidRPr="00195612" w:rsidDel="00A93F62" w:rsidRDefault="00195612">
            <w:pPr>
              <w:pStyle w:val="Compact"/>
              <w:rPr>
                <w:del w:id="1049" w:author="Benjamin Devantier -du Plessis" w:date="2025-10-01T10:16:00Z" w16du:dateUtc="2025-10-01T08:16:00Z"/>
                <w:color w:val="EE0000"/>
                <w:highlight w:val="yellow"/>
              </w:rPr>
            </w:pPr>
            <w:del w:id="1050" w:author="Benjamin Devantier -du Plessis" w:date="2025-10-01T10:16:00Z" w16du:dateUtc="2025-10-01T08:16:00Z">
              <w:r w:rsidRPr="00195612" w:rsidDel="00A93F62">
                <w:rPr>
                  <w:color w:val="EE0000"/>
                  <w:highlight w:val="yellow"/>
                </w:rPr>
                <w:delText>The individuals whose personal information is captured in health datasets.</w:delText>
              </w:r>
            </w:del>
          </w:p>
        </w:tc>
      </w:tr>
      <w:tr w:rsidR="00195612" w:rsidRPr="00195612" w:rsidDel="00A93F62" w14:paraId="77BB1962" w14:textId="5EFF49C7" w:rsidTr="00A93F62">
        <w:trPr>
          <w:del w:id="1051" w:author="Benjamin Devantier -du Plessis" w:date="2025-10-01T10:16:00Z"/>
          <w:trPrChange w:id="1052" w:author="Benjamin Devantier -du Plessis" w:date="2025-10-01T10:16:00Z" w16du:dateUtc="2025-10-01T08:16:00Z">
            <w:trPr>
              <w:gridAfter w:val="0"/>
            </w:trPr>
          </w:trPrChange>
        </w:trPr>
        <w:tc>
          <w:tcPr>
            <w:tcW w:w="3009" w:type="dxa"/>
            <w:hideMark/>
            <w:tcPrChange w:id="1053" w:author="Benjamin Devantier -du Plessis" w:date="2025-10-01T10:16:00Z" w16du:dateUtc="2025-10-01T08:16:00Z">
              <w:tcPr>
                <w:tcW w:w="2640" w:type="dxa"/>
                <w:hideMark/>
              </w:tcPr>
            </w:tcPrChange>
          </w:tcPr>
          <w:p w14:paraId="259596EB" w14:textId="0AF43030" w:rsidR="00195612" w:rsidRPr="00195612" w:rsidDel="00A93F62" w:rsidRDefault="00195612">
            <w:pPr>
              <w:pStyle w:val="Compact"/>
              <w:rPr>
                <w:del w:id="1054" w:author="Benjamin Devantier -du Plessis" w:date="2025-10-01T10:16:00Z" w16du:dateUtc="2025-10-01T08:16:00Z"/>
                <w:color w:val="EE0000"/>
                <w:highlight w:val="yellow"/>
              </w:rPr>
            </w:pPr>
            <w:del w:id="1055" w:author="Benjamin Devantier -du Plessis" w:date="2025-10-01T10:16:00Z" w16du:dateUtc="2025-10-01T08:16:00Z">
              <w:r w:rsidRPr="00195612" w:rsidDel="00A93F62">
                <w:rPr>
                  <w:color w:val="EE0000"/>
                  <w:highlight w:val="yellow"/>
                </w:rPr>
                <w:delText>Data Transfer Agreement (DTA)</w:delText>
              </w:r>
            </w:del>
          </w:p>
        </w:tc>
        <w:tc>
          <w:tcPr>
            <w:tcW w:w="6017" w:type="dxa"/>
            <w:hideMark/>
            <w:tcPrChange w:id="1056" w:author="Benjamin Devantier -du Plessis" w:date="2025-10-01T10:16:00Z" w16du:dateUtc="2025-10-01T08:16:00Z">
              <w:tcPr>
                <w:tcW w:w="5280" w:type="dxa"/>
                <w:gridSpan w:val="2"/>
                <w:hideMark/>
              </w:tcPr>
            </w:tcPrChange>
          </w:tcPr>
          <w:p w14:paraId="76CB7E59" w14:textId="140A021A" w:rsidR="00195612" w:rsidRPr="00195612" w:rsidDel="00A93F62" w:rsidRDefault="00195612">
            <w:pPr>
              <w:pStyle w:val="Compact"/>
              <w:rPr>
                <w:del w:id="1057" w:author="Benjamin Devantier -du Plessis" w:date="2025-10-01T10:16:00Z" w16du:dateUtc="2025-10-01T08:16:00Z"/>
                <w:color w:val="EE0000"/>
                <w:highlight w:val="yellow"/>
              </w:rPr>
            </w:pPr>
            <w:del w:id="1058" w:author="Benjamin Devantier -du Plessis" w:date="2025-10-01T10:16:00Z" w16du:dateUtc="2025-10-01T08:16:00Z">
              <w:r w:rsidRPr="00195612" w:rsidDel="00A93F62">
                <w:rPr>
                  <w:color w:val="EE0000"/>
                  <w:highlight w:val="yellow"/>
                </w:rPr>
                <w:delText>A legal document outlining the terms and conditions under which data is shared between a data provider and data recipient, addressing confidentiality, data use limitations, and compliance with relevant laws and guidelines.</w:delText>
              </w:r>
            </w:del>
          </w:p>
        </w:tc>
      </w:tr>
      <w:tr w:rsidR="00195612" w:rsidRPr="00195612" w:rsidDel="00A93F62" w14:paraId="2FCEF386" w14:textId="1BBF9F34" w:rsidTr="00A93F62">
        <w:trPr>
          <w:del w:id="1059" w:author="Benjamin Devantier -du Plessis" w:date="2025-10-01T10:16:00Z"/>
          <w:trPrChange w:id="1060" w:author="Benjamin Devantier -du Plessis" w:date="2025-10-01T10:16:00Z" w16du:dateUtc="2025-10-01T08:16:00Z">
            <w:trPr>
              <w:gridAfter w:val="0"/>
            </w:trPr>
          </w:trPrChange>
        </w:trPr>
        <w:tc>
          <w:tcPr>
            <w:tcW w:w="3009" w:type="dxa"/>
            <w:hideMark/>
            <w:tcPrChange w:id="1061" w:author="Benjamin Devantier -du Plessis" w:date="2025-10-01T10:16:00Z" w16du:dateUtc="2025-10-01T08:16:00Z">
              <w:tcPr>
                <w:tcW w:w="2640" w:type="dxa"/>
                <w:hideMark/>
              </w:tcPr>
            </w:tcPrChange>
          </w:tcPr>
          <w:p w14:paraId="5FC9CAF2" w14:textId="590A6D82" w:rsidR="00195612" w:rsidRPr="00195612" w:rsidDel="00A93F62" w:rsidRDefault="00195612">
            <w:pPr>
              <w:pStyle w:val="Compact"/>
              <w:rPr>
                <w:del w:id="1062" w:author="Benjamin Devantier -du Plessis" w:date="2025-10-01T10:16:00Z" w16du:dateUtc="2025-10-01T08:16:00Z"/>
                <w:color w:val="EE0000"/>
                <w:highlight w:val="yellow"/>
              </w:rPr>
            </w:pPr>
            <w:del w:id="1063" w:author="Benjamin Devantier -du Plessis" w:date="2025-10-01T10:16:00Z" w16du:dateUtc="2025-10-01T08:16:00Z">
              <w:r w:rsidRPr="00195612" w:rsidDel="00A93F62">
                <w:rPr>
                  <w:color w:val="EE0000"/>
                  <w:highlight w:val="yellow"/>
                </w:rPr>
                <w:delText>Ethical Legal and Social Implications (ELSI)</w:delText>
              </w:r>
            </w:del>
          </w:p>
        </w:tc>
        <w:tc>
          <w:tcPr>
            <w:tcW w:w="6017" w:type="dxa"/>
            <w:hideMark/>
            <w:tcPrChange w:id="1064" w:author="Benjamin Devantier -du Plessis" w:date="2025-10-01T10:16:00Z" w16du:dateUtc="2025-10-01T08:16:00Z">
              <w:tcPr>
                <w:tcW w:w="5280" w:type="dxa"/>
                <w:gridSpan w:val="2"/>
                <w:hideMark/>
              </w:tcPr>
            </w:tcPrChange>
          </w:tcPr>
          <w:p w14:paraId="5B7B99FA" w14:textId="33FD695B" w:rsidR="00195612" w:rsidRPr="00195612" w:rsidDel="00A93F62" w:rsidRDefault="00195612">
            <w:pPr>
              <w:pStyle w:val="Compact"/>
              <w:rPr>
                <w:del w:id="1065" w:author="Benjamin Devantier -du Plessis" w:date="2025-10-01T10:16:00Z" w16du:dateUtc="2025-10-01T08:16:00Z"/>
                <w:color w:val="EE0000"/>
                <w:highlight w:val="yellow"/>
              </w:rPr>
            </w:pPr>
            <w:del w:id="1066" w:author="Benjamin Devantier -du Plessis" w:date="2025-10-01T10:16:00Z" w16du:dateUtc="2025-10-01T08:16:00Z">
              <w:r w:rsidRPr="00195612" w:rsidDel="00A93F62">
                <w:rPr>
                  <w:color w:val="EE0000"/>
                  <w:highlight w:val="yellow"/>
                </w:rPr>
                <w:delText>Projects within DS-I Africa that focus on data science and research’s ethical, legal, and social aspects.</w:delText>
              </w:r>
            </w:del>
          </w:p>
        </w:tc>
      </w:tr>
      <w:tr w:rsidR="00195612" w:rsidRPr="00195612" w:rsidDel="00A93F62" w14:paraId="0114B56B" w14:textId="40F57376" w:rsidTr="00A93F62">
        <w:trPr>
          <w:del w:id="1067" w:author="Benjamin Devantier -du Plessis" w:date="2025-10-01T10:16:00Z"/>
          <w:trPrChange w:id="1068" w:author="Benjamin Devantier -du Plessis" w:date="2025-10-01T10:16:00Z" w16du:dateUtc="2025-10-01T08:16:00Z">
            <w:trPr>
              <w:gridAfter w:val="0"/>
            </w:trPr>
          </w:trPrChange>
        </w:trPr>
        <w:tc>
          <w:tcPr>
            <w:tcW w:w="3009" w:type="dxa"/>
            <w:hideMark/>
            <w:tcPrChange w:id="1069" w:author="Benjamin Devantier -du Plessis" w:date="2025-10-01T10:16:00Z" w16du:dateUtc="2025-10-01T08:16:00Z">
              <w:tcPr>
                <w:tcW w:w="2640" w:type="dxa"/>
                <w:hideMark/>
              </w:tcPr>
            </w:tcPrChange>
          </w:tcPr>
          <w:p w14:paraId="31611E24" w14:textId="628FBCDB" w:rsidR="00195612" w:rsidRPr="00195612" w:rsidDel="00A93F62" w:rsidRDefault="00195612">
            <w:pPr>
              <w:pStyle w:val="Compact"/>
              <w:rPr>
                <w:del w:id="1070" w:author="Benjamin Devantier -du Plessis" w:date="2025-10-01T10:16:00Z" w16du:dateUtc="2025-10-01T08:16:00Z"/>
                <w:color w:val="EE0000"/>
                <w:highlight w:val="yellow"/>
              </w:rPr>
            </w:pPr>
            <w:del w:id="1071" w:author="Benjamin Devantier -du Plessis" w:date="2025-10-01T10:16:00Z" w16du:dateUtc="2025-10-01T08:16:00Z">
              <w:r w:rsidRPr="00195612" w:rsidDel="00A93F62">
                <w:rPr>
                  <w:color w:val="EE0000"/>
                  <w:highlight w:val="yellow"/>
                </w:rPr>
                <w:delText>Findable, Accessible, Interoperable, and Reusable (FAIR)</w:delText>
              </w:r>
            </w:del>
          </w:p>
        </w:tc>
        <w:tc>
          <w:tcPr>
            <w:tcW w:w="6017" w:type="dxa"/>
            <w:hideMark/>
            <w:tcPrChange w:id="1072" w:author="Benjamin Devantier -du Plessis" w:date="2025-10-01T10:16:00Z" w16du:dateUtc="2025-10-01T08:16:00Z">
              <w:tcPr>
                <w:tcW w:w="5280" w:type="dxa"/>
                <w:gridSpan w:val="2"/>
                <w:hideMark/>
              </w:tcPr>
            </w:tcPrChange>
          </w:tcPr>
          <w:p w14:paraId="75CE2956" w14:textId="0B4DC118" w:rsidR="00195612" w:rsidRPr="00195612" w:rsidDel="00A93F62" w:rsidRDefault="00195612">
            <w:pPr>
              <w:pStyle w:val="Compact"/>
              <w:rPr>
                <w:del w:id="1073" w:author="Benjamin Devantier -du Plessis" w:date="2025-10-01T10:16:00Z" w16du:dateUtc="2025-10-01T08:16:00Z"/>
                <w:color w:val="EE0000"/>
                <w:highlight w:val="yellow"/>
              </w:rPr>
            </w:pPr>
            <w:del w:id="1074" w:author="Benjamin Devantier -du Plessis" w:date="2025-10-01T10:16:00Z" w16du:dateUtc="2025-10-01T08:16:00Z">
              <w:r w:rsidRPr="00195612" w:rsidDel="00A93F62">
                <w:rPr>
                  <w:color w:val="EE0000"/>
                  <w:highlight w:val="yellow"/>
                </w:rPr>
                <w:delText>Principles that aim to improve the discovery, accessibility, interoperability, and reuse of data.</w:delText>
              </w:r>
            </w:del>
          </w:p>
        </w:tc>
      </w:tr>
      <w:tr w:rsidR="00195612" w:rsidRPr="00195612" w:rsidDel="00A93F62" w14:paraId="4EB317B7" w14:textId="2A87BE59" w:rsidTr="00A93F62">
        <w:trPr>
          <w:del w:id="1075" w:author="Benjamin Devantier -du Plessis" w:date="2025-10-01T10:16:00Z"/>
          <w:trPrChange w:id="1076" w:author="Benjamin Devantier -du Plessis" w:date="2025-10-01T10:16:00Z" w16du:dateUtc="2025-10-01T08:16:00Z">
            <w:trPr>
              <w:gridAfter w:val="0"/>
            </w:trPr>
          </w:trPrChange>
        </w:trPr>
        <w:tc>
          <w:tcPr>
            <w:tcW w:w="3009" w:type="dxa"/>
            <w:hideMark/>
            <w:tcPrChange w:id="1077" w:author="Benjamin Devantier -du Plessis" w:date="2025-10-01T10:16:00Z" w16du:dateUtc="2025-10-01T08:16:00Z">
              <w:tcPr>
                <w:tcW w:w="2640" w:type="dxa"/>
                <w:hideMark/>
              </w:tcPr>
            </w:tcPrChange>
          </w:tcPr>
          <w:p w14:paraId="12807003" w14:textId="7F2ABA26" w:rsidR="00195612" w:rsidRPr="00195612" w:rsidDel="00A93F62" w:rsidRDefault="00195612">
            <w:pPr>
              <w:pStyle w:val="Compact"/>
              <w:rPr>
                <w:del w:id="1078" w:author="Benjamin Devantier -du Plessis" w:date="2025-10-01T10:16:00Z" w16du:dateUtc="2025-10-01T08:16:00Z"/>
                <w:color w:val="EE0000"/>
                <w:highlight w:val="yellow"/>
              </w:rPr>
            </w:pPr>
            <w:del w:id="1079" w:author="Benjamin Devantier -du Plessis" w:date="2025-10-01T10:16:00Z" w16du:dateUtc="2025-10-01T08:16:00Z">
              <w:r w:rsidRPr="00195612" w:rsidDel="00A93F62">
                <w:rPr>
                  <w:color w:val="EE0000"/>
                  <w:highlight w:val="yellow"/>
                </w:rPr>
                <w:delText>Gauteng City-Region Observatory (GCRO)</w:delText>
              </w:r>
            </w:del>
          </w:p>
        </w:tc>
        <w:tc>
          <w:tcPr>
            <w:tcW w:w="6017" w:type="dxa"/>
            <w:hideMark/>
            <w:tcPrChange w:id="1080" w:author="Benjamin Devantier -du Plessis" w:date="2025-10-01T10:16:00Z" w16du:dateUtc="2025-10-01T08:16:00Z">
              <w:tcPr>
                <w:tcW w:w="5280" w:type="dxa"/>
                <w:gridSpan w:val="2"/>
                <w:hideMark/>
              </w:tcPr>
            </w:tcPrChange>
          </w:tcPr>
          <w:p w14:paraId="6455E806" w14:textId="61559025" w:rsidR="00195612" w:rsidRPr="00195612" w:rsidDel="00A93F62" w:rsidRDefault="00195612">
            <w:pPr>
              <w:pStyle w:val="Compact"/>
              <w:rPr>
                <w:del w:id="1081" w:author="Benjamin Devantier -du Plessis" w:date="2025-10-01T10:16:00Z" w16du:dateUtc="2025-10-01T08:16:00Z"/>
                <w:color w:val="EE0000"/>
                <w:highlight w:val="yellow"/>
              </w:rPr>
            </w:pPr>
            <w:del w:id="1082" w:author="Benjamin Devantier -du Plessis" w:date="2025-10-01T10:16:00Z" w16du:dateUtc="2025-10-01T08:16:00Z">
              <w:r w:rsidRPr="00195612" w:rsidDel="00A93F62">
                <w:rPr>
                  <w:color w:val="EE0000"/>
                  <w:highlight w:val="yellow"/>
                </w:rPr>
                <w:delText>A research institute producing socio-economic data for the Gauteng City-Region, including the Quality of Life Survey.</w:delText>
              </w:r>
            </w:del>
          </w:p>
        </w:tc>
      </w:tr>
      <w:tr w:rsidR="00195612" w:rsidRPr="00195612" w:rsidDel="00A93F62" w14:paraId="4026231F" w14:textId="1D654858" w:rsidTr="00A93F62">
        <w:trPr>
          <w:del w:id="1083" w:author="Benjamin Devantier -du Plessis" w:date="2025-10-01T10:16:00Z"/>
          <w:trPrChange w:id="1084" w:author="Benjamin Devantier -du Plessis" w:date="2025-10-01T10:16:00Z" w16du:dateUtc="2025-10-01T08:16:00Z">
            <w:trPr>
              <w:gridAfter w:val="0"/>
            </w:trPr>
          </w:trPrChange>
        </w:trPr>
        <w:tc>
          <w:tcPr>
            <w:tcW w:w="3009" w:type="dxa"/>
            <w:hideMark/>
            <w:tcPrChange w:id="1085" w:author="Benjamin Devantier -du Plessis" w:date="2025-10-01T10:16:00Z" w16du:dateUtc="2025-10-01T08:16:00Z">
              <w:tcPr>
                <w:tcW w:w="2640" w:type="dxa"/>
                <w:hideMark/>
              </w:tcPr>
            </w:tcPrChange>
          </w:tcPr>
          <w:p w14:paraId="47A1AE6F" w14:textId="3338172D" w:rsidR="00195612" w:rsidRPr="00195612" w:rsidDel="00A93F62" w:rsidRDefault="00195612">
            <w:pPr>
              <w:pStyle w:val="Compact"/>
              <w:rPr>
                <w:del w:id="1086" w:author="Benjamin Devantier -du Plessis" w:date="2025-10-01T10:16:00Z" w16du:dateUtc="2025-10-01T08:16:00Z"/>
                <w:color w:val="EE0000"/>
                <w:highlight w:val="yellow"/>
              </w:rPr>
            </w:pPr>
            <w:del w:id="1087" w:author="Benjamin Devantier -du Plessis" w:date="2025-10-01T10:16:00Z" w16du:dateUtc="2025-10-01T08:16:00Z">
              <w:r w:rsidRPr="00195612" w:rsidDel="00A93F62">
                <w:rPr>
                  <w:color w:val="EE0000"/>
                  <w:highlight w:val="yellow"/>
                </w:rPr>
                <w:delText>HE²AT Center</w:delText>
              </w:r>
            </w:del>
          </w:p>
        </w:tc>
        <w:tc>
          <w:tcPr>
            <w:tcW w:w="6017" w:type="dxa"/>
            <w:hideMark/>
            <w:tcPrChange w:id="1088" w:author="Benjamin Devantier -du Plessis" w:date="2025-10-01T10:16:00Z" w16du:dateUtc="2025-10-01T08:16:00Z">
              <w:tcPr>
                <w:tcW w:w="5280" w:type="dxa"/>
                <w:gridSpan w:val="2"/>
                <w:hideMark/>
              </w:tcPr>
            </w:tcPrChange>
          </w:tcPr>
          <w:p w14:paraId="20ADA1D5" w14:textId="22151221" w:rsidR="00195612" w:rsidRPr="00195612" w:rsidDel="00A93F62" w:rsidRDefault="00195612">
            <w:pPr>
              <w:pStyle w:val="Compact"/>
              <w:rPr>
                <w:del w:id="1089" w:author="Benjamin Devantier -du Plessis" w:date="2025-10-01T10:16:00Z" w16du:dateUtc="2025-10-01T08:16:00Z"/>
                <w:color w:val="EE0000"/>
                <w:highlight w:val="yellow"/>
              </w:rPr>
            </w:pPr>
            <w:del w:id="1090" w:author="Benjamin Devantier -du Plessis" w:date="2025-10-01T10:16:00Z" w16du:dateUtc="2025-10-01T08:16:00Z">
              <w:r w:rsidRPr="00195612" w:rsidDel="00A93F62">
                <w:rPr>
                  <w:color w:val="EE0000"/>
                  <w:highlight w:val="yellow"/>
                </w:rPr>
                <w:delText>The Heat and Health in Africa Transdisciplinary Center, operating under a U54 Cooperation agreement with the NIH (2021-2026), focused on heat-health research, capacity building, and engagement</w:delText>
              </w:r>
            </w:del>
          </w:p>
        </w:tc>
      </w:tr>
      <w:tr w:rsidR="00195612" w:rsidRPr="00195612" w:rsidDel="00A93F62" w14:paraId="561A428B" w14:textId="41650F30" w:rsidTr="00A93F62">
        <w:trPr>
          <w:del w:id="1091" w:author="Benjamin Devantier -du Plessis" w:date="2025-10-01T10:16:00Z"/>
          <w:trPrChange w:id="1092" w:author="Benjamin Devantier -du Plessis" w:date="2025-10-01T10:16:00Z" w16du:dateUtc="2025-10-01T08:16:00Z">
            <w:trPr>
              <w:gridAfter w:val="0"/>
            </w:trPr>
          </w:trPrChange>
        </w:trPr>
        <w:tc>
          <w:tcPr>
            <w:tcW w:w="3009" w:type="dxa"/>
            <w:hideMark/>
            <w:tcPrChange w:id="1093" w:author="Benjamin Devantier -du Plessis" w:date="2025-10-01T10:16:00Z" w16du:dateUtc="2025-10-01T08:16:00Z">
              <w:tcPr>
                <w:tcW w:w="2640" w:type="dxa"/>
                <w:hideMark/>
              </w:tcPr>
            </w:tcPrChange>
          </w:tcPr>
          <w:p w14:paraId="121E45B0" w14:textId="5E6C0002" w:rsidR="00195612" w:rsidRPr="00195612" w:rsidDel="00A93F62" w:rsidRDefault="00195612">
            <w:pPr>
              <w:pStyle w:val="Compact"/>
              <w:rPr>
                <w:del w:id="1094" w:author="Benjamin Devantier -du Plessis" w:date="2025-10-01T10:16:00Z" w16du:dateUtc="2025-10-01T08:16:00Z"/>
                <w:color w:val="EE0000"/>
                <w:highlight w:val="yellow"/>
              </w:rPr>
            </w:pPr>
            <w:del w:id="1095" w:author="Benjamin Devantier -du Plessis" w:date="2025-10-01T10:16:00Z" w16du:dateUtc="2025-10-01T08:16:00Z">
              <w:r w:rsidRPr="00195612" w:rsidDel="00A93F62">
                <w:rPr>
                  <w:color w:val="EE0000"/>
                  <w:highlight w:val="yellow"/>
                </w:rPr>
                <w:delText>HE²AT Center Consortium</w:delText>
              </w:r>
            </w:del>
          </w:p>
        </w:tc>
        <w:tc>
          <w:tcPr>
            <w:tcW w:w="6017" w:type="dxa"/>
            <w:hideMark/>
            <w:tcPrChange w:id="1096" w:author="Benjamin Devantier -du Plessis" w:date="2025-10-01T10:16:00Z" w16du:dateUtc="2025-10-01T08:16:00Z">
              <w:tcPr>
                <w:tcW w:w="5280" w:type="dxa"/>
                <w:gridSpan w:val="2"/>
                <w:hideMark/>
              </w:tcPr>
            </w:tcPrChange>
          </w:tcPr>
          <w:p w14:paraId="2E643A38" w14:textId="41003E5B" w:rsidR="00195612" w:rsidRPr="00195612" w:rsidDel="00A93F62" w:rsidRDefault="00195612">
            <w:pPr>
              <w:pStyle w:val="Compact"/>
              <w:rPr>
                <w:del w:id="1097" w:author="Benjamin Devantier -du Plessis" w:date="2025-10-01T10:16:00Z" w16du:dateUtc="2025-10-01T08:16:00Z"/>
                <w:color w:val="EE0000"/>
                <w:highlight w:val="yellow"/>
              </w:rPr>
            </w:pPr>
            <w:del w:id="1098" w:author="Benjamin Devantier -du Plessis" w:date="2025-10-01T10:16:00Z" w16du:dateUtc="2025-10-01T08:16:00Z">
              <w:r w:rsidRPr="00195612" w:rsidDel="00A93F62">
                <w:rPr>
                  <w:color w:val="EE0000"/>
                  <w:highlight w:val="yellow"/>
                </w:rPr>
                <w:delTex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delText>
              </w:r>
            </w:del>
          </w:p>
        </w:tc>
      </w:tr>
      <w:tr w:rsidR="00195612" w:rsidRPr="00195612" w:rsidDel="00A93F62" w14:paraId="05D17F9E" w14:textId="55D76897" w:rsidTr="00A93F62">
        <w:trPr>
          <w:del w:id="1099" w:author="Benjamin Devantier -du Plessis" w:date="2025-10-01T10:16:00Z"/>
          <w:trPrChange w:id="1100" w:author="Benjamin Devantier -du Plessis" w:date="2025-10-01T10:16:00Z" w16du:dateUtc="2025-10-01T08:16:00Z">
            <w:trPr>
              <w:gridAfter w:val="0"/>
            </w:trPr>
          </w:trPrChange>
        </w:trPr>
        <w:tc>
          <w:tcPr>
            <w:tcW w:w="3009" w:type="dxa"/>
            <w:hideMark/>
            <w:tcPrChange w:id="1101" w:author="Benjamin Devantier -du Plessis" w:date="2025-10-01T10:16:00Z" w16du:dateUtc="2025-10-01T08:16:00Z">
              <w:tcPr>
                <w:tcW w:w="2640" w:type="dxa"/>
                <w:hideMark/>
              </w:tcPr>
            </w:tcPrChange>
          </w:tcPr>
          <w:p w14:paraId="4877C448" w14:textId="0DFD7788" w:rsidR="00195612" w:rsidRPr="00195612" w:rsidDel="00A93F62" w:rsidRDefault="00195612">
            <w:pPr>
              <w:pStyle w:val="Compact"/>
              <w:rPr>
                <w:del w:id="1102" w:author="Benjamin Devantier -du Plessis" w:date="2025-10-01T10:16:00Z" w16du:dateUtc="2025-10-01T08:16:00Z"/>
                <w:color w:val="EE0000"/>
                <w:highlight w:val="yellow"/>
              </w:rPr>
            </w:pPr>
            <w:del w:id="1103" w:author="Benjamin Devantier -du Plessis" w:date="2025-10-01T10:16:00Z" w16du:dateUtc="2025-10-01T08:16:00Z">
              <w:r w:rsidRPr="00195612" w:rsidDel="00A93F62">
                <w:rPr>
                  <w:color w:val="EE0000"/>
                  <w:highlight w:val="yellow"/>
                </w:rPr>
                <w:delText>HE²AT Center Data Management Plan</w:delText>
              </w:r>
            </w:del>
          </w:p>
        </w:tc>
        <w:tc>
          <w:tcPr>
            <w:tcW w:w="6017" w:type="dxa"/>
            <w:hideMark/>
            <w:tcPrChange w:id="1104" w:author="Benjamin Devantier -du Plessis" w:date="2025-10-01T10:16:00Z" w16du:dateUtc="2025-10-01T08:16:00Z">
              <w:tcPr>
                <w:tcW w:w="5280" w:type="dxa"/>
                <w:gridSpan w:val="2"/>
                <w:hideMark/>
              </w:tcPr>
            </w:tcPrChange>
          </w:tcPr>
          <w:p w14:paraId="35B1ECAD" w14:textId="46C02EFD" w:rsidR="00195612" w:rsidRPr="00195612" w:rsidDel="00A93F62" w:rsidRDefault="00195612">
            <w:pPr>
              <w:pStyle w:val="Compact"/>
              <w:rPr>
                <w:del w:id="1105" w:author="Benjamin Devantier -du Plessis" w:date="2025-10-01T10:16:00Z" w16du:dateUtc="2025-10-01T08:16:00Z"/>
                <w:color w:val="EE0000"/>
                <w:highlight w:val="yellow"/>
              </w:rPr>
            </w:pPr>
            <w:del w:id="1106" w:author="Benjamin Devantier -du Plessis" w:date="2025-10-01T10:16:00Z" w16du:dateUtc="2025-10-01T08:16:00Z">
              <w:r w:rsidRPr="00195612" w:rsidDel="00A93F62">
                <w:rPr>
                  <w:color w:val="EE0000"/>
                  <w:highlight w:val="yellow"/>
                </w:rPr>
                <w:delText>The data management plan applicable to the HE²AT Center Project as may be amended and updated from time to time.</w:delText>
              </w:r>
            </w:del>
          </w:p>
        </w:tc>
      </w:tr>
      <w:tr w:rsidR="00195612" w:rsidRPr="00195612" w:rsidDel="00A93F62" w14:paraId="113570BA" w14:textId="47FA08A0" w:rsidTr="00A93F62">
        <w:trPr>
          <w:del w:id="1107" w:author="Benjamin Devantier -du Plessis" w:date="2025-10-01T10:16:00Z"/>
          <w:trPrChange w:id="1108" w:author="Benjamin Devantier -du Plessis" w:date="2025-10-01T10:16:00Z" w16du:dateUtc="2025-10-01T08:16:00Z">
            <w:trPr>
              <w:gridAfter w:val="0"/>
            </w:trPr>
          </w:trPrChange>
        </w:trPr>
        <w:tc>
          <w:tcPr>
            <w:tcW w:w="3009" w:type="dxa"/>
            <w:hideMark/>
            <w:tcPrChange w:id="1109" w:author="Benjamin Devantier -du Plessis" w:date="2025-10-01T10:16:00Z" w16du:dateUtc="2025-10-01T08:16:00Z">
              <w:tcPr>
                <w:tcW w:w="2640" w:type="dxa"/>
                <w:hideMark/>
              </w:tcPr>
            </w:tcPrChange>
          </w:tcPr>
          <w:p w14:paraId="511990E9" w14:textId="42292BAA" w:rsidR="00195612" w:rsidRPr="00195612" w:rsidDel="00A93F62" w:rsidRDefault="00195612">
            <w:pPr>
              <w:pStyle w:val="Compact"/>
              <w:rPr>
                <w:del w:id="1110" w:author="Benjamin Devantier -du Plessis" w:date="2025-10-01T10:16:00Z" w16du:dateUtc="2025-10-01T08:16:00Z"/>
                <w:color w:val="EE0000"/>
                <w:highlight w:val="yellow"/>
              </w:rPr>
            </w:pPr>
            <w:del w:id="1111" w:author="Benjamin Devantier -du Plessis" w:date="2025-10-01T10:16:00Z" w16du:dateUtc="2025-10-01T08:16:00Z">
              <w:r w:rsidRPr="00195612" w:rsidDel="00A93F62">
                <w:rPr>
                  <w:color w:val="EE0000"/>
                  <w:highlight w:val="yellow"/>
                </w:rPr>
                <w:delText>HE²AT Center Project</w:delText>
              </w:r>
            </w:del>
          </w:p>
        </w:tc>
        <w:tc>
          <w:tcPr>
            <w:tcW w:w="6017" w:type="dxa"/>
            <w:hideMark/>
            <w:tcPrChange w:id="1112" w:author="Benjamin Devantier -du Plessis" w:date="2025-10-01T10:16:00Z" w16du:dateUtc="2025-10-01T08:16:00Z">
              <w:tcPr>
                <w:tcW w:w="5280" w:type="dxa"/>
                <w:gridSpan w:val="2"/>
                <w:hideMark/>
              </w:tcPr>
            </w:tcPrChange>
          </w:tcPr>
          <w:p w14:paraId="5CD9238B" w14:textId="5046D22E" w:rsidR="00195612" w:rsidRPr="00195612" w:rsidDel="00A93F62" w:rsidRDefault="00195612">
            <w:pPr>
              <w:pStyle w:val="Compact"/>
              <w:rPr>
                <w:del w:id="1113" w:author="Benjamin Devantier -du Plessis" w:date="2025-10-01T10:16:00Z" w16du:dateUtc="2025-10-01T08:16:00Z"/>
                <w:color w:val="EE0000"/>
                <w:highlight w:val="yellow"/>
              </w:rPr>
            </w:pPr>
            <w:del w:id="1114" w:author="Benjamin Devantier -du Plessis" w:date="2025-10-01T10:16:00Z" w16du:dateUtc="2025-10-01T08:16:00Z">
              <w:r w:rsidRPr="00195612" w:rsidDel="00A93F62">
                <w:rPr>
                  <w:color w:val="EE0000"/>
                  <w:highlight w:val="yellow"/>
                </w:rPr>
                <w:delText>The research project titled: “Developing data science solutions to mitigate the health impacts of climate change in Africa” and comprised of Research Project 1 and Research Project 2.</w:delText>
              </w:r>
            </w:del>
          </w:p>
        </w:tc>
      </w:tr>
      <w:tr w:rsidR="00195612" w:rsidRPr="00195612" w:rsidDel="00A93F62" w14:paraId="66950519" w14:textId="0359C574" w:rsidTr="00A93F62">
        <w:trPr>
          <w:del w:id="1115" w:author="Benjamin Devantier -du Plessis" w:date="2025-10-01T10:16:00Z"/>
          <w:trPrChange w:id="1116" w:author="Benjamin Devantier -du Plessis" w:date="2025-10-01T10:16:00Z" w16du:dateUtc="2025-10-01T08:16:00Z">
            <w:trPr>
              <w:gridAfter w:val="0"/>
            </w:trPr>
          </w:trPrChange>
        </w:trPr>
        <w:tc>
          <w:tcPr>
            <w:tcW w:w="3009" w:type="dxa"/>
            <w:hideMark/>
            <w:tcPrChange w:id="1117" w:author="Benjamin Devantier -du Plessis" w:date="2025-10-01T10:16:00Z" w16du:dateUtc="2025-10-01T08:16:00Z">
              <w:tcPr>
                <w:tcW w:w="2640" w:type="dxa"/>
                <w:hideMark/>
              </w:tcPr>
            </w:tcPrChange>
          </w:tcPr>
          <w:p w14:paraId="4A325242" w14:textId="01EEC67A" w:rsidR="00195612" w:rsidRPr="00195612" w:rsidDel="00A93F62" w:rsidRDefault="00195612">
            <w:pPr>
              <w:pStyle w:val="Compact"/>
              <w:rPr>
                <w:del w:id="1118" w:author="Benjamin Devantier -du Plessis" w:date="2025-10-01T10:16:00Z" w16du:dateUtc="2025-10-01T08:16:00Z"/>
                <w:color w:val="EE0000"/>
                <w:highlight w:val="yellow"/>
              </w:rPr>
            </w:pPr>
            <w:del w:id="1119" w:author="Benjamin Devantier -du Plessis" w:date="2025-10-01T10:16:00Z" w16du:dateUtc="2025-10-01T08:16:00Z">
              <w:r w:rsidRPr="00195612" w:rsidDel="00A93F62">
                <w:rPr>
                  <w:color w:val="EE0000"/>
                  <w:highlight w:val="yellow"/>
                </w:rPr>
                <w:delText>HE²AT Center Steering Committee (SC)</w:delText>
              </w:r>
            </w:del>
          </w:p>
        </w:tc>
        <w:tc>
          <w:tcPr>
            <w:tcW w:w="6017" w:type="dxa"/>
            <w:hideMark/>
            <w:tcPrChange w:id="1120" w:author="Benjamin Devantier -du Plessis" w:date="2025-10-01T10:16:00Z" w16du:dateUtc="2025-10-01T08:16:00Z">
              <w:tcPr>
                <w:tcW w:w="5280" w:type="dxa"/>
                <w:gridSpan w:val="2"/>
                <w:hideMark/>
              </w:tcPr>
            </w:tcPrChange>
          </w:tcPr>
          <w:p w14:paraId="078A7AC8" w14:textId="13A6DC2F" w:rsidR="00195612" w:rsidRPr="00195612" w:rsidDel="00A93F62" w:rsidRDefault="00195612">
            <w:pPr>
              <w:pStyle w:val="Compact"/>
              <w:rPr>
                <w:del w:id="1121" w:author="Benjamin Devantier -du Plessis" w:date="2025-10-01T10:16:00Z" w16du:dateUtc="2025-10-01T08:16:00Z"/>
                <w:color w:val="EE0000"/>
                <w:highlight w:val="yellow"/>
              </w:rPr>
            </w:pPr>
            <w:del w:id="1122" w:author="Benjamin Devantier -du Plessis" w:date="2025-10-01T10:16:00Z" w16du:dateUtc="2025-10-01T08:16:00Z">
              <w:r w:rsidRPr="00195612" w:rsidDel="00A93F62">
                <w:rPr>
                  <w:color w:val="EE0000"/>
                  <w:highlight w:val="yellow"/>
                </w:rPr>
                <w:delText>The committee responsible for guiding the strategic direction and oversight of the HE²AT Center consisting of representatives from each consortium partner as well as representatives from the NIH</w:delText>
              </w:r>
            </w:del>
          </w:p>
        </w:tc>
      </w:tr>
      <w:tr w:rsidR="00195612" w:rsidRPr="00195612" w:rsidDel="00A93F62" w14:paraId="7E5FE51E" w14:textId="10DC38F5" w:rsidTr="00A93F62">
        <w:trPr>
          <w:del w:id="1123" w:author="Benjamin Devantier -du Plessis" w:date="2025-10-01T10:16:00Z"/>
          <w:trPrChange w:id="1124" w:author="Benjamin Devantier -du Plessis" w:date="2025-10-01T10:16:00Z" w16du:dateUtc="2025-10-01T08:16:00Z">
            <w:trPr>
              <w:gridAfter w:val="0"/>
            </w:trPr>
          </w:trPrChange>
        </w:trPr>
        <w:tc>
          <w:tcPr>
            <w:tcW w:w="3009" w:type="dxa"/>
            <w:hideMark/>
            <w:tcPrChange w:id="1125" w:author="Benjamin Devantier -du Plessis" w:date="2025-10-01T10:16:00Z" w16du:dateUtc="2025-10-01T08:16:00Z">
              <w:tcPr>
                <w:tcW w:w="2640" w:type="dxa"/>
                <w:hideMark/>
              </w:tcPr>
            </w:tcPrChange>
          </w:tcPr>
          <w:p w14:paraId="7DF183FE" w14:textId="4F170D54" w:rsidR="00195612" w:rsidRPr="00195612" w:rsidDel="00A93F62" w:rsidRDefault="00195612">
            <w:pPr>
              <w:pStyle w:val="Compact"/>
              <w:rPr>
                <w:del w:id="1126" w:author="Benjamin Devantier -du Plessis" w:date="2025-10-01T10:16:00Z" w16du:dateUtc="2025-10-01T08:16:00Z"/>
                <w:color w:val="EE0000"/>
                <w:highlight w:val="yellow"/>
              </w:rPr>
            </w:pPr>
            <w:del w:id="1127" w:author="Benjamin Devantier -du Plessis" w:date="2025-10-01T10:16:00Z" w16du:dateUtc="2025-10-01T08:16:00Z">
              <w:r w:rsidRPr="00195612" w:rsidDel="00A93F62">
                <w:rPr>
                  <w:color w:val="EE0000"/>
                  <w:highlight w:val="yellow"/>
                </w:rPr>
                <w:delText>Harmonisation</w:delText>
              </w:r>
            </w:del>
          </w:p>
        </w:tc>
        <w:tc>
          <w:tcPr>
            <w:tcW w:w="6017" w:type="dxa"/>
            <w:hideMark/>
            <w:tcPrChange w:id="1128" w:author="Benjamin Devantier -du Plessis" w:date="2025-10-01T10:16:00Z" w16du:dateUtc="2025-10-01T08:16:00Z">
              <w:tcPr>
                <w:tcW w:w="5280" w:type="dxa"/>
                <w:gridSpan w:val="2"/>
                <w:hideMark/>
              </w:tcPr>
            </w:tcPrChange>
          </w:tcPr>
          <w:p w14:paraId="3561A767" w14:textId="0BD54C49" w:rsidR="00195612" w:rsidRPr="00195612" w:rsidDel="00A93F62" w:rsidRDefault="00195612">
            <w:pPr>
              <w:pStyle w:val="Compact"/>
              <w:rPr>
                <w:del w:id="1129" w:author="Benjamin Devantier -du Plessis" w:date="2025-10-01T10:16:00Z" w16du:dateUtc="2025-10-01T08:16:00Z"/>
                <w:color w:val="EE0000"/>
                <w:highlight w:val="yellow"/>
              </w:rPr>
            </w:pPr>
            <w:del w:id="1130" w:author="Benjamin Devantier -du Plessis" w:date="2025-10-01T10:16:00Z" w16du:dateUtc="2025-10-01T08:16:00Z">
              <w:r w:rsidRPr="00195612" w:rsidDel="00A93F62">
                <w:rPr>
                  <w:color w:val="EE0000"/>
                  <w:highlight w:val="yellow"/>
                </w:rPr>
                <w:delText>Aligning various health datasets into a unified format according to a common code book of variable names and definitions and common units and categories.</w:delText>
              </w:r>
            </w:del>
          </w:p>
        </w:tc>
      </w:tr>
      <w:tr w:rsidR="00195612" w:rsidRPr="00195612" w:rsidDel="00A93F62" w14:paraId="150F47EF" w14:textId="4F4E50C3" w:rsidTr="00A93F62">
        <w:trPr>
          <w:del w:id="1131" w:author="Benjamin Devantier -du Plessis" w:date="2025-10-01T10:16:00Z"/>
          <w:trPrChange w:id="1132" w:author="Benjamin Devantier -du Plessis" w:date="2025-10-01T10:16:00Z" w16du:dateUtc="2025-10-01T08:16:00Z">
            <w:trPr>
              <w:gridAfter w:val="0"/>
            </w:trPr>
          </w:trPrChange>
        </w:trPr>
        <w:tc>
          <w:tcPr>
            <w:tcW w:w="3009" w:type="dxa"/>
            <w:hideMark/>
            <w:tcPrChange w:id="1133" w:author="Benjamin Devantier -du Plessis" w:date="2025-10-01T10:16:00Z" w16du:dateUtc="2025-10-01T08:16:00Z">
              <w:tcPr>
                <w:tcW w:w="2640" w:type="dxa"/>
                <w:hideMark/>
              </w:tcPr>
            </w:tcPrChange>
          </w:tcPr>
          <w:p w14:paraId="3FE5B3C6" w14:textId="6A682D5D" w:rsidR="00195612" w:rsidRPr="00195612" w:rsidDel="00A93F62" w:rsidRDefault="00195612">
            <w:pPr>
              <w:pStyle w:val="Compact"/>
              <w:rPr>
                <w:del w:id="1134" w:author="Benjamin Devantier -du Plessis" w:date="2025-10-01T10:16:00Z" w16du:dateUtc="2025-10-01T08:16:00Z"/>
                <w:color w:val="EE0000"/>
                <w:highlight w:val="yellow"/>
              </w:rPr>
            </w:pPr>
            <w:del w:id="1135" w:author="Benjamin Devantier -du Plessis" w:date="2025-10-01T10:16:00Z" w16du:dateUtc="2025-10-01T08:16:00Z">
              <w:r w:rsidRPr="00195612" w:rsidDel="00A93F62">
                <w:rPr>
                  <w:color w:val="EE0000"/>
                  <w:highlight w:val="yellow"/>
                </w:rPr>
                <w:delText>Individual Participation Data</w:delText>
              </w:r>
            </w:del>
          </w:p>
        </w:tc>
        <w:tc>
          <w:tcPr>
            <w:tcW w:w="6017" w:type="dxa"/>
            <w:hideMark/>
            <w:tcPrChange w:id="1136" w:author="Benjamin Devantier -du Plessis" w:date="2025-10-01T10:16:00Z" w16du:dateUtc="2025-10-01T08:16:00Z">
              <w:tcPr>
                <w:tcW w:w="5280" w:type="dxa"/>
                <w:gridSpan w:val="2"/>
                <w:hideMark/>
              </w:tcPr>
            </w:tcPrChange>
          </w:tcPr>
          <w:p w14:paraId="6A2E80C7" w14:textId="7A37F210" w:rsidR="00195612" w:rsidRPr="00195612" w:rsidDel="00A93F62" w:rsidRDefault="00195612">
            <w:pPr>
              <w:pStyle w:val="Compact"/>
              <w:rPr>
                <w:del w:id="1137" w:author="Benjamin Devantier -du Plessis" w:date="2025-10-01T10:16:00Z" w16du:dateUtc="2025-10-01T08:16:00Z"/>
                <w:color w:val="EE0000"/>
                <w:highlight w:val="yellow"/>
              </w:rPr>
            </w:pPr>
            <w:del w:id="1138" w:author="Benjamin Devantier -du Plessis" w:date="2025-10-01T10:16:00Z" w16du:dateUtc="2025-10-01T08:16:00Z">
              <w:r w:rsidRPr="00195612" w:rsidDel="00A93F62">
                <w:rPr>
                  <w:color w:val="EE0000"/>
                  <w:highlight w:val="yellow"/>
                </w:rPr>
                <w:delText>Includes data collected from previous clinical cohort and trial studies, generally considered personal data due to its association with individual medical records and health events.</w:delText>
              </w:r>
            </w:del>
          </w:p>
        </w:tc>
      </w:tr>
      <w:tr w:rsidR="00195612" w:rsidRPr="00195612" w:rsidDel="00A93F62" w14:paraId="5991E37D" w14:textId="0CF6789C" w:rsidTr="00A93F62">
        <w:trPr>
          <w:del w:id="1139" w:author="Benjamin Devantier -du Plessis" w:date="2025-10-01T10:16:00Z"/>
          <w:trPrChange w:id="1140" w:author="Benjamin Devantier -du Plessis" w:date="2025-10-01T10:16:00Z" w16du:dateUtc="2025-10-01T08:16:00Z">
            <w:trPr>
              <w:gridAfter w:val="0"/>
            </w:trPr>
          </w:trPrChange>
        </w:trPr>
        <w:tc>
          <w:tcPr>
            <w:tcW w:w="3009" w:type="dxa"/>
            <w:hideMark/>
            <w:tcPrChange w:id="1141" w:author="Benjamin Devantier -du Plessis" w:date="2025-10-01T10:16:00Z" w16du:dateUtc="2025-10-01T08:16:00Z">
              <w:tcPr>
                <w:tcW w:w="2640" w:type="dxa"/>
                <w:hideMark/>
              </w:tcPr>
            </w:tcPrChange>
          </w:tcPr>
          <w:p w14:paraId="0647560C" w14:textId="012356CC" w:rsidR="00195612" w:rsidRPr="00195612" w:rsidDel="00A93F62" w:rsidRDefault="00195612">
            <w:pPr>
              <w:pStyle w:val="Compact"/>
              <w:rPr>
                <w:del w:id="1142" w:author="Benjamin Devantier -du Plessis" w:date="2025-10-01T10:16:00Z" w16du:dateUtc="2025-10-01T08:16:00Z"/>
                <w:color w:val="EE0000"/>
                <w:highlight w:val="yellow"/>
              </w:rPr>
            </w:pPr>
            <w:del w:id="1143" w:author="Benjamin Devantier -du Plessis" w:date="2025-10-01T10:16:00Z" w16du:dateUtc="2025-10-01T08:16:00Z">
              <w:r w:rsidRPr="00195612" w:rsidDel="00A93F62">
                <w:rPr>
                  <w:color w:val="EE0000"/>
                  <w:highlight w:val="yellow"/>
                </w:rPr>
                <w:delText>Integration</w:delText>
              </w:r>
            </w:del>
          </w:p>
        </w:tc>
        <w:tc>
          <w:tcPr>
            <w:tcW w:w="6017" w:type="dxa"/>
            <w:hideMark/>
            <w:tcPrChange w:id="1144" w:author="Benjamin Devantier -du Plessis" w:date="2025-10-01T10:16:00Z" w16du:dateUtc="2025-10-01T08:16:00Z">
              <w:tcPr>
                <w:tcW w:w="5280" w:type="dxa"/>
                <w:gridSpan w:val="2"/>
                <w:hideMark/>
              </w:tcPr>
            </w:tcPrChange>
          </w:tcPr>
          <w:p w14:paraId="79BCC301" w14:textId="0989F7DC" w:rsidR="00195612" w:rsidRPr="00195612" w:rsidDel="00A93F62" w:rsidRDefault="00195612">
            <w:pPr>
              <w:pStyle w:val="Compact"/>
              <w:rPr>
                <w:del w:id="1145" w:author="Benjamin Devantier -du Plessis" w:date="2025-10-01T10:16:00Z" w16du:dateUtc="2025-10-01T08:16:00Z"/>
                <w:color w:val="EE0000"/>
                <w:highlight w:val="yellow"/>
              </w:rPr>
            </w:pPr>
            <w:del w:id="1146" w:author="Benjamin Devantier -du Plessis" w:date="2025-10-01T10:16:00Z" w16du:dateUtc="2025-10-01T08:16:00Z">
              <w:r w:rsidRPr="00195612" w:rsidDel="00A93F62">
                <w:rPr>
                  <w:color w:val="EE0000"/>
                  <w:highlight w:val="yellow"/>
                </w:rPr>
                <w:delText>Aligning and integrating health and other various datasets into an integrated dataset.</w:delText>
              </w:r>
            </w:del>
          </w:p>
        </w:tc>
      </w:tr>
      <w:tr w:rsidR="00195612" w:rsidRPr="00195612" w:rsidDel="00A93F62" w14:paraId="612CDAC2" w14:textId="09140B93" w:rsidTr="00A93F62">
        <w:trPr>
          <w:del w:id="1147" w:author="Benjamin Devantier -du Plessis" w:date="2025-10-01T10:16:00Z"/>
          <w:trPrChange w:id="1148" w:author="Benjamin Devantier -du Plessis" w:date="2025-10-01T10:16:00Z" w16du:dateUtc="2025-10-01T08:16:00Z">
            <w:trPr>
              <w:gridAfter w:val="0"/>
            </w:trPr>
          </w:trPrChange>
        </w:trPr>
        <w:tc>
          <w:tcPr>
            <w:tcW w:w="3009" w:type="dxa"/>
            <w:hideMark/>
            <w:tcPrChange w:id="1149" w:author="Benjamin Devantier -du Plessis" w:date="2025-10-01T10:16:00Z" w16du:dateUtc="2025-10-01T08:16:00Z">
              <w:tcPr>
                <w:tcW w:w="2640" w:type="dxa"/>
                <w:hideMark/>
              </w:tcPr>
            </w:tcPrChange>
          </w:tcPr>
          <w:p w14:paraId="4CD1226D" w14:textId="7DD4C463" w:rsidR="00195612" w:rsidRPr="00195612" w:rsidDel="00A93F62" w:rsidRDefault="00195612">
            <w:pPr>
              <w:pStyle w:val="Compact"/>
              <w:rPr>
                <w:del w:id="1150" w:author="Benjamin Devantier -du Plessis" w:date="2025-10-01T10:16:00Z" w16du:dateUtc="2025-10-01T08:16:00Z"/>
                <w:color w:val="EE0000"/>
                <w:highlight w:val="yellow"/>
              </w:rPr>
            </w:pPr>
            <w:del w:id="1151" w:author="Benjamin Devantier -du Plessis" w:date="2025-10-01T10:16:00Z" w16du:dateUtc="2025-10-01T08:16:00Z">
              <w:r w:rsidRPr="00195612" w:rsidDel="00A93F62">
                <w:rPr>
                  <w:color w:val="EE0000"/>
                  <w:highlight w:val="yellow"/>
                </w:rPr>
                <w:delText>Inferential Data</w:delText>
              </w:r>
            </w:del>
          </w:p>
        </w:tc>
        <w:tc>
          <w:tcPr>
            <w:tcW w:w="6017" w:type="dxa"/>
            <w:hideMark/>
            <w:tcPrChange w:id="1152" w:author="Benjamin Devantier -du Plessis" w:date="2025-10-01T10:16:00Z" w16du:dateUtc="2025-10-01T08:16:00Z">
              <w:tcPr>
                <w:tcW w:w="5280" w:type="dxa"/>
                <w:gridSpan w:val="2"/>
                <w:hideMark/>
              </w:tcPr>
            </w:tcPrChange>
          </w:tcPr>
          <w:p w14:paraId="0E229EA5" w14:textId="331D60B7" w:rsidR="00195612" w:rsidRPr="00195612" w:rsidDel="00A93F62" w:rsidRDefault="00195612">
            <w:pPr>
              <w:pStyle w:val="Compact"/>
              <w:rPr>
                <w:del w:id="1153" w:author="Benjamin Devantier -du Plessis" w:date="2025-10-01T10:16:00Z" w16du:dateUtc="2025-10-01T08:16:00Z"/>
                <w:color w:val="EE0000"/>
                <w:highlight w:val="yellow"/>
              </w:rPr>
            </w:pPr>
            <w:del w:id="1154" w:author="Benjamin Devantier -du Plessis" w:date="2025-10-01T10:16:00Z" w16du:dateUtc="2025-10-01T08:16:00Z">
              <w:r w:rsidRPr="00195612" w:rsidDel="00A93F62">
                <w:rPr>
                  <w:color w:val="EE0000"/>
                  <w:highlight w:val="yellow"/>
                </w:rPr>
                <w:delText>Aggregated and anonymised data derived from analyses.</w:delText>
              </w:r>
            </w:del>
          </w:p>
        </w:tc>
      </w:tr>
      <w:tr w:rsidR="00195612" w:rsidRPr="00195612" w:rsidDel="00A93F62" w14:paraId="49A0A890" w14:textId="78485951" w:rsidTr="00A93F62">
        <w:trPr>
          <w:del w:id="1155" w:author="Benjamin Devantier -du Plessis" w:date="2025-10-01T10:16:00Z"/>
          <w:trPrChange w:id="1156" w:author="Benjamin Devantier -du Plessis" w:date="2025-10-01T10:16:00Z" w16du:dateUtc="2025-10-01T08:16:00Z">
            <w:trPr>
              <w:gridAfter w:val="0"/>
            </w:trPr>
          </w:trPrChange>
        </w:trPr>
        <w:tc>
          <w:tcPr>
            <w:tcW w:w="3009" w:type="dxa"/>
            <w:hideMark/>
            <w:tcPrChange w:id="1157" w:author="Benjamin Devantier -du Plessis" w:date="2025-10-01T10:16:00Z" w16du:dateUtc="2025-10-01T08:16:00Z">
              <w:tcPr>
                <w:tcW w:w="2640" w:type="dxa"/>
                <w:hideMark/>
              </w:tcPr>
            </w:tcPrChange>
          </w:tcPr>
          <w:p w14:paraId="10D134DF" w14:textId="3FED824A" w:rsidR="00195612" w:rsidRPr="00195612" w:rsidDel="00A93F62" w:rsidRDefault="00195612">
            <w:pPr>
              <w:pStyle w:val="Compact"/>
              <w:rPr>
                <w:del w:id="1158" w:author="Benjamin Devantier -du Plessis" w:date="2025-10-01T10:16:00Z" w16du:dateUtc="2025-10-01T08:16:00Z"/>
                <w:color w:val="EE0000"/>
                <w:highlight w:val="yellow"/>
              </w:rPr>
            </w:pPr>
            <w:del w:id="1159" w:author="Benjamin Devantier -du Plessis" w:date="2025-10-01T10:16:00Z" w16du:dateUtc="2025-10-01T08:16:00Z">
              <w:r w:rsidRPr="00195612" w:rsidDel="00A93F62">
                <w:rPr>
                  <w:color w:val="EE0000"/>
                  <w:highlight w:val="yellow"/>
                </w:rPr>
                <w:delText>NIH Data Science Initiative (DS-I) Africa</w:delText>
              </w:r>
            </w:del>
          </w:p>
        </w:tc>
        <w:tc>
          <w:tcPr>
            <w:tcW w:w="6017" w:type="dxa"/>
            <w:hideMark/>
            <w:tcPrChange w:id="1160" w:author="Benjamin Devantier -du Plessis" w:date="2025-10-01T10:16:00Z" w16du:dateUtc="2025-10-01T08:16:00Z">
              <w:tcPr>
                <w:tcW w:w="5280" w:type="dxa"/>
                <w:gridSpan w:val="2"/>
                <w:hideMark/>
              </w:tcPr>
            </w:tcPrChange>
          </w:tcPr>
          <w:p w14:paraId="44E6142C" w14:textId="0A263EEA" w:rsidR="00195612" w:rsidRPr="00195612" w:rsidDel="00A93F62" w:rsidRDefault="00195612">
            <w:pPr>
              <w:pStyle w:val="Compact"/>
              <w:rPr>
                <w:del w:id="1161" w:author="Benjamin Devantier -du Plessis" w:date="2025-10-01T10:16:00Z" w16du:dateUtc="2025-10-01T08:16:00Z"/>
                <w:color w:val="EE0000"/>
                <w:highlight w:val="yellow"/>
              </w:rPr>
            </w:pPr>
            <w:del w:id="1162" w:author="Benjamin Devantier -du Plessis" w:date="2025-10-01T10:16:00Z" w16du:dateUtc="2025-10-01T08:16:00Z">
              <w:r w:rsidRPr="00195612" w:rsidDel="00A93F62">
                <w:rPr>
                  <w:color w:val="EE0000"/>
                  <w:highlight w:val="yellow"/>
                </w:rPr>
                <w:delText>An NIH initiative aimed at enhancing data science capacity and collaboration across Africa.</w:delText>
              </w:r>
            </w:del>
          </w:p>
        </w:tc>
      </w:tr>
      <w:tr w:rsidR="00195612" w:rsidRPr="00195612" w:rsidDel="00A93F62" w14:paraId="4D832CD5" w14:textId="6A5BB959" w:rsidTr="00A93F62">
        <w:trPr>
          <w:del w:id="1163" w:author="Benjamin Devantier -du Plessis" w:date="2025-10-01T10:16:00Z"/>
          <w:trPrChange w:id="1164" w:author="Benjamin Devantier -du Plessis" w:date="2025-10-01T10:16:00Z" w16du:dateUtc="2025-10-01T08:16:00Z">
            <w:trPr>
              <w:gridAfter w:val="0"/>
            </w:trPr>
          </w:trPrChange>
        </w:trPr>
        <w:tc>
          <w:tcPr>
            <w:tcW w:w="3009" w:type="dxa"/>
            <w:hideMark/>
            <w:tcPrChange w:id="1165" w:author="Benjamin Devantier -du Plessis" w:date="2025-10-01T10:16:00Z" w16du:dateUtc="2025-10-01T08:16:00Z">
              <w:tcPr>
                <w:tcW w:w="2640" w:type="dxa"/>
                <w:hideMark/>
              </w:tcPr>
            </w:tcPrChange>
          </w:tcPr>
          <w:p w14:paraId="336F6837" w14:textId="6E8E7A95" w:rsidR="00195612" w:rsidRPr="00195612" w:rsidDel="00A93F62" w:rsidRDefault="00195612">
            <w:pPr>
              <w:pStyle w:val="Compact"/>
              <w:rPr>
                <w:del w:id="1166" w:author="Benjamin Devantier -du Plessis" w:date="2025-10-01T10:16:00Z" w16du:dateUtc="2025-10-01T08:16:00Z"/>
                <w:color w:val="EE0000"/>
                <w:highlight w:val="yellow"/>
              </w:rPr>
            </w:pPr>
            <w:del w:id="1167" w:author="Benjamin Devantier -du Plessis" w:date="2025-10-01T10:16:00Z" w16du:dateUtc="2025-10-01T08:16:00Z">
              <w:r w:rsidRPr="00195612" w:rsidDel="00A93F62">
                <w:rPr>
                  <w:color w:val="EE0000"/>
                  <w:highlight w:val="yellow"/>
                </w:rPr>
                <w:delText>Near-Infrared (NIR)</w:delText>
              </w:r>
            </w:del>
          </w:p>
        </w:tc>
        <w:tc>
          <w:tcPr>
            <w:tcW w:w="6017" w:type="dxa"/>
            <w:hideMark/>
            <w:tcPrChange w:id="1168" w:author="Benjamin Devantier -du Plessis" w:date="2025-10-01T10:16:00Z" w16du:dateUtc="2025-10-01T08:16:00Z">
              <w:tcPr>
                <w:tcW w:w="5280" w:type="dxa"/>
                <w:gridSpan w:val="2"/>
                <w:hideMark/>
              </w:tcPr>
            </w:tcPrChange>
          </w:tcPr>
          <w:p w14:paraId="53FDDFE5" w14:textId="373794FF" w:rsidR="00195612" w:rsidRPr="00195612" w:rsidDel="00A93F62" w:rsidRDefault="00195612">
            <w:pPr>
              <w:pStyle w:val="Compact"/>
              <w:rPr>
                <w:del w:id="1169" w:author="Benjamin Devantier -du Plessis" w:date="2025-10-01T10:16:00Z" w16du:dateUtc="2025-10-01T08:16:00Z"/>
                <w:color w:val="EE0000"/>
                <w:highlight w:val="yellow"/>
              </w:rPr>
            </w:pPr>
            <w:del w:id="1170" w:author="Benjamin Devantier -du Plessis" w:date="2025-10-01T10:16:00Z" w16du:dateUtc="2025-10-01T08:16:00Z">
              <w:r w:rsidRPr="00195612" w:rsidDel="00A93F62">
                <w:rPr>
                  <w:color w:val="EE0000"/>
                  <w:highlight w:val="yellow"/>
                </w:rPr>
                <w:delText>A region of the infrared spectrum of light used in remote sensing applications.</w:delText>
              </w:r>
            </w:del>
          </w:p>
        </w:tc>
      </w:tr>
      <w:tr w:rsidR="00195612" w:rsidRPr="00195612" w:rsidDel="00A93F62" w14:paraId="71865E82" w14:textId="48BAA5D1" w:rsidTr="00A93F62">
        <w:trPr>
          <w:del w:id="1171" w:author="Benjamin Devantier -du Plessis" w:date="2025-10-01T10:16:00Z"/>
          <w:trPrChange w:id="1172" w:author="Benjamin Devantier -du Plessis" w:date="2025-10-01T10:16:00Z" w16du:dateUtc="2025-10-01T08:16:00Z">
            <w:trPr>
              <w:gridAfter w:val="0"/>
            </w:trPr>
          </w:trPrChange>
        </w:trPr>
        <w:tc>
          <w:tcPr>
            <w:tcW w:w="3009" w:type="dxa"/>
            <w:hideMark/>
            <w:tcPrChange w:id="1173" w:author="Benjamin Devantier -du Plessis" w:date="2025-10-01T10:16:00Z" w16du:dateUtc="2025-10-01T08:16:00Z">
              <w:tcPr>
                <w:tcW w:w="2640" w:type="dxa"/>
                <w:hideMark/>
              </w:tcPr>
            </w:tcPrChange>
          </w:tcPr>
          <w:p w14:paraId="3C5BBCA6" w14:textId="1D40B63F" w:rsidR="00195612" w:rsidRPr="00195612" w:rsidDel="00A93F62" w:rsidRDefault="00195612">
            <w:pPr>
              <w:pStyle w:val="Compact"/>
              <w:rPr>
                <w:del w:id="1174" w:author="Benjamin Devantier -du Plessis" w:date="2025-10-01T10:16:00Z" w16du:dateUtc="2025-10-01T08:16:00Z"/>
                <w:color w:val="EE0000"/>
                <w:highlight w:val="yellow"/>
              </w:rPr>
            </w:pPr>
            <w:del w:id="1175" w:author="Benjamin Devantier -du Plessis" w:date="2025-10-01T10:16:00Z" w16du:dateUtc="2025-10-01T08:16:00Z">
              <w:r w:rsidRPr="00195612" w:rsidDel="00A93F62">
                <w:rPr>
                  <w:color w:val="EE0000"/>
                  <w:highlight w:val="yellow"/>
                </w:rPr>
                <w:delText>Normalised Difference Vegetation Index (NDVI)</w:delText>
              </w:r>
            </w:del>
          </w:p>
        </w:tc>
        <w:tc>
          <w:tcPr>
            <w:tcW w:w="6017" w:type="dxa"/>
            <w:hideMark/>
            <w:tcPrChange w:id="1176" w:author="Benjamin Devantier -du Plessis" w:date="2025-10-01T10:16:00Z" w16du:dateUtc="2025-10-01T08:16:00Z">
              <w:tcPr>
                <w:tcW w:w="5280" w:type="dxa"/>
                <w:gridSpan w:val="2"/>
                <w:hideMark/>
              </w:tcPr>
            </w:tcPrChange>
          </w:tcPr>
          <w:p w14:paraId="2660FAE8" w14:textId="449950B9" w:rsidR="00195612" w:rsidRPr="00195612" w:rsidDel="00A93F62" w:rsidRDefault="00195612">
            <w:pPr>
              <w:pStyle w:val="Compact"/>
              <w:rPr>
                <w:del w:id="1177" w:author="Benjamin Devantier -du Plessis" w:date="2025-10-01T10:16:00Z" w16du:dateUtc="2025-10-01T08:16:00Z"/>
                <w:color w:val="EE0000"/>
                <w:highlight w:val="yellow"/>
              </w:rPr>
            </w:pPr>
            <w:del w:id="1178" w:author="Benjamin Devantier -du Plessis" w:date="2025-10-01T10:16:00Z" w16du:dateUtc="2025-10-01T08:16:00Z">
              <w:r w:rsidRPr="00195612" w:rsidDel="00A93F62">
                <w:rPr>
                  <w:color w:val="EE0000"/>
                  <w:highlight w:val="yellow"/>
                </w:rPr>
                <w:delText>An index of plant ‘greenness’ or photosynthetic activity.</w:delText>
              </w:r>
            </w:del>
          </w:p>
        </w:tc>
      </w:tr>
      <w:tr w:rsidR="00195612" w:rsidRPr="00195612" w:rsidDel="00A93F62" w14:paraId="6BE7E46C" w14:textId="16D162A8" w:rsidTr="00A93F62">
        <w:trPr>
          <w:del w:id="1179" w:author="Benjamin Devantier -du Plessis" w:date="2025-10-01T10:16:00Z"/>
          <w:trPrChange w:id="1180" w:author="Benjamin Devantier -du Plessis" w:date="2025-10-01T10:16:00Z" w16du:dateUtc="2025-10-01T08:16:00Z">
            <w:trPr>
              <w:gridAfter w:val="0"/>
            </w:trPr>
          </w:trPrChange>
        </w:trPr>
        <w:tc>
          <w:tcPr>
            <w:tcW w:w="3009" w:type="dxa"/>
            <w:hideMark/>
            <w:tcPrChange w:id="1181" w:author="Benjamin Devantier -du Plessis" w:date="2025-10-01T10:16:00Z" w16du:dateUtc="2025-10-01T08:16:00Z">
              <w:tcPr>
                <w:tcW w:w="2640" w:type="dxa"/>
                <w:hideMark/>
              </w:tcPr>
            </w:tcPrChange>
          </w:tcPr>
          <w:p w14:paraId="4AE4A553" w14:textId="0CDFBB41" w:rsidR="00195612" w:rsidRPr="00195612" w:rsidDel="00A93F62" w:rsidRDefault="00195612">
            <w:pPr>
              <w:pStyle w:val="Compact"/>
              <w:rPr>
                <w:del w:id="1182" w:author="Benjamin Devantier -du Plessis" w:date="2025-10-01T10:16:00Z" w16du:dateUtc="2025-10-01T08:16:00Z"/>
                <w:color w:val="EE0000"/>
                <w:highlight w:val="yellow"/>
              </w:rPr>
            </w:pPr>
            <w:del w:id="1183" w:author="Benjamin Devantier -du Plessis" w:date="2025-10-01T10:16:00Z" w16du:dateUtc="2025-10-01T08:16:00Z">
              <w:r w:rsidRPr="00195612" w:rsidDel="00A93F62">
                <w:rPr>
                  <w:color w:val="EE0000"/>
                  <w:highlight w:val="yellow"/>
                </w:rPr>
                <w:delText>Open Access data</w:delText>
              </w:r>
            </w:del>
          </w:p>
        </w:tc>
        <w:tc>
          <w:tcPr>
            <w:tcW w:w="6017" w:type="dxa"/>
            <w:hideMark/>
            <w:tcPrChange w:id="1184" w:author="Benjamin Devantier -du Plessis" w:date="2025-10-01T10:16:00Z" w16du:dateUtc="2025-10-01T08:16:00Z">
              <w:tcPr>
                <w:tcW w:w="5280" w:type="dxa"/>
                <w:gridSpan w:val="2"/>
                <w:hideMark/>
              </w:tcPr>
            </w:tcPrChange>
          </w:tcPr>
          <w:p w14:paraId="40A743FC" w14:textId="150C6027" w:rsidR="00195612" w:rsidRPr="00195612" w:rsidDel="00A93F62" w:rsidRDefault="00195612">
            <w:pPr>
              <w:pStyle w:val="Compact"/>
              <w:rPr>
                <w:del w:id="1185" w:author="Benjamin Devantier -du Plessis" w:date="2025-10-01T10:16:00Z" w16du:dateUtc="2025-10-01T08:16:00Z"/>
                <w:color w:val="EE0000"/>
                <w:highlight w:val="yellow"/>
              </w:rPr>
            </w:pPr>
            <w:del w:id="1186" w:author="Benjamin Devantier -du Plessis" w:date="2025-10-01T10:16:00Z" w16du:dateUtc="2025-10-01T08:16:00Z">
              <w:r w:rsidRPr="00195612" w:rsidDel="00A93F62">
                <w:rPr>
                  <w:color w:val="EE0000"/>
                  <w:highlight w:val="yellow"/>
                </w:rPr>
                <w:delText>Research data freely available through a data repository without major restrictions.</w:delText>
              </w:r>
            </w:del>
          </w:p>
        </w:tc>
      </w:tr>
      <w:tr w:rsidR="00195612" w:rsidRPr="00195612" w:rsidDel="00A93F62" w14:paraId="7BBF7E36" w14:textId="55C6D5E0" w:rsidTr="00A93F62">
        <w:trPr>
          <w:del w:id="1187" w:author="Benjamin Devantier -du Plessis" w:date="2025-10-01T10:16:00Z"/>
          <w:trPrChange w:id="1188" w:author="Benjamin Devantier -du Plessis" w:date="2025-10-01T10:16:00Z" w16du:dateUtc="2025-10-01T08:16:00Z">
            <w:trPr>
              <w:gridAfter w:val="0"/>
            </w:trPr>
          </w:trPrChange>
        </w:trPr>
        <w:tc>
          <w:tcPr>
            <w:tcW w:w="3009" w:type="dxa"/>
            <w:hideMark/>
            <w:tcPrChange w:id="1189" w:author="Benjamin Devantier -du Plessis" w:date="2025-10-01T10:16:00Z" w16du:dateUtc="2025-10-01T08:16:00Z">
              <w:tcPr>
                <w:tcW w:w="2640" w:type="dxa"/>
                <w:hideMark/>
              </w:tcPr>
            </w:tcPrChange>
          </w:tcPr>
          <w:p w14:paraId="3A33072F" w14:textId="34D43F8C" w:rsidR="00195612" w:rsidRPr="00195612" w:rsidDel="00A93F62" w:rsidRDefault="00195612">
            <w:pPr>
              <w:pStyle w:val="Compact"/>
              <w:rPr>
                <w:del w:id="1190" w:author="Benjamin Devantier -du Plessis" w:date="2025-10-01T10:16:00Z" w16du:dateUtc="2025-10-01T08:16:00Z"/>
                <w:color w:val="EE0000"/>
                <w:highlight w:val="yellow"/>
              </w:rPr>
            </w:pPr>
            <w:del w:id="1191" w:author="Benjamin Devantier -du Plessis" w:date="2025-10-01T10:16:00Z" w16du:dateUtc="2025-10-01T08:16:00Z">
              <w:r w:rsidRPr="00195612" w:rsidDel="00A93F62">
                <w:rPr>
                  <w:color w:val="EE0000"/>
                  <w:highlight w:val="yellow"/>
                </w:rPr>
                <w:delText>Open Data Science Platform (ODSP)</w:delText>
              </w:r>
            </w:del>
          </w:p>
        </w:tc>
        <w:tc>
          <w:tcPr>
            <w:tcW w:w="6017" w:type="dxa"/>
            <w:hideMark/>
            <w:tcPrChange w:id="1192" w:author="Benjamin Devantier -du Plessis" w:date="2025-10-01T10:16:00Z" w16du:dateUtc="2025-10-01T08:16:00Z">
              <w:tcPr>
                <w:tcW w:w="5280" w:type="dxa"/>
                <w:gridSpan w:val="2"/>
                <w:hideMark/>
              </w:tcPr>
            </w:tcPrChange>
          </w:tcPr>
          <w:p w14:paraId="52A76AF8" w14:textId="275A7EFF" w:rsidR="00195612" w:rsidRPr="00195612" w:rsidDel="00A93F62" w:rsidRDefault="00195612">
            <w:pPr>
              <w:pStyle w:val="Compact"/>
              <w:rPr>
                <w:del w:id="1193" w:author="Benjamin Devantier -du Plessis" w:date="2025-10-01T10:16:00Z" w16du:dateUtc="2025-10-01T08:16:00Z"/>
                <w:color w:val="EE0000"/>
                <w:highlight w:val="yellow"/>
              </w:rPr>
            </w:pPr>
            <w:del w:id="1194" w:author="Benjamin Devantier -du Plessis" w:date="2025-10-01T10:16:00Z" w16du:dateUtc="2025-10-01T08:16:00Z">
              <w:r w:rsidRPr="00195612" w:rsidDel="00A93F62">
                <w:rPr>
                  <w:color w:val="EE0000"/>
                  <w:highlight w:val="yellow"/>
                </w:rPr>
                <w:delText>A platform facilitating the storage, retrieval, and processing of data for health research.</w:delText>
              </w:r>
            </w:del>
          </w:p>
        </w:tc>
      </w:tr>
      <w:tr w:rsidR="00195612" w:rsidRPr="00195612" w:rsidDel="00A93F62" w14:paraId="25D92C55" w14:textId="49AC04B3" w:rsidTr="00A93F62">
        <w:trPr>
          <w:del w:id="1195" w:author="Benjamin Devantier -du Plessis" w:date="2025-10-01T10:16:00Z"/>
          <w:trPrChange w:id="1196" w:author="Benjamin Devantier -du Plessis" w:date="2025-10-01T10:16:00Z" w16du:dateUtc="2025-10-01T08:16:00Z">
            <w:trPr>
              <w:gridAfter w:val="0"/>
            </w:trPr>
          </w:trPrChange>
        </w:trPr>
        <w:tc>
          <w:tcPr>
            <w:tcW w:w="3009" w:type="dxa"/>
            <w:hideMark/>
            <w:tcPrChange w:id="1197" w:author="Benjamin Devantier -du Plessis" w:date="2025-10-01T10:16:00Z" w16du:dateUtc="2025-10-01T08:16:00Z">
              <w:tcPr>
                <w:tcW w:w="2640" w:type="dxa"/>
                <w:hideMark/>
              </w:tcPr>
            </w:tcPrChange>
          </w:tcPr>
          <w:p w14:paraId="7C59E0D0" w14:textId="701DB589" w:rsidR="00195612" w:rsidRPr="00195612" w:rsidDel="00A93F62" w:rsidRDefault="00195612">
            <w:pPr>
              <w:pStyle w:val="Compact"/>
              <w:rPr>
                <w:del w:id="1198" w:author="Benjamin Devantier -du Plessis" w:date="2025-10-01T10:16:00Z" w16du:dateUtc="2025-10-01T08:16:00Z"/>
                <w:color w:val="EE0000"/>
                <w:highlight w:val="yellow"/>
              </w:rPr>
            </w:pPr>
            <w:del w:id="1199" w:author="Benjamin Devantier -du Plessis" w:date="2025-10-01T10:16:00Z" w16du:dateUtc="2025-10-01T08:16:00Z">
              <w:r w:rsidRPr="00195612" w:rsidDel="00A93F62">
                <w:rPr>
                  <w:color w:val="EE0000"/>
                  <w:highlight w:val="yellow"/>
                </w:rPr>
                <w:delText>Operator</w:delText>
              </w:r>
            </w:del>
          </w:p>
        </w:tc>
        <w:tc>
          <w:tcPr>
            <w:tcW w:w="6017" w:type="dxa"/>
            <w:hideMark/>
            <w:tcPrChange w:id="1200" w:author="Benjamin Devantier -du Plessis" w:date="2025-10-01T10:16:00Z" w16du:dateUtc="2025-10-01T08:16:00Z">
              <w:tcPr>
                <w:tcW w:w="5280" w:type="dxa"/>
                <w:gridSpan w:val="2"/>
                <w:hideMark/>
              </w:tcPr>
            </w:tcPrChange>
          </w:tcPr>
          <w:p w14:paraId="1F128DDD" w14:textId="6F2DC358" w:rsidR="00195612" w:rsidRPr="00195612" w:rsidDel="00A93F62" w:rsidRDefault="00195612">
            <w:pPr>
              <w:pStyle w:val="Compact"/>
              <w:rPr>
                <w:del w:id="1201" w:author="Benjamin Devantier -du Plessis" w:date="2025-10-01T10:16:00Z" w16du:dateUtc="2025-10-01T08:16:00Z"/>
                <w:color w:val="EE0000"/>
                <w:highlight w:val="yellow"/>
              </w:rPr>
            </w:pPr>
            <w:del w:id="1202" w:author="Benjamin Devantier -du Plessis" w:date="2025-10-01T10:16:00Z" w16du:dateUtc="2025-10-01T08:16:00Z">
              <w:r w:rsidRPr="00195612" w:rsidDel="00A93F62">
                <w:rPr>
                  <w:color w:val="EE0000"/>
                  <w:highlight w:val="yellow"/>
                </w:rPr>
                <w:delText>A person who processes Personal Data for a Responsible Party in terms of a contract or mandate without coming under the direct authority of that party.</w:delText>
              </w:r>
            </w:del>
          </w:p>
        </w:tc>
      </w:tr>
      <w:tr w:rsidR="00195612" w:rsidRPr="00195612" w:rsidDel="00A93F62" w14:paraId="6C18243F" w14:textId="1D9C48D4" w:rsidTr="00A93F62">
        <w:trPr>
          <w:del w:id="1203" w:author="Benjamin Devantier -du Plessis" w:date="2025-10-01T10:16:00Z"/>
          <w:trPrChange w:id="1204" w:author="Benjamin Devantier -du Plessis" w:date="2025-10-01T10:16:00Z" w16du:dateUtc="2025-10-01T08:16:00Z">
            <w:trPr>
              <w:gridAfter w:val="0"/>
            </w:trPr>
          </w:trPrChange>
        </w:trPr>
        <w:tc>
          <w:tcPr>
            <w:tcW w:w="3009" w:type="dxa"/>
            <w:hideMark/>
            <w:tcPrChange w:id="1205" w:author="Benjamin Devantier -du Plessis" w:date="2025-10-01T10:16:00Z" w16du:dateUtc="2025-10-01T08:16:00Z">
              <w:tcPr>
                <w:tcW w:w="2640" w:type="dxa"/>
                <w:hideMark/>
              </w:tcPr>
            </w:tcPrChange>
          </w:tcPr>
          <w:p w14:paraId="17867294" w14:textId="2DF20408" w:rsidR="00195612" w:rsidRPr="00195612" w:rsidDel="00A93F62" w:rsidRDefault="00195612">
            <w:pPr>
              <w:pStyle w:val="Compact"/>
              <w:rPr>
                <w:del w:id="1206" w:author="Benjamin Devantier -du Plessis" w:date="2025-10-01T10:16:00Z" w16du:dateUtc="2025-10-01T08:16:00Z"/>
                <w:color w:val="EE0000"/>
                <w:highlight w:val="yellow"/>
              </w:rPr>
            </w:pPr>
            <w:del w:id="1207" w:author="Benjamin Devantier -du Plessis" w:date="2025-10-01T10:16:00Z" w16du:dateUtc="2025-10-01T08:16:00Z">
              <w:r w:rsidRPr="00195612" w:rsidDel="00A93F62">
                <w:rPr>
                  <w:color w:val="EE0000"/>
                  <w:highlight w:val="yellow"/>
                </w:rPr>
                <w:delText>Original Study Data</w:delText>
              </w:r>
            </w:del>
          </w:p>
        </w:tc>
        <w:tc>
          <w:tcPr>
            <w:tcW w:w="6017" w:type="dxa"/>
            <w:hideMark/>
            <w:tcPrChange w:id="1208" w:author="Benjamin Devantier -du Plessis" w:date="2025-10-01T10:16:00Z" w16du:dateUtc="2025-10-01T08:16:00Z">
              <w:tcPr>
                <w:tcW w:w="5280" w:type="dxa"/>
                <w:gridSpan w:val="2"/>
                <w:hideMark/>
              </w:tcPr>
            </w:tcPrChange>
          </w:tcPr>
          <w:p w14:paraId="1BE64600" w14:textId="3D6D1A71" w:rsidR="00195612" w:rsidRPr="00195612" w:rsidDel="00A93F62" w:rsidRDefault="00195612">
            <w:pPr>
              <w:pStyle w:val="Compact"/>
              <w:rPr>
                <w:del w:id="1209" w:author="Benjamin Devantier -du Plessis" w:date="2025-10-01T10:16:00Z" w16du:dateUtc="2025-10-01T08:16:00Z"/>
                <w:color w:val="EE0000"/>
                <w:highlight w:val="yellow"/>
              </w:rPr>
            </w:pPr>
            <w:del w:id="1210" w:author="Benjamin Devantier -du Plessis" w:date="2025-10-01T10:16:00Z" w16du:dateUtc="2025-10-01T08:16:00Z">
              <w:r w:rsidRPr="00195612" w:rsidDel="00A93F62">
                <w:rPr>
                  <w:color w:val="EE0000"/>
                  <w:highlight w:val="yellow"/>
                </w:rPr>
                <w:delText>Raw, unprocessed Individual Participant Data collected directly from various cohort studies and clinical trials. This data is provided by the Data Provider who conducted or commissioned the relevant study and/or clinical trial.</w:delText>
              </w:r>
            </w:del>
          </w:p>
        </w:tc>
      </w:tr>
      <w:tr w:rsidR="00195612" w:rsidRPr="00195612" w:rsidDel="00A93F62" w14:paraId="1665AA6F" w14:textId="078286AF" w:rsidTr="00A93F62">
        <w:trPr>
          <w:del w:id="1211" w:author="Benjamin Devantier -du Plessis" w:date="2025-10-01T10:16:00Z"/>
          <w:trPrChange w:id="1212" w:author="Benjamin Devantier -du Plessis" w:date="2025-10-01T10:16:00Z" w16du:dateUtc="2025-10-01T08:16:00Z">
            <w:trPr>
              <w:gridAfter w:val="0"/>
            </w:trPr>
          </w:trPrChange>
        </w:trPr>
        <w:tc>
          <w:tcPr>
            <w:tcW w:w="3009" w:type="dxa"/>
            <w:hideMark/>
            <w:tcPrChange w:id="1213" w:author="Benjamin Devantier -du Plessis" w:date="2025-10-01T10:16:00Z" w16du:dateUtc="2025-10-01T08:16:00Z">
              <w:tcPr>
                <w:tcW w:w="2640" w:type="dxa"/>
                <w:hideMark/>
              </w:tcPr>
            </w:tcPrChange>
          </w:tcPr>
          <w:p w14:paraId="75337234" w14:textId="703E0D8D" w:rsidR="00195612" w:rsidRPr="00195612" w:rsidDel="00A93F62" w:rsidRDefault="00195612">
            <w:pPr>
              <w:pStyle w:val="Compact"/>
              <w:rPr>
                <w:del w:id="1214" w:author="Benjamin Devantier -du Plessis" w:date="2025-10-01T10:16:00Z" w16du:dateUtc="2025-10-01T08:16:00Z"/>
                <w:color w:val="EE0000"/>
                <w:highlight w:val="yellow"/>
              </w:rPr>
            </w:pPr>
            <w:del w:id="1215" w:author="Benjamin Devantier -du Plessis" w:date="2025-10-01T10:16:00Z" w16du:dateUtc="2025-10-01T08:16:00Z">
              <w:r w:rsidRPr="00195612" w:rsidDel="00A93F62">
                <w:rPr>
                  <w:color w:val="EE0000"/>
                  <w:highlight w:val="yellow"/>
                </w:rPr>
                <w:delText>Personal Data</w:delText>
              </w:r>
            </w:del>
          </w:p>
        </w:tc>
        <w:tc>
          <w:tcPr>
            <w:tcW w:w="6017" w:type="dxa"/>
            <w:hideMark/>
            <w:tcPrChange w:id="1216" w:author="Benjamin Devantier -du Plessis" w:date="2025-10-01T10:16:00Z" w16du:dateUtc="2025-10-01T08:16:00Z">
              <w:tcPr>
                <w:tcW w:w="5280" w:type="dxa"/>
                <w:gridSpan w:val="2"/>
                <w:hideMark/>
              </w:tcPr>
            </w:tcPrChange>
          </w:tcPr>
          <w:p w14:paraId="51B135B1" w14:textId="27EE9979" w:rsidR="00195612" w:rsidRPr="00195612" w:rsidDel="00A93F62" w:rsidRDefault="00195612">
            <w:pPr>
              <w:pStyle w:val="Compact"/>
              <w:rPr>
                <w:del w:id="1217" w:author="Benjamin Devantier -du Plessis" w:date="2025-10-01T10:16:00Z" w16du:dateUtc="2025-10-01T08:16:00Z"/>
                <w:color w:val="EE0000"/>
                <w:highlight w:val="yellow"/>
              </w:rPr>
            </w:pPr>
            <w:del w:id="1218" w:author="Benjamin Devantier -du Plessis" w:date="2025-10-01T10:16:00Z" w16du:dateUtc="2025-10-01T08:16:00Z">
              <w:r w:rsidRPr="00195612" w:rsidDel="00A93F62">
                <w:rPr>
                  <w:color w:val="EE0000"/>
                  <w:highlight w:val="yellow"/>
                </w:rPr>
                <w:delText>Any information relating to an identifiable living natural person and where it is applicable an identifiable existing juristic person.</w:delText>
              </w:r>
            </w:del>
          </w:p>
        </w:tc>
      </w:tr>
      <w:tr w:rsidR="00195612" w:rsidRPr="00195612" w:rsidDel="00A93F62" w14:paraId="45B05A72" w14:textId="3C4F695E" w:rsidTr="00A93F62">
        <w:trPr>
          <w:del w:id="1219" w:author="Benjamin Devantier -du Plessis" w:date="2025-10-01T10:16:00Z"/>
          <w:trPrChange w:id="1220" w:author="Benjamin Devantier -du Plessis" w:date="2025-10-01T10:16:00Z" w16du:dateUtc="2025-10-01T08:16:00Z">
            <w:trPr>
              <w:gridAfter w:val="0"/>
            </w:trPr>
          </w:trPrChange>
        </w:trPr>
        <w:tc>
          <w:tcPr>
            <w:tcW w:w="3009" w:type="dxa"/>
            <w:hideMark/>
            <w:tcPrChange w:id="1221" w:author="Benjamin Devantier -du Plessis" w:date="2025-10-01T10:16:00Z" w16du:dateUtc="2025-10-01T08:16:00Z">
              <w:tcPr>
                <w:tcW w:w="2640" w:type="dxa"/>
                <w:hideMark/>
              </w:tcPr>
            </w:tcPrChange>
          </w:tcPr>
          <w:p w14:paraId="554823B6" w14:textId="7D5101CE" w:rsidR="00195612" w:rsidRPr="00195612" w:rsidDel="00A93F62" w:rsidRDefault="00195612">
            <w:pPr>
              <w:pStyle w:val="Compact"/>
              <w:rPr>
                <w:del w:id="1222" w:author="Benjamin Devantier -du Plessis" w:date="2025-10-01T10:16:00Z" w16du:dateUtc="2025-10-01T08:16:00Z"/>
                <w:color w:val="EE0000"/>
                <w:highlight w:val="yellow"/>
              </w:rPr>
            </w:pPr>
            <w:del w:id="1223" w:author="Benjamin Devantier -du Plessis" w:date="2025-10-01T10:16:00Z" w16du:dateUtc="2025-10-01T08:16:00Z">
              <w:r w:rsidRPr="00195612" w:rsidDel="00A93F62">
                <w:rPr>
                  <w:color w:val="EE0000"/>
                  <w:highlight w:val="yellow"/>
                </w:rPr>
                <w:delText>Personally Identifiable Data</w:delText>
              </w:r>
            </w:del>
          </w:p>
        </w:tc>
        <w:tc>
          <w:tcPr>
            <w:tcW w:w="6017" w:type="dxa"/>
            <w:hideMark/>
            <w:tcPrChange w:id="1224" w:author="Benjamin Devantier -du Plessis" w:date="2025-10-01T10:16:00Z" w16du:dateUtc="2025-10-01T08:16:00Z">
              <w:tcPr>
                <w:tcW w:w="5280" w:type="dxa"/>
                <w:gridSpan w:val="2"/>
                <w:hideMark/>
              </w:tcPr>
            </w:tcPrChange>
          </w:tcPr>
          <w:p w14:paraId="4B8EF095" w14:textId="6ADD0681" w:rsidR="00195612" w:rsidRPr="00195612" w:rsidDel="00A93F62" w:rsidRDefault="00195612">
            <w:pPr>
              <w:pStyle w:val="Compact"/>
              <w:rPr>
                <w:del w:id="1225" w:author="Benjamin Devantier -du Plessis" w:date="2025-10-01T10:16:00Z" w16du:dateUtc="2025-10-01T08:16:00Z"/>
                <w:color w:val="EE0000"/>
                <w:highlight w:val="yellow"/>
              </w:rPr>
            </w:pPr>
            <w:del w:id="1226" w:author="Benjamin Devantier -du Plessis" w:date="2025-10-01T10:16:00Z" w16du:dateUtc="2025-10-01T08:16:00Z">
              <w:r w:rsidRPr="00195612" w:rsidDel="00A93F62">
                <w:rPr>
                  <w:color w:val="EE0000"/>
                  <w:highlight w:val="yellow"/>
                </w:rPr>
                <w:delText>Data variables that enable the identification of an individual either directly through names, ID numbers, etc., or indirectly through combining other variables such as locations (GPS, street address), age, gender, and medical information.</w:delText>
              </w:r>
            </w:del>
          </w:p>
        </w:tc>
      </w:tr>
      <w:tr w:rsidR="00195612" w:rsidRPr="00195612" w:rsidDel="00A93F62" w14:paraId="746E17E9" w14:textId="7CC322D5" w:rsidTr="00A93F62">
        <w:trPr>
          <w:del w:id="1227" w:author="Benjamin Devantier -du Plessis" w:date="2025-10-01T10:16:00Z"/>
          <w:trPrChange w:id="1228" w:author="Benjamin Devantier -du Plessis" w:date="2025-10-01T10:16:00Z" w16du:dateUtc="2025-10-01T08:16:00Z">
            <w:trPr>
              <w:gridAfter w:val="0"/>
            </w:trPr>
          </w:trPrChange>
        </w:trPr>
        <w:tc>
          <w:tcPr>
            <w:tcW w:w="3009" w:type="dxa"/>
            <w:hideMark/>
            <w:tcPrChange w:id="1229" w:author="Benjamin Devantier -du Plessis" w:date="2025-10-01T10:16:00Z" w16du:dateUtc="2025-10-01T08:16:00Z">
              <w:tcPr>
                <w:tcW w:w="2640" w:type="dxa"/>
                <w:hideMark/>
              </w:tcPr>
            </w:tcPrChange>
          </w:tcPr>
          <w:p w14:paraId="198AAAD9" w14:textId="425D21B9" w:rsidR="00195612" w:rsidRPr="00195612" w:rsidDel="00A93F62" w:rsidRDefault="00195612">
            <w:pPr>
              <w:pStyle w:val="Compact"/>
              <w:rPr>
                <w:del w:id="1230" w:author="Benjamin Devantier -du Plessis" w:date="2025-10-01T10:16:00Z" w16du:dateUtc="2025-10-01T08:16:00Z"/>
                <w:color w:val="EE0000"/>
                <w:highlight w:val="yellow"/>
              </w:rPr>
            </w:pPr>
            <w:del w:id="1231" w:author="Benjamin Devantier -du Plessis" w:date="2025-10-01T10:16:00Z" w16du:dateUtc="2025-10-01T08:16:00Z">
              <w:r w:rsidRPr="00195612" w:rsidDel="00A93F62">
                <w:rPr>
                  <w:color w:val="EE0000"/>
                  <w:highlight w:val="yellow"/>
                </w:rPr>
                <w:delText>Principal Investigator</w:delText>
              </w:r>
            </w:del>
          </w:p>
        </w:tc>
        <w:tc>
          <w:tcPr>
            <w:tcW w:w="6017" w:type="dxa"/>
            <w:hideMark/>
            <w:tcPrChange w:id="1232" w:author="Benjamin Devantier -du Plessis" w:date="2025-10-01T10:16:00Z" w16du:dateUtc="2025-10-01T08:16:00Z">
              <w:tcPr>
                <w:tcW w:w="5280" w:type="dxa"/>
                <w:gridSpan w:val="2"/>
                <w:hideMark/>
              </w:tcPr>
            </w:tcPrChange>
          </w:tcPr>
          <w:p w14:paraId="77C8FBBA" w14:textId="7C199702" w:rsidR="00195612" w:rsidRPr="00195612" w:rsidDel="00A93F62" w:rsidRDefault="00195612">
            <w:pPr>
              <w:pStyle w:val="Compact"/>
              <w:rPr>
                <w:del w:id="1233" w:author="Benjamin Devantier -du Plessis" w:date="2025-10-01T10:16:00Z" w16du:dateUtc="2025-10-01T08:16:00Z"/>
                <w:color w:val="EE0000"/>
                <w:highlight w:val="yellow"/>
              </w:rPr>
            </w:pPr>
            <w:del w:id="1234" w:author="Benjamin Devantier -du Plessis" w:date="2025-10-01T10:16:00Z" w16du:dateUtc="2025-10-01T08:16:00Z">
              <w:r w:rsidRPr="00195612" w:rsidDel="00A93F62">
                <w:rPr>
                  <w:color w:val="EE0000"/>
                  <w:highlight w:val="yellow"/>
                </w:rPr>
                <w:delText>The lead researcher responsible for the conduct of a research project.</w:delText>
              </w:r>
            </w:del>
          </w:p>
        </w:tc>
      </w:tr>
      <w:tr w:rsidR="00195612" w:rsidRPr="00195612" w:rsidDel="00A93F62" w14:paraId="0DB7B7F8" w14:textId="0FE21647" w:rsidTr="00A93F62">
        <w:trPr>
          <w:del w:id="1235" w:author="Benjamin Devantier -du Plessis" w:date="2025-10-01T10:16:00Z"/>
          <w:trPrChange w:id="1236" w:author="Benjamin Devantier -du Plessis" w:date="2025-10-01T10:16:00Z" w16du:dateUtc="2025-10-01T08:16:00Z">
            <w:trPr>
              <w:gridAfter w:val="0"/>
            </w:trPr>
          </w:trPrChange>
        </w:trPr>
        <w:tc>
          <w:tcPr>
            <w:tcW w:w="3009" w:type="dxa"/>
            <w:hideMark/>
            <w:tcPrChange w:id="1237" w:author="Benjamin Devantier -du Plessis" w:date="2025-10-01T10:16:00Z" w16du:dateUtc="2025-10-01T08:16:00Z">
              <w:tcPr>
                <w:tcW w:w="2640" w:type="dxa"/>
                <w:hideMark/>
              </w:tcPr>
            </w:tcPrChange>
          </w:tcPr>
          <w:p w14:paraId="3E9843E6" w14:textId="056A5C20" w:rsidR="00195612" w:rsidRPr="00195612" w:rsidDel="00A93F62" w:rsidRDefault="00195612">
            <w:pPr>
              <w:pStyle w:val="Compact"/>
              <w:rPr>
                <w:del w:id="1238" w:author="Benjamin Devantier -du Plessis" w:date="2025-10-01T10:16:00Z" w16du:dateUtc="2025-10-01T08:16:00Z"/>
                <w:color w:val="EE0000"/>
                <w:highlight w:val="yellow"/>
              </w:rPr>
            </w:pPr>
            <w:del w:id="1239" w:author="Benjamin Devantier -du Plessis" w:date="2025-10-01T10:16:00Z" w16du:dateUtc="2025-10-01T08:16:00Z">
              <w:r w:rsidRPr="00195612" w:rsidDel="00A93F62">
                <w:rPr>
                  <w:color w:val="EE0000"/>
                  <w:highlight w:val="yellow"/>
                </w:rPr>
                <w:delText>Processing</w:delText>
              </w:r>
            </w:del>
          </w:p>
        </w:tc>
        <w:tc>
          <w:tcPr>
            <w:tcW w:w="6017" w:type="dxa"/>
            <w:hideMark/>
            <w:tcPrChange w:id="1240" w:author="Benjamin Devantier -du Plessis" w:date="2025-10-01T10:16:00Z" w16du:dateUtc="2025-10-01T08:16:00Z">
              <w:tcPr>
                <w:tcW w:w="5280" w:type="dxa"/>
                <w:gridSpan w:val="2"/>
                <w:hideMark/>
              </w:tcPr>
            </w:tcPrChange>
          </w:tcPr>
          <w:p w14:paraId="7271AAF0" w14:textId="74522F00" w:rsidR="00195612" w:rsidRPr="00195612" w:rsidDel="00A93F62" w:rsidRDefault="00195612">
            <w:pPr>
              <w:pStyle w:val="Compact"/>
              <w:rPr>
                <w:del w:id="1241" w:author="Benjamin Devantier -du Plessis" w:date="2025-10-01T10:16:00Z" w16du:dateUtc="2025-10-01T08:16:00Z"/>
                <w:color w:val="EE0000"/>
                <w:highlight w:val="yellow"/>
              </w:rPr>
            </w:pPr>
            <w:del w:id="1242" w:author="Benjamin Devantier -du Plessis" w:date="2025-10-01T10:16:00Z" w16du:dateUtc="2025-10-01T08:16:00Z">
              <w:r w:rsidRPr="00195612" w:rsidDel="00A93F62">
                <w:rPr>
                  <w:color w:val="EE0000"/>
                  <w:highlight w:val="yellow"/>
                </w:rPr>
                <w:delText>Any operation or set of operations which is performed upon Personal Data whether or not by automatic means such as collection, recording, organisation, storage, adaptation or alteration, retrieval, consultation, use, disclosure by transmission, dissemination or otherwise making available, alignment or combination, blocking, erasure or destruction.</w:delText>
              </w:r>
            </w:del>
          </w:p>
        </w:tc>
      </w:tr>
      <w:tr w:rsidR="00195612" w:rsidRPr="00195612" w:rsidDel="00A93F62" w14:paraId="625C06B3" w14:textId="717AA34F" w:rsidTr="00A93F62">
        <w:trPr>
          <w:del w:id="1243" w:author="Benjamin Devantier -du Plessis" w:date="2025-10-01T10:16:00Z"/>
          <w:trPrChange w:id="1244" w:author="Benjamin Devantier -du Plessis" w:date="2025-10-01T10:16:00Z" w16du:dateUtc="2025-10-01T08:16:00Z">
            <w:trPr>
              <w:gridAfter w:val="0"/>
            </w:trPr>
          </w:trPrChange>
        </w:trPr>
        <w:tc>
          <w:tcPr>
            <w:tcW w:w="3009" w:type="dxa"/>
            <w:hideMark/>
            <w:tcPrChange w:id="1245" w:author="Benjamin Devantier -du Plessis" w:date="2025-10-01T10:16:00Z" w16du:dateUtc="2025-10-01T08:16:00Z">
              <w:tcPr>
                <w:tcW w:w="2640" w:type="dxa"/>
                <w:hideMark/>
              </w:tcPr>
            </w:tcPrChange>
          </w:tcPr>
          <w:p w14:paraId="5C196575" w14:textId="3795FA38" w:rsidR="00195612" w:rsidRPr="00195612" w:rsidDel="00A93F62" w:rsidRDefault="00195612">
            <w:pPr>
              <w:pStyle w:val="Compact"/>
              <w:rPr>
                <w:del w:id="1246" w:author="Benjamin Devantier -du Plessis" w:date="2025-10-01T10:16:00Z" w16du:dateUtc="2025-10-01T08:16:00Z"/>
                <w:color w:val="EE0000"/>
                <w:highlight w:val="yellow"/>
              </w:rPr>
            </w:pPr>
            <w:del w:id="1247" w:author="Benjamin Devantier -du Plessis" w:date="2025-10-01T10:16:00Z" w16du:dateUtc="2025-10-01T08:16:00Z">
              <w:r w:rsidRPr="00195612" w:rsidDel="00A93F62">
                <w:rPr>
                  <w:color w:val="EE0000"/>
                  <w:highlight w:val="yellow"/>
                </w:rPr>
                <w:delText>RP1 De-identified Data</w:delText>
              </w:r>
            </w:del>
          </w:p>
        </w:tc>
        <w:tc>
          <w:tcPr>
            <w:tcW w:w="6017" w:type="dxa"/>
            <w:hideMark/>
            <w:tcPrChange w:id="1248" w:author="Benjamin Devantier -du Plessis" w:date="2025-10-01T10:16:00Z" w16du:dateUtc="2025-10-01T08:16:00Z">
              <w:tcPr>
                <w:tcW w:w="5280" w:type="dxa"/>
                <w:gridSpan w:val="2"/>
                <w:hideMark/>
              </w:tcPr>
            </w:tcPrChange>
          </w:tcPr>
          <w:p w14:paraId="55561477" w14:textId="7DE26647" w:rsidR="00195612" w:rsidRPr="00195612" w:rsidDel="00A93F62" w:rsidRDefault="00195612">
            <w:pPr>
              <w:pStyle w:val="Compact"/>
              <w:rPr>
                <w:del w:id="1249" w:author="Benjamin Devantier -du Plessis" w:date="2025-10-01T10:16:00Z" w16du:dateUtc="2025-10-01T08:16:00Z"/>
                <w:color w:val="EE0000"/>
                <w:highlight w:val="yellow"/>
              </w:rPr>
            </w:pPr>
            <w:del w:id="1250" w:author="Benjamin Devantier -du Plessis" w:date="2025-10-01T10:16:00Z" w16du:dateUtc="2025-10-01T08:16:00Z">
              <w:r w:rsidRPr="00195612" w:rsidDel="00A93F62">
                <w:rPr>
                  <w:color w:val="EE0000"/>
                  <w:highlight w:val="yellow"/>
                </w:rPr>
                <w:delTex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delText>
              </w:r>
            </w:del>
          </w:p>
        </w:tc>
      </w:tr>
      <w:tr w:rsidR="00195612" w:rsidRPr="00195612" w:rsidDel="00A93F62" w14:paraId="27CF2027" w14:textId="5C9DF010" w:rsidTr="00A93F62">
        <w:trPr>
          <w:del w:id="1251" w:author="Benjamin Devantier -du Plessis" w:date="2025-10-01T10:16:00Z"/>
          <w:trPrChange w:id="1252" w:author="Benjamin Devantier -du Plessis" w:date="2025-10-01T10:16:00Z" w16du:dateUtc="2025-10-01T08:16:00Z">
            <w:trPr>
              <w:gridAfter w:val="0"/>
            </w:trPr>
          </w:trPrChange>
        </w:trPr>
        <w:tc>
          <w:tcPr>
            <w:tcW w:w="3009" w:type="dxa"/>
            <w:hideMark/>
            <w:tcPrChange w:id="1253" w:author="Benjamin Devantier -du Plessis" w:date="2025-10-01T10:16:00Z" w16du:dateUtc="2025-10-01T08:16:00Z">
              <w:tcPr>
                <w:tcW w:w="2640" w:type="dxa"/>
                <w:hideMark/>
              </w:tcPr>
            </w:tcPrChange>
          </w:tcPr>
          <w:p w14:paraId="7F79E953" w14:textId="5EEE5E76" w:rsidR="00195612" w:rsidRPr="00195612" w:rsidDel="00A93F62" w:rsidRDefault="00195612">
            <w:pPr>
              <w:pStyle w:val="Compact"/>
              <w:rPr>
                <w:del w:id="1254" w:author="Benjamin Devantier -du Plessis" w:date="2025-10-01T10:16:00Z" w16du:dateUtc="2025-10-01T08:16:00Z"/>
                <w:color w:val="EE0000"/>
                <w:highlight w:val="yellow"/>
              </w:rPr>
            </w:pPr>
            <w:del w:id="1255" w:author="Benjamin Devantier -du Plessis" w:date="2025-10-01T10:16:00Z" w16du:dateUtc="2025-10-01T08:16:00Z">
              <w:r w:rsidRPr="00195612" w:rsidDel="00A93F62">
                <w:rPr>
                  <w:color w:val="EE0000"/>
                  <w:highlight w:val="yellow"/>
                </w:rPr>
                <w:delText>RP2 De-identified Data</w:delText>
              </w:r>
            </w:del>
          </w:p>
        </w:tc>
        <w:tc>
          <w:tcPr>
            <w:tcW w:w="6017" w:type="dxa"/>
            <w:hideMark/>
            <w:tcPrChange w:id="1256" w:author="Benjamin Devantier -du Plessis" w:date="2025-10-01T10:16:00Z" w16du:dateUtc="2025-10-01T08:16:00Z">
              <w:tcPr>
                <w:tcW w:w="5280" w:type="dxa"/>
                <w:gridSpan w:val="2"/>
                <w:hideMark/>
              </w:tcPr>
            </w:tcPrChange>
          </w:tcPr>
          <w:p w14:paraId="02F90F5D" w14:textId="28EB0EA7" w:rsidR="00195612" w:rsidRPr="00195612" w:rsidDel="00A93F62" w:rsidRDefault="00195612">
            <w:pPr>
              <w:pStyle w:val="Compact"/>
              <w:rPr>
                <w:del w:id="1257" w:author="Benjamin Devantier -du Plessis" w:date="2025-10-01T10:16:00Z" w16du:dateUtc="2025-10-01T08:16:00Z"/>
                <w:color w:val="EE0000"/>
                <w:highlight w:val="yellow"/>
              </w:rPr>
            </w:pPr>
            <w:del w:id="1258" w:author="Benjamin Devantier -du Plessis" w:date="2025-10-01T10:16:00Z" w16du:dateUtc="2025-10-01T08:16:00Z">
              <w:r w:rsidRPr="00195612" w:rsidDel="00A93F62">
                <w:rPr>
                  <w:color w:val="EE0000"/>
                  <w:highlight w:val="yellow"/>
                </w:rPr>
                <w:delTex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delText>
              </w:r>
            </w:del>
          </w:p>
        </w:tc>
      </w:tr>
      <w:tr w:rsidR="00195612" w:rsidRPr="00195612" w:rsidDel="00A93F62" w14:paraId="1AA1D5F9" w14:textId="58A22967" w:rsidTr="00A93F62">
        <w:trPr>
          <w:del w:id="1259" w:author="Benjamin Devantier -du Plessis" w:date="2025-10-01T10:16:00Z"/>
          <w:trPrChange w:id="1260" w:author="Benjamin Devantier -du Plessis" w:date="2025-10-01T10:16:00Z" w16du:dateUtc="2025-10-01T08:16:00Z">
            <w:trPr>
              <w:gridAfter w:val="0"/>
            </w:trPr>
          </w:trPrChange>
        </w:trPr>
        <w:tc>
          <w:tcPr>
            <w:tcW w:w="3009" w:type="dxa"/>
            <w:hideMark/>
            <w:tcPrChange w:id="1261" w:author="Benjamin Devantier -du Plessis" w:date="2025-10-01T10:16:00Z" w16du:dateUtc="2025-10-01T08:16:00Z">
              <w:tcPr>
                <w:tcW w:w="2640" w:type="dxa"/>
                <w:hideMark/>
              </w:tcPr>
            </w:tcPrChange>
          </w:tcPr>
          <w:p w14:paraId="501148F1" w14:textId="162F805A" w:rsidR="00195612" w:rsidRPr="00195612" w:rsidDel="00A93F62" w:rsidRDefault="00195612">
            <w:pPr>
              <w:pStyle w:val="Compact"/>
              <w:rPr>
                <w:del w:id="1262" w:author="Benjamin Devantier -du Plessis" w:date="2025-10-01T10:16:00Z" w16du:dateUtc="2025-10-01T08:16:00Z"/>
                <w:color w:val="EE0000"/>
                <w:highlight w:val="yellow"/>
              </w:rPr>
            </w:pPr>
            <w:del w:id="1263" w:author="Benjamin Devantier -du Plessis" w:date="2025-10-01T10:16:00Z" w16du:dateUtc="2025-10-01T08:16:00Z">
              <w:r w:rsidRPr="00195612" w:rsidDel="00A93F62">
                <w:rPr>
                  <w:color w:val="EE0000"/>
                  <w:highlight w:val="yellow"/>
                </w:rPr>
                <w:delText>Re-analysis</w:delText>
              </w:r>
            </w:del>
          </w:p>
        </w:tc>
        <w:tc>
          <w:tcPr>
            <w:tcW w:w="6017" w:type="dxa"/>
            <w:hideMark/>
            <w:tcPrChange w:id="1264" w:author="Benjamin Devantier -du Plessis" w:date="2025-10-01T10:16:00Z" w16du:dateUtc="2025-10-01T08:16:00Z">
              <w:tcPr>
                <w:tcW w:w="5280" w:type="dxa"/>
                <w:gridSpan w:val="2"/>
                <w:hideMark/>
              </w:tcPr>
            </w:tcPrChange>
          </w:tcPr>
          <w:p w14:paraId="42282F0D" w14:textId="52B08319" w:rsidR="00195612" w:rsidRPr="00195612" w:rsidDel="00A93F62" w:rsidRDefault="00195612">
            <w:pPr>
              <w:pStyle w:val="Compact"/>
              <w:rPr>
                <w:del w:id="1265" w:author="Benjamin Devantier -du Plessis" w:date="2025-10-01T10:16:00Z" w16du:dateUtc="2025-10-01T08:16:00Z"/>
                <w:color w:val="EE0000"/>
                <w:highlight w:val="yellow"/>
              </w:rPr>
            </w:pPr>
            <w:del w:id="1266" w:author="Benjamin Devantier -du Plessis" w:date="2025-10-01T10:16:00Z" w16du:dateUtc="2025-10-01T08:16:00Z">
              <w:r w:rsidRPr="00195612" w:rsidDel="00A93F62">
                <w:rPr>
                  <w:color w:val="EE0000"/>
                  <w:highlight w:val="yellow"/>
                </w:rPr>
                <w:delText>A dynamical model simulation of historical climate evolution continuously nudged by observations to provide an approximate historical representation of the climate system.</w:delText>
              </w:r>
            </w:del>
          </w:p>
        </w:tc>
      </w:tr>
      <w:tr w:rsidR="00195612" w:rsidRPr="00195612" w:rsidDel="00A93F62" w14:paraId="2F86FF76" w14:textId="6A5AE5A0" w:rsidTr="00A93F62">
        <w:trPr>
          <w:del w:id="1267" w:author="Benjamin Devantier -du Plessis" w:date="2025-10-01T10:16:00Z"/>
          <w:trPrChange w:id="1268" w:author="Benjamin Devantier -du Plessis" w:date="2025-10-01T10:16:00Z" w16du:dateUtc="2025-10-01T08:16:00Z">
            <w:trPr>
              <w:gridAfter w:val="0"/>
            </w:trPr>
          </w:trPrChange>
        </w:trPr>
        <w:tc>
          <w:tcPr>
            <w:tcW w:w="3009" w:type="dxa"/>
            <w:hideMark/>
            <w:tcPrChange w:id="1269" w:author="Benjamin Devantier -du Plessis" w:date="2025-10-01T10:16:00Z" w16du:dateUtc="2025-10-01T08:16:00Z">
              <w:tcPr>
                <w:tcW w:w="2640" w:type="dxa"/>
                <w:hideMark/>
              </w:tcPr>
            </w:tcPrChange>
          </w:tcPr>
          <w:p w14:paraId="4D9A798A" w14:textId="0DB36CB0" w:rsidR="00195612" w:rsidRPr="00195612" w:rsidDel="00A93F62" w:rsidRDefault="00195612">
            <w:pPr>
              <w:pStyle w:val="Compact"/>
              <w:rPr>
                <w:del w:id="1270" w:author="Benjamin Devantier -du Plessis" w:date="2025-10-01T10:16:00Z" w16du:dateUtc="2025-10-01T08:16:00Z"/>
                <w:color w:val="EE0000"/>
                <w:highlight w:val="yellow"/>
              </w:rPr>
            </w:pPr>
            <w:del w:id="1271" w:author="Benjamin Devantier -du Plessis" w:date="2025-10-01T10:16:00Z" w16du:dateUtc="2025-10-01T08:16:00Z">
              <w:r w:rsidRPr="00195612" w:rsidDel="00A93F62">
                <w:rPr>
                  <w:color w:val="EE0000"/>
                  <w:highlight w:val="yellow"/>
                </w:rPr>
                <w:delText>Remote Sensing Data</w:delText>
              </w:r>
            </w:del>
          </w:p>
        </w:tc>
        <w:tc>
          <w:tcPr>
            <w:tcW w:w="6017" w:type="dxa"/>
            <w:hideMark/>
            <w:tcPrChange w:id="1272" w:author="Benjamin Devantier -du Plessis" w:date="2025-10-01T10:16:00Z" w16du:dateUtc="2025-10-01T08:16:00Z">
              <w:tcPr>
                <w:tcW w:w="5280" w:type="dxa"/>
                <w:gridSpan w:val="2"/>
                <w:hideMark/>
              </w:tcPr>
            </w:tcPrChange>
          </w:tcPr>
          <w:p w14:paraId="3A3572EF" w14:textId="10DC3145" w:rsidR="00195612" w:rsidRPr="00195612" w:rsidDel="00A93F62" w:rsidRDefault="00195612">
            <w:pPr>
              <w:pStyle w:val="Compact"/>
              <w:rPr>
                <w:del w:id="1273" w:author="Benjamin Devantier -du Plessis" w:date="2025-10-01T10:16:00Z" w16du:dateUtc="2025-10-01T08:16:00Z"/>
                <w:color w:val="EE0000"/>
                <w:highlight w:val="yellow"/>
              </w:rPr>
            </w:pPr>
            <w:del w:id="1274" w:author="Benjamin Devantier -du Plessis" w:date="2025-10-01T10:16:00Z" w16du:dateUtc="2025-10-01T08:16:00Z">
              <w:r w:rsidRPr="00195612" w:rsidDel="00A93F62">
                <w:rPr>
                  <w:color w:val="EE0000"/>
                  <w:highlight w:val="yellow"/>
                </w:rPr>
                <w:delText>Data derived from satellite sensors, including optical imagery and indicators of physical measures like land surface temperature, soil moisture estimates, and vegetation condition.</w:delText>
              </w:r>
            </w:del>
          </w:p>
        </w:tc>
      </w:tr>
      <w:tr w:rsidR="00195612" w:rsidRPr="00195612" w:rsidDel="00A93F62" w14:paraId="26B6C98A" w14:textId="0052B72E" w:rsidTr="00A93F62">
        <w:trPr>
          <w:del w:id="1275" w:author="Benjamin Devantier -du Plessis" w:date="2025-10-01T10:16:00Z"/>
          <w:trPrChange w:id="1276" w:author="Benjamin Devantier -du Plessis" w:date="2025-10-01T10:16:00Z" w16du:dateUtc="2025-10-01T08:16:00Z">
            <w:trPr>
              <w:gridAfter w:val="0"/>
            </w:trPr>
          </w:trPrChange>
        </w:trPr>
        <w:tc>
          <w:tcPr>
            <w:tcW w:w="3009" w:type="dxa"/>
            <w:hideMark/>
            <w:tcPrChange w:id="1277" w:author="Benjamin Devantier -du Plessis" w:date="2025-10-01T10:16:00Z" w16du:dateUtc="2025-10-01T08:16:00Z">
              <w:tcPr>
                <w:tcW w:w="2640" w:type="dxa"/>
                <w:hideMark/>
              </w:tcPr>
            </w:tcPrChange>
          </w:tcPr>
          <w:p w14:paraId="69031407" w14:textId="6BB42B74" w:rsidR="00195612" w:rsidRPr="00195612" w:rsidDel="00A93F62" w:rsidRDefault="00195612">
            <w:pPr>
              <w:pStyle w:val="Compact"/>
              <w:rPr>
                <w:del w:id="1278" w:author="Benjamin Devantier -du Plessis" w:date="2025-10-01T10:16:00Z" w16du:dateUtc="2025-10-01T08:16:00Z"/>
                <w:color w:val="EE0000"/>
                <w:highlight w:val="yellow"/>
              </w:rPr>
            </w:pPr>
            <w:del w:id="1279" w:author="Benjamin Devantier -du Plessis" w:date="2025-10-01T10:16:00Z" w16du:dateUtc="2025-10-01T08:16:00Z">
              <w:r w:rsidRPr="00195612" w:rsidDel="00A93F62">
                <w:rPr>
                  <w:color w:val="EE0000"/>
                  <w:highlight w:val="yellow"/>
                </w:rPr>
                <w:delText>Research Hubs</w:delText>
              </w:r>
            </w:del>
          </w:p>
        </w:tc>
        <w:tc>
          <w:tcPr>
            <w:tcW w:w="6017" w:type="dxa"/>
            <w:hideMark/>
            <w:tcPrChange w:id="1280" w:author="Benjamin Devantier -du Plessis" w:date="2025-10-01T10:16:00Z" w16du:dateUtc="2025-10-01T08:16:00Z">
              <w:tcPr>
                <w:tcW w:w="5280" w:type="dxa"/>
                <w:gridSpan w:val="2"/>
                <w:hideMark/>
              </w:tcPr>
            </w:tcPrChange>
          </w:tcPr>
          <w:p w14:paraId="3624394B" w14:textId="1E355D8D" w:rsidR="00195612" w:rsidRPr="00195612" w:rsidDel="00A93F62" w:rsidRDefault="00195612">
            <w:pPr>
              <w:pStyle w:val="Compact"/>
              <w:rPr>
                <w:del w:id="1281" w:author="Benjamin Devantier -du Plessis" w:date="2025-10-01T10:16:00Z" w16du:dateUtc="2025-10-01T08:16:00Z"/>
                <w:color w:val="EE0000"/>
                <w:highlight w:val="yellow"/>
              </w:rPr>
            </w:pPr>
            <w:del w:id="1282" w:author="Benjamin Devantier -du Plessis" w:date="2025-10-01T10:16:00Z" w16du:dateUtc="2025-10-01T08:16:00Z">
              <w:r w:rsidRPr="00195612" w:rsidDel="00A93F62">
                <w:rPr>
                  <w:color w:val="EE0000"/>
                  <w:highlight w:val="yellow"/>
                </w:rPr>
                <w:delText>Seven NIH DS-I Africa U54 grants that are called “Research Hubs” and who contribute to and utilise shared data resources.</w:delText>
              </w:r>
            </w:del>
          </w:p>
        </w:tc>
      </w:tr>
      <w:tr w:rsidR="00195612" w:rsidRPr="00195612" w:rsidDel="00A93F62" w14:paraId="352FC123" w14:textId="42DADF43" w:rsidTr="00A93F62">
        <w:trPr>
          <w:del w:id="1283" w:author="Benjamin Devantier -du Plessis" w:date="2025-10-01T10:16:00Z"/>
          <w:trPrChange w:id="1284" w:author="Benjamin Devantier -du Plessis" w:date="2025-10-01T10:16:00Z" w16du:dateUtc="2025-10-01T08:16:00Z">
            <w:trPr>
              <w:gridAfter w:val="0"/>
            </w:trPr>
          </w:trPrChange>
        </w:trPr>
        <w:tc>
          <w:tcPr>
            <w:tcW w:w="3009" w:type="dxa"/>
            <w:hideMark/>
            <w:tcPrChange w:id="1285" w:author="Benjamin Devantier -du Plessis" w:date="2025-10-01T10:16:00Z" w16du:dateUtc="2025-10-01T08:16:00Z">
              <w:tcPr>
                <w:tcW w:w="2640" w:type="dxa"/>
                <w:hideMark/>
              </w:tcPr>
            </w:tcPrChange>
          </w:tcPr>
          <w:p w14:paraId="4D5E7E10" w14:textId="3231283F" w:rsidR="00195612" w:rsidRPr="00195612" w:rsidDel="00A93F62" w:rsidRDefault="00195612">
            <w:pPr>
              <w:pStyle w:val="Compact"/>
              <w:rPr>
                <w:del w:id="1286" w:author="Benjamin Devantier -du Plessis" w:date="2025-10-01T10:16:00Z" w16du:dateUtc="2025-10-01T08:16:00Z"/>
                <w:color w:val="EE0000"/>
                <w:highlight w:val="yellow"/>
              </w:rPr>
            </w:pPr>
            <w:del w:id="1287" w:author="Benjamin Devantier -du Plessis" w:date="2025-10-01T10:16:00Z" w16du:dateUtc="2025-10-01T08:16:00Z">
              <w:r w:rsidRPr="00195612" w:rsidDel="00A93F62">
                <w:rPr>
                  <w:color w:val="EE0000"/>
                  <w:highlight w:val="yellow"/>
                </w:rPr>
                <w:delText>Research Project 1 (RP1)</w:delText>
              </w:r>
            </w:del>
          </w:p>
        </w:tc>
        <w:tc>
          <w:tcPr>
            <w:tcW w:w="6017" w:type="dxa"/>
            <w:hideMark/>
            <w:tcPrChange w:id="1288" w:author="Benjamin Devantier -du Plessis" w:date="2025-10-01T10:16:00Z" w16du:dateUtc="2025-10-01T08:16:00Z">
              <w:tcPr>
                <w:tcW w:w="5280" w:type="dxa"/>
                <w:gridSpan w:val="2"/>
                <w:hideMark/>
              </w:tcPr>
            </w:tcPrChange>
          </w:tcPr>
          <w:p w14:paraId="3D16F7DD" w14:textId="48DF8AC1" w:rsidR="00195612" w:rsidRPr="00195612" w:rsidDel="00A93F62" w:rsidRDefault="00195612">
            <w:pPr>
              <w:pStyle w:val="Compact"/>
              <w:rPr>
                <w:del w:id="1289" w:author="Benjamin Devantier -du Plessis" w:date="2025-10-01T10:16:00Z" w16du:dateUtc="2025-10-01T08:16:00Z"/>
                <w:color w:val="EE0000"/>
                <w:highlight w:val="yellow"/>
              </w:rPr>
            </w:pPr>
            <w:del w:id="1290" w:author="Benjamin Devantier -du Plessis" w:date="2025-10-01T10:16:00Z" w16du:dateUtc="2025-10-01T08:16:00Z">
              <w:r w:rsidRPr="00195612" w:rsidDel="00A93F62">
                <w:rPr>
                  <w:color w:val="EE0000"/>
                  <w:highlight w:val="yellow"/>
                </w:rPr>
                <w:delTex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delText>
              </w:r>
            </w:del>
          </w:p>
        </w:tc>
      </w:tr>
      <w:tr w:rsidR="00195612" w:rsidRPr="00195612" w:rsidDel="00A93F62" w14:paraId="302B5125" w14:textId="51DD90BF" w:rsidTr="00A93F62">
        <w:trPr>
          <w:del w:id="1291" w:author="Benjamin Devantier -du Plessis" w:date="2025-10-01T10:16:00Z"/>
          <w:trPrChange w:id="1292" w:author="Benjamin Devantier -du Plessis" w:date="2025-10-01T10:16:00Z" w16du:dateUtc="2025-10-01T08:16:00Z">
            <w:trPr>
              <w:gridAfter w:val="0"/>
            </w:trPr>
          </w:trPrChange>
        </w:trPr>
        <w:tc>
          <w:tcPr>
            <w:tcW w:w="3009" w:type="dxa"/>
            <w:hideMark/>
            <w:tcPrChange w:id="1293" w:author="Benjamin Devantier -du Plessis" w:date="2025-10-01T10:16:00Z" w16du:dateUtc="2025-10-01T08:16:00Z">
              <w:tcPr>
                <w:tcW w:w="2640" w:type="dxa"/>
                <w:hideMark/>
              </w:tcPr>
            </w:tcPrChange>
          </w:tcPr>
          <w:p w14:paraId="04112C1E" w14:textId="4C17D422" w:rsidR="00195612" w:rsidRPr="00195612" w:rsidDel="00A93F62" w:rsidRDefault="00195612">
            <w:pPr>
              <w:pStyle w:val="Compact"/>
              <w:rPr>
                <w:del w:id="1294" w:author="Benjamin Devantier -du Plessis" w:date="2025-10-01T10:16:00Z" w16du:dateUtc="2025-10-01T08:16:00Z"/>
                <w:color w:val="EE0000"/>
                <w:highlight w:val="yellow"/>
              </w:rPr>
            </w:pPr>
            <w:del w:id="1295" w:author="Benjamin Devantier -du Plessis" w:date="2025-10-01T10:16:00Z" w16du:dateUtc="2025-10-01T08:16:00Z">
              <w:r w:rsidRPr="00195612" w:rsidDel="00A93F62">
                <w:rPr>
                  <w:color w:val="EE0000"/>
                  <w:highlight w:val="yellow"/>
                </w:rPr>
                <w:delText>Research Project 2 (RP2)</w:delText>
              </w:r>
            </w:del>
          </w:p>
        </w:tc>
        <w:tc>
          <w:tcPr>
            <w:tcW w:w="6017" w:type="dxa"/>
            <w:hideMark/>
            <w:tcPrChange w:id="1296" w:author="Benjamin Devantier -du Plessis" w:date="2025-10-01T10:16:00Z" w16du:dateUtc="2025-10-01T08:16:00Z">
              <w:tcPr>
                <w:tcW w:w="5280" w:type="dxa"/>
                <w:gridSpan w:val="2"/>
                <w:hideMark/>
              </w:tcPr>
            </w:tcPrChange>
          </w:tcPr>
          <w:p w14:paraId="21D62A8E" w14:textId="1FFD421A" w:rsidR="00195612" w:rsidRPr="00195612" w:rsidDel="00A93F62" w:rsidRDefault="00195612">
            <w:pPr>
              <w:pStyle w:val="Compact"/>
              <w:rPr>
                <w:del w:id="1297" w:author="Benjamin Devantier -du Plessis" w:date="2025-10-01T10:16:00Z" w16du:dateUtc="2025-10-01T08:16:00Z"/>
                <w:color w:val="EE0000"/>
                <w:highlight w:val="yellow"/>
              </w:rPr>
            </w:pPr>
            <w:del w:id="1298" w:author="Benjamin Devantier -du Plessis" w:date="2025-10-01T10:16:00Z" w16du:dateUtc="2025-10-01T08:16:00Z">
              <w:r w:rsidRPr="00195612" w:rsidDel="00A93F62">
                <w:rPr>
                  <w:color w:val="EE0000"/>
                  <w:highlight w:val="yellow"/>
                </w:rPr>
                <w:delText>The second major research project of the HE²AT Center Project, focusing on urban heat health impacts and Early Warning Systems.</w:delText>
              </w:r>
            </w:del>
          </w:p>
        </w:tc>
      </w:tr>
      <w:tr w:rsidR="00195612" w:rsidRPr="00195612" w:rsidDel="00A93F62" w14:paraId="16CDE342" w14:textId="74379512" w:rsidTr="00A93F62">
        <w:trPr>
          <w:del w:id="1299" w:author="Benjamin Devantier -du Plessis" w:date="2025-10-01T10:16:00Z"/>
          <w:trPrChange w:id="1300" w:author="Benjamin Devantier -du Plessis" w:date="2025-10-01T10:16:00Z" w16du:dateUtc="2025-10-01T08:16:00Z">
            <w:trPr>
              <w:gridAfter w:val="0"/>
            </w:trPr>
          </w:trPrChange>
        </w:trPr>
        <w:tc>
          <w:tcPr>
            <w:tcW w:w="3009" w:type="dxa"/>
            <w:hideMark/>
            <w:tcPrChange w:id="1301" w:author="Benjamin Devantier -du Plessis" w:date="2025-10-01T10:16:00Z" w16du:dateUtc="2025-10-01T08:16:00Z">
              <w:tcPr>
                <w:tcW w:w="2640" w:type="dxa"/>
                <w:hideMark/>
              </w:tcPr>
            </w:tcPrChange>
          </w:tcPr>
          <w:p w14:paraId="08D4BDD4" w14:textId="6E5F2557" w:rsidR="00195612" w:rsidRPr="00195612" w:rsidDel="00A93F62" w:rsidRDefault="00195612">
            <w:pPr>
              <w:pStyle w:val="Compact"/>
              <w:rPr>
                <w:del w:id="1302" w:author="Benjamin Devantier -du Plessis" w:date="2025-10-01T10:16:00Z" w16du:dateUtc="2025-10-01T08:16:00Z"/>
                <w:color w:val="EE0000"/>
                <w:highlight w:val="yellow"/>
              </w:rPr>
            </w:pPr>
            <w:del w:id="1303" w:author="Benjamin Devantier -du Plessis" w:date="2025-10-01T10:16:00Z" w16du:dateUtc="2025-10-01T08:16:00Z">
              <w:r w:rsidRPr="00195612" w:rsidDel="00A93F62">
                <w:rPr>
                  <w:color w:val="EE0000"/>
                  <w:highlight w:val="yellow"/>
                </w:rPr>
                <w:delText>Responsible Party</w:delText>
              </w:r>
            </w:del>
          </w:p>
        </w:tc>
        <w:tc>
          <w:tcPr>
            <w:tcW w:w="6017" w:type="dxa"/>
            <w:hideMark/>
            <w:tcPrChange w:id="1304" w:author="Benjamin Devantier -du Plessis" w:date="2025-10-01T10:16:00Z" w16du:dateUtc="2025-10-01T08:16:00Z">
              <w:tcPr>
                <w:tcW w:w="5280" w:type="dxa"/>
                <w:gridSpan w:val="2"/>
                <w:hideMark/>
              </w:tcPr>
            </w:tcPrChange>
          </w:tcPr>
          <w:p w14:paraId="64832922" w14:textId="4F9DCFBE" w:rsidR="00195612" w:rsidRPr="00195612" w:rsidDel="00A93F62" w:rsidRDefault="00195612">
            <w:pPr>
              <w:pStyle w:val="Compact"/>
              <w:rPr>
                <w:del w:id="1305" w:author="Benjamin Devantier -du Plessis" w:date="2025-10-01T10:16:00Z" w16du:dateUtc="2025-10-01T08:16:00Z"/>
                <w:color w:val="EE0000"/>
                <w:highlight w:val="yellow"/>
              </w:rPr>
            </w:pPr>
            <w:del w:id="1306" w:author="Benjamin Devantier -du Plessis" w:date="2025-10-01T10:16:00Z" w16du:dateUtc="2025-10-01T08:16:00Z">
              <w:r w:rsidRPr="00195612" w:rsidDel="00A93F62">
                <w:rPr>
                  <w:color w:val="EE0000"/>
                  <w:highlight w:val="yellow"/>
                </w:rPr>
                <w:delText>A public or private body or any other person which alone or in conjunction with others determines the purpose of and means for Processing Personal Data.</w:delText>
              </w:r>
            </w:del>
          </w:p>
        </w:tc>
      </w:tr>
      <w:tr w:rsidR="00195612" w:rsidRPr="00195612" w:rsidDel="00A93F62" w14:paraId="54B22834" w14:textId="69E8E18D" w:rsidTr="00A93F62">
        <w:trPr>
          <w:del w:id="1307" w:author="Benjamin Devantier -du Plessis" w:date="2025-10-01T10:16:00Z"/>
          <w:trPrChange w:id="1308" w:author="Benjamin Devantier -du Plessis" w:date="2025-10-01T10:16:00Z" w16du:dateUtc="2025-10-01T08:16:00Z">
            <w:trPr>
              <w:gridAfter w:val="0"/>
            </w:trPr>
          </w:trPrChange>
        </w:trPr>
        <w:tc>
          <w:tcPr>
            <w:tcW w:w="3009" w:type="dxa"/>
            <w:hideMark/>
            <w:tcPrChange w:id="1309" w:author="Benjamin Devantier -du Plessis" w:date="2025-10-01T10:16:00Z" w16du:dateUtc="2025-10-01T08:16:00Z">
              <w:tcPr>
                <w:tcW w:w="2640" w:type="dxa"/>
                <w:hideMark/>
              </w:tcPr>
            </w:tcPrChange>
          </w:tcPr>
          <w:p w14:paraId="73940FA6" w14:textId="35F9C846" w:rsidR="00195612" w:rsidRPr="00195612" w:rsidDel="00A93F62" w:rsidRDefault="00195612">
            <w:pPr>
              <w:pStyle w:val="Compact"/>
              <w:rPr>
                <w:del w:id="1310" w:author="Benjamin Devantier -du Plessis" w:date="2025-10-01T10:16:00Z" w16du:dateUtc="2025-10-01T08:16:00Z"/>
                <w:color w:val="EE0000"/>
                <w:highlight w:val="yellow"/>
              </w:rPr>
            </w:pPr>
            <w:del w:id="1311" w:author="Benjamin Devantier -du Plessis" w:date="2025-10-01T10:16:00Z" w16du:dateUtc="2025-10-01T08:16:00Z">
              <w:r w:rsidRPr="00195612" w:rsidDel="00A93F62">
                <w:rPr>
                  <w:color w:val="EE0000"/>
                  <w:highlight w:val="yellow"/>
                </w:rPr>
                <w:delText>Sensitive data</w:delText>
              </w:r>
            </w:del>
          </w:p>
        </w:tc>
        <w:tc>
          <w:tcPr>
            <w:tcW w:w="6017" w:type="dxa"/>
            <w:hideMark/>
            <w:tcPrChange w:id="1312" w:author="Benjamin Devantier -du Plessis" w:date="2025-10-01T10:16:00Z" w16du:dateUtc="2025-10-01T08:16:00Z">
              <w:tcPr>
                <w:tcW w:w="5280" w:type="dxa"/>
                <w:gridSpan w:val="2"/>
                <w:hideMark/>
              </w:tcPr>
            </w:tcPrChange>
          </w:tcPr>
          <w:p w14:paraId="122947BF" w14:textId="40AA8CD0" w:rsidR="00195612" w:rsidRPr="00195612" w:rsidDel="00A93F62" w:rsidRDefault="00195612">
            <w:pPr>
              <w:pStyle w:val="Compact"/>
              <w:rPr>
                <w:del w:id="1313" w:author="Benjamin Devantier -du Plessis" w:date="2025-10-01T10:16:00Z" w16du:dateUtc="2025-10-01T08:16:00Z"/>
                <w:color w:val="EE0000"/>
                <w:highlight w:val="yellow"/>
              </w:rPr>
            </w:pPr>
            <w:del w:id="1314" w:author="Benjamin Devantier -du Plessis" w:date="2025-10-01T10:16:00Z" w16du:dateUtc="2025-10-01T08:16:00Z">
              <w:r w:rsidRPr="00195612" w:rsidDel="00A93F62">
                <w:rPr>
                  <w:color w:val="EE0000"/>
                  <w:highlight w:val="yellow"/>
                </w:rPr>
                <w:delText>Data that pertains to an individual’s personal information, such as, but not limited to health, finances, occupation.</w:delText>
              </w:r>
            </w:del>
          </w:p>
        </w:tc>
      </w:tr>
      <w:tr w:rsidR="00195612" w:rsidRPr="00195612" w:rsidDel="00A93F62" w14:paraId="6546B4E5" w14:textId="5B4ACB3F" w:rsidTr="00A93F62">
        <w:trPr>
          <w:del w:id="1315" w:author="Benjamin Devantier -du Plessis" w:date="2025-10-01T10:16:00Z"/>
          <w:trPrChange w:id="1316" w:author="Benjamin Devantier -du Plessis" w:date="2025-10-01T10:16:00Z" w16du:dateUtc="2025-10-01T08:16:00Z">
            <w:trPr>
              <w:gridAfter w:val="0"/>
            </w:trPr>
          </w:trPrChange>
        </w:trPr>
        <w:tc>
          <w:tcPr>
            <w:tcW w:w="3009" w:type="dxa"/>
            <w:hideMark/>
            <w:tcPrChange w:id="1317" w:author="Benjamin Devantier -du Plessis" w:date="2025-10-01T10:16:00Z" w16du:dateUtc="2025-10-01T08:16:00Z">
              <w:tcPr>
                <w:tcW w:w="2640" w:type="dxa"/>
                <w:hideMark/>
              </w:tcPr>
            </w:tcPrChange>
          </w:tcPr>
          <w:p w14:paraId="51BD271C" w14:textId="777C6586" w:rsidR="00195612" w:rsidRPr="00195612" w:rsidDel="00A93F62" w:rsidRDefault="00195612">
            <w:pPr>
              <w:pStyle w:val="Compact"/>
              <w:rPr>
                <w:del w:id="1318" w:author="Benjamin Devantier -du Plessis" w:date="2025-10-01T10:16:00Z" w16du:dateUtc="2025-10-01T08:16:00Z"/>
                <w:color w:val="EE0000"/>
                <w:highlight w:val="yellow"/>
              </w:rPr>
            </w:pPr>
            <w:del w:id="1319" w:author="Benjamin Devantier -du Plessis" w:date="2025-10-01T10:16:00Z" w16du:dateUtc="2025-10-01T08:16:00Z">
              <w:r w:rsidRPr="00195612" w:rsidDel="00A93F62">
                <w:rPr>
                  <w:color w:val="EE0000"/>
                  <w:highlight w:val="yellow"/>
                </w:rPr>
                <w:delText>Shuttle Radar Topography Mission (SRTM)</w:delText>
              </w:r>
            </w:del>
          </w:p>
        </w:tc>
        <w:tc>
          <w:tcPr>
            <w:tcW w:w="6017" w:type="dxa"/>
            <w:hideMark/>
            <w:tcPrChange w:id="1320" w:author="Benjamin Devantier -du Plessis" w:date="2025-10-01T10:16:00Z" w16du:dateUtc="2025-10-01T08:16:00Z">
              <w:tcPr>
                <w:tcW w:w="5280" w:type="dxa"/>
                <w:gridSpan w:val="2"/>
                <w:hideMark/>
              </w:tcPr>
            </w:tcPrChange>
          </w:tcPr>
          <w:p w14:paraId="60923D4E" w14:textId="5FC67386" w:rsidR="00195612" w:rsidRPr="00195612" w:rsidDel="00A93F62" w:rsidRDefault="00195612">
            <w:pPr>
              <w:pStyle w:val="Compact"/>
              <w:rPr>
                <w:del w:id="1321" w:author="Benjamin Devantier -du Plessis" w:date="2025-10-01T10:16:00Z" w16du:dateUtc="2025-10-01T08:16:00Z"/>
                <w:color w:val="EE0000"/>
                <w:highlight w:val="yellow"/>
              </w:rPr>
            </w:pPr>
            <w:del w:id="1322" w:author="Benjamin Devantier -du Plessis" w:date="2025-10-01T10:16:00Z" w16du:dateUtc="2025-10-01T08:16:00Z">
              <w:r w:rsidRPr="00195612" w:rsidDel="00A93F62">
                <w:rPr>
                  <w:color w:val="EE0000"/>
                  <w:highlight w:val="yellow"/>
                </w:rPr>
                <w:delText>A mission that obtained elevation data for most of the Earth using radar interferometry.</w:delText>
              </w:r>
            </w:del>
          </w:p>
        </w:tc>
      </w:tr>
      <w:tr w:rsidR="00195612" w:rsidRPr="00195612" w:rsidDel="00A93F62" w14:paraId="227C1825" w14:textId="68117800" w:rsidTr="00A93F62">
        <w:trPr>
          <w:del w:id="1323" w:author="Benjamin Devantier -du Plessis" w:date="2025-10-01T10:16:00Z"/>
          <w:trPrChange w:id="1324" w:author="Benjamin Devantier -du Plessis" w:date="2025-10-01T10:16:00Z" w16du:dateUtc="2025-10-01T08:16:00Z">
            <w:trPr>
              <w:gridAfter w:val="0"/>
            </w:trPr>
          </w:trPrChange>
        </w:trPr>
        <w:tc>
          <w:tcPr>
            <w:tcW w:w="3009" w:type="dxa"/>
            <w:hideMark/>
            <w:tcPrChange w:id="1325" w:author="Benjamin Devantier -du Plessis" w:date="2025-10-01T10:16:00Z" w16du:dateUtc="2025-10-01T08:16:00Z">
              <w:tcPr>
                <w:tcW w:w="2640" w:type="dxa"/>
                <w:hideMark/>
              </w:tcPr>
            </w:tcPrChange>
          </w:tcPr>
          <w:p w14:paraId="6496B40B" w14:textId="1E7F3798" w:rsidR="00195612" w:rsidRPr="00195612" w:rsidDel="00A93F62" w:rsidRDefault="00195612">
            <w:pPr>
              <w:pStyle w:val="Compact"/>
              <w:rPr>
                <w:del w:id="1326" w:author="Benjamin Devantier -du Plessis" w:date="2025-10-01T10:16:00Z" w16du:dateUtc="2025-10-01T08:16:00Z"/>
                <w:color w:val="EE0000"/>
                <w:highlight w:val="yellow"/>
              </w:rPr>
            </w:pPr>
            <w:del w:id="1327" w:author="Benjamin Devantier -du Plessis" w:date="2025-10-01T10:16:00Z" w16du:dateUtc="2025-10-01T08:16:00Z">
              <w:r w:rsidRPr="00195612" w:rsidDel="00A93F62">
                <w:rPr>
                  <w:color w:val="EE0000"/>
                  <w:highlight w:val="yellow"/>
                </w:rPr>
                <w:delText>Training and Engagement Core (TEC)</w:delText>
              </w:r>
            </w:del>
          </w:p>
        </w:tc>
        <w:tc>
          <w:tcPr>
            <w:tcW w:w="6017" w:type="dxa"/>
            <w:hideMark/>
            <w:tcPrChange w:id="1328" w:author="Benjamin Devantier -du Plessis" w:date="2025-10-01T10:16:00Z" w16du:dateUtc="2025-10-01T08:16:00Z">
              <w:tcPr>
                <w:tcW w:w="5280" w:type="dxa"/>
                <w:gridSpan w:val="2"/>
                <w:hideMark/>
              </w:tcPr>
            </w:tcPrChange>
          </w:tcPr>
          <w:p w14:paraId="0485F7B2" w14:textId="24AEFC4A" w:rsidR="00195612" w:rsidRPr="00195612" w:rsidDel="00A93F62" w:rsidRDefault="00195612">
            <w:pPr>
              <w:pStyle w:val="Compact"/>
              <w:rPr>
                <w:del w:id="1329" w:author="Benjamin Devantier -du Plessis" w:date="2025-10-01T10:16:00Z" w16du:dateUtc="2025-10-01T08:16:00Z"/>
                <w:color w:val="EE0000"/>
                <w:highlight w:val="yellow"/>
              </w:rPr>
            </w:pPr>
            <w:del w:id="1330" w:author="Benjamin Devantier -du Plessis" w:date="2025-10-01T10:16:00Z" w16du:dateUtc="2025-10-01T08:16:00Z">
              <w:r w:rsidRPr="00195612" w:rsidDel="00A93F62">
                <w:rPr>
                  <w:color w:val="EE0000"/>
                  <w:highlight w:val="yellow"/>
                </w:rPr>
                <w:delText>The core component of the HE²AT Center responsible for training and capacity-building activities.</w:delText>
              </w:r>
            </w:del>
          </w:p>
        </w:tc>
      </w:tr>
      <w:tr w:rsidR="00195612" w:rsidRPr="00195612" w:rsidDel="00A93F62" w14:paraId="028D5B32" w14:textId="7C6F9D61" w:rsidTr="00A93F62">
        <w:trPr>
          <w:del w:id="1331" w:author="Benjamin Devantier -du Plessis" w:date="2025-10-01T10:16:00Z"/>
          <w:trPrChange w:id="1332" w:author="Benjamin Devantier -du Plessis" w:date="2025-10-01T10:16:00Z" w16du:dateUtc="2025-10-01T08:16:00Z">
            <w:trPr>
              <w:gridAfter w:val="0"/>
            </w:trPr>
          </w:trPrChange>
        </w:trPr>
        <w:tc>
          <w:tcPr>
            <w:tcW w:w="3009" w:type="dxa"/>
            <w:hideMark/>
            <w:tcPrChange w:id="1333" w:author="Benjamin Devantier -du Plessis" w:date="2025-10-01T10:16:00Z" w16du:dateUtc="2025-10-01T08:16:00Z">
              <w:tcPr>
                <w:tcW w:w="2640" w:type="dxa"/>
                <w:hideMark/>
              </w:tcPr>
            </w:tcPrChange>
          </w:tcPr>
          <w:p w14:paraId="0DB70AED" w14:textId="7C570003" w:rsidR="00195612" w:rsidRPr="00195612" w:rsidDel="00A93F62" w:rsidRDefault="00195612">
            <w:pPr>
              <w:pStyle w:val="Compact"/>
              <w:rPr>
                <w:del w:id="1334" w:author="Benjamin Devantier -du Plessis" w:date="2025-10-01T10:16:00Z" w16du:dateUtc="2025-10-01T08:16:00Z"/>
                <w:color w:val="EE0000"/>
                <w:highlight w:val="yellow"/>
              </w:rPr>
            </w:pPr>
            <w:del w:id="1335" w:author="Benjamin Devantier -du Plessis" w:date="2025-10-01T10:16:00Z" w16du:dateUtc="2025-10-01T08:16:00Z">
              <w:r w:rsidRPr="00195612" w:rsidDel="00A93F62">
                <w:rPr>
                  <w:color w:val="EE0000"/>
                  <w:highlight w:val="yellow"/>
                </w:rPr>
                <w:delText>Transport Layer Security (TLS)</w:delText>
              </w:r>
            </w:del>
          </w:p>
        </w:tc>
        <w:tc>
          <w:tcPr>
            <w:tcW w:w="6017" w:type="dxa"/>
            <w:hideMark/>
            <w:tcPrChange w:id="1336" w:author="Benjamin Devantier -du Plessis" w:date="2025-10-01T10:16:00Z" w16du:dateUtc="2025-10-01T08:16:00Z">
              <w:tcPr>
                <w:tcW w:w="5280" w:type="dxa"/>
                <w:gridSpan w:val="2"/>
                <w:hideMark/>
              </w:tcPr>
            </w:tcPrChange>
          </w:tcPr>
          <w:p w14:paraId="422AE483" w14:textId="49D49BF3" w:rsidR="00195612" w:rsidRPr="00195612" w:rsidDel="00A93F62" w:rsidRDefault="00195612">
            <w:pPr>
              <w:pStyle w:val="Compact"/>
              <w:rPr>
                <w:del w:id="1337" w:author="Benjamin Devantier -du Plessis" w:date="2025-10-01T10:16:00Z" w16du:dateUtc="2025-10-01T08:16:00Z"/>
                <w:color w:val="EE0000"/>
                <w:highlight w:val="yellow"/>
              </w:rPr>
            </w:pPr>
            <w:del w:id="1338" w:author="Benjamin Devantier -du Plessis" w:date="2025-10-01T10:16:00Z" w16du:dateUtc="2025-10-01T08:16:00Z">
              <w:r w:rsidRPr="00195612" w:rsidDel="00A93F62">
                <w:rPr>
                  <w:color w:val="EE0000"/>
                  <w:highlight w:val="yellow"/>
                </w:rPr>
                <w:delText>A cryptographic protocol designed to provide secure communication over a computer network.</w:delText>
              </w:r>
            </w:del>
          </w:p>
        </w:tc>
      </w:tr>
      <w:tr w:rsidR="00195612" w:rsidRPr="00195612" w:rsidDel="00A93F62" w14:paraId="6E74FF94" w14:textId="5F1B4E29" w:rsidTr="00A93F62">
        <w:trPr>
          <w:del w:id="1339" w:author="Benjamin Devantier -du Plessis" w:date="2025-10-01T10:16:00Z"/>
          <w:trPrChange w:id="1340" w:author="Benjamin Devantier -du Plessis" w:date="2025-10-01T10:16:00Z" w16du:dateUtc="2025-10-01T08:16:00Z">
            <w:trPr>
              <w:gridAfter w:val="0"/>
            </w:trPr>
          </w:trPrChange>
        </w:trPr>
        <w:tc>
          <w:tcPr>
            <w:tcW w:w="3009" w:type="dxa"/>
            <w:hideMark/>
            <w:tcPrChange w:id="1341" w:author="Benjamin Devantier -du Plessis" w:date="2025-10-01T10:16:00Z" w16du:dateUtc="2025-10-01T08:16:00Z">
              <w:tcPr>
                <w:tcW w:w="2640" w:type="dxa"/>
                <w:hideMark/>
              </w:tcPr>
            </w:tcPrChange>
          </w:tcPr>
          <w:p w14:paraId="03F04C55" w14:textId="461CE086" w:rsidR="00195612" w:rsidRPr="00195612" w:rsidDel="00A93F62" w:rsidRDefault="00195612">
            <w:pPr>
              <w:pStyle w:val="Compact"/>
              <w:rPr>
                <w:del w:id="1342" w:author="Benjamin Devantier -du Plessis" w:date="2025-10-01T10:16:00Z" w16du:dateUtc="2025-10-01T08:16:00Z"/>
                <w:color w:val="EE0000"/>
                <w:highlight w:val="yellow"/>
              </w:rPr>
            </w:pPr>
            <w:del w:id="1343" w:author="Benjamin Devantier -du Plessis" w:date="2025-10-01T10:16:00Z" w16du:dateUtc="2025-10-01T08:16:00Z">
              <w:r w:rsidRPr="00195612" w:rsidDel="00A93F62">
                <w:rPr>
                  <w:color w:val="EE0000"/>
                  <w:highlight w:val="yellow"/>
                </w:rPr>
                <w:delText>US National Institute of Health (NIH)</w:delText>
              </w:r>
            </w:del>
          </w:p>
        </w:tc>
        <w:tc>
          <w:tcPr>
            <w:tcW w:w="6017" w:type="dxa"/>
            <w:hideMark/>
            <w:tcPrChange w:id="1344" w:author="Benjamin Devantier -du Plessis" w:date="2025-10-01T10:16:00Z" w16du:dateUtc="2025-10-01T08:16:00Z">
              <w:tcPr>
                <w:tcW w:w="5280" w:type="dxa"/>
                <w:gridSpan w:val="2"/>
                <w:hideMark/>
              </w:tcPr>
            </w:tcPrChange>
          </w:tcPr>
          <w:p w14:paraId="34AD1114" w14:textId="58B627A2" w:rsidR="00195612" w:rsidRPr="00195612" w:rsidDel="00A93F62" w:rsidRDefault="00195612">
            <w:pPr>
              <w:pStyle w:val="Compact"/>
              <w:rPr>
                <w:del w:id="1345" w:author="Benjamin Devantier -du Plessis" w:date="2025-10-01T10:16:00Z" w16du:dateUtc="2025-10-01T08:16:00Z"/>
                <w:color w:val="EE0000"/>
                <w:highlight w:val="yellow"/>
              </w:rPr>
            </w:pPr>
            <w:del w:id="1346" w:author="Benjamin Devantier -du Plessis" w:date="2025-10-01T10:16:00Z" w16du:dateUtc="2025-10-01T08:16:00Z">
              <w:r w:rsidRPr="00195612" w:rsidDel="00A93F62">
                <w:rPr>
                  <w:color w:val="EE0000"/>
                  <w:highlight w:val="yellow"/>
                </w:rPr>
                <w:delText>The primary agency of the United States government responsible for biomedical and public health research.</w:delText>
              </w:r>
            </w:del>
          </w:p>
        </w:tc>
      </w:tr>
      <w:tr w:rsidR="00195612" w:rsidRPr="00195612" w:rsidDel="00A93F62" w14:paraId="1BAE177E" w14:textId="2DB3A3C8" w:rsidTr="00A93F62">
        <w:trPr>
          <w:del w:id="1347" w:author="Benjamin Devantier -du Plessis" w:date="2025-10-01T10:16:00Z"/>
        </w:trPr>
        <w:tc>
          <w:tcPr>
            <w:tcW w:w="3009" w:type="dxa"/>
            <w:hideMark/>
          </w:tcPr>
          <w:p w14:paraId="197DC8BA" w14:textId="4E474E3D" w:rsidR="00195612" w:rsidRPr="00195612" w:rsidDel="00A93F62" w:rsidRDefault="00195612">
            <w:pPr>
              <w:pStyle w:val="Compact"/>
              <w:rPr>
                <w:del w:id="1348" w:author="Benjamin Devantier -du Plessis" w:date="2025-10-01T10:16:00Z" w16du:dateUtc="2025-10-01T08:16:00Z"/>
                <w:color w:val="EE0000"/>
                <w:highlight w:val="yellow"/>
              </w:rPr>
            </w:pPr>
            <w:del w:id="1349" w:author="Benjamin Devantier -du Plessis" w:date="2025-10-01T10:16:00Z" w16du:dateUtc="2025-10-01T08:16:00Z">
              <w:r w:rsidRPr="00195612" w:rsidDel="00A93F62">
                <w:rPr>
                  <w:color w:val="EE0000"/>
                  <w:highlight w:val="yellow"/>
                </w:rPr>
                <w:delText>sub-Saharan Africa (sSA)</w:delText>
              </w:r>
            </w:del>
          </w:p>
        </w:tc>
        <w:tc>
          <w:tcPr>
            <w:tcW w:w="6017" w:type="dxa"/>
            <w:hideMark/>
          </w:tcPr>
          <w:p w14:paraId="098A5A12" w14:textId="026D1462" w:rsidR="00195612" w:rsidRPr="00195612" w:rsidDel="00A93F62" w:rsidRDefault="00195612">
            <w:pPr>
              <w:pStyle w:val="Compact"/>
              <w:rPr>
                <w:del w:id="1350" w:author="Benjamin Devantier -du Plessis" w:date="2025-10-01T10:16:00Z" w16du:dateUtc="2025-10-01T08:16:00Z"/>
                <w:color w:val="EE0000"/>
                <w:highlight w:val="yellow"/>
              </w:rPr>
            </w:pPr>
            <w:del w:id="1351" w:author="Benjamin Devantier -du Plessis" w:date="2025-10-01T10:16:00Z" w16du:dateUtc="2025-10-01T08:16:00Z">
              <w:r w:rsidRPr="00195612" w:rsidDel="00A93F62">
                <w:rPr>
                  <w:color w:val="EE0000"/>
                  <w:highlight w:val="yellow"/>
                </w:rPr>
                <w:delText>A geographical region of Africa located south of the Sahara Desert.</w:delText>
              </w:r>
            </w:del>
          </w:p>
        </w:tc>
      </w:tr>
    </w:tbl>
    <w:p w14:paraId="326A2D0B" w14:textId="77777777" w:rsidR="00195612" w:rsidRDefault="00195612">
      <w:pPr>
        <w:pStyle w:val="NormalWeb"/>
      </w:pPr>
    </w:p>
    <w:p w14:paraId="0AF5DF37" w14:textId="552706F7" w:rsidR="00FD7366" w:rsidDel="00A93F62" w:rsidRDefault="00C3062C">
      <w:pPr>
        <w:pStyle w:val="NormalWeb"/>
        <w:rPr>
          <w:del w:id="1352" w:author="Benjamin Devantier -du Plessis" w:date="2025-10-01T10:16:00Z" w16du:dateUtc="2025-10-01T08:16:00Z"/>
        </w:rPr>
      </w:pPr>
      <w:del w:id="1353" w:author="Benjamin Devantier -du Plessis" w:date="2025-10-01T10:16:00Z" w16du:dateUtc="2025-10-01T08:16:00Z">
        <w:r w:rsidRPr="396C7C54" w:rsidDel="00C3062C">
          <w:rPr>
            <w:b/>
            <w:bCs/>
            <w:color w:val="0000FF"/>
          </w:rPr>
          <w:delText>Comprehensive Acronym Table: AOT - Aerosol Optical Thickness BMGFKi - Bill and Melinda Gates Foundation Ki repository CSAG - Climate System Analysis Group DAC - Data Access Committee DAP - Data Analysis Platform DMAC - Data Management and Analysis Core of the HE²AT Center DMP - Data Management Plan DS-I Africa - NIH Data Science Initiative Africa DTA - Data Transfer Agreement DUOS - Data Use Oversight System ELSI - Ethical Legal and Social Implications Projects of DS-I Africa FAIR - Findable, Accessible, Interoperable, and Reusable FIPS - Federal Information Processing Standards GCRO - Gauteng City-Region Observatory HPC - High-Performance Computing HSS - US Department of Human and Health Services LDAP - Lightweight Directory Access Protocol NDVI - Normalised Difference Vegetation Index NIH - US National Institute of Health NIR - Near-Infrared NIST - National Institute of Standards and Technology ODSP - Open Data Science Platform PI - Principal Investigator QoS - Quality of Service RP1 - Research Project 1 of the HE²AT Center RP2 - Research Project 2 of the HE²AT Center SC - HE²AT Center Steering Committee SRTM - Shuttle Radar Topography Mission TEC - Training and Engagement Core of the HE²AT Center TLS - Transport Layer Security UCT - University of Cape Town WWARN - Worldwide Antimalarial Resistance Network sSA - sub-Saharan Africa WHC - Wits Health Consortium Pty (Ltd) Wits PHR - Wits Planetary Health Research a division of Wits Health Consortium (Pty) Ltd UPGC - University Peleforo Gon Coulibaly Korhogo Côte d'Ivoire Comprehensive Definitions Table: Areal/Geospatial Socio-Economic Data - Represents socio-economic conditions such as household economic status, access to services, and dwelling type. Sourced from national census data and focused household and demographic surveys. Bona Fide Researcher - An individual or entity engaged in legitimate scientific research to advance knowledge in health data science, operating within the ethical, legal, and professional frameworks of academic and scientific research. CSAG GitLab - 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authorised team members. Climate/Weather Data - This includes observational-based datasets such as weather station observations, satellite proxy observations, and gridded climate data produced from atmospheric re-analysis and climate simulations. Consortium Shared Data - Data that has undergone initial processing, harmonisation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 Consortium Data Sharing Agreement - The Data Sharing Agreement executed between the HE²AT Center Consortium. Data Access Committee (DAC) - A committee responsible for reviewing and approving data access requests, and ensuring adherence to ethical, legal, and scientific standards. Data Analysis Platform (DAP) - The platform used for conducting data analysis, typically including tools like JupyterHub. Data Downloads - A modality of data sharing where researchers can download datasets to their local computing environments directly. Data Management Plan (DMP) - A document outlining the procedures and standards for data acquisition, transfer, processing, storage, and access for the HE²AT Center Project. Data Management and Analysis Core (DMAC) - The core component of the HE²AT Center responsible for overseeing data management and analysis activities. Data Protection Legislation - Any data protection or data privacy laws as may be applicable including but not limited to POPIA, the Electronic Communications and Transactions Act 26 of 2005, the Consumer Protection Act 68 of 2008, and the General Data Protection Regulation (GDPR). Data Provider - The party that owns, controls or otherwise possesses the rights to transfer data and is responsible for ensuring it has the legal authority to transfer such data and that such data is provided in accordance with any applicable laws, regulations or contractual obligations Data Subject - The individuals whose personal information is captured in health datasets. Data Transfer Agreement (DTA) - A legal document outlining the terms and conditions under which data is shared between a data provider and data recipient, addressing confidentiality, data use limitations, and compliance with relevant laws and guidelines. Ethical Legal and Social Implications (ELSI) - Projects within DS-I Africa that focus on data science and research's ethical, legal, and social aspects. Findable, Accessible, Interoperable, and Reusable (FAIR) - Principles that aim to improve the discovery, accessibility, interoperability, and reuse of data. Gauteng City-Region Observatory (GCRO) - A research institute producing socio-economic data for the Gauteng City-Region, including the Quality of Life Survey. HE²AT Center - The Heat and Health in Africa Transdisciplinary Center, operating under a U54 Cooperation agreement with the NIH (2021-2026), focused on heat-health research, capacity building, and engagement HE²AT Center Consortium -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 HE²AT Center Data Management Plan - The data management plan applicable to the HE²AT Center Project as may be amended and updated from time to time. HE²AT Center Project - The research project titled: "Developing data science solutions to mitigate the health impacts of climate change in Africa" and comprised of Research Project 1 and Research Project 2. HE²AT Center Steering Committee (SC) - The committee responsible for guiding the strategic direction and oversight of the HE²AT Center consisting of representatives from each consortium partner as well as representatives from the NIH Harmonisation - Aligning various health datasets into a unified format according to a common code book of variable names and definitions and common units and categories. Individual Participation Data - Includes data collected from previous clinical cohort and trial studies, generally considered personal data due to its association with individual medical records and health events. Integration - Aligning and integrating health and other various datasets into an integrated dataset. Inferential Data - Aggregated and anonymised data derived from analyses. NIH Data Science Initiative (DS-I) Africa - An NIH initiative aimed at enhancing data science capacity and collaboration across Africa. Near-Infrared (NIR) - A region of the infrared spectrum of light used in remote sensing applications. Normalised Difference Vegetation Index (NDVI) - An index of plant 'greenness' or photosynthetic activity. Open Access data - Research data freely available through a data repository without major restrictions. Open Data Science Platform (ODSP) - A platform facilitating the storage, retrieval, and processing of data for health research. Operator - A person who processes Personal Data for a Responsible Party in terms of a contract or mandate without coming under the direct authority of that party. Original Study Data - Raw, unprocessed Individual Participant Data collected directly from various cohort studies and clinical trials. This data is provided by the Data Provider who conducted or commissioned the relevant study and/or clinical trial. Personal Data - Any information relating to an identifiable living natural person and where it is applicable an identifiable existing juristic person. Personally Identifiable Data - Data variables that enable the identification of an individual either directly through names, ID numbers, etc., or indirectly through combining other variables such as locations (GPS, street address), age, gender, and medical information. Principal Investigator - The lead researcher responsible for the conduct of a research project. Processing - Any operation or set of operations which is performed upon Personal Data whether or not by automatic means such as collection, recording, organisation, storage, adaptation or alteration, retrieval, consultation, use, disclosure by transmission, dissemination or otherwise making available, alignment or combination, blocking, erasure or destruction. RP1 De-identified Data - 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 RP2 De-identified Data - 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 Re-analysis - A dynamical model simulation of historical climate evolution continuously nudged by observations to provide an approximate historical representation of the climate system. Remote Sensing Data - Data derived from satellite sensors, including optical imagery and indicators of physical measures like land surface temperature, soil moisture estimates, and vegetation condition. Research Hubs - Seven NIH DS-I Africa U54 grants that are called "Research Hubs" and who contribute to and utilise shared data resources. Research Project 1 (RP1) - 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 Research Project 2 (RP2) - The second major research project of the HE²AT Center Project, focusing on urban heat health impacts and Early Warning Systems. Responsible Party - A public or private body or any other person which alone or in conjunction with others determines the purpose of and means for Processing Personal Data. Sensitive data - Data that pertains to an individual's personal information, such as, but not limited to health, finances, occupation. Shuttle Radar Topography Mission (SRTM) - A mission that obtained elevation data for most of the Earth using radar interferometry. Training and Engagement Core (TEC) - The core component of the HE²AT Center responsible for training and capacity-building activities. Transport Layer Security (TLS) - A cryptographic protocol designed to provide secure communication over a computer network. US National Institute of Health (NIH) - The primary agency of the United States government responsible for biomedical and public health research. sub-Saharan Africa (sSA) - A geographical region of Africa located south of the Sahara Desert.</w:delText>
        </w:r>
      </w:del>
    </w:p>
    <w:p w14:paraId="1580F608" w14:textId="61EDFA2B" w:rsidR="00FD7366" w:rsidRDefault="00993A61">
      <w:pPr>
        <w:pStyle w:val="Heading1"/>
        <w:rPr>
          <w:rFonts w:eastAsia="Times New Roman"/>
        </w:rPr>
      </w:pPr>
      <w:bookmarkStart w:id="1354" w:name="_Toc210224844"/>
      <w:r>
        <w:rPr>
          <w:rFonts w:eastAsia="Times New Roman"/>
        </w:rPr>
        <w:t>2. Stakeholders and Target Audience</w:t>
      </w:r>
      <w:bookmarkEnd w:id="1354"/>
    </w:p>
    <w:p w14:paraId="17AA24CA" w14:textId="77777777" w:rsidR="00A51B1D" w:rsidRDefault="00A51B1D" w:rsidP="00A51B1D">
      <w:pPr>
        <w:pStyle w:val="NormalWeb"/>
        <w:rPr>
          <w:ins w:id="1355" w:author="Benjamin Devantier -du Plessis" w:date="2025-10-01T18:20:00Z" w16du:dateUtc="2025-10-01T16:20:00Z"/>
          <w:b/>
          <w:bCs/>
          <w:color w:val="0000FF"/>
          <w:shd w:val="clear" w:color="auto" w:fill="FFFF00"/>
        </w:rPr>
      </w:pPr>
      <w:ins w:id="1356" w:author="Benjamin Devantier -du Plessis" w:date="2025-10-01T18:20:00Z" w16du:dateUtc="2025-10-01T16:20:00Z">
        <w:r>
          <w:rPr>
            <w:b/>
            <w:bCs/>
            <w:color w:val="0000FF"/>
            <w:shd w:val="clear" w:color="auto" w:fill="FFFF00"/>
          </w:rPr>
          <w:t xml:space="preserve">• CSAG/UCT Data Management Team: </w:t>
        </w:r>
        <w:r w:rsidRPr="00A93F62">
          <w:rPr>
            <w:color w:val="0000FF"/>
            <w:shd w:val="clear" w:color="auto" w:fill="FFFF00"/>
          </w:rPr>
          <w:t>The Climate System Analysis Group (CSAG) in the Faculty of Science at the University of Cape Town (UCT) manages data storage, harmonisation, and integration processes within the HE²AT Center.</w:t>
        </w:r>
        <w:r>
          <w:rPr>
            <w:b/>
            <w:bCs/>
            <w:color w:val="0000FF"/>
            <w:shd w:val="clear" w:color="auto" w:fill="FFFF00"/>
          </w:rPr>
          <w:t xml:space="preserve"> </w:t>
        </w:r>
      </w:ins>
    </w:p>
    <w:p w14:paraId="75521FE3" w14:textId="77777777" w:rsidR="00A51B1D" w:rsidRDefault="00A51B1D" w:rsidP="00A51B1D">
      <w:pPr>
        <w:pStyle w:val="NormalWeb"/>
        <w:rPr>
          <w:ins w:id="1357" w:author="Benjamin Devantier -du Plessis" w:date="2025-10-01T18:20:00Z" w16du:dateUtc="2025-10-01T16:20:00Z"/>
          <w:b/>
          <w:bCs/>
          <w:color w:val="0000FF"/>
          <w:shd w:val="clear" w:color="auto" w:fill="FFFF00"/>
        </w:rPr>
      </w:pPr>
      <w:ins w:id="1358" w:author="Benjamin Devantier -du Plessis" w:date="2025-10-01T18:20:00Z" w16du:dateUtc="2025-10-01T16:20:00Z">
        <w:r>
          <w:rPr>
            <w:b/>
            <w:bCs/>
            <w:color w:val="0000FF"/>
            <w:shd w:val="clear" w:color="auto" w:fill="FFFF00"/>
          </w:rPr>
          <w:t xml:space="preserve">• Climate Data Providers: </w:t>
        </w:r>
        <w:r w:rsidRPr="00A93F62">
          <w:rPr>
            <w:color w:val="0000FF"/>
            <w:shd w:val="clear" w:color="auto" w:fill="FFFF00"/>
          </w:rPr>
          <w:t>Organisations or agencies that supply data related to climate and weather, such as weather station observations, satellite data, and gridded climate data. Examples include national meteorological services and international climate data repositories like Copernicus Climate Data Store (CDS).</w:t>
        </w:r>
        <w:r>
          <w:rPr>
            <w:b/>
            <w:bCs/>
            <w:color w:val="0000FF"/>
            <w:shd w:val="clear" w:color="auto" w:fill="FFFF00"/>
          </w:rPr>
          <w:t xml:space="preserve"> </w:t>
        </w:r>
      </w:ins>
    </w:p>
    <w:p w14:paraId="6A9E44BE" w14:textId="77777777" w:rsidR="00A51B1D" w:rsidRDefault="00A51B1D" w:rsidP="00A51B1D">
      <w:pPr>
        <w:pStyle w:val="NormalWeb"/>
        <w:rPr>
          <w:ins w:id="1359" w:author="Benjamin Devantier -du Plessis" w:date="2025-10-01T18:20:00Z" w16du:dateUtc="2025-10-01T16:20:00Z"/>
          <w:b/>
          <w:bCs/>
          <w:color w:val="0000FF"/>
          <w:shd w:val="clear" w:color="auto" w:fill="FFFF00"/>
        </w:rPr>
      </w:pPr>
      <w:ins w:id="1360" w:author="Benjamin Devantier -du Plessis" w:date="2025-10-01T18:20:00Z" w16du:dateUtc="2025-10-01T16:20:00Z">
        <w:r>
          <w:rPr>
            <w:b/>
            <w:bCs/>
            <w:color w:val="0000FF"/>
            <w:shd w:val="clear" w:color="auto" w:fill="FFFF00"/>
          </w:rPr>
          <w:t xml:space="preserve">• Core Data Team: </w:t>
        </w:r>
        <w:r w:rsidRPr="00A93F62">
          <w:rPr>
            <w:color w:val="0000FF"/>
            <w:shd w:val="clear" w:color="auto" w:fill="FFFF00"/>
          </w:rPr>
          <w:t>A group of vital personnel responsible for the initial processing and de-identifying of the original study data.</w:t>
        </w:r>
        <w:r>
          <w:rPr>
            <w:b/>
            <w:bCs/>
            <w:color w:val="0000FF"/>
            <w:shd w:val="clear" w:color="auto" w:fill="FFFF00"/>
          </w:rPr>
          <w:t xml:space="preserve"> </w:t>
        </w:r>
      </w:ins>
    </w:p>
    <w:p w14:paraId="54C021D6" w14:textId="77777777" w:rsidR="00A51B1D" w:rsidRDefault="00A51B1D" w:rsidP="00A51B1D">
      <w:pPr>
        <w:pStyle w:val="NormalWeb"/>
        <w:rPr>
          <w:ins w:id="1361" w:author="Benjamin Devantier -du Plessis" w:date="2025-10-01T18:20:00Z" w16du:dateUtc="2025-10-01T16:20:00Z"/>
          <w:b/>
          <w:bCs/>
          <w:color w:val="0000FF"/>
          <w:shd w:val="clear" w:color="auto" w:fill="FFFF00"/>
        </w:rPr>
      </w:pPr>
      <w:ins w:id="1362" w:author="Benjamin Devantier -du Plessis" w:date="2025-10-01T18:20:00Z" w16du:dateUtc="2025-10-01T16:20:00Z">
        <w:r>
          <w:rPr>
            <w:b/>
            <w:bCs/>
            <w:color w:val="0000FF"/>
            <w:shd w:val="clear" w:color="auto" w:fill="FFFF00"/>
          </w:rPr>
          <w:lastRenderedPageBreak/>
          <w:t xml:space="preserve">• Data Access Committee (DAC): </w:t>
        </w:r>
        <w:r w:rsidRPr="00A93F62">
          <w:rPr>
            <w:color w:val="0000FF"/>
            <w:shd w:val="clear" w:color="auto" w:fill="FFFF00"/>
          </w:rPr>
          <w:t xml:space="preserve">This committee evaluates and approves requests for data access and ensures that data sharing complies with ethical, legal, and scientific standards. </w:t>
        </w:r>
      </w:ins>
    </w:p>
    <w:p w14:paraId="69DEEF66" w14:textId="77777777" w:rsidR="00A51B1D" w:rsidRDefault="00A51B1D" w:rsidP="00A51B1D">
      <w:pPr>
        <w:pStyle w:val="NormalWeb"/>
        <w:rPr>
          <w:ins w:id="1363" w:author="Benjamin Devantier -du Plessis" w:date="2025-10-01T18:20:00Z" w16du:dateUtc="2025-10-01T16:20:00Z"/>
          <w:b/>
          <w:bCs/>
          <w:color w:val="0000FF"/>
          <w:shd w:val="clear" w:color="auto" w:fill="FFFF00"/>
        </w:rPr>
      </w:pPr>
      <w:ins w:id="1364" w:author="Benjamin Devantier -du Plessis" w:date="2025-10-01T18:20:00Z" w16du:dateUtc="2025-10-01T16:20:00Z">
        <w:r>
          <w:rPr>
            <w:b/>
            <w:bCs/>
            <w:color w:val="0000FF"/>
            <w:shd w:val="clear" w:color="auto" w:fill="FFFF00"/>
          </w:rPr>
          <w:t xml:space="preserve">• Data Provider: </w:t>
        </w:r>
        <w:r w:rsidRPr="00A93F62">
          <w:rPr>
            <w:color w:val="0000FF"/>
            <w:shd w:val="clear" w:color="auto" w:fill="FFFF00"/>
          </w:rP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r>
          <w:rPr>
            <w:b/>
            <w:bCs/>
            <w:color w:val="0000FF"/>
            <w:shd w:val="clear" w:color="auto" w:fill="FFFF00"/>
          </w:rPr>
          <w:t xml:space="preserve"> </w:t>
        </w:r>
      </w:ins>
    </w:p>
    <w:p w14:paraId="28930209" w14:textId="77777777" w:rsidR="00A51B1D" w:rsidRDefault="00A51B1D" w:rsidP="00A51B1D">
      <w:pPr>
        <w:pStyle w:val="NormalWeb"/>
        <w:rPr>
          <w:ins w:id="1365" w:author="Benjamin Devantier -du Plessis" w:date="2025-10-01T18:20:00Z" w16du:dateUtc="2025-10-01T16:20:00Z"/>
          <w:b/>
          <w:bCs/>
          <w:color w:val="0000FF"/>
          <w:shd w:val="clear" w:color="auto" w:fill="FFFF00"/>
        </w:rPr>
      </w:pPr>
      <w:ins w:id="1366" w:author="Benjamin Devantier -du Plessis" w:date="2025-10-01T18:20:00Z" w16du:dateUtc="2025-10-01T16:20:00Z">
        <w:r>
          <w:rPr>
            <w:b/>
            <w:bCs/>
            <w:color w:val="0000FF"/>
            <w:shd w:val="clear" w:color="auto" w:fill="FFFF00"/>
          </w:rPr>
          <w:t xml:space="preserve">• DS-I Partners: </w:t>
        </w:r>
        <w:r w:rsidRPr="00A93F62">
          <w:rPr>
            <w:color w:val="0000FF"/>
            <w:shd w:val="clear" w:color="auto" w:fill="FFFF00"/>
          </w:rPr>
          <w:t>Partners within the NIH Data Science for Health Discovery and Innovation in Africa (DS-I Africa) Initiative who contribute to and utilise the shared data resources, collaborating on data management practices to ensure alignment with the broader DS-I Africa objectives.</w:t>
        </w:r>
        <w:r>
          <w:rPr>
            <w:b/>
            <w:bCs/>
            <w:color w:val="0000FF"/>
            <w:shd w:val="clear" w:color="auto" w:fill="FFFF00"/>
          </w:rPr>
          <w:t xml:space="preserve"> </w:t>
        </w:r>
      </w:ins>
    </w:p>
    <w:p w14:paraId="2AC1CEEA" w14:textId="77777777" w:rsidR="00A51B1D" w:rsidRDefault="00A51B1D" w:rsidP="00A51B1D">
      <w:pPr>
        <w:pStyle w:val="NormalWeb"/>
        <w:rPr>
          <w:ins w:id="1367" w:author="Benjamin Devantier -du Plessis" w:date="2025-10-01T18:20:00Z" w16du:dateUtc="2025-10-01T16:20:00Z"/>
          <w:b/>
          <w:bCs/>
          <w:color w:val="0000FF"/>
          <w:shd w:val="clear" w:color="auto" w:fill="FFFF00"/>
        </w:rPr>
      </w:pPr>
      <w:ins w:id="1368" w:author="Benjamin Devantier -du Plessis" w:date="2025-10-01T18:20:00Z" w16du:dateUtc="2025-10-01T16:20:00Z">
        <w:r>
          <w:rPr>
            <w:b/>
            <w:bCs/>
            <w:color w:val="0000FF"/>
            <w:shd w:val="clear" w:color="auto" w:fill="FFFF00"/>
          </w:rPr>
          <w:t xml:space="preserve">• eLwazi: </w:t>
        </w:r>
        <w:r w:rsidRPr="00A93F62">
          <w:rPr>
            <w:color w:val="0000FF"/>
            <w:shd w:val="clear" w:color="auto" w:fill="FFFF00"/>
          </w:rPr>
          <w:t>As a data management platform, eLwazi facilitates the indexing, storage, and sharing of data within the consortium. It ensures that data is discoverable, accessible, interoperable, and reusable (FAIR principles</w:t>
        </w:r>
        <w:r>
          <w:rPr>
            <w:b/>
            <w:bCs/>
            <w:color w:val="0000FF"/>
            <w:shd w:val="clear" w:color="auto" w:fill="FFFF00"/>
          </w:rPr>
          <w:t xml:space="preserve">). </w:t>
        </w:r>
      </w:ins>
    </w:p>
    <w:p w14:paraId="682BB0F6" w14:textId="77777777" w:rsidR="00A51B1D" w:rsidRDefault="00A51B1D" w:rsidP="00A51B1D">
      <w:pPr>
        <w:pStyle w:val="NormalWeb"/>
        <w:rPr>
          <w:ins w:id="1369" w:author="Benjamin Devantier -du Plessis" w:date="2025-10-01T18:20:00Z" w16du:dateUtc="2025-10-01T16:20:00Z"/>
          <w:b/>
          <w:bCs/>
          <w:color w:val="0000FF"/>
          <w:shd w:val="clear" w:color="auto" w:fill="FFFF00"/>
        </w:rPr>
      </w:pPr>
      <w:ins w:id="1370" w:author="Benjamin Devantier -du Plessis" w:date="2025-10-01T18:20:00Z" w16du:dateUtc="2025-10-01T16:20:00Z">
        <w:r>
          <w:rPr>
            <w:b/>
            <w:bCs/>
            <w:color w:val="0000FF"/>
            <w:shd w:val="clear" w:color="auto" w:fill="FFFF00"/>
          </w:rPr>
          <w:t xml:space="preserve">• Ethics Committees: </w:t>
        </w:r>
        <w:r w:rsidRPr="00A93F62">
          <w:rPr>
            <w:color w:val="0000FF"/>
            <w:shd w:val="clear" w:color="auto" w:fill="FFFF00"/>
          </w:rPr>
          <w:t xml:space="preserve">Institutional bodies that review and approve the ethical aspects of research projects, ensuring that studies comply with ethical standards and protect participants' rights and welfare. </w:t>
        </w:r>
      </w:ins>
    </w:p>
    <w:p w14:paraId="6F30B1EB" w14:textId="77777777" w:rsidR="00A51B1D" w:rsidRDefault="00A51B1D" w:rsidP="00A51B1D">
      <w:pPr>
        <w:pStyle w:val="NormalWeb"/>
        <w:rPr>
          <w:ins w:id="1371" w:author="Benjamin Devantier -du Plessis" w:date="2025-10-01T18:20:00Z" w16du:dateUtc="2025-10-01T16:20:00Z"/>
          <w:b/>
          <w:bCs/>
          <w:color w:val="0000FF"/>
          <w:shd w:val="clear" w:color="auto" w:fill="FFFF00"/>
        </w:rPr>
      </w:pPr>
      <w:ins w:id="1372" w:author="Benjamin Devantier -du Plessis" w:date="2025-10-01T18:20:00Z" w16du:dateUtc="2025-10-01T16:20:00Z">
        <w:r w:rsidRPr="00A93F62">
          <w:rPr>
            <w:b/>
            <w:bCs/>
            <w:color w:val="0000FF"/>
            <w:shd w:val="clear" w:color="auto" w:fill="FFFF00"/>
          </w:rPr>
          <w:t xml:space="preserve">• Harmonisation Team Members: </w:t>
        </w:r>
        <w:r w:rsidRPr="00A93F62">
          <w:rPr>
            <w:color w:val="0000FF"/>
            <w:shd w:val="clear" w:color="auto" w:fill="FFFF00"/>
          </w:rPr>
          <w:t xml:space="preserve">Researchers and data scientists within the HE²AT Center Consortium who work on harmonisation and integrating datasets into a unified format, ensuring consistency and usability for analysis. </w:t>
        </w:r>
      </w:ins>
    </w:p>
    <w:p w14:paraId="3A267B6F" w14:textId="77777777" w:rsidR="00A51B1D" w:rsidRDefault="00A51B1D" w:rsidP="00A51B1D">
      <w:pPr>
        <w:pStyle w:val="NormalWeb"/>
        <w:rPr>
          <w:ins w:id="1373" w:author="Benjamin Devantier -du Plessis" w:date="2025-10-01T18:20:00Z" w16du:dateUtc="2025-10-01T16:20:00Z"/>
          <w:b/>
          <w:bCs/>
          <w:color w:val="0000FF"/>
          <w:shd w:val="clear" w:color="auto" w:fill="FFFF00"/>
        </w:rPr>
      </w:pPr>
      <w:ins w:id="1374" w:author="Benjamin Devantier -du Plessis" w:date="2025-10-01T18:20:00Z" w16du:dateUtc="2025-10-01T16:20:00Z">
        <w:r>
          <w:rPr>
            <w:b/>
            <w:bCs/>
            <w:color w:val="0000FF"/>
            <w:shd w:val="clear" w:color="auto" w:fill="FFFF00"/>
          </w:rPr>
          <w:t xml:space="preserve">• Health Data Providers: </w:t>
        </w:r>
        <w:r w:rsidRPr="00A93F62">
          <w:rPr>
            <w:color w:val="0000FF"/>
            <w:shd w:val="clear" w:color="auto" w:fill="FFFF00"/>
          </w:rPr>
          <w:t>Entities responsible for collecting and providing biomedical data, including clinical trial coordinators, cohort study administrators, hospitals, and research institutions involved in health-related studies.</w:t>
        </w:r>
        <w:r>
          <w:rPr>
            <w:b/>
            <w:bCs/>
            <w:color w:val="0000FF"/>
            <w:shd w:val="clear" w:color="auto" w:fill="FFFF00"/>
          </w:rPr>
          <w:t xml:space="preserve"> </w:t>
        </w:r>
      </w:ins>
    </w:p>
    <w:p w14:paraId="715A1CED" w14:textId="77777777" w:rsidR="00A51B1D" w:rsidRDefault="00A51B1D" w:rsidP="00A51B1D">
      <w:pPr>
        <w:pStyle w:val="NormalWeb"/>
        <w:rPr>
          <w:ins w:id="1375" w:author="Benjamin Devantier -du Plessis" w:date="2025-10-01T18:20:00Z" w16du:dateUtc="2025-10-01T16:20:00Z"/>
          <w:b/>
          <w:bCs/>
          <w:color w:val="0000FF"/>
          <w:shd w:val="clear" w:color="auto" w:fill="FFFF00"/>
        </w:rPr>
      </w:pPr>
      <w:ins w:id="1376" w:author="Benjamin Devantier -du Plessis" w:date="2025-10-01T18:20:00Z" w16du:dateUtc="2025-10-01T16:20:00Z">
        <w:r>
          <w:rPr>
            <w:b/>
            <w:bCs/>
            <w:color w:val="0000FF"/>
            <w:shd w:val="clear" w:color="auto" w:fill="FFFF00"/>
          </w:rPr>
          <w:t xml:space="preserve">• Health Experts: </w:t>
        </w:r>
        <w:r w:rsidRPr="00A93F62">
          <w:rPr>
            <w:color w:val="0000FF"/>
            <w:shd w:val="clear" w:color="auto" w:fill="FFFF00"/>
          </w:rPr>
          <w:t>Specialists in health-related fields who validate the harmonisation of biomedical data and ensure the accuracy and reliability of the integrated datasets.</w:t>
        </w:r>
        <w:r>
          <w:rPr>
            <w:b/>
            <w:bCs/>
            <w:color w:val="0000FF"/>
            <w:shd w:val="clear" w:color="auto" w:fill="FFFF00"/>
          </w:rPr>
          <w:t xml:space="preserve"> </w:t>
        </w:r>
      </w:ins>
    </w:p>
    <w:p w14:paraId="29149481" w14:textId="77777777" w:rsidR="00A51B1D" w:rsidRDefault="00A51B1D" w:rsidP="00A51B1D">
      <w:pPr>
        <w:pStyle w:val="NormalWeb"/>
        <w:rPr>
          <w:ins w:id="1377" w:author="Benjamin Devantier -du Plessis" w:date="2025-10-01T18:20:00Z" w16du:dateUtc="2025-10-01T16:20:00Z"/>
          <w:b/>
          <w:bCs/>
          <w:color w:val="0000FF"/>
          <w:shd w:val="clear" w:color="auto" w:fill="FFFF00"/>
        </w:rPr>
      </w:pPr>
      <w:ins w:id="1378" w:author="Benjamin Devantier -du Plessis" w:date="2025-10-01T18:20:00Z" w16du:dateUtc="2025-10-01T16:20:00Z">
        <w:r>
          <w:rPr>
            <w:b/>
            <w:bCs/>
            <w:color w:val="0000FF"/>
            <w:shd w:val="clear" w:color="auto" w:fill="FFFF00"/>
          </w:rPr>
          <w:t xml:space="preserve">• HE²AT Center Consortium: </w:t>
        </w:r>
        <w:r w:rsidRPr="00A93F62">
          <w:rPr>
            <w:color w:val="0000FF"/>
            <w:shd w:val="clear" w:color="auto" w:fill="FFFF00"/>
          </w:rP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r>
          <w:rPr>
            <w:b/>
            <w:bCs/>
            <w:color w:val="0000FF"/>
            <w:shd w:val="clear" w:color="auto" w:fill="FFFF00"/>
          </w:rPr>
          <w:t xml:space="preserve"> </w:t>
        </w:r>
      </w:ins>
    </w:p>
    <w:p w14:paraId="1591DBA1" w14:textId="77777777" w:rsidR="00A51B1D" w:rsidRDefault="00A51B1D" w:rsidP="00A51B1D">
      <w:pPr>
        <w:pStyle w:val="NormalWeb"/>
        <w:rPr>
          <w:ins w:id="1379" w:author="Benjamin Devantier -du Plessis" w:date="2025-10-01T18:20:00Z" w16du:dateUtc="2025-10-01T16:20:00Z"/>
          <w:b/>
          <w:bCs/>
          <w:color w:val="0000FF"/>
          <w:shd w:val="clear" w:color="auto" w:fill="FFFF00"/>
        </w:rPr>
      </w:pPr>
      <w:ins w:id="1380" w:author="Benjamin Devantier -du Plessis" w:date="2025-10-01T18:20:00Z" w16du:dateUtc="2025-10-01T16:20:00Z">
        <w:r>
          <w:rPr>
            <w:b/>
            <w:bCs/>
            <w:color w:val="0000FF"/>
            <w:shd w:val="clear" w:color="auto" w:fill="FFFF00"/>
          </w:rPr>
          <w:t xml:space="preserve">• IBM Research Africa Geospatial and Climate Analysis Team: </w:t>
        </w:r>
        <w:r w:rsidRPr="00A93F62">
          <w:rPr>
            <w:color w:val="0000FF"/>
            <w:shd w:val="clear" w:color="auto" w:fill="FFFF00"/>
          </w:rPr>
          <w:t>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licences that facilitates access to those resources for the collaboration.</w:t>
        </w:r>
        <w:r>
          <w:rPr>
            <w:b/>
            <w:bCs/>
            <w:color w:val="0000FF"/>
            <w:shd w:val="clear" w:color="auto" w:fill="FFFF00"/>
          </w:rPr>
          <w:t xml:space="preserve"> </w:t>
        </w:r>
      </w:ins>
    </w:p>
    <w:p w14:paraId="17A35CE6" w14:textId="77777777" w:rsidR="00A51B1D" w:rsidRDefault="00A51B1D" w:rsidP="00A51B1D">
      <w:pPr>
        <w:pStyle w:val="NormalWeb"/>
        <w:rPr>
          <w:ins w:id="1381" w:author="Benjamin Devantier -du Plessis" w:date="2025-10-01T18:20:00Z" w16du:dateUtc="2025-10-01T16:20:00Z"/>
          <w:b/>
          <w:bCs/>
          <w:color w:val="0000FF"/>
          <w:shd w:val="clear" w:color="auto" w:fill="FFFF00"/>
        </w:rPr>
      </w:pPr>
      <w:ins w:id="1382" w:author="Benjamin Devantier -du Plessis" w:date="2025-10-01T18:20:00Z" w16du:dateUtc="2025-10-01T16:20:00Z">
        <w:r>
          <w:rPr>
            <w:b/>
            <w:bCs/>
            <w:color w:val="0000FF"/>
            <w:shd w:val="clear" w:color="auto" w:fill="FFFF00"/>
          </w:rPr>
          <w:t xml:space="preserve">• External Bona Fide Researchers: </w:t>
        </w:r>
        <w:r w:rsidRPr="00A93F62">
          <w:rPr>
            <w:color w:val="0000FF"/>
            <w:shd w:val="clear" w:color="auto" w:fill="FFFF00"/>
          </w:rPr>
          <w:t xml:space="preserve">collaborate with the HE²AT Center and utilise the integrated datasets for various research projects and analyses. They follow the data access </w:t>
        </w:r>
        <w:r w:rsidRPr="00A93F62">
          <w:rPr>
            <w:color w:val="0000FF"/>
            <w:shd w:val="clear" w:color="auto" w:fill="FFFF00"/>
          </w:rPr>
          <w:lastRenderedPageBreak/>
          <w:t>procedures outlined in this DMP and comply with data transfer agreements, ethical guidelines, and any conditions set by the Data Access Committee</w:t>
        </w:r>
        <w:r>
          <w:rPr>
            <w:b/>
            <w:bCs/>
            <w:color w:val="0000FF"/>
            <w:shd w:val="clear" w:color="auto" w:fill="FFFF00"/>
          </w:rPr>
          <w:t xml:space="preserve">. </w:t>
        </w:r>
      </w:ins>
    </w:p>
    <w:p w14:paraId="712F99E0" w14:textId="77777777" w:rsidR="00A51B1D" w:rsidRDefault="00A51B1D" w:rsidP="00A51B1D">
      <w:pPr>
        <w:pStyle w:val="NormalWeb"/>
        <w:rPr>
          <w:ins w:id="1383" w:author="Benjamin Devantier -du Plessis" w:date="2025-10-01T18:20:00Z" w16du:dateUtc="2025-10-01T16:20:00Z"/>
        </w:rPr>
      </w:pPr>
      <w:ins w:id="1384" w:author="Benjamin Devantier -du Plessis" w:date="2025-10-01T18:20:00Z" w16du:dateUtc="2025-10-01T16:20:00Z">
        <w:r w:rsidRPr="00A93F62">
          <w:rPr>
            <w:b/>
            <w:bCs/>
            <w:color w:val="0000FF"/>
            <w:highlight w:val="yellow"/>
            <w:shd w:val="clear" w:color="auto" w:fill="FFFF00"/>
          </w:rPr>
          <w:t xml:space="preserve">• Socio-Economic Data Providers: </w:t>
        </w:r>
        <w:r w:rsidRPr="00A93F62">
          <w:rPr>
            <w:color w:val="0000FF"/>
            <w:highlight w:val="yellow"/>
            <w:shd w:val="clear" w:color="auto" w:fill="FFFF00"/>
          </w:rPr>
          <w:t>Organisations that provide data on socio-economic conditions, such as national census bureaus, household survey agencies, and specialised observatories like the Gauteng City-Region Observatory (GCRO).</w:t>
        </w:r>
      </w:ins>
    </w:p>
    <w:p w14:paraId="0F6B5B77" w14:textId="2CE4CB72" w:rsidR="00FD7366" w:rsidRDefault="00A51B1D">
      <w:pPr>
        <w:pStyle w:val="NormalWeb"/>
      </w:pPr>
      <w:del w:id="1385" w:author="Benjamin Devantier -du Plessis" w:date="2025-10-01T18:20:00Z" w16du:dateUtc="2025-10-01T16:20:00Z">
        <w:r w:rsidDel="00A51B1D">
          <w:rPr>
            <w:b/>
            <w:bCs/>
            <w:color w:val="0000FF"/>
            <w:shd w:val="clear" w:color="auto" w:fill="FFFF00"/>
          </w:rPr>
          <w:delText xml:space="preserve"> </w:delText>
        </w:r>
      </w:del>
      <w:del w:id="1386" w:author="Unknown">
        <w:r>
          <w:rPr>
            <w:strike/>
            <w:color w:val="FF0000"/>
          </w:rPr>
          <w:delText>[No stakeholders section in v1.0]</w:delText>
        </w:r>
      </w:del>
    </w:p>
    <w:p w14:paraId="24A08D71" w14:textId="74EE8D49" w:rsidR="00FD7366" w:rsidDel="00A51B1D" w:rsidRDefault="00C3062C">
      <w:pPr>
        <w:pStyle w:val="NormalWeb"/>
        <w:rPr>
          <w:del w:id="1387" w:author="Benjamin Devantier -du Plessis" w:date="2025-10-01T18:19:00Z" w16du:dateUtc="2025-10-01T16:19:00Z"/>
          <w:b/>
          <w:bCs/>
          <w:color w:val="0000FF"/>
          <w:shd w:val="clear" w:color="auto" w:fill="FFFF00"/>
        </w:rPr>
      </w:pPr>
      <w:del w:id="1388" w:author="Benjamin Devantier -du Plessis" w:date="2025-10-01T18:19:00Z" w16du:dateUtc="2025-10-01T16:19:00Z">
        <w:r w:rsidDel="00A51B1D">
          <w:rPr>
            <w:b/>
            <w:bCs/>
            <w:color w:val="0000FF"/>
            <w:shd w:val="clear" w:color="auto" w:fill="FFFF00"/>
          </w:rPr>
          <w:delText xml:space="preserve">• CSAG/UCT Data Management Team: </w:delText>
        </w:r>
        <w:r w:rsidRPr="00A93F62" w:rsidDel="00A51B1D">
          <w:rPr>
            <w:color w:val="0000FF"/>
            <w:shd w:val="clear" w:color="auto" w:fill="FFFF00"/>
          </w:rPr>
          <w:delText>The Climate System Analysis Group (CSAG) in the Faculty of Science at the University of Cape Town (UCT) manages data storage, harmonisation, and integration processes within the HE²AT Center.</w:delText>
        </w:r>
        <w:r w:rsidDel="00A51B1D">
          <w:rPr>
            <w:b/>
            <w:bCs/>
            <w:color w:val="0000FF"/>
            <w:shd w:val="clear" w:color="auto" w:fill="FFFF00"/>
          </w:rPr>
          <w:delText xml:space="preserve"> </w:delText>
        </w:r>
      </w:del>
    </w:p>
    <w:p w14:paraId="3E5EFE25" w14:textId="7909EAF3" w:rsidR="00FD7366" w:rsidDel="00A51B1D" w:rsidRDefault="00C3062C">
      <w:pPr>
        <w:pStyle w:val="NormalWeb"/>
        <w:rPr>
          <w:del w:id="1389" w:author="Benjamin Devantier -du Plessis" w:date="2025-10-01T18:19:00Z" w16du:dateUtc="2025-10-01T16:19:00Z"/>
          <w:b/>
          <w:bCs/>
          <w:color w:val="0000FF"/>
          <w:shd w:val="clear" w:color="auto" w:fill="FFFF00"/>
        </w:rPr>
      </w:pPr>
      <w:del w:id="1390" w:author="Benjamin Devantier -du Plessis" w:date="2025-10-01T18:19:00Z" w16du:dateUtc="2025-10-01T16:19:00Z">
        <w:r w:rsidDel="00A51B1D">
          <w:rPr>
            <w:b/>
            <w:bCs/>
            <w:color w:val="0000FF"/>
            <w:shd w:val="clear" w:color="auto" w:fill="FFFF00"/>
          </w:rPr>
          <w:delText xml:space="preserve">• Climate Data Providers: </w:delText>
        </w:r>
        <w:r w:rsidRPr="00A93F62" w:rsidDel="00A51B1D">
          <w:rPr>
            <w:color w:val="0000FF"/>
            <w:shd w:val="clear" w:color="auto" w:fill="FFFF00"/>
          </w:rPr>
          <w:delText>Organisations or agencies that supply data related to climate and weather, such as weather station observations, satellite data, and gridded climate data. Examples include national meteorological services and international climate data repositories like Copernicus Climate Data Store (CDS).</w:delText>
        </w:r>
        <w:r w:rsidDel="00A51B1D">
          <w:rPr>
            <w:b/>
            <w:bCs/>
            <w:color w:val="0000FF"/>
            <w:shd w:val="clear" w:color="auto" w:fill="FFFF00"/>
          </w:rPr>
          <w:delText xml:space="preserve"> </w:delText>
        </w:r>
      </w:del>
    </w:p>
    <w:p w14:paraId="5D489FF7" w14:textId="3F5B589D" w:rsidR="00FD7366" w:rsidDel="00A51B1D" w:rsidRDefault="00C3062C">
      <w:pPr>
        <w:pStyle w:val="NormalWeb"/>
        <w:rPr>
          <w:del w:id="1391" w:author="Benjamin Devantier -du Plessis" w:date="2025-10-01T18:19:00Z" w16du:dateUtc="2025-10-01T16:19:00Z"/>
          <w:b/>
          <w:bCs/>
          <w:color w:val="0000FF"/>
          <w:shd w:val="clear" w:color="auto" w:fill="FFFF00"/>
        </w:rPr>
      </w:pPr>
      <w:del w:id="1392" w:author="Benjamin Devantier -du Plessis" w:date="2025-10-01T18:19:00Z" w16du:dateUtc="2025-10-01T16:19:00Z">
        <w:r w:rsidDel="00A51B1D">
          <w:rPr>
            <w:b/>
            <w:bCs/>
            <w:color w:val="0000FF"/>
            <w:shd w:val="clear" w:color="auto" w:fill="FFFF00"/>
          </w:rPr>
          <w:delText xml:space="preserve">• Core Data Team: </w:delText>
        </w:r>
        <w:r w:rsidRPr="00A93F62" w:rsidDel="00A51B1D">
          <w:rPr>
            <w:color w:val="0000FF"/>
            <w:shd w:val="clear" w:color="auto" w:fill="FFFF00"/>
          </w:rPr>
          <w:delText>A group of vital personnel responsible for the initial processing and de-identifying of the original study data.</w:delText>
        </w:r>
        <w:r w:rsidDel="00A51B1D">
          <w:rPr>
            <w:b/>
            <w:bCs/>
            <w:color w:val="0000FF"/>
            <w:shd w:val="clear" w:color="auto" w:fill="FFFF00"/>
          </w:rPr>
          <w:delText xml:space="preserve"> </w:delText>
        </w:r>
      </w:del>
    </w:p>
    <w:p w14:paraId="462DAE5B" w14:textId="6D633849" w:rsidR="00FD7366" w:rsidDel="00A51B1D" w:rsidRDefault="00C3062C">
      <w:pPr>
        <w:pStyle w:val="NormalWeb"/>
        <w:rPr>
          <w:del w:id="1393" w:author="Benjamin Devantier -du Plessis" w:date="2025-10-01T18:19:00Z" w16du:dateUtc="2025-10-01T16:19:00Z"/>
          <w:b/>
          <w:bCs/>
          <w:color w:val="0000FF"/>
          <w:shd w:val="clear" w:color="auto" w:fill="FFFF00"/>
        </w:rPr>
      </w:pPr>
      <w:del w:id="1394" w:author="Benjamin Devantier -du Plessis" w:date="2025-10-01T18:19:00Z" w16du:dateUtc="2025-10-01T16:19:00Z">
        <w:r w:rsidDel="00A51B1D">
          <w:rPr>
            <w:b/>
            <w:bCs/>
            <w:color w:val="0000FF"/>
            <w:shd w:val="clear" w:color="auto" w:fill="FFFF00"/>
          </w:rPr>
          <w:delText xml:space="preserve">• Data Access Committee (DAC): </w:delText>
        </w:r>
        <w:r w:rsidRPr="00A93F62" w:rsidDel="00A51B1D">
          <w:rPr>
            <w:color w:val="0000FF"/>
            <w:shd w:val="clear" w:color="auto" w:fill="FFFF00"/>
          </w:rPr>
          <w:delText xml:space="preserve">This committee evaluates and approves requests for data access and ensures that data sharing complies with ethical, legal, and scientific standards. </w:delText>
        </w:r>
      </w:del>
    </w:p>
    <w:p w14:paraId="6186BAEA" w14:textId="4F6B4195" w:rsidR="00FD7366" w:rsidDel="00A51B1D" w:rsidRDefault="00C3062C">
      <w:pPr>
        <w:pStyle w:val="NormalWeb"/>
        <w:rPr>
          <w:del w:id="1395" w:author="Benjamin Devantier -du Plessis" w:date="2025-10-01T18:19:00Z" w16du:dateUtc="2025-10-01T16:19:00Z"/>
          <w:b/>
          <w:bCs/>
          <w:color w:val="0000FF"/>
          <w:shd w:val="clear" w:color="auto" w:fill="FFFF00"/>
        </w:rPr>
      </w:pPr>
      <w:del w:id="1396" w:author="Benjamin Devantier -du Plessis" w:date="2025-10-01T18:19:00Z" w16du:dateUtc="2025-10-01T16:19:00Z">
        <w:r w:rsidDel="00A51B1D">
          <w:rPr>
            <w:b/>
            <w:bCs/>
            <w:color w:val="0000FF"/>
            <w:shd w:val="clear" w:color="auto" w:fill="FFFF00"/>
          </w:rPr>
          <w:delText xml:space="preserve">• Data Provider: </w:delText>
        </w:r>
        <w:r w:rsidRPr="00A93F62" w:rsidDel="00A51B1D">
          <w:rPr>
            <w:color w:val="0000FF"/>
            <w:shd w:val="clear" w:color="auto" w:fill="FFFF00"/>
          </w:rPr>
          <w:delText>The party that owns, controls, or otherwise possesses the rights to transfer data and is responsible for ensuring it has the legal authority to transfer such data and that such data is provided in accordance with any applicable laws, regulations or contractual obligations</w:delText>
        </w:r>
        <w:r w:rsidDel="00A51B1D">
          <w:rPr>
            <w:b/>
            <w:bCs/>
            <w:color w:val="0000FF"/>
            <w:shd w:val="clear" w:color="auto" w:fill="FFFF00"/>
          </w:rPr>
          <w:delText xml:space="preserve"> </w:delText>
        </w:r>
      </w:del>
    </w:p>
    <w:p w14:paraId="08BD8564" w14:textId="6650A0A7" w:rsidR="00FD7366" w:rsidDel="00A51B1D" w:rsidRDefault="00C3062C">
      <w:pPr>
        <w:pStyle w:val="NormalWeb"/>
        <w:rPr>
          <w:del w:id="1397" w:author="Benjamin Devantier -du Plessis" w:date="2025-10-01T18:19:00Z" w16du:dateUtc="2025-10-01T16:19:00Z"/>
          <w:b/>
          <w:bCs/>
          <w:color w:val="0000FF"/>
          <w:shd w:val="clear" w:color="auto" w:fill="FFFF00"/>
        </w:rPr>
      </w:pPr>
      <w:del w:id="1398" w:author="Benjamin Devantier -du Plessis" w:date="2025-10-01T18:19:00Z" w16du:dateUtc="2025-10-01T16:19:00Z">
        <w:r w:rsidDel="00A51B1D">
          <w:rPr>
            <w:b/>
            <w:bCs/>
            <w:color w:val="0000FF"/>
            <w:shd w:val="clear" w:color="auto" w:fill="FFFF00"/>
          </w:rPr>
          <w:delText xml:space="preserve">• DS-I Partners: </w:delText>
        </w:r>
        <w:r w:rsidRPr="00A93F62" w:rsidDel="00A51B1D">
          <w:rPr>
            <w:color w:val="0000FF"/>
            <w:shd w:val="clear" w:color="auto" w:fill="FFFF00"/>
          </w:rPr>
          <w:delText>Partners within the NIH Data Science for Health Discovery and Innovation in Africa (DS-I Africa) Initiative who contribute to and utilise the shared data resources, collaborating on data management practices to ensure alignment with the broader DS-I Africa objectives.</w:delText>
        </w:r>
        <w:r w:rsidDel="00A51B1D">
          <w:rPr>
            <w:b/>
            <w:bCs/>
            <w:color w:val="0000FF"/>
            <w:shd w:val="clear" w:color="auto" w:fill="FFFF00"/>
          </w:rPr>
          <w:delText xml:space="preserve"> </w:delText>
        </w:r>
      </w:del>
    </w:p>
    <w:p w14:paraId="69B313C2" w14:textId="5D6E014A" w:rsidR="00FD7366" w:rsidDel="00A51B1D" w:rsidRDefault="00C3062C">
      <w:pPr>
        <w:pStyle w:val="NormalWeb"/>
        <w:rPr>
          <w:del w:id="1399" w:author="Benjamin Devantier -du Plessis" w:date="2025-10-01T18:19:00Z" w16du:dateUtc="2025-10-01T16:19:00Z"/>
          <w:b/>
          <w:bCs/>
          <w:color w:val="0000FF"/>
          <w:shd w:val="clear" w:color="auto" w:fill="FFFF00"/>
        </w:rPr>
      </w:pPr>
      <w:del w:id="1400" w:author="Benjamin Devantier -du Plessis" w:date="2025-10-01T18:19:00Z" w16du:dateUtc="2025-10-01T16:19:00Z">
        <w:r w:rsidDel="00A51B1D">
          <w:rPr>
            <w:b/>
            <w:bCs/>
            <w:color w:val="0000FF"/>
            <w:shd w:val="clear" w:color="auto" w:fill="FFFF00"/>
          </w:rPr>
          <w:delText xml:space="preserve">• eLwazi: </w:delText>
        </w:r>
        <w:r w:rsidRPr="00A93F62" w:rsidDel="00A51B1D">
          <w:rPr>
            <w:color w:val="0000FF"/>
            <w:shd w:val="clear" w:color="auto" w:fill="FFFF00"/>
          </w:rPr>
          <w:delText>As a data management platform, eLwazi facilitates the indexing, storage, and sharing of data within the consortium. It ensures that data is discoverable, accessible, interoperable, and reusable (FAIR principles</w:delText>
        </w:r>
        <w:r w:rsidDel="00A51B1D">
          <w:rPr>
            <w:b/>
            <w:bCs/>
            <w:color w:val="0000FF"/>
            <w:shd w:val="clear" w:color="auto" w:fill="FFFF00"/>
          </w:rPr>
          <w:delText xml:space="preserve">). </w:delText>
        </w:r>
      </w:del>
    </w:p>
    <w:p w14:paraId="1609EFCB" w14:textId="3519C079" w:rsidR="00FD7366" w:rsidDel="00A51B1D" w:rsidRDefault="00C3062C">
      <w:pPr>
        <w:pStyle w:val="NormalWeb"/>
        <w:rPr>
          <w:del w:id="1401" w:author="Benjamin Devantier -du Plessis" w:date="2025-10-01T18:19:00Z" w16du:dateUtc="2025-10-01T16:19:00Z"/>
          <w:b/>
          <w:bCs/>
          <w:color w:val="0000FF"/>
          <w:shd w:val="clear" w:color="auto" w:fill="FFFF00"/>
        </w:rPr>
      </w:pPr>
      <w:del w:id="1402" w:author="Benjamin Devantier -du Plessis" w:date="2025-10-01T18:19:00Z" w16du:dateUtc="2025-10-01T16:19:00Z">
        <w:r w:rsidDel="00A51B1D">
          <w:rPr>
            <w:b/>
            <w:bCs/>
            <w:color w:val="0000FF"/>
            <w:shd w:val="clear" w:color="auto" w:fill="FFFF00"/>
          </w:rPr>
          <w:delText xml:space="preserve">• Ethics Committees: </w:delText>
        </w:r>
        <w:r w:rsidRPr="00A93F62" w:rsidDel="00A51B1D">
          <w:rPr>
            <w:color w:val="0000FF"/>
            <w:shd w:val="clear" w:color="auto" w:fill="FFFF00"/>
          </w:rPr>
          <w:delText xml:space="preserve">Institutional bodies that review and approve the ethical aspects of research projects, ensuring that studies comply with ethical standards and protect participants' rights and welfare. </w:delText>
        </w:r>
      </w:del>
    </w:p>
    <w:p w14:paraId="1640EAF5" w14:textId="63CB58A0" w:rsidR="00FD7366" w:rsidDel="00A51B1D" w:rsidRDefault="00C3062C">
      <w:pPr>
        <w:pStyle w:val="NormalWeb"/>
        <w:rPr>
          <w:del w:id="1403" w:author="Benjamin Devantier -du Plessis" w:date="2025-10-01T18:19:00Z" w16du:dateUtc="2025-10-01T16:19:00Z"/>
          <w:b/>
          <w:bCs/>
          <w:color w:val="0000FF"/>
          <w:shd w:val="clear" w:color="auto" w:fill="FFFF00"/>
        </w:rPr>
      </w:pPr>
      <w:del w:id="1404" w:author="Benjamin Devantier -du Plessis" w:date="2025-10-01T18:19:00Z" w16du:dateUtc="2025-10-01T16:19:00Z">
        <w:r w:rsidRPr="00A93F62" w:rsidDel="00A51B1D">
          <w:rPr>
            <w:b/>
            <w:bCs/>
            <w:color w:val="0000FF"/>
            <w:shd w:val="clear" w:color="auto" w:fill="FFFF00"/>
          </w:rPr>
          <w:delText xml:space="preserve">• Harmonisation Team Members: </w:delText>
        </w:r>
        <w:r w:rsidRPr="00A93F62" w:rsidDel="00A51B1D">
          <w:rPr>
            <w:color w:val="0000FF"/>
            <w:shd w:val="clear" w:color="auto" w:fill="FFFF00"/>
          </w:rPr>
          <w:delText xml:space="preserve">Researchers and data scientists within the HE²AT Center Consortium who work on harmonisation and integrating datasets into a unified format, ensuring consistency and usability for analysis. </w:delText>
        </w:r>
      </w:del>
    </w:p>
    <w:p w14:paraId="538272EC" w14:textId="69ECC157" w:rsidR="00FD7366" w:rsidDel="00A51B1D" w:rsidRDefault="00C3062C">
      <w:pPr>
        <w:pStyle w:val="NormalWeb"/>
        <w:rPr>
          <w:del w:id="1405" w:author="Benjamin Devantier -du Plessis" w:date="2025-10-01T18:19:00Z" w16du:dateUtc="2025-10-01T16:19:00Z"/>
          <w:b/>
          <w:bCs/>
          <w:color w:val="0000FF"/>
          <w:shd w:val="clear" w:color="auto" w:fill="FFFF00"/>
        </w:rPr>
      </w:pPr>
      <w:del w:id="1406" w:author="Benjamin Devantier -du Plessis" w:date="2025-10-01T18:19:00Z" w16du:dateUtc="2025-10-01T16:19:00Z">
        <w:r w:rsidDel="00A51B1D">
          <w:rPr>
            <w:b/>
            <w:bCs/>
            <w:color w:val="0000FF"/>
            <w:shd w:val="clear" w:color="auto" w:fill="FFFF00"/>
          </w:rPr>
          <w:delText xml:space="preserve">• Health Data Providers: </w:delText>
        </w:r>
        <w:r w:rsidRPr="00A93F62" w:rsidDel="00A51B1D">
          <w:rPr>
            <w:color w:val="0000FF"/>
            <w:shd w:val="clear" w:color="auto" w:fill="FFFF00"/>
          </w:rPr>
          <w:delText>Entities responsible for collecting and providing biomedical data, including clinical trial coordinators, cohort study administrators, hospitals, and research institutions involved in health-related studies.</w:delText>
        </w:r>
        <w:r w:rsidDel="00A51B1D">
          <w:rPr>
            <w:b/>
            <w:bCs/>
            <w:color w:val="0000FF"/>
            <w:shd w:val="clear" w:color="auto" w:fill="FFFF00"/>
          </w:rPr>
          <w:delText xml:space="preserve"> </w:delText>
        </w:r>
      </w:del>
    </w:p>
    <w:p w14:paraId="4E7FB13C" w14:textId="5DBE069A" w:rsidR="00FD7366" w:rsidDel="00A51B1D" w:rsidRDefault="00C3062C">
      <w:pPr>
        <w:pStyle w:val="NormalWeb"/>
        <w:rPr>
          <w:del w:id="1407" w:author="Benjamin Devantier -du Plessis" w:date="2025-10-01T18:19:00Z" w16du:dateUtc="2025-10-01T16:19:00Z"/>
          <w:b/>
          <w:bCs/>
          <w:color w:val="0000FF"/>
          <w:shd w:val="clear" w:color="auto" w:fill="FFFF00"/>
        </w:rPr>
      </w:pPr>
      <w:del w:id="1408" w:author="Benjamin Devantier -du Plessis" w:date="2025-10-01T18:19:00Z" w16du:dateUtc="2025-10-01T16:19:00Z">
        <w:r w:rsidDel="00A51B1D">
          <w:rPr>
            <w:b/>
            <w:bCs/>
            <w:color w:val="0000FF"/>
            <w:shd w:val="clear" w:color="auto" w:fill="FFFF00"/>
          </w:rPr>
          <w:delText xml:space="preserve">• Health Experts: </w:delText>
        </w:r>
        <w:r w:rsidRPr="00A93F62" w:rsidDel="00A51B1D">
          <w:rPr>
            <w:color w:val="0000FF"/>
            <w:shd w:val="clear" w:color="auto" w:fill="FFFF00"/>
          </w:rPr>
          <w:delText>Specialists in health-related fields who validate the harmonisation of biomedical data and ensure the accuracy and reliability of the integrated datasets.</w:delText>
        </w:r>
        <w:r w:rsidDel="00A51B1D">
          <w:rPr>
            <w:b/>
            <w:bCs/>
            <w:color w:val="0000FF"/>
            <w:shd w:val="clear" w:color="auto" w:fill="FFFF00"/>
          </w:rPr>
          <w:delText xml:space="preserve"> </w:delText>
        </w:r>
      </w:del>
    </w:p>
    <w:p w14:paraId="13BF1B0C" w14:textId="1E22873B" w:rsidR="00FD7366" w:rsidDel="00A51B1D" w:rsidRDefault="00C3062C">
      <w:pPr>
        <w:pStyle w:val="NormalWeb"/>
        <w:rPr>
          <w:del w:id="1409" w:author="Benjamin Devantier -du Plessis" w:date="2025-10-01T18:19:00Z" w16du:dateUtc="2025-10-01T16:19:00Z"/>
          <w:b/>
          <w:bCs/>
          <w:color w:val="0000FF"/>
          <w:shd w:val="clear" w:color="auto" w:fill="FFFF00"/>
        </w:rPr>
      </w:pPr>
      <w:del w:id="1410" w:author="Benjamin Devantier -du Plessis" w:date="2025-10-01T18:19:00Z" w16du:dateUtc="2025-10-01T16:19:00Z">
        <w:r w:rsidDel="00A51B1D">
          <w:rPr>
            <w:b/>
            <w:bCs/>
            <w:color w:val="0000FF"/>
            <w:shd w:val="clear" w:color="auto" w:fill="FFFF00"/>
          </w:rPr>
          <w:delText xml:space="preserve">• HE²AT Center Consortium: </w:delText>
        </w:r>
        <w:r w:rsidRPr="00A93F62" w:rsidDel="00A51B1D">
          <w:rPr>
            <w:color w:val="0000FF"/>
            <w:shd w:val="clear" w:color="auto" w:fill="FFFF00"/>
          </w:rPr>
          <w:delTex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delText>
        </w:r>
        <w:r w:rsidDel="00A51B1D">
          <w:rPr>
            <w:b/>
            <w:bCs/>
            <w:color w:val="0000FF"/>
            <w:shd w:val="clear" w:color="auto" w:fill="FFFF00"/>
          </w:rPr>
          <w:delText xml:space="preserve"> </w:delText>
        </w:r>
      </w:del>
    </w:p>
    <w:p w14:paraId="257D6371" w14:textId="11212AAA" w:rsidR="00FD7366" w:rsidDel="00A51B1D" w:rsidRDefault="00C3062C">
      <w:pPr>
        <w:pStyle w:val="NormalWeb"/>
        <w:rPr>
          <w:del w:id="1411" w:author="Benjamin Devantier -du Plessis" w:date="2025-10-01T18:19:00Z" w16du:dateUtc="2025-10-01T16:19:00Z"/>
          <w:b/>
          <w:bCs/>
          <w:color w:val="0000FF"/>
          <w:shd w:val="clear" w:color="auto" w:fill="FFFF00"/>
        </w:rPr>
      </w:pPr>
      <w:del w:id="1412" w:author="Benjamin Devantier -du Plessis" w:date="2025-10-01T18:19:00Z" w16du:dateUtc="2025-10-01T16:19:00Z">
        <w:r w:rsidDel="00A51B1D">
          <w:rPr>
            <w:b/>
            <w:bCs/>
            <w:color w:val="0000FF"/>
            <w:shd w:val="clear" w:color="auto" w:fill="FFFF00"/>
          </w:rPr>
          <w:delText xml:space="preserve">• IBM Research Africa Geospatial and Climate Analysis Team: </w:delText>
        </w:r>
        <w:r w:rsidRPr="00A93F62" w:rsidDel="00A51B1D">
          <w:rPr>
            <w:color w:val="0000FF"/>
            <w:shd w:val="clear" w:color="auto" w:fill="FFFF00"/>
          </w:rPr>
          <w:delText>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licences that facilitates access to those resources for the collaboration.</w:delText>
        </w:r>
        <w:r w:rsidDel="00A51B1D">
          <w:rPr>
            <w:b/>
            <w:bCs/>
            <w:color w:val="0000FF"/>
            <w:shd w:val="clear" w:color="auto" w:fill="FFFF00"/>
          </w:rPr>
          <w:delText xml:space="preserve"> </w:delText>
        </w:r>
      </w:del>
    </w:p>
    <w:p w14:paraId="565CB5D9" w14:textId="20BBC30F" w:rsidR="00FD7366" w:rsidDel="00A51B1D" w:rsidRDefault="00C3062C">
      <w:pPr>
        <w:pStyle w:val="NormalWeb"/>
        <w:rPr>
          <w:del w:id="1413" w:author="Benjamin Devantier -du Plessis" w:date="2025-10-01T18:19:00Z" w16du:dateUtc="2025-10-01T16:19:00Z"/>
          <w:b/>
          <w:bCs/>
          <w:color w:val="0000FF"/>
          <w:shd w:val="clear" w:color="auto" w:fill="FFFF00"/>
        </w:rPr>
      </w:pPr>
      <w:del w:id="1414" w:author="Benjamin Devantier -du Plessis" w:date="2025-10-01T18:19:00Z" w16du:dateUtc="2025-10-01T16:19:00Z">
        <w:r w:rsidDel="00A51B1D">
          <w:rPr>
            <w:b/>
            <w:bCs/>
            <w:color w:val="0000FF"/>
            <w:shd w:val="clear" w:color="auto" w:fill="FFFF00"/>
          </w:rPr>
          <w:delText xml:space="preserve">• External Bona Fide Researchers: </w:delText>
        </w:r>
        <w:r w:rsidRPr="00A93F62" w:rsidDel="00A51B1D">
          <w:rPr>
            <w:color w:val="0000FF"/>
            <w:shd w:val="clear" w:color="auto" w:fill="FFFF00"/>
          </w:rPr>
          <w:delText>collaborate with the HE²AT Center and utilise the integrated datasets for various research projects and analyses. They follow the data access procedures outlined in this DMP and comply with data transfer agreements, ethical guidelines, and any conditions set by the Data Access Committee</w:delText>
        </w:r>
        <w:r w:rsidDel="00A51B1D">
          <w:rPr>
            <w:b/>
            <w:bCs/>
            <w:color w:val="0000FF"/>
            <w:shd w:val="clear" w:color="auto" w:fill="FFFF00"/>
          </w:rPr>
          <w:delText xml:space="preserve">. </w:delText>
        </w:r>
      </w:del>
    </w:p>
    <w:p w14:paraId="3DB930D5" w14:textId="32202269" w:rsidR="00FD7366" w:rsidDel="00A51B1D" w:rsidRDefault="00C3062C">
      <w:pPr>
        <w:pStyle w:val="NormalWeb"/>
        <w:rPr>
          <w:del w:id="1415" w:author="Benjamin Devantier -du Plessis" w:date="2025-10-01T18:19:00Z" w16du:dateUtc="2025-10-01T16:19:00Z"/>
        </w:rPr>
      </w:pPr>
      <w:del w:id="1416" w:author="Benjamin Devantier -du Plessis" w:date="2025-10-01T18:19:00Z" w16du:dateUtc="2025-10-01T16:19:00Z">
        <w:r w:rsidRPr="00A93F62" w:rsidDel="00A51B1D">
          <w:rPr>
            <w:b/>
            <w:bCs/>
            <w:color w:val="0000FF"/>
            <w:highlight w:val="yellow"/>
            <w:shd w:val="clear" w:color="auto" w:fill="FFFF00"/>
          </w:rPr>
          <w:delText xml:space="preserve">• Socio-Economic Data Providers: </w:delText>
        </w:r>
        <w:r w:rsidRPr="00A93F62" w:rsidDel="00A51B1D">
          <w:rPr>
            <w:color w:val="0000FF"/>
            <w:highlight w:val="yellow"/>
            <w:shd w:val="clear" w:color="auto" w:fill="FFFF00"/>
          </w:rPr>
          <w:delText>Organisations that provide data on socio-economic conditions, such as national census bureaus, household survey agencies, and specialised observatories like the Gauteng City-Region Observatory (GCRO).</w:delText>
        </w:r>
      </w:del>
    </w:p>
    <w:p w14:paraId="04931D8B" w14:textId="32BFBD9C" w:rsidR="00FD7366" w:rsidRDefault="00993A61">
      <w:pPr>
        <w:pStyle w:val="Heading1"/>
        <w:rPr>
          <w:rFonts w:eastAsia="Times New Roman"/>
        </w:rPr>
      </w:pPr>
      <w:bookmarkStart w:id="1417" w:name="_Toc210224845"/>
      <w:r>
        <w:rPr>
          <w:rFonts w:eastAsia="Times New Roman"/>
        </w:rPr>
        <w:t>3. Background and Overview of Data Management Plan</w:t>
      </w:r>
      <w:bookmarkEnd w:id="1417"/>
    </w:p>
    <w:p w14:paraId="1AE11FE3" w14:textId="6BD7F151" w:rsidR="00FD7366" w:rsidRDefault="00993A61">
      <w:pPr>
        <w:pStyle w:val="Heading2"/>
        <w:rPr>
          <w:rFonts w:eastAsia="Times New Roman"/>
        </w:rPr>
      </w:pPr>
      <w:bookmarkStart w:id="1418" w:name="_Toc210224846"/>
      <w:r>
        <w:rPr>
          <w:rFonts w:eastAsia="Times New Roman"/>
        </w:rPr>
        <w:t>3.1 Background to the HE²AT Center</w:t>
      </w:r>
      <w:bookmarkEnd w:id="1418"/>
    </w:p>
    <w:p w14:paraId="4990F865" w14:textId="77777777" w:rsidR="00FD7366" w:rsidRDefault="00C3062C">
      <w:pPr>
        <w:pStyle w:val="NormalWeb"/>
      </w:pPr>
      <w:del w:id="1419" w:author="Unknown">
        <w:r>
          <w:rPr>
            <w:strike/>
            <w:color w:val="FF0000"/>
          </w:rPr>
          <w:delText>The HEat and HEalth in Africa Transdisciplinary Center, HE2AT Center, is a U54 Cooperation agreement with the NIH (2021-2026). The HE2AT Center aspires to become a Center of Excellence in heat-health research, capacity building and engagement, using a population health science approach and applying data science methodologies to improve the health of populations in Africa and beyond. The goal of the HE2AT Center is to advance the development of new health knowledge and human capacities through reusing existing data to generate, and then disseminate heat-health knowledge and innovations.</w:delText>
        </w:r>
      </w:del>
    </w:p>
    <w:p w14:paraId="5996059E" w14:textId="17D8D2B9" w:rsidR="00AC1751" w:rsidRDefault="00C3062C" w:rsidP="396C7C54">
      <w:pPr>
        <w:pStyle w:val="NormalWeb"/>
        <w:rPr>
          <w:color w:val="0000FF"/>
          <w:shd w:val="clear" w:color="auto" w:fill="FFFF00"/>
        </w:rPr>
      </w:pPr>
      <w:r w:rsidRPr="396C7C54">
        <w:rPr>
          <w:color w:val="0000FF"/>
          <w:shd w:val="clear" w:color="auto" w:fill="FFFF00"/>
        </w:rPr>
        <w:t>The HEat and HEalth Africa Transdisciplinary Center (HE²AT Center),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7418BFBF" w14:textId="77777777" w:rsidR="00AC1751" w:rsidRDefault="00AC1751">
      <w:pPr>
        <w:rPr>
          <w:color w:val="0000FF"/>
          <w:shd w:val="clear" w:color="auto" w:fill="FFFF00"/>
        </w:rPr>
      </w:pPr>
      <w:r>
        <w:rPr>
          <w:color w:val="0000FF"/>
          <w:shd w:val="clear" w:color="auto" w:fill="FFFF00"/>
        </w:rPr>
        <w:br w:type="page"/>
      </w:r>
    </w:p>
    <w:p w14:paraId="4D7EE30A" w14:textId="77777777" w:rsidR="00FD7366" w:rsidRPr="00AC1751" w:rsidRDefault="00FD7366">
      <w:pPr>
        <w:pStyle w:val="NormalWeb"/>
      </w:pPr>
    </w:p>
    <w:p w14:paraId="6B6270D0" w14:textId="77777777" w:rsidR="00FD7366" w:rsidRDefault="00C3062C">
      <w:pPr>
        <w:pStyle w:val="NormalWeb"/>
      </w:pPr>
      <w:del w:id="1420" w:author="Unknown">
        <w:r w:rsidRPr="396C7C54" w:rsidDel="00C3062C">
          <w:rPr>
            <w:strike/>
            <w:color w:val="FF0000"/>
          </w:rPr>
          <w:delText>RP1 description Research project 1 is an Individual participant data (IPD) meta-analysis to assess the size and shape/nature of associations between exposure to high ambient temperatures and selected maternal and child conditions within the first two years of life. Such techniques have not yet been employed in the field of climate change and health, and can overcome many of the limitations of traditional analyses of individual datasets and biases in classic systematic review methodology. The project will systematically identify potentially eligible African cohort studies or trials through systematic mapping reviews. Data will be harmonized through re-coding raw individual participant data into a common set of variables, and subsequently all the individual participants data from each eligible study will be pooled. Analyses which will include a range of traditional statistical and novel machine learning approaches, will quantify associations between exposure to high temperatures and adverse maternal and neonatal outcomes. The study may provide robust, definitive evidence on the impacts of heat on maternal and child health, and allow for estimation of the burden of rises in temperatures and other climate change manifestations on maternal and neonatal health. RP2 description Rapid urban growth, significant levels of informality and increasingly stretched health services, intersecting with observed past and projected future temperature increases, have resulted in a critical emergent public health challenge in African cities. High ambient temperatures can cause considerable morbidity and mortality in urban areas. The magnitude and pattern of health impacts are determined not just by temperature gradients, but also by geographic, socio-environmental and demographic factors. Understanding this complexity is key to developing effective responses that fit the spatial and demographic heterogeneity of cities. This Project, to take place in Abidjan, Ivory Coast and Johannesburg, South Africa, aims to be the most extensive investigation of the risks posed by heat exposure and urbanity in Africa to date. This will be in aid of developing an early warning system aimed at mitigating the impacts of heat for highly vulnerable groups. We will develop and implement data science methods, ranging from natural language processing to predictive geospatial analysis to integrate and interrogate multiple diverse data streams alongside conventional health data. Risk is a function of exposure to a hazard, inherent vulnerability and the anticipated consequence of exposure. Thus, apart from individual demographic, economic &amp; behavioral factors that contribute to vulnerability to adverse health outcomes, we will focus on capturing vulnerability characterized by the urban form of the two African cities. Image processing, such as convolutional neural networks, will be applied to available satellite imagery, to analyze changes in urban form including changes in building types, building, street &amp; green area densities. Census and other geospatial survey socioeconomic data will also be critical in this assessment of vulnerability to heat in both African cities. An important component in assessing risks is hazard estimation. For this, recently developed high resolution climate re-analysis &amp; forecast data, meteorological station observations, satellite imagery for inferring land surface characteristics (including land surface temperature mapping &amp; identification of urban heat islands) will be used for historical &amp; future heat hazard estimation for each city. To develop an early warning system that is useful for mitigating health risks posed by the exposure to heat among high risk groups, a predictive model that learns the associations between heat hazard exposure and health outcomes will be required. Health outcomes data will come from cohort and clinical trial studies that were conducted in Johannesburg and Abidjan. [In a potential pilot project, social media data will be analyzed to better understand the alignment between people's perceptions of heat stress and the actual heat exposure drawn from meteorological data. It is envisioned that this analysis will be useful for identifying ambient temperature thresholds that matter for thermal comfort in the study areas.] This will inform the development of a target urban heat warning classification system. Various approaches to dissemination information from the early warning system will be considered, including the potential to develop a web-based application. The Project aligns closely with the DS-I Africa objectives, especially its solution focus, possibilities for expansion to other Research Hubs, and potential for progressive expansion to cities across Africa.</w:delText>
        </w:r>
      </w:del>
    </w:p>
    <w:p w14:paraId="3A8EC36A" w14:textId="77777777" w:rsidR="00FD7366" w:rsidRPr="00AC1751" w:rsidRDefault="00C3062C">
      <w:pPr>
        <w:pStyle w:val="NormalWeb"/>
        <w:rPr>
          <w:b/>
          <w:bCs/>
          <w:color w:val="0000FF"/>
          <w:shd w:val="clear" w:color="auto" w:fill="FFFF00"/>
        </w:rPr>
      </w:pPr>
      <w:r w:rsidRPr="00AC1751">
        <w:rPr>
          <w:b/>
          <w:bCs/>
          <w:color w:val="0000FF"/>
          <w:shd w:val="clear" w:color="auto" w:fill="FFFF00"/>
        </w:rPr>
        <w:t xml:space="preserve">RP1 description </w:t>
      </w:r>
    </w:p>
    <w:p w14:paraId="11EB89E9"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harmonised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 </w:t>
      </w:r>
    </w:p>
    <w:p w14:paraId="14165F4D" w14:textId="77777777" w:rsidR="00FD7366" w:rsidRDefault="00C3062C">
      <w:pPr>
        <w:pStyle w:val="NormalWeb"/>
        <w:rPr>
          <w:b/>
          <w:bCs/>
          <w:color w:val="0000FF"/>
          <w:shd w:val="clear" w:color="auto" w:fill="FFFF00"/>
        </w:rPr>
      </w:pPr>
      <w:r>
        <w:rPr>
          <w:b/>
          <w:bCs/>
          <w:color w:val="0000FF"/>
          <w:shd w:val="clear" w:color="auto" w:fill="FFFF00"/>
        </w:rPr>
        <w:t xml:space="preserve">RP2 description </w:t>
      </w:r>
    </w:p>
    <w:p w14:paraId="3952D488"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 </w:t>
      </w:r>
    </w:p>
    <w:p w14:paraId="39B02ACA" w14:textId="3DADBE80" w:rsidR="00AC1751" w:rsidRDefault="00C3062C">
      <w:pPr>
        <w:pStyle w:val="NormalWeb"/>
        <w:rPr>
          <w:color w:val="0000FF"/>
          <w:shd w:val="clear" w:color="auto" w:fill="FFFF00"/>
        </w:rPr>
      </w:pPr>
      <w:r w:rsidRPr="00AC1751">
        <w:rPr>
          <w:color w:val="0000FF"/>
          <w:shd w:val="clear" w:color="auto" w:fill="FFFF00"/>
        </w:rPr>
        <w:t>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4D720DAA" w14:textId="77777777" w:rsidR="00AC1751" w:rsidRDefault="00AC1751">
      <w:pPr>
        <w:rPr>
          <w:color w:val="0000FF"/>
          <w:shd w:val="clear" w:color="auto" w:fill="FFFF00"/>
        </w:rPr>
      </w:pPr>
      <w:r>
        <w:rPr>
          <w:color w:val="0000FF"/>
          <w:shd w:val="clear" w:color="auto" w:fill="FFFF00"/>
        </w:rPr>
        <w:br w:type="page"/>
      </w:r>
    </w:p>
    <w:p w14:paraId="094BD818" w14:textId="77777777" w:rsidR="00FD7366" w:rsidRPr="00AC1751" w:rsidRDefault="00FD7366">
      <w:pPr>
        <w:pStyle w:val="NormalWeb"/>
      </w:pPr>
    </w:p>
    <w:p w14:paraId="366668DE" w14:textId="5AB537E5" w:rsidR="00FD7366" w:rsidRDefault="00993A61">
      <w:pPr>
        <w:pStyle w:val="Heading2"/>
        <w:rPr>
          <w:rFonts w:eastAsia="Times New Roman"/>
        </w:rPr>
      </w:pPr>
      <w:bookmarkStart w:id="1421" w:name="_Toc210224847"/>
      <w:r>
        <w:rPr>
          <w:rFonts w:eastAsia="Times New Roman"/>
        </w:rPr>
        <w:t>3.2 Scope of Data Management Plan</w:t>
      </w:r>
      <w:bookmarkEnd w:id="1421"/>
    </w:p>
    <w:p w14:paraId="11D1CC31" w14:textId="77777777" w:rsidR="00FD7366" w:rsidRDefault="00C3062C">
      <w:pPr>
        <w:pStyle w:val="NormalWeb"/>
      </w:pPr>
      <w:del w:id="1422" w:author="Unknown">
        <w:r>
          <w:rPr>
            <w:strike/>
            <w:color w:val="FF0000"/>
          </w:rPr>
          <w:delText>This Data Management Plan (DMP) applies to all data acquired and produced as part of the activities of the HE^2^AT Center including Pilot projects.</w:delText>
        </w:r>
      </w:del>
    </w:p>
    <w:p w14:paraId="3893287A" w14:textId="77777777" w:rsidR="00FD7366" w:rsidRPr="00AC1751" w:rsidRDefault="00C3062C">
      <w:pPr>
        <w:pStyle w:val="NormalWeb"/>
      </w:pPr>
      <w:r w:rsidRPr="00AC1751">
        <w:rPr>
          <w:color w:val="0000FF"/>
          <w:shd w:val="clear" w:color="auto" w:fill="FFFF00"/>
        </w:rPr>
        <w:t>This Data Management Plan (DMP) applies to all data acquired and produced as part of the HE²AT Center Project activities.</w:t>
      </w:r>
    </w:p>
    <w:p w14:paraId="00849E66" w14:textId="34B077E7" w:rsidR="00FD7366" w:rsidRDefault="00993A61">
      <w:pPr>
        <w:pStyle w:val="Heading2"/>
        <w:rPr>
          <w:rFonts w:eastAsia="Times New Roman"/>
        </w:rPr>
      </w:pPr>
      <w:bookmarkStart w:id="1423" w:name="_Toc210224848"/>
      <w:r>
        <w:rPr>
          <w:rFonts w:eastAsia="Times New Roman"/>
        </w:rPr>
        <w:t>3.3 Purpose</w:t>
      </w:r>
      <w:bookmarkEnd w:id="1423"/>
    </w:p>
    <w:p w14:paraId="7ABD6CDE" w14:textId="77777777" w:rsidR="00FD7366" w:rsidRDefault="00C3062C">
      <w:pPr>
        <w:pStyle w:val="NormalWeb"/>
      </w:pPr>
      <w:del w:id="1424" w:author="Unknown">
        <w:r>
          <w:rPr>
            <w:strike/>
            <w:color w:val="FF0000"/>
          </w:rPr>
          <w:delText>The purpose of the DMP is to define procedures and standards for the acquisition, transfer, processing, storage, and access to data within the program. While the DMP includes details of access to data by external parties, data sharing outside of the consortium is further supported by the associated Data Sharing Agreements.</w:delText>
        </w:r>
      </w:del>
    </w:p>
    <w:p w14:paraId="50067B3B"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focuses on how data will be managed and secured, particularly during the transition to cloud infrastructure, ensuring all activities align with the HE²AT Center's objectives and ethical commitments. </w:t>
      </w:r>
    </w:p>
    <w:p w14:paraId="23B2721C" w14:textId="77777777" w:rsidR="00FD7366" w:rsidRPr="00AC1751" w:rsidRDefault="00C3062C">
      <w:pPr>
        <w:pStyle w:val="NormalWeb"/>
        <w:rPr>
          <w:color w:val="0000FF"/>
          <w:shd w:val="clear" w:color="auto" w:fill="FFFF00"/>
        </w:rPr>
      </w:pPr>
      <w:r w:rsidRPr="00AC1751">
        <w:rPr>
          <w:color w:val="0000FF"/>
          <w:shd w:val="clear" w:color="auto" w:fill="FFFF00"/>
        </w:rPr>
        <w:t>Specifically, the DMP seeks to:</w:t>
      </w:r>
    </w:p>
    <w:p w14:paraId="0FD05053" w14:textId="77777777" w:rsidR="00FD7366" w:rsidRPr="00AC1751" w:rsidRDefault="00C3062C">
      <w:pPr>
        <w:pStyle w:val="NormalWeb"/>
        <w:rPr>
          <w:color w:val="0000FF"/>
          <w:shd w:val="clear" w:color="auto" w:fill="FFFF00"/>
        </w:rPr>
      </w:pPr>
      <w:r>
        <w:rPr>
          <w:b/>
          <w:bCs/>
          <w:color w:val="0000FF"/>
          <w:shd w:val="clear" w:color="auto" w:fill="FFFF00"/>
        </w:rPr>
        <w:t xml:space="preserve"> • Standardise Data Management Practices</w:t>
      </w:r>
      <w:r w:rsidRPr="00AC1751">
        <w:rPr>
          <w:color w:val="0000FF"/>
          <w:shd w:val="clear" w:color="auto" w:fill="FFFF00"/>
        </w:rPr>
        <w:t xml:space="preserve">: Define uniform procedures and standards to streamline data handling processes across the HE²AT Center Consortium, ensuring consistency and reliability. </w:t>
      </w:r>
    </w:p>
    <w:p w14:paraId="45A643D0" w14:textId="77777777" w:rsidR="00FD7366" w:rsidRDefault="00C3062C">
      <w:pPr>
        <w:pStyle w:val="NormalWeb"/>
        <w:rPr>
          <w:b/>
          <w:bCs/>
          <w:color w:val="0000FF"/>
          <w:shd w:val="clear" w:color="auto" w:fill="FFFF00"/>
        </w:rPr>
      </w:pPr>
      <w:r>
        <w:rPr>
          <w:b/>
          <w:bCs/>
          <w:color w:val="0000FF"/>
          <w:shd w:val="clear" w:color="auto" w:fill="FFFF00"/>
        </w:rPr>
        <w:t xml:space="preserve">• Enhance Data Security and Privacy: </w:t>
      </w:r>
      <w:r w:rsidRPr="00AC1751">
        <w:rPr>
          <w:color w:val="0000FF"/>
          <w:shd w:val="clear" w:color="auto" w:fill="FFFF00"/>
        </w:rPr>
        <w:t xml:space="preserve">Implement robust measures to protect sensitive and personally identifiable data, complying with relevant legal and ethical standards. </w:t>
      </w:r>
    </w:p>
    <w:p w14:paraId="16845D3B" w14:textId="77777777" w:rsidR="00FD7366" w:rsidRDefault="00C3062C">
      <w:pPr>
        <w:pStyle w:val="NormalWeb"/>
        <w:rPr>
          <w:b/>
          <w:bCs/>
          <w:color w:val="0000FF"/>
          <w:shd w:val="clear" w:color="auto" w:fill="FFFF00"/>
        </w:rPr>
      </w:pPr>
      <w:r>
        <w:rPr>
          <w:b/>
          <w:bCs/>
          <w:color w:val="0000FF"/>
          <w:shd w:val="clear" w:color="auto" w:fill="FFFF00"/>
        </w:rPr>
        <w:t xml:space="preserve">• Facilitate Data Sharing and Access: </w:t>
      </w:r>
      <w:r w:rsidRPr="00AC1751">
        <w:rPr>
          <w:color w:val="0000FF"/>
          <w:shd w:val="clear" w:color="auto" w:fill="FFFF00"/>
        </w:rPr>
        <w:t>Establish clear procedures for data sharing within the consortium and with external researchers through the Data Access Committee</w:t>
      </w:r>
      <w:r>
        <w:rPr>
          <w:b/>
          <w:bCs/>
          <w:color w:val="0000FF"/>
          <w:shd w:val="clear" w:color="auto" w:fill="FFFF00"/>
        </w:rPr>
        <w:t xml:space="preserve">. </w:t>
      </w:r>
    </w:p>
    <w:p w14:paraId="6EF94BAA" w14:textId="77777777" w:rsidR="00FD7366" w:rsidRDefault="00C3062C">
      <w:pPr>
        <w:pStyle w:val="NormalWeb"/>
        <w:rPr>
          <w:b/>
          <w:bCs/>
          <w:color w:val="0000FF"/>
          <w:shd w:val="clear" w:color="auto" w:fill="FFFF00"/>
        </w:rPr>
      </w:pPr>
      <w:r>
        <w:rPr>
          <w:b/>
          <w:bCs/>
          <w:color w:val="0000FF"/>
          <w:shd w:val="clear" w:color="auto" w:fill="FFFF00"/>
        </w:rPr>
        <w:t xml:space="preserve">• Support Data-Driven Research: </w:t>
      </w:r>
      <w:r w:rsidRPr="00AC1751">
        <w:rPr>
          <w:color w:val="0000FF"/>
          <w:shd w:val="clear" w:color="auto" w:fill="FFFF00"/>
        </w:rPr>
        <w:t>Provide a framework that enables researchers to efficiently access and utilise data for innovative research, contributing to the HE²AT Center's mission of advancing heat-health knowledge and interventions.</w:t>
      </w:r>
      <w:r>
        <w:rPr>
          <w:b/>
          <w:bCs/>
          <w:color w:val="0000FF"/>
          <w:shd w:val="clear" w:color="auto" w:fill="FFFF00"/>
        </w:rPr>
        <w:t xml:space="preserve"> </w:t>
      </w:r>
    </w:p>
    <w:p w14:paraId="6CD8B18A" w14:textId="77777777" w:rsidR="00FD7366" w:rsidRDefault="00C3062C">
      <w:pPr>
        <w:pStyle w:val="NormalWeb"/>
      </w:pPr>
      <w:r>
        <w:rPr>
          <w:b/>
          <w:bCs/>
          <w:color w:val="0000FF"/>
          <w:shd w:val="clear" w:color="auto" w:fill="FFFF00"/>
        </w:rPr>
        <w:t xml:space="preserve">• Ensure Compliance with Ethical Guidelines: </w:t>
      </w:r>
      <w:r w:rsidRPr="00AC1751">
        <w:rPr>
          <w:color w:val="0000FF"/>
          <w:shd w:val="clear" w:color="auto" w:fill="FFFF00"/>
        </w:rPr>
        <w:t>Maintain adherence to ethical standards and guidelines, including obtaining necessary approvals and consents for data use.</w:t>
      </w:r>
    </w:p>
    <w:p w14:paraId="501FF3D7" w14:textId="17169926" w:rsidR="00FD7366" w:rsidRDefault="00993A61">
      <w:pPr>
        <w:pStyle w:val="Heading2"/>
      </w:pPr>
      <w:bookmarkStart w:id="1425" w:name="_Toc210224849"/>
      <w:r>
        <w:t>3.4 Overview of the Data Management Workflow</w:t>
      </w:r>
      <w:bookmarkEnd w:id="1425"/>
    </w:p>
    <w:p w14:paraId="74DA70EB" w14:textId="77777777" w:rsidR="00FD7366" w:rsidRDefault="00C3062C">
      <w:pPr>
        <w:pStyle w:val="NormalWeb"/>
      </w:pPr>
      <w:del w:id="1426" w:author="Unknown">
        <w:r>
          <w:rPr>
            <w:strike/>
            <w:color w:val="FF0000"/>
          </w:rPr>
          <w:delText>Figure 1 below maps out the data processing workflow. Details of each element within this workflow are described in detail below. [Figure 1: Data flow diagram indicating data providers, data sharing agreements and ethics approval, data harmonization steps (aligning with common formats, meta-data etc.), integration, analysis through Jupyter Hub by partners/researchers]</w:delText>
        </w:r>
      </w:del>
    </w:p>
    <w:p w14:paraId="7B2AE433"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HE²AT Center is currently implementing a transition from UCT on-premise infrastructure to cloud-based data management during Year 5, with the goal of complete migration of all sensitive </w:t>
      </w:r>
      <w:r w:rsidRPr="00AC1751">
        <w:rPr>
          <w:color w:val="0000FF"/>
          <w:shd w:val="clear" w:color="auto" w:fill="FFFF00"/>
        </w:rPr>
        <w:lastRenderedPageBreak/>
        <w:t xml:space="preserve">health data to the cloud by the end of Year 5. This transition enhances security, scalability, and operational efficiency whilst maintaining full regulatory compliance. </w:t>
      </w:r>
    </w:p>
    <w:p w14:paraId="378169E5"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  </w:t>
      </w:r>
    </w:p>
    <w:p w14:paraId="7AC84949" w14:textId="77777777" w:rsidR="00FD7366" w:rsidRPr="00AC1751" w:rsidRDefault="00C3062C" w:rsidP="61E0D417">
      <w:pPr>
        <w:pStyle w:val="NormalWeb"/>
        <w:rPr>
          <w:color w:val="0000FF"/>
          <w:shd w:val="clear" w:color="auto" w:fill="FFFF00"/>
        </w:rPr>
      </w:pPr>
      <w:r w:rsidRPr="61E0D417">
        <w:rPr>
          <w:color w:val="0000FF"/>
          <w:shd w:val="clear" w:color="auto" w:fill="FFFF00"/>
        </w:rPr>
        <w:t>This diagram not only serves as a guide to understanding the flow of data through various phases—such as pre-processing, harmonisation, integration, de-identification, and the transition from restricted data to open access—but also highlights the stakeholders involved at each stage. The diagram presents the framework that will be unpacked and elaborated upon throughout the rest of this document. 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70B06037" w14:textId="77777777" w:rsidR="00FD7366" w:rsidRDefault="00FD7366">
      <w:pPr>
        <w:pStyle w:val="NormalWeb"/>
        <w:rPr>
          <w:b/>
          <w:bCs/>
          <w:color w:val="0000FF"/>
          <w:shd w:val="clear" w:color="auto" w:fill="FFFF00"/>
        </w:rPr>
      </w:pPr>
    </w:p>
    <w:p w14:paraId="396810FF" w14:textId="77777777" w:rsidR="00FD7366" w:rsidRDefault="00C3062C">
      <w:pPr>
        <w:pStyle w:val="NormalWeb"/>
      </w:pPr>
      <w:r>
        <w:rPr>
          <w:noProof/>
        </w:rPr>
        <w:drawing>
          <wp:inline distT="0" distB="0" distL="0" distR="0" wp14:anchorId="26706E07" wp14:editId="3D3B8FC7">
            <wp:extent cx="5328285" cy="4062095"/>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8285" cy="4062095"/>
                    </a:xfrm>
                    <a:prstGeom prst="rect">
                      <a:avLst/>
                    </a:prstGeom>
                    <a:noFill/>
                    <a:ln>
                      <a:noFill/>
                    </a:ln>
                  </pic:spPr>
                </pic:pic>
              </a:graphicData>
            </a:graphic>
          </wp:inline>
        </w:drawing>
      </w:r>
    </w:p>
    <w:p w14:paraId="6860D995" w14:textId="23AB57AA" w:rsidR="00AC1751" w:rsidRDefault="00C3062C">
      <w:pPr>
        <w:pStyle w:val="Caption"/>
      </w:pPr>
      <w:r>
        <w:t xml:space="preserve">Figure </w:t>
      </w:r>
      <w:fldSimple w:instr=" SEQ Figure \* ARABIC ">
        <w:r w:rsidR="00AC1751">
          <w:rPr>
            <w:noProof/>
          </w:rPr>
          <w:t>1</w:t>
        </w:r>
      </w:fldSimple>
      <w:r>
        <w:t>: HE²AT Center Data Management Workflow</w:t>
      </w:r>
    </w:p>
    <w:p w14:paraId="7F4ECA1A" w14:textId="77777777" w:rsidR="00AC1751" w:rsidRDefault="00AC1751">
      <w:pPr>
        <w:rPr>
          <w:rFonts w:eastAsia="Times New Roman"/>
          <w:i/>
          <w:sz w:val="20"/>
          <w:szCs w:val="20"/>
        </w:rPr>
      </w:pPr>
      <w:r>
        <w:br w:type="page"/>
      </w:r>
    </w:p>
    <w:p w14:paraId="0B56D0BA" w14:textId="12C3BFE5" w:rsidR="00FD7366" w:rsidRDefault="00993A61">
      <w:pPr>
        <w:pStyle w:val="Heading1"/>
        <w:rPr>
          <w:rFonts w:eastAsia="Times New Roman"/>
        </w:rPr>
      </w:pPr>
      <w:bookmarkStart w:id="1427" w:name="_Toc210224850"/>
      <w:r>
        <w:rPr>
          <w:rFonts w:eastAsia="Times New Roman"/>
        </w:rPr>
        <w:lastRenderedPageBreak/>
        <w:t>4</w:t>
      </w:r>
      <w:r w:rsidR="009A5554">
        <w:rPr>
          <w:rFonts w:eastAsia="Times New Roman"/>
        </w:rPr>
        <w:t xml:space="preserve">. </w:t>
      </w:r>
      <w:r>
        <w:rPr>
          <w:rFonts w:eastAsia="Times New Roman"/>
        </w:rPr>
        <w:t>Data Types</w:t>
      </w:r>
      <w:bookmarkEnd w:id="1427"/>
    </w:p>
    <w:p w14:paraId="1C921B55" w14:textId="77777777" w:rsidR="00FD7366" w:rsidRDefault="00C3062C">
      <w:pPr>
        <w:pStyle w:val="NormalWeb"/>
      </w:pPr>
      <w:del w:id="1428" w:author="Unknown">
        <w:r>
          <w:rPr>
            <w:strike/>
            <w:color w:val="FF0000"/>
          </w:rPr>
          <w:delText>Multiple categories of data will be used across the project broadly divided into three categories:</w:delText>
        </w:r>
      </w:del>
    </w:p>
    <w:p w14:paraId="2C2F425A" w14:textId="77777777" w:rsidR="00FD7366" w:rsidRPr="00AC1751" w:rsidRDefault="00C3062C">
      <w:pPr>
        <w:pStyle w:val="NormalWeb"/>
      </w:pPr>
      <w:r w:rsidRPr="00AC1751">
        <w:rPr>
          <w:color w:val="0000FF"/>
          <w:shd w:val="clear" w:color="auto" w:fill="FFFF00"/>
        </w:rPr>
        <w:t>Data acquisition is a foundational step in the HE²AT Center's research efforts, involving systematically acquiring a collection of datasets critical to achieving the project's objectives. These datasets are broadly categorised into health-related, climate/weather, and areal/geospatial socio-economic data, each discussed in turn below.</w:t>
      </w:r>
    </w:p>
    <w:p w14:paraId="2C11528F" w14:textId="48B672A3" w:rsidR="00FD7366" w:rsidRDefault="00993A61">
      <w:pPr>
        <w:pStyle w:val="Heading2"/>
        <w:rPr>
          <w:rFonts w:eastAsia="Times New Roman"/>
        </w:rPr>
      </w:pPr>
      <w:bookmarkStart w:id="1429" w:name="_Toc210224851"/>
      <w:r>
        <w:rPr>
          <w:rFonts w:eastAsia="Times New Roman"/>
        </w:rPr>
        <w:t>4.1 Health-related Data</w:t>
      </w:r>
      <w:bookmarkEnd w:id="1429"/>
    </w:p>
    <w:p w14:paraId="2F9905F3" w14:textId="77777777" w:rsidR="00FD7366" w:rsidRDefault="00C3062C">
      <w:pPr>
        <w:pStyle w:val="NormalWeb"/>
      </w:pPr>
      <w:del w:id="1430" w:author="Unknown">
        <w:r w:rsidRPr="396C7C54" w:rsidDel="00C3062C">
          <w:rPr>
            <w:strike/>
            <w:color w:val="FF0000"/>
          </w:rPr>
          <w:delText>These data will include data collected from previous cohort studies and trials (e.g. HIV treatment trials and cohort studies involving pregnant women, postpartum women and their infants up to 1 years of age) Health related data for RP1 will be identified through a systematic review mapping large (n&gt;1000) longitudinal studies on pregnant women in sSA. These data will then be acquired either through direct engagement with the study PI or other appropriate study custodian, or through existing data sharing platforms that store or curate research data such as WWARN and BMGFKi. When the data indexed on data sharing platforms only include the metadata or missing important variables, then the study PI would need to be contacted for primary data, in which case, an agreement with the original project/source would then be initiated. (See RP1 Protocol Document for full details) Health related data for RP2 will focus on clinical trials datasets generated by clinical trials undertaken in the case study cities (initially Johannesburg and Abidjan). Trials datasets will be identified based on the scale of the trial as well as the availability of geospatial variables (e.g. clinic locations or other geospatial information) in order to allow spatial mapping of health outcomes and the intersection with socio-economic spatial mapping and climate variable spatial mapping. Health related data is generally considered to be personal data as it pertains to individuals medical records, diseases history and health events. In some cases health related data is also considered personally identifiable data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legistation is the Protection of Personal Information Act (POPIA 2013). This necessitates processing in compliance with the specific requirements of the POPIA act. These requirements and compliance with them is outlined in detail in the section below: POPIA compliance Due to above mentioned privacy, ethical and legal requirements, health related data acquisition almost always involves an associated DSA between the data holder and the HEAT Center (see data management workflow description below). In particular, where health data is traveling across international borders, compliance with the relevant national laws, permissions, and associated requirements for the sharing and transfer of health data will be followed. Once data is in South Africa, local ethical clearance and, where data constitutes personal information, POPIA compliance apply.</w:delText>
        </w:r>
      </w:del>
    </w:p>
    <w:p w14:paraId="1C86187E" w14:textId="63DAFC6B" w:rsidR="00FD7366" w:rsidRDefault="00C94D51">
      <w:pPr>
        <w:pStyle w:val="Heading3"/>
        <w:rPr>
          <w:shd w:val="clear" w:color="auto" w:fill="FFFF00"/>
        </w:rPr>
      </w:pPr>
      <w:bookmarkStart w:id="1431" w:name="_Toc210224852"/>
      <w:r>
        <w:rPr>
          <w:shd w:val="clear" w:color="auto" w:fill="FFFF00"/>
        </w:rPr>
        <w:t>4.1.1 Summary of data categories</w:t>
      </w:r>
      <w:bookmarkEnd w:id="1431"/>
      <w:r>
        <w:rPr>
          <w:shd w:val="clear" w:color="auto" w:fill="FFFF00"/>
        </w:rPr>
        <w:t xml:space="preserve"> </w:t>
      </w:r>
    </w:p>
    <w:p w14:paraId="5F664BC0"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categorisation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 </w:t>
      </w:r>
    </w:p>
    <w:p w14:paraId="7274E481" w14:textId="77777777" w:rsidR="00FD7366" w:rsidRPr="00AC1751" w:rsidRDefault="00C3062C">
      <w:pPr>
        <w:pStyle w:val="NormalWeb"/>
        <w:rPr>
          <w:color w:val="0000FF"/>
          <w:shd w:val="clear" w:color="auto" w:fill="FFFF00"/>
        </w:rPr>
      </w:pPr>
      <w:r w:rsidRPr="00AC1751">
        <w:rPr>
          <w:color w:val="0000FF"/>
          <w:shd w:val="clear" w:color="auto" w:fill="FFFF00"/>
        </w:rPr>
        <w:t xml:space="preserve">In all activities involving health data, the HE²AT Center Consortium contractually undertakes not to use the data to attempt to re-identify any Data Subjects. </w:t>
      </w:r>
    </w:p>
    <w:p w14:paraId="096F2E50" w14:textId="45774C26" w:rsidR="00FD7366" w:rsidRDefault="00C94D51">
      <w:pPr>
        <w:pStyle w:val="Heading3"/>
        <w:rPr>
          <w:shd w:val="clear" w:color="auto" w:fill="FFFF00"/>
        </w:rPr>
      </w:pPr>
      <w:bookmarkStart w:id="1432" w:name="_Toc210224853"/>
      <w:r>
        <w:rPr>
          <w:shd w:val="clear" w:color="auto" w:fill="FFFF00"/>
        </w:rPr>
        <w:t>4.1.2 Original Study Data</w:t>
      </w:r>
      <w:bookmarkEnd w:id="1432"/>
      <w:r>
        <w:rPr>
          <w:shd w:val="clear" w:color="auto" w:fill="FFFF00"/>
        </w:rPr>
        <w:t xml:space="preserve"> </w:t>
      </w:r>
    </w:p>
    <w:p w14:paraId="095079E0"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on the basis of a Data Transfer Agreement, and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 </w:t>
      </w:r>
    </w:p>
    <w:p w14:paraId="6F602C70" w14:textId="79098DDF" w:rsidR="00AC1751" w:rsidRDefault="00C3062C" w:rsidP="396C7C54">
      <w:pPr>
        <w:pStyle w:val="NormalWeb"/>
        <w:rPr>
          <w:color w:val="0000FF"/>
          <w:shd w:val="clear" w:color="auto" w:fill="FFFF00"/>
        </w:rPr>
      </w:pPr>
      <w:commentRangeStart w:id="1433"/>
      <w:r w:rsidRPr="396C7C54">
        <w:rPr>
          <w:color w:val="0000FF"/>
          <w:shd w:val="clear" w:color="auto" w:fill="FFFF00"/>
        </w:rPr>
        <w:t>The Original Study Data is held under strong access control on servers hosted at UCT and during the transition period is also stored on WHC-managed cloud infrastructure with AES-256 encryption, providing enhanced scalability and disaster recovery capabilities whilst maintaining POPIA compliance</w:t>
      </w:r>
      <w:commentRangeEnd w:id="1433"/>
      <w:r>
        <w:rPr>
          <w:rStyle w:val="CommentReference"/>
        </w:rPr>
        <w:commentReference w:id="1433"/>
      </w:r>
      <w:r w:rsidRPr="396C7C54">
        <w:rPr>
          <w:color w:val="0000FF"/>
          <w:shd w:val="clear" w:color="auto" w:fill="FFFF00"/>
        </w:rPr>
        <w:t>. Access to this data is restricted to a small team of data managers within the Core Data Team (see roles and responsibilities section for more detail). The Original Study Data has all direct identifiers removed prior to transfer to the remainder of the HE²AT Center Consortium (e.g., names and contact numbers), but may still contain indirect identifiers such as dates and geolocation information.</w:t>
      </w:r>
    </w:p>
    <w:p w14:paraId="5795A904" w14:textId="74AE6D15" w:rsidR="00FD7366" w:rsidRPr="003D1D74" w:rsidRDefault="00AC1751" w:rsidP="003D1D74">
      <w:pPr>
        <w:pStyle w:val="Heading3"/>
        <w:rPr>
          <w:color w:val="0000FF"/>
          <w:shd w:val="clear" w:color="auto" w:fill="FFFF00"/>
        </w:rPr>
      </w:pPr>
      <w:r>
        <w:rPr>
          <w:color w:val="0000FF"/>
          <w:shd w:val="clear" w:color="auto" w:fill="FFFF00"/>
        </w:rPr>
        <w:br w:type="page"/>
      </w:r>
      <w:bookmarkStart w:id="1434" w:name="_Toc210224854"/>
      <w:r w:rsidR="00C94D51">
        <w:rPr>
          <w:color w:val="0000FF"/>
          <w:shd w:val="clear" w:color="auto" w:fill="FFFF00"/>
        </w:rPr>
        <w:lastRenderedPageBreak/>
        <w:t xml:space="preserve">4.1.3 </w:t>
      </w:r>
      <w:r>
        <w:rPr>
          <w:shd w:val="clear" w:color="auto" w:fill="FFFF00"/>
        </w:rPr>
        <w:t>Consortium-shared data</w:t>
      </w:r>
      <w:bookmarkEnd w:id="1434"/>
      <w:r>
        <w:rPr>
          <w:shd w:val="clear" w:color="auto" w:fill="FFFF00"/>
        </w:rPr>
        <w:t xml:space="preserve"> </w:t>
      </w:r>
    </w:p>
    <w:p w14:paraId="2381E0B0" w14:textId="77777777" w:rsidR="00FD7366" w:rsidRPr="00AC1751" w:rsidRDefault="00C3062C">
      <w:pPr>
        <w:pStyle w:val="NormalWeb"/>
        <w:rPr>
          <w:color w:val="0000FF"/>
          <w:shd w:val="clear" w:color="auto" w:fill="FFFF00"/>
        </w:rPr>
      </w:pPr>
      <w:r w:rsidRPr="00AC1751">
        <w:rPr>
          <w:color w:val="0000FF"/>
          <w:shd w:val="clear" w:color="auto" w:fill="FFFF00"/>
        </w:rPr>
        <w:t xml:space="preserve">Once the Original Study Data is processed, harmonised, and integrated, it becomes Consortium Shared Data. The data includes, amongst other variables, a limited set of indirect identifiers, such as absolute dates and geolocation, required for conducting the RP1/RP2 study analyses. </w:t>
      </w:r>
    </w:p>
    <w:p w14:paraId="4895786F"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Peleforo Gon Coulibaly (Côte d'Ivoire), and CeSHHAR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 </w:t>
      </w:r>
    </w:p>
    <w:p w14:paraId="293A1284" w14:textId="01442662" w:rsidR="00FD7366" w:rsidRPr="00AC1751" w:rsidRDefault="00C3062C">
      <w:pPr>
        <w:pStyle w:val="NormalWeb"/>
        <w:rPr>
          <w:color w:val="0000FF"/>
          <w:shd w:val="clear" w:color="auto" w:fill="FFFF00"/>
        </w:rPr>
      </w:pPr>
      <w:r w:rsidRPr="00AC1751">
        <w:rPr>
          <w:color w:val="0000FF"/>
          <w:shd w:val="clear" w:color="auto" w:fill="FFFF00"/>
        </w:rPr>
        <w:t xml:space="preserve">The HE²AT Center has ownership of this Consortium Shared Data following processing, harmonisation, and integration work performed by the Core Data Team. The Consortium Shared Data is retained indefinitely unless agreed otherwise in the with the Data Provider. Access to the Consortium Shared Data is granted solely for the purposes of the RP1/RP2 studies. </w:t>
      </w:r>
    </w:p>
    <w:p w14:paraId="33E523C7"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minimise the risk of identifiability, geographic data will be jittered or aggregated as described in Section 9: De-identification. </w:t>
      </w:r>
    </w:p>
    <w:p w14:paraId="789A4A41"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harmonisation process. </w:t>
      </w:r>
    </w:p>
    <w:p w14:paraId="521F8BF5" w14:textId="1AA11B84" w:rsidR="00AC1751" w:rsidRDefault="00C3062C">
      <w:pPr>
        <w:pStyle w:val="NormalWeb"/>
        <w:rPr>
          <w:color w:val="0000FF"/>
          <w:shd w:val="clear" w:color="auto" w:fill="FFFF00"/>
        </w:rPr>
      </w:pPr>
      <w:r w:rsidRPr="00AC1751">
        <w:rPr>
          <w:color w:val="0000FF"/>
          <w:shd w:val="clear" w:color="auto" w:fill="FFFF00"/>
        </w:rPr>
        <w:t xml:space="preserve">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 </w:t>
      </w:r>
    </w:p>
    <w:p w14:paraId="2986275E" w14:textId="1DB25117" w:rsidR="00FD7366" w:rsidRPr="00AC1751" w:rsidRDefault="00AC1751" w:rsidP="00AC1751">
      <w:pPr>
        <w:rPr>
          <w:color w:val="0000FF"/>
          <w:shd w:val="clear" w:color="auto" w:fill="FFFF00"/>
        </w:rPr>
      </w:pPr>
      <w:r>
        <w:rPr>
          <w:color w:val="0000FF"/>
          <w:shd w:val="clear" w:color="auto" w:fill="FFFF00"/>
        </w:rPr>
        <w:br w:type="page"/>
      </w:r>
    </w:p>
    <w:p w14:paraId="1F4928DF" w14:textId="442E7578" w:rsidR="00FD7366" w:rsidRDefault="00C94D51">
      <w:pPr>
        <w:pStyle w:val="Heading3"/>
        <w:rPr>
          <w:shd w:val="clear" w:color="auto" w:fill="FFFF00"/>
        </w:rPr>
      </w:pPr>
      <w:bookmarkStart w:id="1435" w:name="_Toc210224855"/>
      <w:r>
        <w:rPr>
          <w:shd w:val="clear" w:color="auto" w:fill="FFFF00"/>
        </w:rPr>
        <w:lastRenderedPageBreak/>
        <w:t>4.1.4 RP1/RP2 De-identified data</w:t>
      </w:r>
      <w:bookmarkEnd w:id="1435"/>
      <w:r>
        <w:rPr>
          <w:shd w:val="clear" w:color="auto" w:fill="FFFF00"/>
        </w:rPr>
        <w:t xml:space="preserve"> </w:t>
      </w:r>
    </w:p>
    <w:p w14:paraId="54B1B7F2"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Access is granted to External Researchers outside the HE²AT Center Consortium who have met specific conditions and requirements set by the HE²AT Center Data Access Committee. The de-identified data may be harmonised health data, or harmonised health data integrated with climate and other environmental data, depending on available resources and type of data request. </w:t>
      </w:r>
    </w:p>
    <w:p w14:paraId="40EA9CF3" w14:textId="2C704AA7" w:rsidR="00FD7366" w:rsidRDefault="00C3062C" w:rsidP="396C7C54">
      <w:pPr>
        <w:pStyle w:val="NormalWeb"/>
        <w:rPr>
          <w:b/>
          <w:bCs/>
          <w:color w:val="0000FF"/>
          <w:shd w:val="clear" w:color="auto" w:fill="FFFF00"/>
        </w:rPr>
      </w:pPr>
      <w:r w:rsidRPr="396C7C54">
        <w:rPr>
          <w:color w:val="0000FF"/>
          <w:shd w:val="clear" w:color="auto" w:fill="FFFF00"/>
        </w:rPr>
        <w:t>The HE²AT Center will apply the principles of de-identification through two complementary approaches. The Safe Harbour approach, is utilised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Harbour approach, where appropriate. This data type is categorised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r w:rsidRPr="396C7C54">
        <w:rPr>
          <w:b/>
          <w:bCs/>
          <w:color w:val="0000FF"/>
          <w:shd w:val="clear" w:color="auto" w:fill="FFFF00"/>
        </w:rPr>
        <w:t xml:space="preserve">. </w:t>
      </w:r>
    </w:p>
    <w:p w14:paraId="0393EE8C" w14:textId="5ED9CBB9" w:rsidR="00FD7366" w:rsidRDefault="00FD7366">
      <w:pPr>
        <w:pStyle w:val="NormalWeb"/>
        <w:rPr>
          <w:b/>
          <w:bCs/>
          <w:color w:val="0000FF"/>
          <w:shd w:val="clear" w:color="auto" w:fill="FFFF00"/>
        </w:rPr>
      </w:pPr>
    </w:p>
    <w:p w14:paraId="5D332349" w14:textId="1D64C035" w:rsidR="00FD7366" w:rsidRDefault="003D1D74">
      <w:pPr>
        <w:pStyle w:val="Heading3"/>
        <w:rPr>
          <w:shd w:val="clear" w:color="auto" w:fill="FFFF00"/>
        </w:rPr>
      </w:pPr>
      <w:bookmarkStart w:id="1436" w:name="_Toc210224856"/>
      <w:r>
        <w:rPr>
          <w:noProof/>
        </w:rPr>
        <w:drawing>
          <wp:anchor distT="0" distB="0" distL="114300" distR="114300" simplePos="0" relativeHeight="251658240" behindDoc="1" locked="0" layoutInCell="1" allowOverlap="1" wp14:anchorId="4239CEF8" wp14:editId="66C18333">
            <wp:simplePos x="0" y="0"/>
            <wp:positionH relativeFrom="margin">
              <wp:posOffset>-203200</wp:posOffset>
            </wp:positionH>
            <wp:positionV relativeFrom="margin">
              <wp:posOffset>4913630</wp:posOffset>
            </wp:positionV>
            <wp:extent cx="5731510" cy="1325245"/>
            <wp:effectExtent l="0" t="0" r="0" b="0"/>
            <wp:wrapTight wrapText="bothSides">
              <wp:wrapPolygon edited="0">
                <wp:start x="0" y="0"/>
                <wp:lineTo x="0" y="21321"/>
                <wp:lineTo x="21538" y="21321"/>
                <wp:lineTo x="21538" y="0"/>
                <wp:lineTo x="0" y="0"/>
              </wp:wrapPolygon>
            </wp:wrapTight>
            <wp:docPr id="1579462439"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diagram of data management, Picture"/>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pic:spPr>
                </pic:pic>
              </a:graphicData>
            </a:graphic>
            <wp14:sizeRelH relativeFrom="page">
              <wp14:pctWidth>0</wp14:pctWidth>
            </wp14:sizeRelH>
            <wp14:sizeRelV relativeFrom="page">
              <wp14:pctHeight>0</wp14:pctHeight>
            </wp14:sizeRelV>
          </wp:anchor>
        </w:drawing>
      </w:r>
      <w:r w:rsidR="00C94D51">
        <w:rPr>
          <w:shd w:val="clear" w:color="auto" w:fill="FFFF00"/>
        </w:rPr>
        <w:t xml:space="preserve">4.1.5 </w:t>
      </w:r>
      <w:r w:rsidR="00AC1751">
        <w:rPr>
          <w:shd w:val="clear" w:color="auto" w:fill="FFFF00"/>
        </w:rPr>
        <w:t>Inferential data</w:t>
      </w:r>
      <w:bookmarkEnd w:id="1436"/>
      <w:r w:rsidR="00AC1751">
        <w:rPr>
          <w:shd w:val="clear" w:color="auto" w:fill="FFFF00"/>
        </w:rPr>
        <w:t xml:space="preserve"> </w:t>
      </w:r>
    </w:p>
    <w:p w14:paraId="40ED1BF8" w14:textId="77777777" w:rsidR="003D1D74" w:rsidRDefault="003D1D74">
      <w:pPr>
        <w:pStyle w:val="NormalWeb"/>
      </w:pPr>
    </w:p>
    <w:p w14:paraId="12156CF6" w14:textId="77777777" w:rsidR="003D1D74" w:rsidRDefault="003D1D74">
      <w:pPr>
        <w:pStyle w:val="NormalWeb"/>
      </w:pPr>
    </w:p>
    <w:p w14:paraId="6ED46F5F" w14:textId="77777777" w:rsidR="003D1D74" w:rsidRDefault="003D1D74">
      <w:pPr>
        <w:pStyle w:val="NormalWeb"/>
      </w:pPr>
    </w:p>
    <w:p w14:paraId="0DDD8ABA" w14:textId="5B01CAF8" w:rsidR="00FD7366" w:rsidRDefault="00C3062C">
      <w:pPr>
        <w:pStyle w:val="NormalWeb"/>
      </w:pPr>
      <w:r>
        <w:t>Figure2: HE²AT Center Data Management Data Categories</w:t>
      </w:r>
    </w:p>
    <w:p w14:paraId="071FC7EF" w14:textId="73931824" w:rsidR="00FD7366" w:rsidRDefault="00FD7366">
      <w:pPr>
        <w:pStyle w:val="NormalWeb"/>
        <w:rPr>
          <w:b/>
          <w:bCs/>
          <w:color w:val="0000FF"/>
          <w:shd w:val="clear" w:color="auto" w:fill="FFFF00"/>
        </w:rPr>
      </w:pPr>
    </w:p>
    <w:p w14:paraId="6945BE70" w14:textId="0E6F07FA" w:rsidR="00FD7366" w:rsidRPr="00AC1751" w:rsidRDefault="00C3062C" w:rsidP="396C7C54">
      <w:pPr>
        <w:pStyle w:val="NormalWeb"/>
        <w:rPr>
          <w:color w:val="0000FF"/>
          <w:shd w:val="clear" w:color="auto" w:fill="FFFF00"/>
        </w:rPr>
      </w:pPr>
      <w:r w:rsidRPr="396C7C54">
        <w:rPr>
          <w:color w:val="0000FF"/>
          <w:shd w:val="clear" w:color="auto" w:fill="FFFF00"/>
        </w:rP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w:t>
      </w:r>
      <w:r w:rsidRPr="396C7C54">
        <w:rPr>
          <w:color w:val="0000FF"/>
          <w:shd w:val="clear" w:color="auto" w:fill="FFFF00"/>
        </w:rPr>
        <w:lastRenderedPageBreak/>
        <w:t>impossible to re-identify any individuals. Synthetic data is, by definition, generated in a random manner and possesses only the statistical properties of the underlying data with no link to the individual data points, thus rendering it impossible to re-identify any individuals.</w:t>
      </w:r>
    </w:p>
    <w:p w14:paraId="33A7CBBE" w14:textId="085BC649" w:rsidR="00FD7366" w:rsidRDefault="00993A61">
      <w:pPr>
        <w:pStyle w:val="Heading2"/>
        <w:rPr>
          <w:rFonts w:eastAsia="Times New Roman"/>
        </w:rPr>
      </w:pPr>
      <w:bookmarkStart w:id="1437" w:name="_Toc210224857"/>
      <w:r>
        <w:rPr>
          <w:rFonts w:eastAsia="Times New Roman"/>
        </w:rPr>
        <w:t>4.2 Climate/Weather Data</w:t>
      </w:r>
      <w:bookmarkEnd w:id="1437"/>
    </w:p>
    <w:p w14:paraId="474017EE" w14:textId="77777777" w:rsidR="00FD7366" w:rsidRDefault="00C3062C">
      <w:pPr>
        <w:pStyle w:val="NormalWeb"/>
      </w:pPr>
      <w:del w:id="1438" w:author="Unknown">
        <w:r>
          <w:rPr>
            <w:strike/>
            <w:color w:val="FF0000"/>
          </w:rPr>
          <w:delText>These data include both observational based datasets (weather station observations, satellite proxy observations, and processed/gridded observations). Gridded climate data produced from atmospheric re-analysis and climate simulations will form historical gridded climate observations and forecasts. Climate related data will in almost all cases involve accessing open data repositories such as Copernicus Climate Data Store (CDS) or Earth System Grid Federation data systems. Climate related data will be stored on IBM PAIRS data storage and/or CSAG/UCT data storage systems however CSAG/UCT will manage and update the primary data index for climate related data available to the consortium. All climate datasets used are available through open data policies with no restrictions on non-commercial research use. In some cases there is a requirement to cite the original source.</w:delText>
        </w:r>
      </w:del>
    </w:p>
    <w:p w14:paraId="00E2F27C" w14:textId="77777777" w:rsidR="00FD7366" w:rsidRPr="00AC1751" w:rsidRDefault="00C3062C">
      <w:pPr>
        <w:pStyle w:val="NormalWeb"/>
        <w:rPr>
          <w:color w:val="0000FF"/>
          <w:shd w:val="clear" w:color="auto" w:fill="FFFF00"/>
        </w:rPr>
      </w:pPr>
      <w:r w:rsidRPr="00AC1751">
        <w:rPr>
          <w:color w:val="0000FF"/>
          <w:shd w:val="clear" w:color="auto" w:fill="FFFF00"/>
        </w:rPr>
        <w:t xml:space="preserve">Climate and weather data are critical components of the HE²AT Center's research, providing the environmental context for understanding heat exposure and its impact on health outcomes. These data can be broadly categorised into three types: </w:t>
      </w:r>
    </w:p>
    <w:p w14:paraId="1D7D3D8A" w14:textId="77777777" w:rsidR="00FD7366" w:rsidRPr="00AC1751" w:rsidRDefault="00C3062C" w:rsidP="396C7C54">
      <w:pPr>
        <w:pStyle w:val="NormalWeb"/>
        <w:rPr>
          <w:color w:val="0000FF"/>
          <w:shd w:val="clear" w:color="auto" w:fill="FFFF00"/>
        </w:rPr>
      </w:pPr>
      <w:r w:rsidRPr="396C7C54">
        <w:rPr>
          <w:b/>
          <w:bCs/>
          <w:color w:val="0000FF"/>
          <w:shd w:val="clear" w:color="auto" w:fill="FFFF00"/>
        </w:rPr>
        <w:t xml:space="preserve">Observational data: </w:t>
      </w:r>
      <w:r w:rsidRPr="396C7C54">
        <w:rPr>
          <w:color w:val="0000FF"/>
          <w:shd w:val="clear" w:color="auto" w:fill="FFFF00"/>
        </w:rPr>
        <w:t xml:space="preserve">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 </w:t>
      </w:r>
    </w:p>
    <w:p w14:paraId="68AE9D57" w14:textId="77777777" w:rsidR="00FD7366" w:rsidRDefault="00C3062C">
      <w:pPr>
        <w:pStyle w:val="NormalWeb"/>
        <w:rPr>
          <w:b/>
          <w:bCs/>
          <w:color w:val="0000FF"/>
          <w:shd w:val="clear" w:color="auto" w:fill="FFFF00"/>
        </w:rPr>
      </w:pPr>
      <w:r>
        <w:rPr>
          <w:b/>
          <w:bCs/>
          <w:color w:val="0000FF"/>
          <w:shd w:val="clear" w:color="auto" w:fill="FFFF00"/>
        </w:rPr>
        <w:t xml:space="preserve">Remote sensing data: </w:t>
      </w:r>
      <w:r w:rsidRPr="00AC1751">
        <w:rPr>
          <w:color w:val="0000FF"/>
          <w:shd w:val="clear" w:color="auto" w:fill="FFFF00"/>
        </w:rPr>
        <w:t>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r>
        <w:rPr>
          <w:b/>
          <w:bCs/>
          <w:color w:val="0000FF"/>
          <w:shd w:val="clear" w:color="auto" w:fill="FFFF00"/>
        </w:rPr>
        <w:t xml:space="preserve"> </w:t>
      </w:r>
    </w:p>
    <w:p w14:paraId="0DD6FF84" w14:textId="77777777" w:rsidR="00FD7366" w:rsidRDefault="00C3062C">
      <w:pPr>
        <w:pStyle w:val="NormalWeb"/>
        <w:rPr>
          <w:b/>
          <w:bCs/>
          <w:color w:val="0000FF"/>
          <w:shd w:val="clear" w:color="auto" w:fill="FFFF00"/>
        </w:rPr>
      </w:pPr>
      <w:r>
        <w:rPr>
          <w:b/>
          <w:bCs/>
          <w:color w:val="0000FF"/>
          <w:shd w:val="clear" w:color="auto" w:fill="FFFF00"/>
        </w:rPr>
        <w:t xml:space="preserve">Re-analysis data: </w:t>
      </w:r>
      <w:r w:rsidRPr="00AC1751">
        <w:rPr>
          <w:color w:val="0000FF"/>
          <w:shd w:val="clear" w:color="auto" w:fill="FFFF00"/>
        </w:rPr>
        <w:t>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r>
        <w:rPr>
          <w:b/>
          <w:bCs/>
          <w:color w:val="0000FF"/>
          <w:shd w:val="clear" w:color="auto" w:fill="FFFF00"/>
        </w:rPr>
        <w:t xml:space="preserve"> </w:t>
      </w:r>
    </w:p>
    <w:p w14:paraId="0C153237" w14:textId="77777777" w:rsidR="00FD7366" w:rsidRPr="00AC1751" w:rsidRDefault="00C3062C">
      <w:pPr>
        <w:pStyle w:val="NormalWeb"/>
        <w:rPr>
          <w:color w:val="0000FF"/>
          <w:shd w:val="clear" w:color="auto" w:fill="FFFF00"/>
        </w:rPr>
      </w:pPr>
      <w:r w:rsidRPr="00AC1751">
        <w:rPr>
          <w:color w:val="0000FF"/>
          <w:shd w:val="clear" w:color="auto" w:fill="FFFF00"/>
        </w:rPr>
        <w:t xml:space="preserve">Each of these data types provides unique insights into the climate variables relevant to the HE²AT Center's research. Together, they allow for comprehensive analyses of heat exposure and its effects on health outcomes in urban environments. </w:t>
      </w:r>
    </w:p>
    <w:p w14:paraId="2434117E" w14:textId="1153A881" w:rsidR="00AC1751" w:rsidRDefault="00C3062C" w:rsidP="396C7C54">
      <w:pPr>
        <w:pStyle w:val="NormalWeb"/>
        <w:rPr>
          <w:color w:val="0000FF"/>
          <w:shd w:val="clear" w:color="auto" w:fill="FFFF00"/>
        </w:rPr>
      </w:pPr>
      <w:r w:rsidRPr="396C7C54">
        <w:rPr>
          <w:color w:val="0000FF"/>
          <w:shd w:val="clear" w:color="auto" w:fill="FFFF00"/>
        </w:rPr>
        <w:t>All climate related-data will be accessed through open data repositories, such as the Copernicus Climate Data Store (CDS), Earth System Grid Federation and Sentinel data systems. The data will be stored on IBM Research Africa and CSAG/UCT systems and during the transition period on WHC-managed cloud services with auto-scaling capabilities for handling variable seasonal data volumes and improved accessibility for authorised researchers, with CSAG/UCT responsible for managing and updating the relevant data indexes. These datasets also follow open data policies, typically requiring citation when used for non-commercial research.</w:t>
      </w:r>
    </w:p>
    <w:p w14:paraId="7C8FDA5F" w14:textId="0ED74FF9" w:rsidR="00FD7366" w:rsidRPr="00A51B1D" w:rsidRDefault="00AC1751">
      <w:pPr>
        <w:rPr>
          <w:color w:val="0000FF"/>
          <w:shd w:val="clear" w:color="auto" w:fill="FFFF00"/>
        </w:rPr>
        <w:pPrChange w:id="1439" w:author="Benjamin Devantier -du Plessis" w:date="2025-10-01T15:30:00Z" w16du:dateUtc="2025-10-01T13:30:00Z">
          <w:pPr>
            <w:pStyle w:val="Heading3"/>
          </w:pPr>
        </w:pPrChange>
      </w:pPr>
      <w:r>
        <w:rPr>
          <w:color w:val="0000FF"/>
          <w:shd w:val="clear" w:color="auto" w:fill="FFFF00"/>
        </w:rPr>
        <w:br w:type="page"/>
      </w:r>
      <w:bookmarkStart w:id="1440" w:name="_Toc210224858"/>
      <w:r w:rsidRPr="00C94D51">
        <w:rPr>
          <w:rFonts w:eastAsia="Times New Roman"/>
          <w:b/>
          <w:bCs/>
          <w:sz w:val="28"/>
          <w:szCs w:val="28"/>
          <w:rPrChange w:id="1441" w:author="Benjamin Devantier -du Plessis" w:date="2025-10-01T15:30:00Z" w16du:dateUtc="2025-10-01T13:30:00Z">
            <w:rPr>
              <w:rFonts w:eastAsia="Times New Roman"/>
              <w:b w:val="0"/>
              <w:bCs w:val="0"/>
            </w:rPr>
          </w:rPrChange>
        </w:rPr>
        <w:lastRenderedPageBreak/>
        <w:t>Remote Sensing Data</w:t>
      </w:r>
      <w:bookmarkEnd w:id="1440"/>
    </w:p>
    <w:p w14:paraId="35B97948" w14:textId="77777777" w:rsidR="00FD7366" w:rsidRDefault="00C3062C">
      <w:pPr>
        <w:pStyle w:val="NormalWeb"/>
      </w:pPr>
      <w:del w:id="1442" w:author="Unknown">
        <w:r>
          <w:rPr>
            <w:strike/>
            <w:color w:val="FF0000"/>
          </w:rPr>
          <w:delText>The focus is on data derived from satellite sensors, mainly optical imagery (e.g. satellite images of urban centers) as well as indicators of physical measures such as land surface temperature,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Remote sensing related data will in almost all cases involve accessing open data repositories such as Copernicus Climate Data Store (CDS), Sentinel data systems, etc. Remote sensing related data will be stored on IBM PAIRS data storage and/or CSAG/UCT data storage systems however CSAG/UCT will manage and update the data index for remote sensing related data All remote datasets used are available through open data policies with no restrictions on non-commercial research use. In some cases there is a requirement to cite the original source.</w:delText>
        </w:r>
      </w:del>
    </w:p>
    <w:p w14:paraId="276E81EB" w14:textId="77777777" w:rsidR="00FD7366" w:rsidRDefault="00C3062C">
      <w:pPr>
        <w:pStyle w:val="NormalWeb"/>
      </w:pPr>
      <w:ins w:id="1443" w:author="Unknown">
        <w:r>
          <w:rPr>
            <w:b/>
            <w:bCs/>
            <w:color w:val="0000FF"/>
            <w:shd w:val="clear" w:color="auto" w:fill="FFFF00"/>
          </w:rPr>
          <w:t>[Remote sensing data content has been integrated into the climate/weather data section in v2.2]</w:t>
        </w:r>
      </w:ins>
    </w:p>
    <w:p w14:paraId="557AE824" w14:textId="186C4C10" w:rsidR="00FD7366" w:rsidRDefault="00993A61">
      <w:pPr>
        <w:pStyle w:val="Heading2"/>
        <w:rPr>
          <w:rFonts w:eastAsia="Times New Roman"/>
        </w:rPr>
      </w:pPr>
      <w:bookmarkStart w:id="1444" w:name="_Toc210224859"/>
      <w:r>
        <w:rPr>
          <w:rFonts w:eastAsia="Times New Roman"/>
        </w:rPr>
        <w:t>4.3 Areal/Geospatial Socio-Economic Data</w:t>
      </w:r>
      <w:bookmarkEnd w:id="1444"/>
    </w:p>
    <w:p w14:paraId="672889C3" w14:textId="77777777" w:rsidR="00FD7366" w:rsidRDefault="00C3062C">
      <w:pPr>
        <w:pStyle w:val="NormalWeb"/>
      </w:pPr>
      <w:del w:id="1445" w:author="Unknown">
        <w:r w:rsidRPr="396C7C54" w:rsidDel="00C3062C">
          <w:rPr>
            <w:strike/>
            <w:color w:val="FF0000"/>
          </w:rPr>
          <w:delText>These data represent measures of socio-economic and related conditions such as household economic status, access to services such as water and sanitation, dwelling type, etc. Typical sources include national census data, and more focused household &amp; demographic survey data. Socio-economic data will be sourced from both open data repositories as well as restricted access repositories (e.g. South African census data, GCRO Quality of Life Surveys). Primary copies will be indexed and stored on CSAG/UCT data storage but versions may already exist/can be uploaded on IBM PAIRS to enable analysis through PAIRS. South African census data is already available through the UCT DataFirst data repository and GCRO QoS data is available through the GCRO open data platform as well as through direct queries with GCRO. South African census data is aggregated up to small areas and so does not constitute personally identifiable data. GCRO Quality of Life survey data is likewise aggregated to small areas and does not constitute personally identifiable sensitive data.</w:delText>
        </w:r>
      </w:del>
    </w:p>
    <w:p w14:paraId="1939F222" w14:textId="77777777" w:rsidR="00FD7366" w:rsidRPr="00AC1751" w:rsidRDefault="00C3062C">
      <w:pPr>
        <w:pStyle w:val="NormalWeb"/>
        <w:rPr>
          <w:color w:val="0000FF"/>
          <w:shd w:val="clear" w:color="auto" w:fill="FFFF00"/>
        </w:rPr>
      </w:pPr>
      <w:r w:rsidRPr="00AC1751">
        <w:rPr>
          <w:color w:val="0000FF"/>
          <w:shd w:val="clear" w:color="auto" w:fill="FFFF00"/>
        </w:rPr>
        <w:t xml:space="preserve">These data represent measures of socio-economic and related conditions, such as household economic status, access to services such as water and sanitation, and dwelling type. Typical sources include national census data and more focused household and demographic survey data. </w:t>
      </w:r>
    </w:p>
    <w:p w14:paraId="5F0AB23B"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Socio-economic data will be sourced from open and restricted-access repositories (e.g., South African census data and GCRO Quality of Life Surveys). Primary copies will be indexed and stored on CSAG/UCT data storage.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 </w:t>
      </w:r>
    </w:p>
    <w:p w14:paraId="38645DE5" w14:textId="77777777" w:rsidR="00FD7366" w:rsidRPr="00AC1751" w:rsidRDefault="00C3062C">
      <w:pPr>
        <w:pStyle w:val="NormalWeb"/>
        <w:rPr>
          <w:color w:val="0000FF"/>
          <w:shd w:val="clear" w:color="auto" w:fill="FFFF00"/>
        </w:rPr>
      </w:pPr>
      <w:r w:rsidRPr="00AC1751">
        <w:rPr>
          <w:color w:val="0000FF"/>
          <w:shd w:val="clear" w:color="auto" w:fill="FFFF00"/>
        </w:rPr>
        <w:t xml:space="preserve">South African census data is already available through the UCT DataFirst data repository. GCRO Quality of Life Survey data is available through the GCRO open data platform, which directs queries to GCRO. </w:t>
      </w:r>
    </w:p>
    <w:p w14:paraId="7D72F992" w14:textId="77777777" w:rsidR="00FD7366" w:rsidRPr="00AC1751" w:rsidRDefault="00C3062C">
      <w:pPr>
        <w:pStyle w:val="NormalWeb"/>
        <w:rPr>
          <w:color w:val="0000FF"/>
          <w:shd w:val="clear" w:color="auto" w:fill="FFFF00"/>
        </w:rPr>
      </w:pPr>
      <w:r w:rsidRPr="00AC1751">
        <w:rPr>
          <w:color w:val="0000FF"/>
          <w:shd w:val="clear" w:color="auto" w:fill="FFFF00"/>
        </w:rPr>
        <w:t>South African census data is aggregated into small areas and does not constitute personally identifiable data. Likewise, GCRO Quality of Life survey data is aggregated to small areas and does not constitute personally identifiable sensitive data.</w:t>
      </w:r>
    </w:p>
    <w:p w14:paraId="3EDD5F02" w14:textId="77777777" w:rsidR="00FD7366" w:rsidRPr="00C94D51" w:rsidRDefault="00C3062C">
      <w:pPr>
        <w:rPr>
          <w:rFonts w:eastAsia="Times New Roman"/>
          <w:sz w:val="28"/>
          <w:szCs w:val="28"/>
          <w:rPrChange w:id="1446" w:author="Benjamin Devantier -du Plessis" w:date="2025-10-01T15:30:00Z" w16du:dateUtc="2025-10-01T13:30:00Z">
            <w:rPr>
              <w:rFonts w:eastAsia="Times New Roman"/>
            </w:rPr>
          </w:rPrChange>
        </w:rPr>
        <w:pPrChange w:id="1447" w:author="Benjamin Devantier -du Plessis" w:date="2025-10-01T15:30:00Z" w16du:dateUtc="2025-10-01T13:30:00Z">
          <w:pPr>
            <w:pStyle w:val="Heading3"/>
          </w:pPr>
        </w:pPrChange>
      </w:pPr>
      <w:bookmarkStart w:id="1448" w:name="_Toc210224860"/>
      <w:r w:rsidRPr="00C94D51">
        <w:rPr>
          <w:rFonts w:eastAsia="Times New Roman"/>
          <w:b/>
          <w:bCs/>
          <w:sz w:val="28"/>
          <w:szCs w:val="28"/>
          <w:rPrChange w:id="1449" w:author="Benjamin Devantier -du Plessis" w:date="2025-10-01T15:30:00Z" w16du:dateUtc="2025-10-01T13:30:00Z">
            <w:rPr>
              <w:rFonts w:eastAsia="Times New Roman"/>
              <w:b w:val="0"/>
              <w:bCs w:val="0"/>
            </w:rPr>
          </w:rPrChange>
        </w:rPr>
        <w:t>Social Media Data</w:t>
      </w:r>
      <w:bookmarkEnd w:id="1448"/>
    </w:p>
    <w:p w14:paraId="4D92AB10" w14:textId="77777777" w:rsidR="00FD7366" w:rsidRDefault="00C3062C">
      <w:pPr>
        <w:pStyle w:val="NormalWeb"/>
      </w:pPr>
      <w:del w:id="1450" w:author="Unknown">
        <w:r w:rsidRPr="396C7C54" w:rsidDel="00C3062C">
          <w:rPr>
            <w:strike/>
            <w:color w:val="FF0000"/>
          </w:rPr>
          <w:delText>These data represent activity on various social media platforms, initially Twitter. Other data that will be investigated will be the Google Search trends and the Facebook mobility data. This is part of a preliminary exploration of the use of social media data to analyze public perceptions. The use of Twitter tweets as data for social media analysis is well described under the Twitter research agreements in order to avoid access or inappropriate use of personally identifiable data. Google search trends and mobility data are openly available data and is not associated with individuals. Social media data will not be used in RP1 and RP2 activities, but may be used in a Pilot Project during the course of the study.</w:delText>
        </w:r>
      </w:del>
    </w:p>
    <w:p w14:paraId="0EB96EC4" w14:textId="77777777" w:rsidR="00FD7366" w:rsidRDefault="00C3062C">
      <w:pPr>
        <w:pStyle w:val="NormalWeb"/>
      </w:pPr>
      <w:ins w:id="1451" w:author="Unknown">
        <w:r>
          <w:rPr>
            <w:b/>
            <w:bCs/>
            <w:color w:val="0000FF"/>
            <w:shd w:val="clear" w:color="auto" w:fill="FFFF00"/>
          </w:rPr>
          <w:t>[Social media data section removed in v2.2]</w:t>
        </w:r>
      </w:ins>
    </w:p>
    <w:p w14:paraId="7ADB0288" w14:textId="77777777" w:rsidR="00FD7366" w:rsidRDefault="00C3062C">
      <w:pPr>
        <w:pStyle w:val="NormalWeb"/>
      </w:pPr>
      <w:del w:id="1452" w:author="Unknown">
        <w:r w:rsidRPr="396C7C54" w:rsidDel="00C3062C">
          <w:rPr>
            <w:strike/>
            <w:color w:val="FF0000"/>
          </w:rPr>
          <w:delText>Setting up the DSA between the health data provider and CSAG/UCT As noted above, a DSA will be required between each health data provider and UCT in order to enable the transfer of health data to UCT, and the subsequent processing, analysis, and potentially publishing. The informed consent process for each dataset that agrees to contribute data to the study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Participants that have signed ''narrow consent'', where sharing of data is not permitted, and/or "tiered consent", where the participant chooses to permit data sharing, will be carefully considered. The possibility for reconsenting will be deliberated if no consent for data sharing has been provided by the participant. If reconsenting is not feasible, impossible, or would involve a disproportionate effort, an informed consent waiver will be requested from the Faculty of Science Research Ethics Committee. There are two main scenarios for DSAs which depends on the requirements of the data provider as well as relevant national or international legislation on health data sharing: a) The DSA states that only one person/institution can access/use the data and/or the data must remain on that institutions computing platform/system In this case the approach is that the DSA assigns access to the data to UCT and that remote analysis of the data can then be provided through the UCT data analysis platform. b) The DSA states that the data is available for use across the consortium or by pre-identified individuals from across the consortium. In this case the data should be copied to the UCT DMP as the primary/canonical version, but copies can then be made to be used by consortium partners on their own computing platforms as permitted by the DSA Ethics approval As additional databases become available to the study team and DSAs are agreed to, we will notify the UCT Science Faculty Ethics Committee in writing of the new study that has agreed to contribute data to the study. We will provide information about the database prior to actual data transfer. We will inform the committee of the name of the study, study acronym, contact details of the data owners, details of the ethics approval of the original study including informed consent parameters, study country and provide a copy of the DSA. We will make additional information available on the study where requested by the ethics committee.</w:delText>
        </w:r>
      </w:del>
    </w:p>
    <w:p w14:paraId="3EFD177D" w14:textId="25721731" w:rsidR="00FD7366" w:rsidRDefault="00993A61">
      <w:pPr>
        <w:pStyle w:val="Heading1"/>
        <w:rPr>
          <w:shd w:val="clear" w:color="auto" w:fill="FFFF00"/>
        </w:rPr>
      </w:pPr>
      <w:bookmarkStart w:id="1453" w:name="_Toc210224861"/>
      <w:r>
        <w:rPr>
          <w:shd w:val="clear" w:color="auto" w:fill="FFFF00"/>
        </w:rPr>
        <w:t>5. Data Transfer, Ethics Approvals and Notification</w:t>
      </w:r>
      <w:bookmarkEnd w:id="1453"/>
    </w:p>
    <w:p w14:paraId="0E7AE876" w14:textId="77777777" w:rsidR="00FD7366" w:rsidRPr="00AC1751" w:rsidRDefault="00C3062C">
      <w:pPr>
        <w:pStyle w:val="NormalWeb"/>
        <w:rPr>
          <w:color w:val="0000FF"/>
          <w:shd w:val="clear" w:color="auto" w:fill="FFFF00"/>
        </w:rPr>
      </w:pPr>
      <w:r w:rsidRPr="00AC1751">
        <w:rPr>
          <w:color w:val="0000FF"/>
          <w:shd w:val="clear" w:color="auto" w:fill="FFFF00"/>
        </w:rPr>
        <w:lastRenderedPageBreak/>
        <w:t xml:space="preserve"> 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 </w:t>
      </w:r>
    </w:p>
    <w:p w14:paraId="1C34A660"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 </w:t>
      </w:r>
    </w:p>
    <w:p w14:paraId="2ADF6A7F" w14:textId="5582A763" w:rsidR="00FD7366" w:rsidRDefault="00993A61">
      <w:pPr>
        <w:pStyle w:val="Heading2"/>
        <w:rPr>
          <w:shd w:val="clear" w:color="auto" w:fill="FFFF00"/>
        </w:rPr>
      </w:pPr>
      <w:bookmarkStart w:id="1454" w:name="_Toc210224862"/>
      <w:r>
        <w:rPr>
          <w:shd w:val="clear" w:color="auto" w:fill="FFFF00"/>
        </w:rPr>
        <w:t>5.1 Data Transfer Agreement:</w:t>
      </w:r>
      <w:bookmarkEnd w:id="1454"/>
      <w:r>
        <w:rPr>
          <w:shd w:val="clear" w:color="auto" w:fill="FFFF00"/>
        </w:rPr>
        <w:t xml:space="preserve"> </w:t>
      </w:r>
    </w:p>
    <w:p w14:paraId="580557C3" w14:textId="0614582E" w:rsidR="00FD7366" w:rsidRPr="00AC1751" w:rsidDel="00AC1751" w:rsidRDefault="00C3062C">
      <w:pPr>
        <w:pStyle w:val="FirstParagraph"/>
        <w:rPr>
          <w:del w:id="1455" w:author="Benjamin Devantier -du Plessis" w:date="2025-10-01T10:29:00Z" w16du:dateUtc="2025-10-01T08:29:00Z"/>
        </w:rPr>
      </w:pPr>
      <w:del w:id="1456" w:author="Benjamin Devantier -du Plessis" w:date="2025-10-01T10:29:00Z" w16du:dateUtc="2025-10-01T08:29:00Z">
        <w:r w:rsidRPr="00AC1751" w:rsidDel="00AC1751">
          <w:delTex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delText>
        </w:r>
      </w:del>
    </w:p>
    <w:p w14:paraId="583EF70C" w14:textId="175DD45E" w:rsidR="00AC1751" w:rsidRPr="00AC1751" w:rsidRDefault="00C3062C" w:rsidP="00AC1751">
      <w:pPr>
        <w:pStyle w:val="FirstParagraph"/>
      </w:pPr>
      <w:del w:id="1457" w:author="Benjamin Devantier -du Plessis" w:date="2025-10-01T10:29:00Z">
        <w:r w:rsidDel="00C3062C">
          <w:delTex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delText>
        </w:r>
      </w:del>
    </w:p>
    <w:p w14:paraId="55F11C62" w14:textId="606CEAC7" w:rsidR="00AC1751" w:rsidRPr="00AC1751" w:rsidRDefault="00AC1751" w:rsidP="383A1ADE">
      <w:pPr>
        <w:pStyle w:val="FirstParagraph"/>
        <w:rPr>
          <w:ins w:id="1458" w:author="Benjamin Devantier -du Plessis" w:date="2025-10-01T10:29:00Z" w16du:dateUtc="2025-10-01T08:29:00Z"/>
          <w:rFonts w:ascii="Times New Roman" w:eastAsia="Times New Roman" w:hAnsi="Times New Roman" w:cs="Times New Roman"/>
        </w:rPr>
      </w:pPr>
      <w:ins w:id="1459" w:author="Benjamin Devantier -du Plessis" w:date="2025-10-01T10:29:00Z">
        <w:r w:rsidRPr="383A1ADE">
          <w:rPr>
            <w:rFonts w:ascii="Times New Roman" w:eastAsia="Times New Roman" w:hAnsi="Times New Roman" w:cs="Times New Roman"/>
            <w:rPrChange w:id="1460" w:author="Sam Zermatten-Jack" w:date="2025-10-08T16:38:00Z">
              <w:rPr/>
            </w:rPrChange>
          </w:rP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ins>
    </w:p>
    <w:p w14:paraId="1DDAB538" w14:textId="77777777" w:rsidR="00AC1751" w:rsidRPr="00AC1751" w:rsidRDefault="00AC1751" w:rsidP="00AC1751">
      <w:pPr>
        <w:pStyle w:val="NormalWeb"/>
        <w:rPr>
          <w:ins w:id="1461" w:author="Benjamin Devantier -du Plessis" w:date="2025-10-01T10:29:00Z" w16du:dateUtc="2025-10-01T08:29:00Z"/>
        </w:rPr>
      </w:pPr>
      <w:ins w:id="1462" w:author="Benjamin Devantier -du Plessis" w:date="2025-10-01T10:29:00Z" w16du:dateUtc="2025-10-01T08:29:00Z">
        <w:r w:rsidRPr="00AC1751">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ins>
    </w:p>
    <w:p w14:paraId="02E676A6" w14:textId="1FA8673B" w:rsidR="00AC1751" w:rsidRDefault="3A4E9163">
      <w:pPr>
        <w:pStyle w:val="NormalWeb"/>
      </w:pPr>
      <w:ins w:id="1463" w:author="Sam Zermatten-Jack" w:date="2025-10-08T16:38:00Z">
        <w:r>
          <w:t xml:space="preserve"> </w:t>
        </w:r>
      </w:ins>
    </w:p>
    <w:p w14:paraId="2F9031FC" w14:textId="77777777" w:rsidR="00FD7366" w:rsidRDefault="00C3062C">
      <w:r>
        <w:rPr>
          <w:rFonts w:eastAsia="Times New Roman"/>
        </w:rPr>
        <w:br w:type="page"/>
      </w:r>
    </w:p>
    <w:p w14:paraId="49DA6E6F" w14:textId="77777777" w:rsidR="00FD7366" w:rsidRDefault="00FD7366">
      <w:pPr>
        <w:pStyle w:val="NormalWeb"/>
        <w:rPr>
          <w:b/>
          <w:bCs/>
          <w:color w:val="0000FF"/>
          <w:shd w:val="clear" w:color="auto" w:fill="FFFF00"/>
        </w:rPr>
      </w:pPr>
    </w:p>
    <w:p w14:paraId="5BCB62A7" w14:textId="7B8F5203" w:rsidR="00FD7366" w:rsidRDefault="00993A61">
      <w:pPr>
        <w:pStyle w:val="Heading2"/>
        <w:rPr>
          <w:shd w:val="clear" w:color="auto" w:fill="FFFF00"/>
        </w:rPr>
      </w:pPr>
      <w:bookmarkStart w:id="1464" w:name="_Toc210224863"/>
      <w:r>
        <w:rPr>
          <w:shd w:val="clear" w:color="auto" w:fill="FFFF00"/>
        </w:rPr>
        <w:t>5.2  Ethics committee notification for new studies:</w:t>
      </w:r>
      <w:bookmarkEnd w:id="1464"/>
      <w:r>
        <w:rPr>
          <w:shd w:val="clear" w:color="auto" w:fill="FFFF00"/>
        </w:rPr>
        <w:t xml:space="preserve"> </w:t>
      </w:r>
    </w:p>
    <w:p w14:paraId="249481B4" w14:textId="77777777" w:rsidR="00FD7366" w:rsidRPr="00AC1751" w:rsidRDefault="00C3062C">
      <w:pPr>
        <w:pStyle w:val="NormalWeb"/>
        <w:rPr>
          <w:color w:val="0000FF"/>
          <w:shd w:val="clear" w:color="auto" w:fill="FFFF00"/>
        </w:rPr>
      </w:pPr>
      <w:r w:rsidRPr="00AC1751">
        <w:rPr>
          <w:color w:val="0000FF"/>
          <w:shd w:val="clear" w:color="auto" w:fill="FFFF00"/>
        </w:rPr>
        <w:t xml:space="preserve">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 </w:t>
      </w:r>
    </w:p>
    <w:p w14:paraId="7040927B" w14:textId="77777777" w:rsidR="00FD7366" w:rsidRPr="00AC1751" w:rsidRDefault="00C3062C">
      <w:pPr>
        <w:pStyle w:val="NormalWeb"/>
        <w:rPr>
          <w:color w:val="0000FF"/>
          <w:shd w:val="clear" w:color="auto" w:fill="FFFF00"/>
        </w:rPr>
      </w:pPr>
      <w:r w:rsidRPr="00AC1751">
        <w:rPr>
          <w:color w:val="0000FF"/>
          <w:shd w:val="clear" w:color="auto" w:fill="FFFF00"/>
        </w:rPr>
        <w:t xml:space="preserve">Taken together, all the study procedures around ethics ensure that the research activities are conducted ethically, safeguarding participants' rights and maintaining the highest standards of research integrity. </w:t>
      </w:r>
    </w:p>
    <w:p w14:paraId="78406C72" w14:textId="77777777" w:rsidR="00FD7366" w:rsidRPr="00AC1751" w:rsidRDefault="00C3062C">
      <w:pPr>
        <w:pStyle w:val="NormalWeb"/>
        <w:rPr>
          <w:color w:val="0000FF"/>
          <w:shd w:val="clear" w:color="auto" w:fill="FFFF00"/>
        </w:rPr>
      </w:pPr>
      <w:r w:rsidRPr="00AC1751">
        <w:rPr>
          <w:color w:val="0000FF"/>
          <w:shd w:val="clear" w:color="auto" w:fill="FFFF00"/>
        </w:rP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5A8D43AE" w14:textId="77777777" w:rsidR="00FD7366" w:rsidRPr="00AC1751" w:rsidRDefault="00C3062C">
      <w:pPr>
        <w:pStyle w:val="NormalWeb"/>
      </w:pPr>
      <w:r w:rsidRPr="00AC1751">
        <w:rPr>
          <w:color w:val="0000FF"/>
          <w:shd w:val="clear" w:color="auto" w:fill="FFFF00"/>
        </w:rPr>
        <w:t>Notifications occur on a six-monthly basis in RP1, and in real-time with RP2 given that the studies in RP2 were done at WHC, and all studies had already received approval from the University ethics committee who also serve as the ethics committee for the HE²AT Center (notification template can be found in Annex 2).</w:t>
      </w:r>
    </w:p>
    <w:p w14:paraId="786A4432" w14:textId="5C02C3DA" w:rsidR="00FD7366" w:rsidRPr="00C94D51" w:rsidRDefault="00C3062C">
      <w:pPr>
        <w:rPr>
          <w:rFonts w:eastAsia="Times New Roman"/>
          <w:sz w:val="28"/>
          <w:szCs w:val="28"/>
          <w:rPrChange w:id="1465" w:author="Benjamin Devantier -du Plessis" w:date="2025-10-01T15:31:00Z" w16du:dateUtc="2025-10-01T13:31:00Z">
            <w:rPr>
              <w:rFonts w:eastAsia="Times New Roman"/>
            </w:rPr>
          </w:rPrChange>
        </w:rPr>
        <w:pPrChange w:id="1466" w:author="Benjamin Devantier -du Plessis" w:date="2025-10-01T15:30:00Z" w16du:dateUtc="2025-10-01T13:30:00Z">
          <w:pPr>
            <w:pStyle w:val="Heading2"/>
          </w:pPr>
        </w:pPrChange>
      </w:pPr>
      <w:bookmarkStart w:id="1467" w:name="_Toc210224864"/>
      <w:r w:rsidRPr="00C94D51">
        <w:rPr>
          <w:rFonts w:eastAsia="Times New Roman"/>
          <w:b/>
          <w:sz w:val="28"/>
          <w:szCs w:val="28"/>
          <w:rPrChange w:id="1468" w:author="Benjamin Devantier -du Plessis" w:date="2025-10-01T15:31:00Z" w16du:dateUtc="2025-10-01T13:31:00Z">
            <w:rPr>
              <w:rFonts w:eastAsia="Times New Roman"/>
              <w:b w:val="0"/>
              <w:bCs w:val="0"/>
            </w:rPr>
          </w:rPrChange>
        </w:rPr>
        <w:t>Data Encryption and Transfer</w:t>
      </w:r>
      <w:bookmarkEnd w:id="1467"/>
    </w:p>
    <w:p w14:paraId="1FC73823" w14:textId="77777777" w:rsidR="00FD7366" w:rsidRDefault="00C3062C">
      <w:pPr>
        <w:pStyle w:val="NormalWeb"/>
      </w:pPr>
      <w:del w:id="1469" w:author="Unknown">
        <w:r>
          <w:rPr>
            <w:strike/>
            <w:color w:val="FF0000"/>
          </w:rPr>
          <w:delText>Once the DSA has been agreed and signed, and no ethical concerns have been raised by the ethics committee, the health data will be transferred to the UCT data platform. If the data constitutes personally identifiable data, it will be encrypted by the data provider and transferred through a data transfer service that utilizes encrypted data transport (TLS). For example, the box.com service and many others utilize TLS encrypted transport.</w:delText>
        </w:r>
      </w:del>
    </w:p>
    <w:p w14:paraId="38C167DD" w14:textId="77777777" w:rsidR="00FD7366" w:rsidRDefault="00C3062C">
      <w:pPr>
        <w:pStyle w:val="NormalWeb"/>
      </w:pPr>
      <w:ins w:id="1470" w:author="Unknown">
        <w:r>
          <w:rPr>
            <w:b/>
            <w:bCs/>
            <w:color w:val="0000FF"/>
            <w:shd w:val="clear" w:color="auto" w:fill="FFFF00"/>
          </w:rPr>
          <w:t>[Data encryption and transfer content integrated into restricted data access section in v2.2]</w:t>
        </w:r>
      </w:ins>
    </w:p>
    <w:p w14:paraId="6EBA5842" w14:textId="462CD329" w:rsidR="00FD7366" w:rsidRPr="00C94D51" w:rsidRDefault="00C3062C">
      <w:pPr>
        <w:rPr>
          <w:rFonts w:eastAsia="Times New Roman"/>
          <w:sz w:val="28"/>
          <w:szCs w:val="28"/>
          <w:rPrChange w:id="1471" w:author="Benjamin Devantier -du Plessis" w:date="2025-10-01T15:31:00Z" w16du:dateUtc="2025-10-01T13:31:00Z">
            <w:rPr>
              <w:rFonts w:eastAsia="Times New Roman"/>
            </w:rPr>
          </w:rPrChange>
        </w:rPr>
        <w:pPrChange w:id="1472" w:author="Benjamin Devantier -du Plessis" w:date="2025-10-01T15:31:00Z" w16du:dateUtc="2025-10-01T13:31:00Z">
          <w:pPr>
            <w:pStyle w:val="Heading2"/>
          </w:pPr>
        </w:pPrChange>
      </w:pPr>
      <w:bookmarkStart w:id="1473" w:name="_Toc210224865"/>
      <w:r w:rsidRPr="00C94D51">
        <w:rPr>
          <w:rFonts w:eastAsia="Times New Roman"/>
          <w:b/>
          <w:bCs/>
          <w:sz w:val="28"/>
          <w:szCs w:val="28"/>
          <w:rPrChange w:id="1474" w:author="Benjamin Devantier -du Plessis" w:date="2025-10-01T15:31:00Z" w16du:dateUtc="2025-10-01T13:31:00Z">
            <w:rPr>
              <w:rFonts w:eastAsia="Times New Roman"/>
              <w:b w:val="0"/>
              <w:bCs w:val="0"/>
            </w:rPr>
          </w:rPrChange>
        </w:rPr>
        <w:t>Data Storage and Encryption</w:t>
      </w:r>
      <w:bookmarkEnd w:id="1473"/>
    </w:p>
    <w:p w14:paraId="7DD8C70C" w14:textId="77777777" w:rsidR="00FD7366" w:rsidRDefault="00C3062C">
      <w:pPr>
        <w:pStyle w:val="NormalWeb"/>
      </w:pPr>
      <w:del w:id="1475" w:author="Unknown">
        <w:r w:rsidRPr="396C7C54" w:rsidDel="00C3062C">
          <w:rPr>
            <w:strike/>
            <w:color w:val="FF0000"/>
          </w:rPr>
          <w:delText>Once transferred to UCT, if the datasets constitutes personally identifiable data, or if stipulated by the DSA, the dataset will be encrypted for storage using 256-bit AES (Advanced Encryption Standard) a standard established by the US NIST (National Institute of Standards and Technology) with encryption keys only available to the minimum number of people required to implement any anonymization or data minimilization process (see team responsibilities below) Meta-data (datasets descriptions, descriptions of the original protocols, codebooks, etc.) will be decrypted and stored separately in order to allow for meta-data indexing and software code development.</w:delText>
        </w:r>
      </w:del>
    </w:p>
    <w:p w14:paraId="005906EF" w14:textId="77777777" w:rsidR="00FD7366" w:rsidRDefault="00C3062C">
      <w:pPr>
        <w:pStyle w:val="NormalWeb"/>
      </w:pPr>
      <w:ins w:id="1476" w:author="Unknown">
        <w:r>
          <w:rPr>
            <w:b/>
            <w:bCs/>
            <w:color w:val="0000FF"/>
            <w:shd w:val="clear" w:color="auto" w:fill="FFFF00"/>
          </w:rPr>
          <w:t>[Data storage and encryption content integrated into restricted data access section in v2.2]</w:t>
        </w:r>
      </w:ins>
    </w:p>
    <w:p w14:paraId="726B9DC4" w14:textId="10E86E0B" w:rsidR="00FD7366" w:rsidRPr="00C94D51" w:rsidRDefault="00C3062C">
      <w:pPr>
        <w:rPr>
          <w:rFonts w:eastAsia="Times New Roman"/>
          <w:sz w:val="28"/>
          <w:szCs w:val="28"/>
          <w:rPrChange w:id="1477" w:author="Benjamin Devantier -du Plessis" w:date="2025-10-01T15:31:00Z" w16du:dateUtc="2025-10-01T13:31:00Z">
            <w:rPr>
              <w:rFonts w:eastAsia="Times New Roman"/>
            </w:rPr>
          </w:rPrChange>
        </w:rPr>
        <w:pPrChange w:id="1478" w:author="Benjamin Devantier -du Plessis" w:date="2025-10-01T15:31:00Z" w16du:dateUtc="2025-10-01T13:31:00Z">
          <w:pPr>
            <w:pStyle w:val="Heading2"/>
          </w:pPr>
        </w:pPrChange>
      </w:pPr>
      <w:bookmarkStart w:id="1479" w:name="_Toc210224866"/>
      <w:r w:rsidRPr="00C94D51">
        <w:rPr>
          <w:rFonts w:eastAsia="Times New Roman"/>
          <w:b/>
          <w:bCs/>
          <w:sz w:val="28"/>
          <w:szCs w:val="28"/>
          <w:rPrChange w:id="1480" w:author="Benjamin Devantier -du Plessis" w:date="2025-10-01T15:31:00Z" w16du:dateUtc="2025-10-01T13:31:00Z">
            <w:rPr>
              <w:rFonts w:eastAsia="Times New Roman"/>
              <w:b w:val="0"/>
              <w:bCs w:val="0"/>
            </w:rPr>
          </w:rPrChange>
        </w:rPr>
        <w:t>Data Indexing</w:t>
      </w:r>
      <w:bookmarkEnd w:id="1479"/>
    </w:p>
    <w:p w14:paraId="25906915" w14:textId="77777777" w:rsidR="00FD7366" w:rsidRDefault="00C3062C">
      <w:pPr>
        <w:pStyle w:val="NormalWeb"/>
      </w:pPr>
      <w:del w:id="1481" w:author="Unknown">
        <w:r w:rsidRPr="396C7C54" w:rsidDel="00C3062C">
          <w:rPr>
            <w:strike/>
            <w:color w:val="FF0000"/>
          </w:rPr>
          <w:delText>Data currently available on the CSAG/UCT data storage system as well as data available on IBM PAIRS will be indexed using an appropriate meta-data standard and this index will be made available by CSAG/UCT data platform (CKAN implementation). The Comprehensive Knowledge Archive Network (CKAN) is an open-source open data platform for publicly sharing and distributing data by public institutions. CSAG currently implements a Data Reference Syntax (DRS) which is a structured mapping from a controlled vocabulary of meta-data elements, to a directory and file naming syntax. This is standard practice within climate data management and we will continue to implement this approach for the climate and remote sensing datasets. The current DRS is documented on the CSAG Gitlab Wiki Integration with DSI-Africa Open Data Science Platform meta-data index will ensure that meta-data propagates to the ODSP system and datasets become discoverable through ODSP meta-data queries.</w:delText>
        </w:r>
      </w:del>
    </w:p>
    <w:p w14:paraId="301C1CAD" w14:textId="77777777" w:rsidR="00FD7366" w:rsidRDefault="00C3062C">
      <w:pPr>
        <w:pStyle w:val="NormalWeb"/>
        <w:rPr>
          <w:b/>
          <w:bCs/>
          <w:color w:val="0000FF"/>
          <w:shd w:val="clear" w:color="auto" w:fill="FFFF00"/>
        </w:rPr>
      </w:pPr>
      <w:ins w:id="1482" w:author="Unknown">
        <w:r>
          <w:rPr>
            <w:b/>
            <w:bCs/>
            <w:color w:val="0000FF"/>
            <w:shd w:val="clear" w:color="auto" w:fill="FFFF00"/>
          </w:rPr>
          <w:t>[Data indexing content integrated into governance and compliance section in v2.2]</w:t>
        </w:r>
      </w:ins>
    </w:p>
    <w:p w14:paraId="4184EEB7" w14:textId="77777777" w:rsidR="00FD7366" w:rsidRDefault="00C3062C">
      <w:pPr>
        <w:rPr>
          <w:b/>
          <w:bCs/>
          <w:color w:val="0000FF"/>
          <w:shd w:val="clear" w:color="auto" w:fill="FFFF00"/>
        </w:rPr>
      </w:pPr>
      <w:r>
        <w:rPr>
          <w:b/>
          <w:bCs/>
          <w:color w:val="0000FF"/>
          <w:shd w:val="clear" w:color="auto" w:fill="FFFF00"/>
        </w:rPr>
        <w:br w:type="page"/>
      </w:r>
    </w:p>
    <w:p w14:paraId="23C6C277" w14:textId="77777777" w:rsidR="00FD7366" w:rsidRDefault="00FD7366">
      <w:pPr>
        <w:pStyle w:val="NormalWeb"/>
      </w:pPr>
    </w:p>
    <w:p w14:paraId="1B1F1CDC" w14:textId="0826BBFC" w:rsidR="00FD7366" w:rsidRDefault="00993A61">
      <w:pPr>
        <w:pStyle w:val="Heading1"/>
        <w:rPr>
          <w:rFonts w:eastAsia="Times New Roman"/>
        </w:rPr>
      </w:pPr>
      <w:bookmarkStart w:id="1483" w:name="_Toc210224867"/>
      <w:r>
        <w:rPr>
          <w:rFonts w:eastAsia="Times New Roman"/>
        </w:rPr>
        <w:t>6. Pre-processing and Harmonisation of Health Data</w:t>
      </w:r>
      <w:bookmarkEnd w:id="1483"/>
    </w:p>
    <w:p w14:paraId="13A2DE4B" w14:textId="77777777" w:rsidR="00FD7366" w:rsidRDefault="00C3062C">
      <w:pPr>
        <w:pStyle w:val="NormalWeb"/>
      </w:pPr>
      <w:del w:id="1484" w:author="Unknown">
        <w:r>
          <w:rPr>
            <w:strike/>
            <w:color w:val="FF0000"/>
          </w:rPr>
          <w:delText>[Basic pre-processing described in v1.0 but much less detailed]</w:delText>
        </w:r>
      </w:del>
    </w:p>
    <w:p w14:paraId="6A36A9D4" w14:textId="77777777" w:rsidR="00FD7366" w:rsidRPr="00AC1751" w:rsidRDefault="00C3062C">
      <w:pPr>
        <w:pStyle w:val="NormalWeb"/>
        <w:rPr>
          <w:color w:val="0000FF"/>
          <w:shd w:val="clear" w:color="auto" w:fill="FFFF00"/>
        </w:rPr>
      </w:pPr>
      <w:r w:rsidRPr="00AC1751">
        <w:rPr>
          <w:color w:val="0000FF"/>
          <w:shd w:val="clear" w:color="auto" w:fill="FFFF00"/>
        </w:rPr>
        <w:t xml:space="preserve">Data harmonisation is critical for integrating diverse health datasets into a unified format, enabling comprehensive analyses across various data sources. </w:t>
      </w:r>
    </w:p>
    <w:p w14:paraId="4E1E07E6" w14:textId="6BB25FA3" w:rsidR="00FD7366" w:rsidRDefault="00993A61">
      <w:pPr>
        <w:pStyle w:val="Heading2"/>
        <w:rPr>
          <w:shd w:val="clear" w:color="auto" w:fill="FFFF00"/>
        </w:rPr>
      </w:pPr>
      <w:bookmarkStart w:id="1485" w:name="_Toc210224868"/>
      <w:r>
        <w:rPr>
          <w:shd w:val="clear" w:color="auto" w:fill="FFFF00"/>
        </w:rPr>
        <w:t>6.1 Pre-processing</w:t>
      </w:r>
      <w:bookmarkEnd w:id="1485"/>
      <w:r>
        <w:rPr>
          <w:shd w:val="clear" w:color="auto" w:fill="FFFF00"/>
        </w:rPr>
        <w:t xml:space="preserve"> </w:t>
      </w:r>
    </w:p>
    <w:p w14:paraId="7121F33F"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The Core Data Team, a small group of named personnel responsible for the initial handling of the Original Study Data, manages the pre-processing stage. This team has exclusive authorisation to access incoming data securely stored on UCT data servers and during the transition period on WHC-managed cloud infrastructure with enhanced security and automated backup systems. The Core Data Team is responsible for preparing the data for further analysis by other HE²AT Center Consortium members. First, they reformat the Original Study Data into standardised formats, such as CSV or JSON, ensuring compatibility with various tools and systems. This step follows established guidelines like Open Data Standards or the OMOP Common Data Model, which help to promote consistency and interoperability across datasets. </w:t>
      </w:r>
    </w:p>
    <w:p w14:paraId="3E7D98EB" w14:textId="77777777" w:rsidR="00FD7366" w:rsidRPr="00AC1751" w:rsidRDefault="00C3062C">
      <w:pPr>
        <w:pStyle w:val="NormalWeb"/>
        <w:rPr>
          <w:color w:val="0000FF"/>
          <w:shd w:val="clear" w:color="auto" w:fill="FFFF00"/>
        </w:rPr>
      </w:pPr>
      <w:r w:rsidRPr="00AC1751">
        <w:rPr>
          <w:color w:val="0000FF"/>
          <w:shd w:val="clear" w:color="auto" w:fill="FFFF00"/>
        </w:rPr>
        <w:t xml:space="preserve">Once the data is in a standardised format, the Core Data Team extracts and labels key variables, ensuring each variable is named and described consistently. They align these variables with ontology frameworks like NCIT, SNOMED CT, or ICD-10, making the metadata easier to integrate with other datasets during the harmonisation process led by the Harmonisation Team Members. </w:t>
      </w:r>
    </w:p>
    <w:p w14:paraId="736051E6" w14:textId="77777777" w:rsidR="00FD7366" w:rsidRPr="00AC1751" w:rsidRDefault="00C3062C">
      <w:pPr>
        <w:pStyle w:val="NormalWeb"/>
        <w:rPr>
          <w:color w:val="0000FF"/>
          <w:shd w:val="clear" w:color="auto" w:fill="FFFF00"/>
        </w:rPr>
      </w:pPr>
      <w:r w:rsidRPr="00AC1751">
        <w:rPr>
          <w:color w:val="0000FF"/>
          <w:shd w:val="clear" w:color="auto" w:fill="FFFF00"/>
        </w:rPr>
        <w:t xml:space="preserve">Additionally, the Core Data Team generates synthetic data from the Original Study Data to test data integrity and ensure the harmonisation process can proceed without exposing the real data. This synthetic data simulates the characteristics of the original data, allowing potential recoding or cleaning processes to be tested safely. </w:t>
      </w:r>
    </w:p>
    <w:p w14:paraId="5132DF49" w14:textId="77777777" w:rsidR="00FD7366" w:rsidRPr="00AC1751" w:rsidRDefault="00C3062C">
      <w:pPr>
        <w:pStyle w:val="NormalWeb"/>
        <w:rPr>
          <w:color w:val="0000FF"/>
          <w:shd w:val="clear" w:color="auto" w:fill="FFFF00"/>
        </w:rPr>
      </w:pPr>
      <w:r w:rsidRPr="00AC1751">
        <w:rPr>
          <w:color w:val="0000FF"/>
          <w:shd w:val="clear" w:color="auto" w:fill="FFFF00"/>
        </w:rPr>
        <w:t xml:space="preserve">Lastly, the Core Data Team reviews key documentation related to the data, such as study protocols and codebooks. This documentation is essential for providing context to the Harmonisation Team Members during later data integration and analysis stages. The Original Study Data is stored with appropriate access controls and the Core Data Team ensures the confidentiality of the data and performs regular backups to a secure, encrypted system. </w:t>
      </w:r>
    </w:p>
    <w:p w14:paraId="27ACE197" w14:textId="397BB088" w:rsidR="00FD7366" w:rsidRDefault="00993A61">
      <w:pPr>
        <w:pStyle w:val="Heading2"/>
        <w:rPr>
          <w:shd w:val="clear" w:color="auto" w:fill="FFFF00"/>
        </w:rPr>
      </w:pPr>
      <w:bookmarkStart w:id="1486" w:name="_Toc210224869"/>
      <w:r>
        <w:rPr>
          <w:shd w:val="clear" w:color="auto" w:fill="FFFF00"/>
        </w:rPr>
        <w:t>6.2 Variable mapping</w:t>
      </w:r>
      <w:bookmarkEnd w:id="1486"/>
      <w:r>
        <w:rPr>
          <w:shd w:val="clear" w:color="auto" w:fill="FFFF00"/>
        </w:rPr>
        <w:t xml:space="preserve"> </w:t>
      </w:r>
    </w:p>
    <w:p w14:paraId="2E57312D" w14:textId="77777777" w:rsidR="00FD7366" w:rsidRPr="00AC1751" w:rsidRDefault="00C3062C" w:rsidP="396C7C54">
      <w:pPr>
        <w:pStyle w:val="NormalWeb"/>
        <w:rPr>
          <w:color w:val="0000FF"/>
          <w:shd w:val="clear" w:color="auto" w:fill="FFFF00"/>
        </w:rPr>
      </w:pPr>
      <w:r w:rsidRPr="396C7C54">
        <w:rPr>
          <w:color w:val="0000FF"/>
          <w:shd w:val="clear" w:color="auto" w:fill="FFFF00"/>
        </w:rPr>
        <w:t xml:space="preserve">Once the pre-processing is completed by the Core Data Team, the Harmonisation Team Members, who are researchers and data scientists from the HE²AT Center Consortium, take </w:t>
      </w:r>
      <w:r w:rsidRPr="396C7C54">
        <w:rPr>
          <w:color w:val="0000FF"/>
          <w:shd w:val="clear" w:color="auto" w:fill="FFFF00"/>
        </w:rPr>
        <w:lastRenderedPageBreak/>
        <w:t xml:space="preserve">responsibility for the next stage: variable mapping. This involves mapping the variables from the Original Study Data to a standardised set of ontologies, such as NCIT, SNOMED CT, or ICD-10. </w:t>
      </w:r>
    </w:p>
    <w:p w14:paraId="62066496" w14:textId="77777777" w:rsidR="00FD7366" w:rsidRPr="00AC1751" w:rsidRDefault="00C3062C">
      <w:pPr>
        <w:pStyle w:val="NormalWeb"/>
        <w:rPr>
          <w:color w:val="0000FF"/>
          <w:shd w:val="clear" w:color="auto" w:fill="FFFF00"/>
        </w:rPr>
      </w:pPr>
      <w:r w:rsidRPr="00AC1751">
        <w:rPr>
          <w:color w:val="0000FF"/>
          <w:shd w:val="clear" w:color="auto" w:fill="FFFF00"/>
        </w:rPr>
        <w:t xml:space="preserve">The Harmonisation Team Members start by working with synthetic data created during the pre-processing stage. This allows them to evaluate the accuracy of the mapping process 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 </w:t>
      </w:r>
    </w:p>
    <w:p w14:paraId="2A4DB525" w14:textId="77777777" w:rsidR="00FD7366" w:rsidRPr="00AC1751" w:rsidRDefault="00C3062C">
      <w:pPr>
        <w:pStyle w:val="NormalWeb"/>
        <w:rPr>
          <w:color w:val="0000FF"/>
          <w:shd w:val="clear" w:color="auto" w:fill="FFFF00"/>
        </w:rPr>
      </w:pPr>
      <w:r w:rsidRPr="00AC1751">
        <w:rPr>
          <w:color w:val="0000FF"/>
          <w:shd w:val="clear" w:color="auto" w:fill="FFFF00"/>
        </w:rPr>
        <w:t xml:space="preserve">To enhance the efficiency of this process, the Harmonisation Team Members use AI tools, such as OpenAI's language models (LLMs), to generate descriptions of variables and suggest mappings to standardised ontologies. These suggestions are then reviewed and refined by the Harmonisation Team Members in collaboration with the Core Data Team to ensure accuracy and alignment with the project's objectives. </w:t>
      </w:r>
    </w:p>
    <w:p w14:paraId="022B2071" w14:textId="77777777" w:rsidR="00FD7366" w:rsidRDefault="00C3062C">
      <w:pPr>
        <w:pStyle w:val="NormalWeb"/>
        <w:rPr>
          <w:b/>
          <w:bCs/>
          <w:color w:val="0000FF"/>
          <w:shd w:val="clear" w:color="auto" w:fill="FFFF00"/>
        </w:rPr>
      </w:pPr>
      <w:r w:rsidRPr="00AC1751">
        <w:rPr>
          <w:color w:val="0000FF"/>
          <w:shd w:val="clear" w:color="auto" w:fill="FFFF00"/>
        </w:rPr>
        <w:t>Throughout this process, the Harmonisation Team Members document every mapping decision, including the rationale behind their choices. This documentation is essential for transparency and serves as a reference for future users of the data</w:t>
      </w:r>
      <w:r>
        <w:rPr>
          <w:b/>
          <w:bCs/>
          <w:color w:val="0000FF"/>
          <w:shd w:val="clear" w:color="auto" w:fill="FFFF00"/>
        </w:rPr>
        <w:t xml:space="preserve">. </w:t>
      </w:r>
    </w:p>
    <w:p w14:paraId="4B8833EA" w14:textId="1865B5C3" w:rsidR="00FD7366" w:rsidRDefault="00993A61">
      <w:pPr>
        <w:pStyle w:val="Heading2"/>
        <w:rPr>
          <w:shd w:val="clear" w:color="auto" w:fill="FFFF00"/>
        </w:rPr>
      </w:pPr>
      <w:bookmarkStart w:id="1487" w:name="_Toc210224870"/>
      <w:r>
        <w:rPr>
          <w:shd w:val="clear" w:color="auto" w:fill="FFFF00"/>
        </w:rPr>
        <w:t>6.3 Mapping validation</w:t>
      </w:r>
      <w:bookmarkEnd w:id="1487"/>
      <w:r>
        <w:rPr>
          <w:shd w:val="clear" w:color="auto" w:fill="FFFF00"/>
        </w:rPr>
        <w:t xml:space="preserve"> </w:t>
      </w:r>
    </w:p>
    <w:p w14:paraId="433C7FF0"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validation process is led by the Harmonisation Team Members, with close collaboration from the Core Data Team. During this stage, the Harmonisation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 </w:t>
      </w:r>
    </w:p>
    <w:p w14:paraId="0304E233" w14:textId="77777777" w:rsidR="00FD7366" w:rsidRPr="00C7100C" w:rsidRDefault="00C3062C">
      <w:pPr>
        <w:pStyle w:val="NormalWeb"/>
        <w:rPr>
          <w:color w:val="0000FF"/>
          <w:shd w:val="clear" w:color="auto" w:fill="FFFF00"/>
        </w:rPr>
      </w:pPr>
      <w:r w:rsidRPr="00C7100C">
        <w:rPr>
          <w:color w:val="0000FF"/>
          <w:shd w:val="clear" w:color="auto" w:fill="FFFF00"/>
        </w:rPr>
        <w:t xml:space="preserve">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 </w:t>
      </w:r>
    </w:p>
    <w:p w14:paraId="6D6660FE" w14:textId="77777777" w:rsidR="00FD7366" w:rsidRPr="00C7100C" w:rsidRDefault="00C3062C">
      <w:pPr>
        <w:pStyle w:val="NormalWeb"/>
        <w:rPr>
          <w:color w:val="0000FF"/>
          <w:shd w:val="clear" w:color="auto" w:fill="FFFF00"/>
        </w:rPr>
      </w:pPr>
      <w:r w:rsidRPr="00C7100C">
        <w:rPr>
          <w:color w:val="0000FF"/>
          <w:shd w:val="clear" w:color="auto" w:fill="FFFF00"/>
        </w:rPr>
        <w:t xml:space="preserve">After validation by the health expert, the Harmonisation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 </w:t>
      </w:r>
    </w:p>
    <w:p w14:paraId="0BA3DF66" w14:textId="77777777" w:rsidR="00FD7366" w:rsidRPr="00C7100C" w:rsidRDefault="00C3062C">
      <w:pPr>
        <w:pStyle w:val="NormalWeb"/>
        <w:rPr>
          <w:color w:val="0000FF"/>
          <w:shd w:val="clear" w:color="auto" w:fill="FFFF00"/>
        </w:rPr>
      </w:pPr>
      <w:r w:rsidRPr="00C7100C">
        <w:rPr>
          <w:color w:val="0000FF"/>
          <w:shd w:val="clear" w:color="auto" w:fill="FFFF00"/>
        </w:rPr>
        <w:t xml:space="preserve">To maintain transparency, all versions of mappings and data transformations are controlled through CSAG's GitLab system. This version control ensures that any changes to the data are documented, and previous versions can be restored if necessary. </w:t>
      </w:r>
    </w:p>
    <w:p w14:paraId="28BDFE7C" w14:textId="77777777" w:rsidR="00FD7366" w:rsidRDefault="00C3062C">
      <w:pPr>
        <w:rPr>
          <w:b/>
          <w:bCs/>
          <w:color w:val="0000FF"/>
          <w:shd w:val="clear" w:color="auto" w:fill="FFFF00"/>
        </w:rPr>
      </w:pPr>
      <w:r>
        <w:rPr>
          <w:b/>
          <w:bCs/>
          <w:color w:val="0000FF"/>
          <w:shd w:val="clear" w:color="auto" w:fill="FFFF00"/>
        </w:rPr>
        <w:br w:type="page"/>
      </w:r>
    </w:p>
    <w:p w14:paraId="1BD897E4" w14:textId="77777777" w:rsidR="00FD7366" w:rsidRDefault="00FD7366">
      <w:pPr>
        <w:pStyle w:val="NormalWeb"/>
        <w:rPr>
          <w:b/>
          <w:bCs/>
          <w:color w:val="0000FF"/>
          <w:shd w:val="clear" w:color="auto" w:fill="FFFF00"/>
        </w:rPr>
      </w:pPr>
    </w:p>
    <w:p w14:paraId="5F47CC2F" w14:textId="62055B26" w:rsidR="00FD7366" w:rsidRDefault="00993A61">
      <w:pPr>
        <w:pStyle w:val="Heading2"/>
        <w:rPr>
          <w:shd w:val="clear" w:color="auto" w:fill="FFFF00"/>
        </w:rPr>
      </w:pPr>
      <w:bookmarkStart w:id="1488" w:name="_Toc210224871"/>
      <w:r>
        <w:rPr>
          <w:shd w:val="clear" w:color="auto" w:fill="FFFF00"/>
        </w:rPr>
        <w:t>6.4 Database population</w:t>
      </w:r>
      <w:bookmarkEnd w:id="1488"/>
      <w:r>
        <w:rPr>
          <w:shd w:val="clear" w:color="auto" w:fill="FFFF00"/>
        </w:rPr>
        <w:t xml:space="preserve"> </w:t>
      </w:r>
    </w:p>
    <w:p w14:paraId="6071166A" w14:textId="77777777" w:rsidR="00FD7366" w:rsidRPr="00C7100C" w:rsidRDefault="00C3062C">
      <w:pPr>
        <w:pStyle w:val="NormalWeb"/>
        <w:rPr>
          <w:color w:val="0000FF"/>
          <w:shd w:val="clear" w:color="auto" w:fill="FFFF00"/>
        </w:rPr>
      </w:pPr>
      <w:r w:rsidRPr="00C7100C">
        <w:rPr>
          <w:color w:val="0000FF"/>
          <w:shd w:val="clear" w:color="auto" w:fill="FFFF00"/>
        </w:rPr>
        <w:t xml:space="preserve">Once mapping and validation are complete, the Core Data Team takes responsibility for transforming the validated data into a harmonised format, ready for broader use by the HE²AT Center Consortium. This stage involves the population of the final database, where the Core Data Team applies the validated mappings and transformations to the Original Study Data, turning it into Consortium Shared Data. </w:t>
      </w:r>
    </w:p>
    <w:p w14:paraId="6D75DD90" w14:textId="77777777" w:rsidR="00FD7366" w:rsidRPr="00C7100C" w:rsidRDefault="00C3062C">
      <w:pPr>
        <w:pStyle w:val="NormalWeb"/>
        <w:rPr>
          <w:color w:val="0000FF"/>
          <w:shd w:val="clear" w:color="auto" w:fill="FFFF00"/>
        </w:rPr>
      </w:pPr>
      <w:r w:rsidRPr="00C7100C">
        <w:rPr>
          <w:color w:val="0000FF"/>
          <w:shd w:val="clear" w:color="auto" w:fill="FFFF00"/>
        </w:rPr>
        <w:t xml:space="preserve">Database population utilises both existing UCT infrastructure and cloud-native database services during the transition period, providing automated backup and recovery systems with enhanced data integrity and disaster recovery capabilities. </w:t>
      </w:r>
    </w:p>
    <w:p w14:paraId="5DC1BD38" w14:textId="77777777" w:rsidR="00FD7366" w:rsidRPr="00C7100C" w:rsidRDefault="00C3062C">
      <w:pPr>
        <w:pStyle w:val="NormalWeb"/>
        <w:rPr>
          <w:color w:val="0000FF"/>
          <w:shd w:val="clear" w:color="auto" w:fill="FFFF00"/>
        </w:rPr>
      </w:pPr>
      <w:r w:rsidRPr="00C7100C">
        <w:rPr>
          <w:color w:val="0000FF"/>
          <w:shd w:val="clear" w:color="auto" w:fill="FFFF00"/>
        </w:rPr>
        <w:t xml:space="preserve">At this point, additional de-identification steps are taken by the Core Data Team to further anonymise the dataset. Any residual personal identifiers are removed or generalised, with location data being aggregated to broader geographic levels to reduce the risk of re-identification. These steps ensure that the data can be shared safely among consortium members without compromising participant confidentiality. </w:t>
      </w:r>
    </w:p>
    <w:p w14:paraId="6C84FA5D" w14:textId="77777777" w:rsidR="00FD7366" w:rsidRPr="00C7100C" w:rsidRDefault="00C3062C">
      <w:pPr>
        <w:pStyle w:val="NormalWeb"/>
        <w:rPr>
          <w:color w:val="0000FF"/>
          <w:shd w:val="clear" w:color="auto" w:fill="FFFF00"/>
        </w:rPr>
      </w:pPr>
      <w:r w:rsidRPr="00C7100C">
        <w:rPr>
          <w:color w:val="0000FF"/>
          <w:shd w:val="clear" w:color="auto" w:fill="FFFF00"/>
        </w:rPr>
        <w:t xml:space="preserve">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 </w:t>
      </w:r>
    </w:p>
    <w:p w14:paraId="4485A6A4" w14:textId="2F56E11C" w:rsidR="00FD7366" w:rsidRDefault="00993A61">
      <w:pPr>
        <w:pStyle w:val="Heading2"/>
        <w:rPr>
          <w:shd w:val="clear" w:color="auto" w:fill="FFFF00"/>
        </w:rPr>
      </w:pPr>
      <w:bookmarkStart w:id="1489" w:name="_Toc210224872"/>
      <w:r>
        <w:rPr>
          <w:shd w:val="clear" w:color="auto" w:fill="FFFF00"/>
        </w:rPr>
        <w:t>6.5 RP1/RP2 De-Identified Dataset Creation</w:t>
      </w:r>
      <w:bookmarkEnd w:id="1489"/>
      <w:r>
        <w:rPr>
          <w:shd w:val="clear" w:color="auto" w:fill="FFFF00"/>
        </w:rPr>
        <w:t xml:space="preserve"> </w:t>
      </w:r>
    </w:p>
    <w:p w14:paraId="5656A7C9" w14:textId="77777777" w:rsidR="00FD7366" w:rsidRPr="00C7100C" w:rsidRDefault="00C3062C">
      <w:pPr>
        <w:pStyle w:val="NormalWeb"/>
      </w:pPr>
      <w:r w:rsidRPr="396C7C54">
        <w:rPr>
          <w:color w:val="0000FF"/>
          <w:shd w:val="clear" w:color="auto" w:fill="FFFF00"/>
        </w:rPr>
        <w:t>The final stage involves creating a de-identified dataset that can be shared with External Bona Fide Researchers. The Core Data Team continues with the de-identification process, ensuring that the dataset meets the highest privacy standards. The Safe Harbour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556FAB6D" w14:textId="7734D506" w:rsidR="00FD7366" w:rsidRPr="00C94D51" w:rsidRDefault="00C3062C">
      <w:pPr>
        <w:rPr>
          <w:rFonts w:eastAsia="Times New Roman"/>
          <w:sz w:val="28"/>
          <w:szCs w:val="28"/>
          <w:rPrChange w:id="1490" w:author="Benjamin Devantier -du Plessis" w:date="2025-10-01T15:31:00Z" w16du:dateUtc="2025-10-01T13:31:00Z">
            <w:rPr>
              <w:rFonts w:eastAsia="Times New Roman"/>
            </w:rPr>
          </w:rPrChange>
        </w:rPr>
        <w:pPrChange w:id="1491" w:author="Benjamin Devantier -du Plessis" w:date="2025-10-01T15:31:00Z" w16du:dateUtc="2025-10-01T13:31:00Z">
          <w:pPr>
            <w:pStyle w:val="Heading2"/>
          </w:pPr>
        </w:pPrChange>
      </w:pPr>
      <w:bookmarkStart w:id="1492" w:name="_Toc210224873"/>
      <w:r w:rsidRPr="00C94D51">
        <w:rPr>
          <w:rFonts w:eastAsia="Times New Roman"/>
          <w:b/>
          <w:bCs/>
          <w:sz w:val="28"/>
          <w:szCs w:val="28"/>
          <w:rPrChange w:id="1493" w:author="Benjamin Devantier -du Plessis" w:date="2025-10-01T15:31:00Z" w16du:dateUtc="2025-10-01T13:31:00Z">
            <w:rPr>
              <w:rFonts w:eastAsia="Times New Roman"/>
              <w:b w:val="0"/>
              <w:bCs w:val="0"/>
            </w:rPr>
          </w:rPrChange>
        </w:rPr>
        <w:t>Codebook Remapping and Harmonization</w:t>
      </w:r>
      <w:bookmarkEnd w:id="1492"/>
    </w:p>
    <w:p w14:paraId="38105388" w14:textId="77777777" w:rsidR="00FD7366" w:rsidRDefault="00C3062C">
      <w:pPr>
        <w:pStyle w:val="NormalWeb"/>
      </w:pPr>
      <w:del w:id="1494" w:author="Unknown">
        <w:r w:rsidRPr="396C7C54" w:rsidDel="00C3062C">
          <w:rPr>
            <w:strike/>
            <w:color w:val="FF0000"/>
          </w:rPr>
          <w:delText>Codebook remapping involves translating variables in order to align with a common codebook. Each RP and potentially also specific analyses within each RP, will develop common codebooks defining the required health, socio-economic, other environmental, and climate variables. Each source dataset will require a map that defines how variables are translated from source to the harmonized common dataset. For example, pre-term delivery might be translated from the number of days, to a categorical variable. Clinic names might be translated into administrative area identifiers. Similar to health data harmonization, climate and environmental datasets will be conformed to a common standard through a separate harmonization process. Environmental data (climate data, remote sensing data, socio-economic mapping data) will be homogenized to align with existing meta-data and storage standards (CF conventions and OGC standards) as documented on the Gitlab Wiki The result of the codebook remapping will enable multiple datasets to be combined into one harmonized dataset including relevant ancillary variables (environmental, climate etc.)</w:delText>
        </w:r>
      </w:del>
    </w:p>
    <w:p w14:paraId="65616790" w14:textId="47640619" w:rsidR="00FD7366" w:rsidRDefault="00C3062C">
      <w:pPr>
        <w:pStyle w:val="NormalWeb"/>
      </w:pPr>
      <w:r>
        <w:rPr>
          <w:b/>
          <w:bCs/>
          <w:color w:val="0000FF"/>
          <w:shd w:val="clear" w:color="auto" w:fill="FFFF00"/>
        </w:rPr>
        <w:t xml:space="preserve">[Codebook remapping and </w:t>
      </w:r>
      <w:r w:rsidR="002C01B4">
        <w:rPr>
          <w:b/>
          <w:bCs/>
          <w:color w:val="0000FF"/>
          <w:shd w:val="clear" w:color="auto" w:fill="FFFF00"/>
        </w:rPr>
        <w:t>d</w:t>
      </w:r>
      <w:r>
        <w:rPr>
          <w:b/>
          <w:bCs/>
          <w:color w:val="0000FF"/>
          <w:shd w:val="clear" w:color="auto" w:fill="FFFF00"/>
        </w:rPr>
        <w:t>ation content integrated into pre-processing and harmonisation section in v2.2]</w:t>
      </w:r>
    </w:p>
    <w:p w14:paraId="64CEF360" w14:textId="77777777" w:rsidR="00FD7366" w:rsidRDefault="00C3062C">
      <w:pPr>
        <w:pStyle w:val="NormalWeb"/>
      </w:pPr>
      <w:del w:id="1495" w:author="Unknown">
        <w:r>
          <w:rPr>
            <w:strike/>
            <w:color w:val="FF0000"/>
          </w:rPr>
          <w:delText>Integrated datasets (with associated documentation provided through the gitlab platform) will be made available for analysis through the Jupyter Hub platform to partner researchers. In some cases, depending on the conditions of the original DSAs, these partner researchers will have to agree to specific data usage agreements. The full health data processing workflow is mapped in Figure 2 below. The key steps are: 1. Basic error screening and correction to identify formatting errors, invalid codes and values, etc. 2. Screening to check for personal identifying information. For example, date of birth is an indirect identifier, implying high risk of re-identification when combined with other indirect identifiers. Date-of-birth can therefore be dropped, after calculating and keeping the age of the patients. 3. Recoding to one of the identified common codebooks. This step will extract variables of interest for each RP, translate variables into the target units including translations of real values into categories, translating from categorisation scheme to another, etc. This step will also include recoding of geographic information. Where point location information is given, the jittering method of perturbing spatial location data will be used, where each point location is off-set in a systematically random way (random distance &amp; random direction). The alternative will be to substitute point locations with grid-cell centroids where the grid-cells correspond to the grid framework to be used for climate &amp; environmental data 4. Further quality control and restructuring of data 5. Integration of climate variables in support of particular analyses Figure 2: Detailed data processing for health data ingestion</w:delText>
        </w:r>
      </w:del>
    </w:p>
    <w:p w14:paraId="3DEC9D3A" w14:textId="7C7F5ED9" w:rsidR="00FD7366" w:rsidRPr="005E4D05" w:rsidRDefault="00C3062C" w:rsidP="005E4D05">
      <w:pPr>
        <w:pStyle w:val="Heading1"/>
        <w:rPr>
          <w:shd w:val="clear" w:color="auto" w:fill="FFFF00"/>
        </w:rPr>
      </w:pPr>
      <w:r>
        <w:rPr>
          <w:shd w:val="clear" w:color="auto" w:fill="FFFF00"/>
        </w:rPr>
        <w:br w:type="page"/>
      </w:r>
      <w:bookmarkStart w:id="1496" w:name="_Toc210224874"/>
      <w:r w:rsidR="00993A61">
        <w:rPr>
          <w:shd w:val="clear" w:color="auto" w:fill="FFFF00"/>
        </w:rPr>
        <w:lastRenderedPageBreak/>
        <w:t>7. Integration and analysis interfaces</w:t>
      </w:r>
      <w:bookmarkEnd w:id="1496"/>
    </w:p>
    <w:p w14:paraId="39589868" w14:textId="03FFCB3B" w:rsidR="00FD7366" w:rsidRDefault="00C3062C">
      <w:pPr>
        <w:pStyle w:val="Heading2"/>
        <w:rPr>
          <w:shd w:val="clear" w:color="auto" w:fill="FFFF00"/>
        </w:rPr>
      </w:pPr>
      <w:r>
        <w:rPr>
          <w:shd w:val="clear" w:color="auto" w:fill="FFFF00"/>
        </w:rPr>
        <w:t xml:space="preserve"> </w:t>
      </w:r>
      <w:bookmarkStart w:id="1497" w:name="_Toc210224875"/>
      <w:r w:rsidR="00993A61">
        <w:rPr>
          <w:shd w:val="clear" w:color="auto" w:fill="FFFF00"/>
        </w:rPr>
        <w:t xml:space="preserve">7.1 </w:t>
      </w:r>
      <w:r>
        <w:rPr>
          <w:shd w:val="clear" w:color="auto" w:fill="FFFF00"/>
        </w:rPr>
        <w:t>Integration of climate and socio-economic variables</w:t>
      </w:r>
      <w:bookmarkEnd w:id="1497"/>
      <w:r>
        <w:rPr>
          <w:shd w:val="clear" w:color="auto" w:fill="FFFF00"/>
        </w:rPr>
        <w:t xml:space="preserve"> </w:t>
      </w:r>
    </w:p>
    <w:p w14:paraId="16DB9B8F" w14:textId="77777777" w:rsidR="00FD7366" w:rsidRPr="00C7100C" w:rsidRDefault="00C3062C">
      <w:pPr>
        <w:pStyle w:val="NormalWeb"/>
        <w:rPr>
          <w:color w:val="0000FF"/>
          <w:shd w:val="clear" w:color="auto" w:fill="FFFF00"/>
        </w:rPr>
      </w:pPr>
      <w:r w:rsidRPr="00C7100C">
        <w:rPr>
          <w:color w:val="0000FF"/>
          <w:shd w:val="clear" w:color="auto" w:fill="FFFF00"/>
        </w:rPr>
        <w:t xml:space="preserve">Integrating climate and socio-economic variables within the HE²AT Center's data management workflow pulls relevant variables and indices from pre-existing non-health related datasets for the analysis period. The steps involved are as follows: </w:t>
      </w:r>
    </w:p>
    <w:p w14:paraId="01EB8542" w14:textId="5E588621" w:rsidR="00FD7366" w:rsidRDefault="00993A61">
      <w:pPr>
        <w:pStyle w:val="Heading2"/>
        <w:rPr>
          <w:shd w:val="clear" w:color="auto" w:fill="FFFF00"/>
        </w:rPr>
      </w:pPr>
      <w:bookmarkStart w:id="1498" w:name="_Toc210224876"/>
      <w:r>
        <w:rPr>
          <w:shd w:val="clear" w:color="auto" w:fill="FFFF00"/>
        </w:rPr>
        <w:t>7.2 Sourcing pre-processed data</w:t>
      </w:r>
      <w:bookmarkEnd w:id="1498"/>
      <w:r>
        <w:rPr>
          <w:shd w:val="clear" w:color="auto" w:fill="FFFF00"/>
        </w:rPr>
        <w:t xml:space="preserve"> </w:t>
      </w:r>
    </w:p>
    <w:p w14:paraId="4363F351" w14:textId="77777777" w:rsidR="00FD7366" w:rsidRPr="00C7100C" w:rsidRDefault="00C3062C">
      <w:pPr>
        <w:pStyle w:val="NormalWeb"/>
        <w:rPr>
          <w:color w:val="0000FF"/>
          <w:shd w:val="clear" w:color="auto" w:fill="FFFF00"/>
        </w:rPr>
      </w:pPr>
      <w:r w:rsidRPr="00C7100C">
        <w:rPr>
          <w:color w:val="0000FF"/>
          <w:shd w:val="clear" w:color="auto" w:fill="FFFF00"/>
        </w:rPr>
        <w:t xml:space="preserve">Climate and socio-economic data are sourced from previously cleaned and harmonised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 </w:t>
      </w:r>
    </w:p>
    <w:p w14:paraId="6C7A490F" w14:textId="4A4C5A7E" w:rsidR="00FD7366" w:rsidRDefault="00993A61">
      <w:pPr>
        <w:pStyle w:val="Heading2"/>
        <w:rPr>
          <w:shd w:val="clear" w:color="auto" w:fill="FFFF00"/>
        </w:rPr>
      </w:pPr>
      <w:bookmarkStart w:id="1499" w:name="_Toc210224877"/>
      <w:r>
        <w:rPr>
          <w:shd w:val="clear" w:color="auto" w:fill="FFFF00"/>
        </w:rPr>
        <w:t>7.3 Automated data retrieval</w:t>
      </w:r>
      <w:bookmarkEnd w:id="1499"/>
      <w:r>
        <w:rPr>
          <w:shd w:val="clear" w:color="auto" w:fill="FFFF00"/>
        </w:rPr>
        <w:t xml:space="preserve"> </w:t>
      </w:r>
    </w:p>
    <w:p w14:paraId="2A51C51A" w14:textId="77777777" w:rsidR="00FD7366" w:rsidRPr="00C7100C" w:rsidRDefault="00C3062C">
      <w:pPr>
        <w:pStyle w:val="NormalWeb"/>
        <w:rPr>
          <w:color w:val="0000FF"/>
          <w:shd w:val="clear" w:color="auto" w:fill="FFFF00"/>
        </w:rPr>
      </w:pPr>
      <w:r w:rsidRPr="00C7100C">
        <w:rPr>
          <w:color w:val="0000FF"/>
          <w:shd w:val="clear" w:color="auto" w:fill="FFFF00"/>
        </w:rPr>
        <w:t xml:space="preserve">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 </w:t>
      </w:r>
    </w:p>
    <w:p w14:paraId="1E034BA4" w14:textId="77777777" w:rsidR="00FD7366" w:rsidRPr="00C7100C" w:rsidRDefault="00C3062C">
      <w:pPr>
        <w:pStyle w:val="NormalWeb"/>
        <w:rPr>
          <w:color w:val="0000FF"/>
          <w:shd w:val="clear" w:color="auto" w:fill="FFFF00"/>
        </w:rPr>
      </w:pPr>
      <w:r w:rsidRPr="00C7100C">
        <w:rPr>
          <w:color w:val="0000FF"/>
          <w:shd w:val="clear" w:color="auto" w:fill="FFFF00"/>
        </w:rPr>
        <w:t xml:space="preserve">Similarly, socio-economic data is accessed through predefined queries that extract relevant indicators for the analysis period. These indicators may include household economic status, access to services, and other socio-demographic factors. </w:t>
      </w:r>
    </w:p>
    <w:p w14:paraId="7F799A35" w14:textId="483DAC40" w:rsidR="00FD7366" w:rsidRDefault="00993A61">
      <w:pPr>
        <w:pStyle w:val="Heading2"/>
        <w:rPr>
          <w:shd w:val="clear" w:color="auto" w:fill="FFFF00"/>
        </w:rPr>
      </w:pPr>
      <w:bookmarkStart w:id="1500" w:name="_Toc210224878"/>
      <w:r>
        <w:rPr>
          <w:shd w:val="clear" w:color="auto" w:fill="FFFF00"/>
        </w:rPr>
        <w:t>7.4 Integration into broader dataset</w:t>
      </w:r>
      <w:bookmarkEnd w:id="1500"/>
      <w:r>
        <w:rPr>
          <w:shd w:val="clear" w:color="auto" w:fill="FFFF00"/>
        </w:rPr>
        <w:t xml:space="preserve"> </w:t>
      </w:r>
    </w:p>
    <w:p w14:paraId="771DD5F7"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minimise the need for additional harmonisation. Integration requires the use of indirect identifiers in the Consortium Shared Data, in particular geolocation information and dates (e.g. date of birth) in order to align the non-health data temporally and spatially with the health data. These indirect identifiers are not carried through into the de-identified dataset ensuring that it is fully de-identified. </w:t>
      </w:r>
    </w:p>
    <w:p w14:paraId="6104F05D" w14:textId="0107642A" w:rsidR="00FD7366" w:rsidRDefault="00C3062C" w:rsidP="005E4D05">
      <w:pPr>
        <w:rPr>
          <w:b/>
          <w:bCs/>
          <w:color w:val="0000FF"/>
          <w:shd w:val="clear" w:color="auto" w:fill="FFFF00"/>
        </w:rPr>
      </w:pPr>
      <w:r>
        <w:rPr>
          <w:b/>
          <w:bCs/>
          <w:color w:val="0000FF"/>
          <w:shd w:val="clear" w:color="auto" w:fill="FFFF00"/>
        </w:rPr>
        <w:br w:type="page"/>
      </w:r>
    </w:p>
    <w:p w14:paraId="1585FA27" w14:textId="10746126" w:rsidR="00FD7366" w:rsidRDefault="00993A61">
      <w:pPr>
        <w:pStyle w:val="Heading2"/>
        <w:rPr>
          <w:shd w:val="clear" w:color="auto" w:fill="FFFF00"/>
        </w:rPr>
      </w:pPr>
      <w:bookmarkStart w:id="1501" w:name="_Toc210224879"/>
      <w:r>
        <w:rPr>
          <w:shd w:val="clear" w:color="auto" w:fill="FFFF00"/>
        </w:rPr>
        <w:lastRenderedPageBreak/>
        <w:t>7.5 Collaboration with CSAG/UCT</w:t>
      </w:r>
      <w:bookmarkEnd w:id="1501"/>
      <w:r>
        <w:rPr>
          <w:shd w:val="clear" w:color="auto" w:fill="FFFF00"/>
        </w:rPr>
        <w:t xml:space="preserve"> </w:t>
      </w:r>
    </w:p>
    <w:p w14:paraId="4FDA5FE4"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 </w:t>
      </w:r>
    </w:p>
    <w:p w14:paraId="079D90BD" w14:textId="59948E07" w:rsidR="00FD7366" w:rsidRDefault="00993A61">
      <w:pPr>
        <w:pStyle w:val="Heading2"/>
        <w:rPr>
          <w:shd w:val="clear" w:color="auto" w:fill="FFFF00"/>
        </w:rPr>
      </w:pPr>
      <w:bookmarkStart w:id="1502" w:name="_Toc210224880"/>
      <w:r>
        <w:rPr>
          <w:shd w:val="clear" w:color="auto" w:fill="FFFF00"/>
        </w:rPr>
        <w:t>7.6 Alignment with analysis objectives</w:t>
      </w:r>
      <w:bookmarkEnd w:id="1502"/>
      <w:r>
        <w:rPr>
          <w:shd w:val="clear" w:color="auto" w:fill="FFFF00"/>
        </w:rPr>
        <w:t xml:space="preserve"> </w:t>
      </w:r>
    </w:p>
    <w:p w14:paraId="42C64D25" w14:textId="77777777" w:rsidR="00FD7366" w:rsidRPr="00C7100C" w:rsidRDefault="00C3062C">
      <w:pPr>
        <w:pStyle w:val="NormalWeb"/>
      </w:pPr>
      <w:r w:rsidRPr="00C7100C">
        <w:rPr>
          <w:color w:val="0000FF"/>
          <w:shd w:val="clear" w:color="auto" w:fill="FFFF00"/>
        </w:rP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4C8A5DE8" w14:textId="7BACCE85" w:rsidR="00FD7366" w:rsidRDefault="00993A61">
      <w:pPr>
        <w:pStyle w:val="Heading1"/>
        <w:rPr>
          <w:rFonts w:eastAsia="Times New Roman"/>
        </w:rPr>
      </w:pPr>
      <w:bookmarkStart w:id="1503" w:name="_Toc210224881"/>
      <w:r>
        <w:rPr>
          <w:rFonts w:eastAsia="Times New Roman"/>
        </w:rPr>
        <w:t>8. Data Analysis Platforms</w:t>
      </w:r>
      <w:bookmarkEnd w:id="1503"/>
    </w:p>
    <w:p w14:paraId="73416279" w14:textId="77777777" w:rsidR="00FD7366" w:rsidRDefault="00C3062C">
      <w:pPr>
        <w:pStyle w:val="NormalWeb"/>
      </w:pPr>
      <w:del w:id="1504" w:author="Unknown">
        <w:r w:rsidRPr="396C7C54" w:rsidDel="00C3062C">
          <w:rPr>
            <w:strike/>
            <w:color w:val="FF0000"/>
          </w:rPr>
          <w:delText>Data analysis will be enabled through the CSAG/UCT Jupyter Hub as well as IBM PAIRS: Juypter Hub is a collaborative web based Python coding environment that enables analysts to develop analysis code in Python using a web based coding platform. The analysis code is executed on the CSAG HPC platform and datasets stored on the CSAG storage servers are available. The code environment is customized to support all the relevant coding libraries for machine learning (e.g TensorFlow, PyTorch, Keras, Scikit-learn, Numpy, Scipy, Pandas, etc.). IBM PAIRS provides multiple interfaces for rapid and more complex analysis which will be made available to HE2AT Center analysts on request (see Roles and Responsibilities for access request contacts). In addition, approaches to integrate data from IBM PAIRS into the CSAG/UCT Jupyter Hub will be developed.</w:delText>
        </w:r>
      </w:del>
    </w:p>
    <w:p w14:paraId="2E6BA9F4" w14:textId="77777777" w:rsidR="00FD7366" w:rsidRPr="00C7100C" w:rsidRDefault="00C3062C">
      <w:pPr>
        <w:pStyle w:val="NormalWeb"/>
        <w:rPr>
          <w:color w:val="0000FF"/>
          <w:shd w:val="clear" w:color="auto" w:fill="FFFF00"/>
        </w:rPr>
      </w:pPr>
      <w:r w:rsidRPr="00C7100C">
        <w:rPr>
          <w:color w:val="0000FF"/>
          <w:shd w:val="clear" w:color="auto" w:fill="FFFF00"/>
        </w:rPr>
        <w:t xml:space="preserve">Data analysis platform Data analysis involving the Consortium Shared Data and RP1/RP2 de-identified data will be facilitated through the CSAG/UCT Jupyter Hub platform and during the transition period through cloud-based computational resources with GPU acceleration for complex analyses, improved processing times, and enhanced analytical capabilities, providing robust and scalable environments for processing and analysing the HE²AT Center datasets. </w:t>
      </w:r>
    </w:p>
    <w:p w14:paraId="7363C1FD" w14:textId="77777777" w:rsidR="00FD7366" w:rsidRPr="00C7100C" w:rsidRDefault="00C3062C">
      <w:pPr>
        <w:pStyle w:val="NormalWeb"/>
        <w:rPr>
          <w:color w:val="0000FF"/>
          <w:shd w:val="clear" w:color="auto" w:fill="FFFF00"/>
        </w:rPr>
      </w:pPr>
      <w:r w:rsidRPr="00C7100C">
        <w:rPr>
          <w:color w:val="0000FF"/>
          <w:shd w:val="clear" w:color="auto" w:fill="FFFF00"/>
        </w:rPr>
        <w:t xml:space="preserve">Jupyter Hub is a collaborative, web-based Python coding environment that allows analysts to develop and execute analysis code using a browser interface. Whilst web based, access is controlled through username and password. Key technical details include: </w:t>
      </w:r>
    </w:p>
    <w:p w14:paraId="55160AA2" w14:textId="77777777" w:rsidR="00FD7366" w:rsidRDefault="00C3062C">
      <w:pPr>
        <w:pStyle w:val="NormalWeb"/>
        <w:rPr>
          <w:b/>
          <w:bCs/>
          <w:color w:val="0000FF"/>
          <w:shd w:val="clear" w:color="auto" w:fill="FFFF00"/>
        </w:rPr>
      </w:pPr>
      <w:r>
        <w:rPr>
          <w:b/>
          <w:bCs/>
          <w:color w:val="0000FF"/>
          <w:shd w:val="clear" w:color="auto" w:fill="FFFF00"/>
        </w:rPr>
        <w:t xml:space="preserve">• Web-Based Platform: </w:t>
      </w:r>
      <w:r w:rsidRPr="00C7100C">
        <w:rPr>
          <w:color w:val="0000FF"/>
          <w:shd w:val="clear" w:color="auto" w:fill="FFFF00"/>
        </w:rPr>
        <w:t>Researchers can access Jupyter Hub securely through a web browser, providing a user-friendly interface for coding and data analysis.</w:t>
      </w:r>
      <w:r>
        <w:rPr>
          <w:b/>
          <w:bCs/>
          <w:color w:val="0000FF"/>
          <w:shd w:val="clear" w:color="auto" w:fill="FFFF00"/>
        </w:rPr>
        <w:t xml:space="preserve"> </w:t>
      </w:r>
    </w:p>
    <w:p w14:paraId="49A2CF21" w14:textId="77777777" w:rsidR="00FD7366" w:rsidRDefault="00C3062C">
      <w:pPr>
        <w:pStyle w:val="NormalWeb"/>
        <w:rPr>
          <w:b/>
          <w:bCs/>
          <w:color w:val="0000FF"/>
          <w:shd w:val="clear" w:color="auto" w:fill="FFFF00"/>
        </w:rPr>
      </w:pPr>
      <w:r>
        <w:rPr>
          <w:b/>
          <w:bCs/>
          <w:color w:val="0000FF"/>
          <w:shd w:val="clear" w:color="auto" w:fill="FFFF00"/>
        </w:rPr>
        <w:t xml:space="preserve">• Python Environment: </w:t>
      </w:r>
      <w:r w:rsidRPr="00C7100C">
        <w:rPr>
          <w:color w:val="0000FF"/>
          <w:shd w:val="clear" w:color="auto" w:fill="FFFF00"/>
        </w:rPr>
        <w:t>This environment supports the development of analysis code in Python, leveraging a wide range of libraries and frameworks for data science, machine learning, and statistical analysis.</w:t>
      </w:r>
      <w:r>
        <w:rPr>
          <w:b/>
          <w:bCs/>
          <w:color w:val="0000FF"/>
          <w:shd w:val="clear" w:color="auto" w:fill="FFFF00"/>
        </w:rPr>
        <w:t xml:space="preserve"> </w:t>
      </w:r>
    </w:p>
    <w:p w14:paraId="05F0FC82" w14:textId="77777777" w:rsidR="00FD7366" w:rsidRDefault="00C3062C">
      <w:pPr>
        <w:pStyle w:val="NormalWeb"/>
        <w:rPr>
          <w:b/>
          <w:bCs/>
          <w:color w:val="0000FF"/>
          <w:shd w:val="clear" w:color="auto" w:fill="FFFF00"/>
        </w:rPr>
      </w:pPr>
      <w:r>
        <w:rPr>
          <w:b/>
          <w:bCs/>
          <w:color w:val="0000FF"/>
          <w:shd w:val="clear" w:color="auto" w:fill="FFFF00"/>
        </w:rPr>
        <w:t xml:space="preserve">• CSAG High-Performance Computing (HPC) Integration: </w:t>
      </w:r>
      <w:r w:rsidRPr="00C7100C">
        <w:rPr>
          <w:color w:val="0000FF"/>
          <w:shd w:val="clear" w:color="auto" w:fill="FFFF00"/>
        </w:rPr>
        <w:t xml:space="preserve">Analysis code executed in Jupyter Hub runs on the CSAG HPC platform, providing high computational power for processing large datasets. </w:t>
      </w:r>
    </w:p>
    <w:p w14:paraId="0913C0B3" w14:textId="77777777" w:rsidR="00FD7366" w:rsidRDefault="00C3062C">
      <w:pPr>
        <w:pStyle w:val="NormalWeb"/>
        <w:rPr>
          <w:b/>
          <w:bCs/>
          <w:color w:val="0000FF"/>
          <w:shd w:val="clear" w:color="auto" w:fill="FFFF00"/>
        </w:rPr>
      </w:pPr>
      <w:r>
        <w:rPr>
          <w:b/>
          <w:bCs/>
          <w:color w:val="0000FF"/>
          <w:shd w:val="clear" w:color="auto" w:fill="FFFF00"/>
        </w:rPr>
        <w:t xml:space="preserve">• Data Accessibility: </w:t>
      </w:r>
      <w:r w:rsidRPr="00C7100C">
        <w:rPr>
          <w:color w:val="0000FF"/>
          <w:shd w:val="clear" w:color="auto" w:fill="FFFF00"/>
        </w:rPr>
        <w:t>Consortium Shared Data, RP1/RP2 de-identified data, climate, and socio-economic datasets stored on CSAG storage servers are directly accessible within the Jupyter Hub environment, allowing seamless data retrieval and manipulation.</w:t>
      </w:r>
      <w:r>
        <w:rPr>
          <w:b/>
          <w:bCs/>
          <w:color w:val="0000FF"/>
          <w:shd w:val="clear" w:color="auto" w:fill="FFFF00"/>
        </w:rPr>
        <w:t xml:space="preserve"> </w:t>
      </w:r>
    </w:p>
    <w:p w14:paraId="55D452B7" w14:textId="77777777" w:rsidR="00FD7366" w:rsidRDefault="00C3062C">
      <w:pPr>
        <w:pStyle w:val="NormalWeb"/>
      </w:pPr>
      <w:r>
        <w:rPr>
          <w:b/>
          <w:bCs/>
          <w:color w:val="0000FF"/>
          <w:shd w:val="clear" w:color="auto" w:fill="FFFF00"/>
        </w:rPr>
        <w:lastRenderedPageBreak/>
        <w:t xml:space="preserve">• Collaboration: </w:t>
      </w:r>
      <w:r w:rsidRPr="00C7100C">
        <w:rPr>
          <w:color w:val="0000FF"/>
          <w:shd w:val="clear" w:color="auto" w:fill="FFFF00"/>
        </w:rPr>
        <w:t>Jupyter Hub supports collaborative work, enabling multiple analysts to share and work on the same notebooks, fostering teamwork and knowledge sharing.</w:t>
      </w:r>
    </w:p>
    <w:p w14:paraId="4D761F74" w14:textId="6C097EF5" w:rsidR="00FD7366" w:rsidRDefault="00993A61">
      <w:pPr>
        <w:pStyle w:val="Heading1"/>
        <w:rPr>
          <w:rFonts w:eastAsia="Times New Roman"/>
        </w:rPr>
      </w:pPr>
      <w:bookmarkStart w:id="1505" w:name="_Toc210224882"/>
      <w:r>
        <w:rPr>
          <w:rFonts w:eastAsia="Times New Roman"/>
        </w:rPr>
        <w:t>9. De-identification</w:t>
      </w:r>
      <w:bookmarkEnd w:id="1505"/>
    </w:p>
    <w:p w14:paraId="47A19156" w14:textId="77777777" w:rsidR="00FD7366" w:rsidRDefault="00C3062C">
      <w:pPr>
        <w:pStyle w:val="NormalWeb"/>
      </w:pPr>
      <w:del w:id="1506" w:author="Unknown">
        <w:r w:rsidRPr="396C7C54" w:rsidDel="00C3062C">
          <w:rPr>
            <w:strike/>
            <w:color w:val="FF0000"/>
          </w:rPr>
          <w:delText>De-identification may be implemented (see section on de-identification below) in order to minimize the potential for individuals to be identified either by geospatial information or other personal information. Whether de-identification is implemented will be guided by the principle of minimalism under POPIA which states that: Personal information may only be processed if, given the purpose for which it is processed, it is adequate, relevant and not excessive (POPIA Chapter 3: Section 10 Minimality). For example, for some research analysis, street address level personal information is not required and will be replaced by larger area references such as South African census areas.</w:delText>
        </w:r>
      </w:del>
    </w:p>
    <w:p w14:paraId="1C51752C" w14:textId="77777777" w:rsidR="00FD7366" w:rsidRPr="00C7100C" w:rsidRDefault="00C3062C">
      <w:pPr>
        <w:pStyle w:val="NormalWeb"/>
        <w:rPr>
          <w:color w:val="0000FF"/>
          <w:shd w:val="clear" w:color="auto" w:fill="FFFF00"/>
        </w:rPr>
      </w:pPr>
      <w:r w:rsidRPr="00C7100C">
        <w:rPr>
          <w:color w:val="0000FF"/>
          <w:shd w:val="clear" w:color="auto" w:fill="FFFF00"/>
        </w:rPr>
        <w:t xml:space="preserve">Personal information as it pertains to POPIA, can be considered de-identified provided the stipulated de-identification process is undertaken. To 'de-identify', in relation to personal information of a data subject, means to delete any information that— </w:t>
      </w:r>
    </w:p>
    <w:p w14:paraId="7C08E628" w14:textId="77777777" w:rsidR="00FD7366" w:rsidRPr="00C7100C" w:rsidRDefault="00C3062C">
      <w:pPr>
        <w:pStyle w:val="NormalWeb"/>
        <w:rPr>
          <w:color w:val="0000FF"/>
          <w:shd w:val="clear" w:color="auto" w:fill="FFFF00"/>
        </w:rPr>
      </w:pPr>
      <w:r w:rsidRPr="00C7100C">
        <w:rPr>
          <w:color w:val="0000FF"/>
          <w:shd w:val="clear" w:color="auto" w:fill="FFFF00"/>
        </w:rPr>
        <w:t xml:space="preserve">(a) identifies the data subject; </w:t>
      </w:r>
    </w:p>
    <w:p w14:paraId="7C72902D" w14:textId="77777777" w:rsidR="00FD7366" w:rsidRPr="00C7100C" w:rsidRDefault="00C3062C">
      <w:pPr>
        <w:pStyle w:val="NormalWeb"/>
        <w:rPr>
          <w:color w:val="0000FF"/>
          <w:shd w:val="clear" w:color="auto" w:fill="FFFF00"/>
        </w:rPr>
      </w:pPr>
      <w:r w:rsidRPr="00C7100C">
        <w:rPr>
          <w:color w:val="0000FF"/>
          <w:shd w:val="clear" w:color="auto" w:fill="FFFF00"/>
        </w:rPr>
        <w:t xml:space="preserve">(b) can be used or manipulated by a reasonably foreseeable method to identify the data subject; or </w:t>
      </w:r>
    </w:p>
    <w:p w14:paraId="52121418" w14:textId="77777777" w:rsidR="00FD7366" w:rsidRPr="00C7100C" w:rsidRDefault="00C3062C">
      <w:pPr>
        <w:pStyle w:val="NormalWeb"/>
        <w:rPr>
          <w:color w:val="0000FF"/>
          <w:shd w:val="clear" w:color="auto" w:fill="FFFF00"/>
        </w:rPr>
      </w:pPr>
      <w:r w:rsidRPr="00C7100C">
        <w:rPr>
          <w:color w:val="0000FF"/>
          <w:shd w:val="clear" w:color="auto" w:fill="FFFF00"/>
        </w:rPr>
        <w:t xml:space="preserve">(c) can be linked by a reasonably foreseeable method to other information that identifies the data subject. </w:t>
      </w:r>
    </w:p>
    <w:p w14:paraId="1A99BF67"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 </w:t>
      </w:r>
    </w:p>
    <w:p w14:paraId="17508E5D"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 </w:t>
      </w:r>
    </w:p>
    <w:p w14:paraId="08724541" w14:textId="5EA986B7" w:rsidR="00FD7366" w:rsidRDefault="00993A61">
      <w:pPr>
        <w:pStyle w:val="Heading2"/>
        <w:rPr>
          <w:shd w:val="clear" w:color="auto" w:fill="FFFF00"/>
        </w:rPr>
      </w:pPr>
      <w:bookmarkStart w:id="1507" w:name="_Toc210224883"/>
      <w:r>
        <w:rPr>
          <w:shd w:val="clear" w:color="auto" w:fill="FFFF00"/>
        </w:rPr>
        <w:t>9.1 Safe Harbour and/or expert determination</w:t>
      </w:r>
      <w:bookmarkEnd w:id="1507"/>
      <w:r>
        <w:rPr>
          <w:shd w:val="clear" w:color="auto" w:fill="FFFF00"/>
        </w:rPr>
        <w:t xml:space="preserve"> </w:t>
      </w:r>
    </w:p>
    <w:p w14:paraId="22D77C52"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We apply the principles of de-identification through two complementary approaches, for production of the RP1/RP2 de-identified datasets described above. The Safe Harbour approach is utilised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Harbour approach, as appropriate. External expert advice and inputs from the Data Access Committee is sought to determine risk of re-identification before sharing with external parties. For example, sensitive dates will be </w:t>
      </w:r>
      <w:r w:rsidRPr="396C7C54">
        <w:rPr>
          <w:color w:val="0000FF"/>
          <w:shd w:val="clear" w:color="auto" w:fill="FFFF00"/>
        </w:rPr>
        <w:lastRenderedPageBreak/>
        <w:t xml:space="preserve">aggregated to calendar years as whole numbers, and ages will be reported in five-year age bands, rather than as whole numbers, to further reduce the risk of re-identification. </w:t>
      </w:r>
    </w:p>
    <w:p w14:paraId="3FC927FC" w14:textId="77777777" w:rsidR="00FD7366" w:rsidRDefault="00FD7366">
      <w:pPr>
        <w:pStyle w:val="NormalWeb"/>
        <w:rPr>
          <w:b/>
          <w:bCs/>
          <w:color w:val="0000FF"/>
          <w:shd w:val="clear" w:color="auto" w:fill="FFFF00"/>
        </w:rPr>
      </w:pPr>
    </w:p>
    <w:p w14:paraId="230FD25A" w14:textId="39F5DB98" w:rsidR="00FD7366" w:rsidRDefault="00993A61">
      <w:pPr>
        <w:pStyle w:val="Heading2"/>
        <w:rPr>
          <w:shd w:val="clear" w:color="auto" w:fill="FFFF00"/>
        </w:rPr>
      </w:pPr>
      <w:bookmarkStart w:id="1508" w:name="_Toc210224884"/>
      <w:r>
        <w:rPr>
          <w:shd w:val="clear" w:color="auto" w:fill="FFFF00"/>
        </w:rPr>
        <w:t>9.2 Geographic aggregation</w:t>
      </w:r>
      <w:bookmarkEnd w:id="1508"/>
      <w:r>
        <w:rPr>
          <w:shd w:val="clear" w:color="auto" w:fill="FFFF00"/>
        </w:rPr>
        <w:t xml:space="preserve"> </w:t>
      </w:r>
    </w:p>
    <w:p w14:paraId="31059E70"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 </w:t>
      </w:r>
    </w:p>
    <w:p w14:paraId="3F9BFD10"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 </w:t>
      </w:r>
    </w:p>
    <w:p w14:paraId="5E482880" w14:textId="0E310AFC" w:rsidR="00FD7366" w:rsidRDefault="00993A61">
      <w:pPr>
        <w:pStyle w:val="Heading2"/>
        <w:rPr>
          <w:shd w:val="clear" w:color="auto" w:fill="FFFF00"/>
        </w:rPr>
      </w:pPr>
      <w:bookmarkStart w:id="1509" w:name="_Toc210224885"/>
      <w:r>
        <w:rPr>
          <w:shd w:val="clear" w:color="auto" w:fill="FFFF00"/>
        </w:rPr>
        <w:t>9.3 Location jittering</w:t>
      </w:r>
      <w:bookmarkEnd w:id="1509"/>
      <w:r>
        <w:rPr>
          <w:shd w:val="clear" w:color="auto" w:fill="FFFF00"/>
        </w:rPr>
        <w:t xml:space="preserve"> </w:t>
      </w:r>
    </w:p>
    <w:p w14:paraId="1146A09A" w14:textId="77777777" w:rsidR="00FD7366" w:rsidRPr="00C7100C" w:rsidRDefault="00C3062C">
      <w:pPr>
        <w:pStyle w:val="NormalWeb"/>
        <w:rPr>
          <w:color w:val="0000FF"/>
          <w:shd w:val="clear" w:color="auto" w:fill="FFFF00"/>
        </w:rPr>
      </w:pPr>
      <w:r w:rsidRPr="00C7100C">
        <w:rPr>
          <w:color w:val="0000FF"/>
          <w:shd w:val="clear" w:color="auto" w:fill="FFFF00"/>
        </w:rPr>
        <w:t xml:space="preserve">Latitude/longitude coordinates may be "jittered" by adding random values to each coordinate to obscure the exact location whilst retaining sufficient geographical information to support analysis. As detailed by Zandbergen (2014), jittering can involve various methods: </w:t>
      </w:r>
    </w:p>
    <w:p w14:paraId="5D8BEF36" w14:textId="77777777" w:rsidR="00FD7366" w:rsidRPr="00C7100C" w:rsidRDefault="00C3062C" w:rsidP="396C7C54">
      <w:pPr>
        <w:pStyle w:val="NormalWeb"/>
        <w:rPr>
          <w:color w:val="0000FF"/>
          <w:shd w:val="clear" w:color="auto" w:fill="FFFF00"/>
        </w:rPr>
      </w:pPr>
      <w:r w:rsidRPr="396C7C54">
        <w:rPr>
          <w:color w:val="0000FF"/>
          <w:shd w:val="clear" w:color="auto" w:fill="FFFF00"/>
        </w:rPr>
        <w:t>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similar to donut masking but with less uniform placement probability.</w:t>
      </w:r>
    </w:p>
    <w:p w14:paraId="5C64DE74" w14:textId="14AA73C7" w:rsidR="00FD7366" w:rsidDel="00C7100C" w:rsidRDefault="00C3062C">
      <w:pPr>
        <w:pStyle w:val="NormalWeb"/>
        <w:rPr>
          <w:del w:id="1510" w:author="Benjamin Devantier -du Plessis" w:date="2025-10-01T10:37:00Z" w16du:dateUtc="2025-10-01T08:37:00Z"/>
          <w:b/>
          <w:bCs/>
          <w:color w:val="0000FF"/>
          <w:shd w:val="clear" w:color="auto" w:fill="FFFF00"/>
        </w:rPr>
      </w:pPr>
      <w:del w:id="1511" w:author="Benjamin Devantier -du Plessis" w:date="2025-10-01T10:37:00Z" w16du:dateUtc="2025-10-01T08:37:00Z">
        <w:r w:rsidDel="00C7100C">
          <w:rPr>
            <w:noProof/>
          </w:rPr>
          <w:lastRenderedPageBreak/>
          <w:drawing>
            <wp:inline distT="0" distB="0" distL="0" distR="0" wp14:anchorId="3EC5E46C" wp14:editId="0E1A19E3">
              <wp:extent cx="4378325" cy="3182620"/>
              <wp:effectExtent l="0" t="0" r="3175" b="5080"/>
              <wp:docPr id="3" name="Picture 9" descr="A diagram of different colors of a circle&#10;&#10;&#10;&#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diagram of different colors of a circle&#10;&#10;&#10;&#10;Description automatically generated, Picture"/>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8325" cy="3182620"/>
                      </a:xfrm>
                      <a:prstGeom prst="rect">
                        <a:avLst/>
                      </a:prstGeom>
                      <a:noFill/>
                      <a:ln>
                        <a:noFill/>
                      </a:ln>
                    </pic:spPr>
                  </pic:pic>
                </a:graphicData>
              </a:graphic>
            </wp:inline>
          </w:drawing>
        </w:r>
      </w:del>
    </w:p>
    <w:p w14:paraId="24B7014D" w14:textId="7086CA7A" w:rsidR="00FD7366" w:rsidDel="00C7100C" w:rsidRDefault="00C3062C">
      <w:pPr>
        <w:pStyle w:val="NormalWeb"/>
        <w:rPr>
          <w:del w:id="1512" w:author="Benjamin Devantier -du Plessis" w:date="2025-10-01T10:37:00Z" w16du:dateUtc="2025-10-01T08:37:00Z"/>
        </w:rPr>
      </w:pPr>
      <w:del w:id="1513" w:author="Benjamin Devantier -du Plessis" w:date="2025-10-01T10:37:00Z" w16du:dateUtc="2025-10-01T08:37:00Z">
        <w:r w:rsidDel="00C7100C">
          <w:delText xml:space="preserve">Figure </w:delText>
        </w:r>
        <w:r w:rsidDel="00C7100C">
          <w:fldChar w:fldCharType="begin"/>
        </w:r>
        <w:r w:rsidDel="00C7100C">
          <w:delInstrText xml:space="preserve"> SEQ Figure \* ARABIC </w:delInstrText>
        </w:r>
        <w:r w:rsidDel="00C7100C">
          <w:fldChar w:fldCharType="separate"/>
        </w:r>
        <w:r w:rsidDel="00C7100C">
          <w:rPr>
            <w:noProof/>
          </w:rPr>
          <w:delText>2</w:delText>
        </w:r>
        <w:r w:rsidDel="00C7100C">
          <w:rPr>
            <w:noProof/>
          </w:rPr>
          <w:fldChar w:fldCharType="end"/>
        </w:r>
        <w:r w:rsidDel="00C7100C">
          <w:delText>:Geographic Masking Techniques: Different geographic masking techniques as described by Zandbergen (2014). (a) Random direction and fixed radius; (b) Random perturbation within a circle; (c) Gaussian displacement; (d) Donut masking; (e) Bimodal Gaussian displacement</w:delText>
        </w:r>
      </w:del>
    </w:p>
    <w:p w14:paraId="4B3F24E4" w14:textId="77777777" w:rsidR="00C7100C" w:rsidRDefault="00C7100C" w:rsidP="00C7100C">
      <w:pPr>
        <w:pStyle w:val="NormalWeb"/>
        <w:rPr>
          <w:ins w:id="1514" w:author="Benjamin Devantier -du Plessis" w:date="2025-10-01T10:37:00Z" w16du:dateUtc="2025-10-01T08:37:00Z"/>
          <w:b/>
          <w:bCs/>
          <w:color w:val="0000FF"/>
          <w:shd w:val="clear" w:color="auto" w:fill="FFFF00"/>
        </w:rPr>
      </w:pPr>
      <w:ins w:id="1515" w:author="Benjamin Devantier -du Plessis" w:date="2025-10-01T10:37:00Z" w16du:dateUtc="2025-10-01T08:37:00Z">
        <w:r>
          <w:rPr>
            <w:noProof/>
          </w:rPr>
          <w:drawing>
            <wp:inline distT="0" distB="0" distL="0" distR="0" wp14:anchorId="041CA83F" wp14:editId="5A6F20D2">
              <wp:extent cx="4378325" cy="3182620"/>
              <wp:effectExtent l="0" t="0" r="3175" b="5080"/>
              <wp:docPr id="1368193259" name="Picture 9" descr="A diagram of different colors of a circle&#10;&#10;&#10;&#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diagram of different colors of a circle&#10;&#10;&#10;&#10;Description automatically generated, Picture"/>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8325" cy="3182620"/>
                      </a:xfrm>
                      <a:prstGeom prst="rect">
                        <a:avLst/>
                      </a:prstGeom>
                      <a:noFill/>
                      <a:ln>
                        <a:noFill/>
                      </a:ln>
                    </pic:spPr>
                  </pic:pic>
                </a:graphicData>
              </a:graphic>
            </wp:inline>
          </w:drawing>
        </w:r>
      </w:ins>
    </w:p>
    <w:p w14:paraId="50771991" w14:textId="77777777" w:rsidR="00C7100C" w:rsidRDefault="00C7100C" w:rsidP="00C7100C">
      <w:pPr>
        <w:pStyle w:val="NormalWeb"/>
        <w:rPr>
          <w:ins w:id="1516" w:author="Benjamin Devantier -du Plessis" w:date="2025-10-01T10:37:00Z" w16du:dateUtc="2025-10-01T08:37:00Z"/>
          <w:b/>
          <w:bCs/>
          <w:color w:val="0000FF"/>
          <w:shd w:val="clear" w:color="auto" w:fill="FFFF00"/>
        </w:rPr>
      </w:pPr>
      <w:ins w:id="1517" w:author="Benjamin Devantier -du Plessis" w:date="2025-10-01T10:37:00Z" w16du:dateUtc="2025-10-01T08:37:00Z">
        <w:r>
          <w:t xml:space="preserve">Figure </w:t>
        </w:r>
        <w:r>
          <w:fldChar w:fldCharType="begin"/>
        </w:r>
        <w:r>
          <w:instrText xml:space="preserve"> SEQ Figure \* ARABIC </w:instrText>
        </w:r>
        <w:r>
          <w:fldChar w:fldCharType="separate"/>
        </w:r>
        <w:r>
          <w:rPr>
            <w:noProof/>
          </w:rPr>
          <w:t>2</w:t>
        </w:r>
        <w:r>
          <w:rPr>
            <w:noProof/>
          </w:rPr>
          <w:fldChar w:fldCharType="end"/>
        </w:r>
        <w:r>
          <w:t>:Geographic Masking Techniques: Different geographic masking techniques as described by Zandbergen (2014). (a) Random direction and fixed radius; (b) Random perturbation within a circle; (c) Gaussian displacement; (d) Donut masking; (e) Bimodal Gaussian displacement</w:t>
        </w:r>
      </w:ins>
    </w:p>
    <w:p w14:paraId="381ABBC3" w14:textId="77777777" w:rsidR="00C7100C" w:rsidRDefault="00C7100C">
      <w:pPr>
        <w:pStyle w:val="NormalWeb"/>
        <w:rPr>
          <w:b/>
          <w:bCs/>
          <w:color w:val="0000FF"/>
          <w:shd w:val="clear" w:color="auto" w:fill="FFFF00"/>
        </w:rPr>
      </w:pPr>
    </w:p>
    <w:p w14:paraId="1BB9B5CD" w14:textId="77777777" w:rsidR="00FD7366" w:rsidRPr="00C7100C" w:rsidRDefault="00C3062C">
      <w:pPr>
        <w:pStyle w:val="NormalWeb"/>
        <w:rPr>
          <w:color w:val="0000FF"/>
          <w:shd w:val="clear" w:color="auto" w:fill="FFFF00"/>
        </w:rPr>
      </w:pPr>
      <w:r w:rsidRPr="00C7100C">
        <w:rPr>
          <w:color w:val="0000FF"/>
          <w:shd w:val="clear" w:color="auto" w:fill="FFFF00"/>
        </w:rPr>
        <w:t xml:space="preserve"> Jittering is applied when finer spatial detail is necessary, but privacy must still be protected, such as RP2, where urban heat-health outcomes are analysed at a high-resolution (e.g., census small areas or wards). </w:t>
      </w:r>
    </w:p>
    <w:p w14:paraId="3E80303F" w14:textId="77777777" w:rsidR="00FD7366" w:rsidRPr="00C7100C" w:rsidRDefault="00C3062C">
      <w:pPr>
        <w:pStyle w:val="NormalWeb"/>
        <w:rPr>
          <w:color w:val="0000FF"/>
          <w:shd w:val="clear" w:color="auto" w:fill="FFFF00"/>
        </w:rPr>
      </w:pPr>
      <w:r w:rsidRPr="00C7100C">
        <w:rPr>
          <w:color w:val="0000FF"/>
          <w:shd w:val="clear" w:color="auto" w:fill="FFFF00"/>
        </w:rPr>
        <w:t xml:space="preserve">Gaussian displacement jittering is specifically used when more precise geographic information is required, balancing data utility and privacy by adjusting displacement based on population density. </w:t>
      </w:r>
    </w:p>
    <w:p w14:paraId="56C7B242"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 </w:t>
      </w:r>
    </w:p>
    <w:p w14:paraId="460E71DB" w14:textId="507A5F4C" w:rsidR="00FD7366" w:rsidRDefault="00993A61">
      <w:pPr>
        <w:pStyle w:val="Heading2"/>
        <w:rPr>
          <w:shd w:val="clear" w:color="auto" w:fill="FFFF00"/>
        </w:rPr>
      </w:pPr>
      <w:bookmarkStart w:id="1518" w:name="_Toc210224886"/>
      <w:r>
        <w:rPr>
          <w:shd w:val="clear" w:color="auto" w:fill="FFFF00"/>
        </w:rPr>
        <w:t>9.4 Expert review and risk assessment</w:t>
      </w:r>
      <w:bookmarkEnd w:id="1518"/>
    </w:p>
    <w:p w14:paraId="3332BD45" w14:textId="77777777" w:rsidR="00FD7366" w:rsidRPr="00C7100C" w:rsidRDefault="00C3062C" w:rsidP="396C7C54">
      <w:pPr>
        <w:pStyle w:val="NormalWeb"/>
        <w:rPr>
          <w:color w:val="0000FF"/>
          <w:shd w:val="clear" w:color="auto" w:fill="FFFF00"/>
        </w:rPr>
      </w:pPr>
      <w:r w:rsidRPr="396C7C54">
        <w:rPr>
          <w:color w:val="0000FF"/>
          <w:shd w:val="clear" w:color="auto" w:fill="FFFF00"/>
        </w:rPr>
        <w:t xml:space="preserve">Geo-location masking/jittering and aggregation techniques will be reviewed through expert determination involving UCT, IBM, and NIH experts. This process will involve assessing the </w:t>
      </w:r>
      <w:r w:rsidRPr="396C7C54">
        <w:rPr>
          <w:color w:val="0000FF"/>
          <w:shd w:val="clear" w:color="auto" w:fill="FFFF00"/>
        </w:rPr>
        <w:lastRenderedPageBreak/>
        <w:t xml:space="preserve">risk of re-identification and ensuring that the applied techniques sufficiently protect participant confidentiality whilst maintaining the integrity of spatial analyses. </w:t>
      </w:r>
    </w:p>
    <w:p w14:paraId="3C93CA52" w14:textId="77777777" w:rsidR="00FD7366" w:rsidRPr="00C7100C" w:rsidRDefault="00C3062C">
      <w:pPr>
        <w:pStyle w:val="NormalWeb"/>
        <w:rPr>
          <w:color w:val="0000FF"/>
          <w:shd w:val="clear" w:color="auto" w:fill="FFFF00"/>
        </w:rPr>
      </w:pPr>
      <w:r w:rsidRPr="00C7100C">
        <w:rPr>
          <w:color w:val="0000FF"/>
          <w:shd w:val="clear" w:color="auto" w:fill="FFFF00"/>
        </w:rPr>
        <w:t>In summary, by incorporating these enhanced de-identification techniques, we aim to ensure compliance with POPIA, protect participant privacy, and maintain the data's utility for research purposes.</w:t>
      </w:r>
    </w:p>
    <w:p w14:paraId="0CC585DB" w14:textId="217634DF" w:rsidR="00FD7366" w:rsidRDefault="00993A61">
      <w:pPr>
        <w:pStyle w:val="Heading1"/>
        <w:rPr>
          <w:rFonts w:eastAsia="Times New Roman"/>
        </w:rPr>
      </w:pPr>
      <w:bookmarkStart w:id="1519" w:name="_Toc210224887"/>
      <w:r>
        <w:rPr>
          <w:rFonts w:eastAsia="Times New Roman"/>
        </w:rPr>
        <w:t>10. Data Sharing and Open Access</w:t>
      </w:r>
      <w:bookmarkEnd w:id="1519"/>
    </w:p>
    <w:p w14:paraId="10ACE2C6" w14:textId="77777777" w:rsidR="00FD7366" w:rsidRDefault="00C3062C">
      <w:pPr>
        <w:pStyle w:val="NormalWeb"/>
      </w:pPr>
      <w:del w:id="1520" w:author="Unknown">
        <w:r w:rsidRPr="396C7C54" w:rsidDel="00C3062C">
          <w:rPr>
            <w:strike/>
            <w:color w:val="FF0000"/>
          </w:rPr>
          <w:delText>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privately-funded research, or research with commercialisation possibilities). Restrictions to data sharing According to Section 4.6 of the UCT Research Data Management policy, "[n]ecessary constraints on the availability of data include the protection of personal data; the protection of intellectual property; the protection of commercial interests of project partners; and security concerns." Strategies to limit restrictions may include data being de-identified (see above), gaining participant consent for data sharing; and gaining copyright permissions. Discoverability The HEAT Center and DMAC will implement FAIR principles: - Data will be findable through publically accessible and searchable meta-data indexes (need to decide if the DS-I Africa ODSP is going to be the primary mechanisms for meta-data search, UCT also hosts the ZivaHub repository) - Data will be accessible either openly through a public facing component of the DMP data repository, or through a data access request to DMAC (where a Data Sharing Agreement is required) - Interoperability will be enabled through the strict adherence to established data and meta-data standards (see above) - Reuse will be supported through rigorous documentation of the data including limitations and guidance for reuse.</w:delText>
        </w:r>
      </w:del>
    </w:p>
    <w:p w14:paraId="538492F5" w14:textId="77777777" w:rsidR="00FD7366" w:rsidRPr="00C7100C" w:rsidRDefault="00C3062C">
      <w:pPr>
        <w:rPr>
          <w:color w:val="0000FF"/>
          <w:shd w:val="clear" w:color="auto" w:fill="FFFF00"/>
        </w:rPr>
      </w:pPr>
      <w:r w:rsidRPr="00C7100C">
        <w:rPr>
          <w:color w:val="0000FF"/>
          <w:shd w:val="clear" w:color="auto" w:fill="FFFF00"/>
        </w:rP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commercialisation possibilities). </w:t>
      </w:r>
    </w:p>
    <w:p w14:paraId="2006905B" w14:textId="77777777" w:rsidR="00FD7366" w:rsidRDefault="00FD7366">
      <w:pPr>
        <w:rPr>
          <w:b/>
          <w:bCs/>
          <w:color w:val="0000FF"/>
          <w:shd w:val="clear" w:color="auto" w:fill="FFFF00"/>
        </w:rPr>
      </w:pPr>
    </w:p>
    <w:p w14:paraId="36DCB43F" w14:textId="06991E7C" w:rsidR="00FD7366" w:rsidRDefault="00993A61">
      <w:pPr>
        <w:pStyle w:val="Heading2"/>
        <w:rPr>
          <w:shd w:val="clear" w:color="auto" w:fill="FFFF00"/>
        </w:rPr>
      </w:pPr>
      <w:bookmarkStart w:id="1521" w:name="_Toc210224888"/>
      <w:r>
        <w:rPr>
          <w:shd w:val="clear" w:color="auto" w:fill="FFFF00"/>
        </w:rPr>
        <w:t>10.1 Restrictions to Data Sharing</w:t>
      </w:r>
      <w:bookmarkEnd w:id="1521"/>
      <w:r>
        <w:rPr>
          <w:shd w:val="clear" w:color="auto" w:fill="FFFF00"/>
        </w:rPr>
        <w:t xml:space="preserve"> </w:t>
      </w:r>
    </w:p>
    <w:p w14:paraId="4BFBAFC6" w14:textId="77777777" w:rsidR="00FD7366" w:rsidRPr="00C7100C" w:rsidRDefault="00C3062C">
      <w:pPr>
        <w:rPr>
          <w:color w:val="0000FF"/>
          <w:shd w:val="clear" w:color="auto" w:fill="FFFF00"/>
        </w:rPr>
      </w:pPr>
      <w:r w:rsidRPr="00C7100C">
        <w:rPr>
          <w:color w:val="0000FF"/>
          <w:shd w:val="clear" w:color="auto" w:fill="FFFF00"/>
        </w:rPr>
        <w:t xml:space="preserve">According to Section 4.6 of the UCT Research Data Management policy: "[n]ecessary constraints on the availability of data include the protection of personal data; the protection of intellectual property; the protection of commercial interests of project partners; and security concerns." </w:t>
      </w:r>
    </w:p>
    <w:p w14:paraId="1193256F" w14:textId="77777777" w:rsidR="00FD7366" w:rsidRDefault="00FD7366">
      <w:pPr>
        <w:rPr>
          <w:b/>
          <w:bCs/>
          <w:color w:val="0000FF"/>
          <w:shd w:val="clear" w:color="auto" w:fill="FFFF00"/>
        </w:rPr>
      </w:pPr>
    </w:p>
    <w:p w14:paraId="550FD962" w14:textId="7DE66E6F" w:rsidR="00FD7366" w:rsidRDefault="00993A61">
      <w:pPr>
        <w:pStyle w:val="Heading2"/>
        <w:rPr>
          <w:shd w:val="clear" w:color="auto" w:fill="FFFF00"/>
        </w:rPr>
      </w:pPr>
      <w:bookmarkStart w:id="1522" w:name="_Toc210224889"/>
      <w:r>
        <w:rPr>
          <w:shd w:val="clear" w:color="auto" w:fill="FFFF00"/>
        </w:rPr>
        <w:t>10.2 Discoverability</w:t>
      </w:r>
      <w:bookmarkEnd w:id="1522"/>
      <w:r>
        <w:rPr>
          <w:shd w:val="clear" w:color="auto" w:fill="FFFF00"/>
        </w:rPr>
        <w:t xml:space="preserve"> </w:t>
      </w:r>
    </w:p>
    <w:p w14:paraId="5C135812" w14:textId="77777777" w:rsidR="00FD7366" w:rsidRPr="00C7100C" w:rsidRDefault="00C3062C">
      <w:pPr>
        <w:rPr>
          <w:color w:val="0000FF"/>
          <w:shd w:val="clear" w:color="auto" w:fill="FFFF00"/>
        </w:rPr>
      </w:pPr>
      <w:r w:rsidRPr="00C7100C">
        <w:rPr>
          <w:color w:val="0000FF"/>
          <w:shd w:val="clear" w:color="auto" w:fill="FFFF00"/>
        </w:rPr>
        <w:t xml:space="preserve">The HE²AT Center and DMAC will implement FAIR principles to ensure that: </w:t>
      </w:r>
    </w:p>
    <w:p w14:paraId="6D2691B6" w14:textId="77777777" w:rsidR="00FD7366" w:rsidRDefault="00FD7366">
      <w:pPr>
        <w:rPr>
          <w:b/>
          <w:bCs/>
          <w:color w:val="0000FF"/>
          <w:shd w:val="clear" w:color="auto" w:fill="FFFF00"/>
        </w:rPr>
      </w:pPr>
    </w:p>
    <w:p w14:paraId="7BB0F7E3" w14:textId="77777777" w:rsidR="00FD7366" w:rsidRPr="00C7100C" w:rsidRDefault="00C3062C">
      <w:pPr>
        <w:rPr>
          <w:color w:val="0000FF"/>
          <w:shd w:val="clear" w:color="auto" w:fill="FFFF00"/>
        </w:rPr>
      </w:pPr>
      <w:r>
        <w:rPr>
          <w:b/>
          <w:bCs/>
          <w:color w:val="0000FF"/>
          <w:shd w:val="clear" w:color="auto" w:fill="FFFF00"/>
        </w:rPr>
        <w:t xml:space="preserve">• Findability: </w:t>
      </w:r>
      <w:r w:rsidRPr="00C7100C">
        <w:rPr>
          <w:color w:val="0000FF"/>
          <w:shd w:val="clear" w:color="auto" w:fill="FFFF00"/>
        </w:rPr>
        <w:t xml:space="preserve">Data will be discoverable through publicly accessible and searchable metadata indexes. The DS-I Africa ODSP and UCT's ZivaHub repository both offer platforms for metadata searching. </w:t>
      </w:r>
    </w:p>
    <w:p w14:paraId="4F22BA92" w14:textId="77777777" w:rsidR="00FD7366" w:rsidRDefault="00FD7366">
      <w:pPr>
        <w:rPr>
          <w:b/>
          <w:bCs/>
          <w:color w:val="0000FF"/>
          <w:shd w:val="clear" w:color="auto" w:fill="FFFF00"/>
        </w:rPr>
      </w:pPr>
    </w:p>
    <w:p w14:paraId="025C5DAB" w14:textId="77777777" w:rsidR="00FD7366" w:rsidRDefault="00C3062C">
      <w:pPr>
        <w:rPr>
          <w:b/>
          <w:bCs/>
          <w:color w:val="0000FF"/>
          <w:shd w:val="clear" w:color="auto" w:fill="FFFF00"/>
        </w:rPr>
      </w:pPr>
      <w:r>
        <w:rPr>
          <w:b/>
          <w:bCs/>
          <w:color w:val="0000FF"/>
          <w:shd w:val="clear" w:color="auto" w:fill="FFFF00"/>
        </w:rPr>
        <w:t xml:space="preserve">• Accessibility: </w:t>
      </w:r>
      <w:r w:rsidRPr="00C7100C">
        <w:rPr>
          <w:color w:val="0000FF"/>
          <w:shd w:val="clear" w:color="auto" w:fill="FFFF00"/>
        </w:rPr>
        <w:t>De-Identified data will be accessible via a data access request to the DAC, which, if approved, will require a Data Transfer Agreement.</w:t>
      </w:r>
      <w:r>
        <w:rPr>
          <w:b/>
          <w:bCs/>
          <w:color w:val="0000FF"/>
          <w:shd w:val="clear" w:color="auto" w:fill="FFFF00"/>
        </w:rPr>
        <w:t xml:space="preserve"> </w:t>
      </w:r>
    </w:p>
    <w:p w14:paraId="2C820871" w14:textId="77777777" w:rsidR="00FD7366" w:rsidRDefault="00FD7366">
      <w:pPr>
        <w:rPr>
          <w:b/>
          <w:bCs/>
          <w:color w:val="0000FF"/>
          <w:shd w:val="clear" w:color="auto" w:fill="FFFF00"/>
        </w:rPr>
      </w:pPr>
    </w:p>
    <w:p w14:paraId="138AAE0C" w14:textId="77777777" w:rsidR="00FD7366" w:rsidRDefault="00C3062C">
      <w:pPr>
        <w:rPr>
          <w:b/>
          <w:bCs/>
          <w:color w:val="0000FF"/>
          <w:shd w:val="clear" w:color="auto" w:fill="FFFF00"/>
        </w:rPr>
      </w:pPr>
      <w:r>
        <w:rPr>
          <w:b/>
          <w:bCs/>
          <w:color w:val="0000FF"/>
          <w:shd w:val="clear" w:color="auto" w:fill="FFFF00"/>
        </w:rPr>
        <w:t xml:space="preserve">• Interoperability: </w:t>
      </w:r>
      <w:r w:rsidRPr="00C7100C">
        <w:rPr>
          <w:color w:val="0000FF"/>
          <w:shd w:val="clear" w:color="auto" w:fill="FFFF00"/>
        </w:rPr>
        <w:t>Adherence to established data and metadata standards will ensure data interoperability (as outlined earlier in the document).</w:t>
      </w:r>
      <w:r>
        <w:rPr>
          <w:b/>
          <w:bCs/>
          <w:color w:val="0000FF"/>
          <w:shd w:val="clear" w:color="auto" w:fill="FFFF00"/>
        </w:rPr>
        <w:t xml:space="preserve"> </w:t>
      </w:r>
    </w:p>
    <w:p w14:paraId="4A43C86B" w14:textId="77777777" w:rsidR="00FD7366" w:rsidRDefault="00FD7366">
      <w:pPr>
        <w:rPr>
          <w:b/>
          <w:bCs/>
          <w:color w:val="0000FF"/>
          <w:shd w:val="clear" w:color="auto" w:fill="FFFF00"/>
        </w:rPr>
      </w:pPr>
    </w:p>
    <w:p w14:paraId="256C8458" w14:textId="77777777" w:rsidR="00FD7366" w:rsidRPr="00C7100C" w:rsidRDefault="00C3062C">
      <w:pPr>
        <w:rPr>
          <w:color w:val="0000FF"/>
          <w:shd w:val="clear" w:color="auto" w:fill="FFFF00"/>
        </w:rPr>
      </w:pPr>
      <w:r>
        <w:rPr>
          <w:b/>
          <w:bCs/>
          <w:color w:val="0000FF"/>
          <w:shd w:val="clear" w:color="auto" w:fill="FFFF00"/>
        </w:rPr>
        <w:t xml:space="preserve">• Reusability: </w:t>
      </w:r>
      <w:r w:rsidRPr="00C7100C">
        <w:rPr>
          <w:color w:val="0000FF"/>
          <w:shd w:val="clear" w:color="auto" w:fill="FFFF00"/>
        </w:rPr>
        <w:t xml:space="preserve">Rigorous data documentation will support reuse, including limitations and guidance for responsible reuse. </w:t>
      </w:r>
    </w:p>
    <w:p w14:paraId="4F1DE4C8" w14:textId="77777777" w:rsidR="00FD7366" w:rsidRDefault="00FD7366">
      <w:pPr>
        <w:rPr>
          <w:b/>
          <w:bCs/>
          <w:color w:val="0000FF"/>
          <w:shd w:val="clear" w:color="auto" w:fill="FFFF00"/>
        </w:rPr>
      </w:pPr>
    </w:p>
    <w:p w14:paraId="48DEAB11" w14:textId="6B8F8ACB" w:rsidR="00FD7366" w:rsidRDefault="00993A61">
      <w:pPr>
        <w:pStyle w:val="Heading2"/>
        <w:rPr>
          <w:shd w:val="clear" w:color="auto" w:fill="FFFF00"/>
        </w:rPr>
      </w:pPr>
      <w:bookmarkStart w:id="1523" w:name="_Toc210224890"/>
      <w:r>
        <w:rPr>
          <w:shd w:val="clear" w:color="auto" w:fill="FFFF00"/>
        </w:rPr>
        <w:lastRenderedPageBreak/>
        <w:t>10.3 Levels of Data Access</w:t>
      </w:r>
      <w:bookmarkEnd w:id="1523"/>
      <w:r>
        <w:rPr>
          <w:shd w:val="clear" w:color="auto" w:fill="FFFF00"/>
        </w:rPr>
        <w:t xml:space="preserve"> </w:t>
      </w:r>
    </w:p>
    <w:p w14:paraId="21557FEC" w14:textId="77777777" w:rsidR="00FD7366" w:rsidRDefault="00FD7366">
      <w:pPr>
        <w:rPr>
          <w:b/>
          <w:bCs/>
          <w:color w:val="0000FF"/>
          <w:shd w:val="clear" w:color="auto" w:fill="FFFF00"/>
        </w:rPr>
      </w:pPr>
    </w:p>
    <w:p w14:paraId="681944EB" w14:textId="77777777" w:rsidR="00FD7366" w:rsidRPr="00C7100C" w:rsidRDefault="00C3062C">
      <w:pPr>
        <w:rPr>
          <w:color w:val="0000FF"/>
          <w:shd w:val="clear" w:color="auto" w:fill="FFFF00"/>
        </w:rPr>
      </w:pPr>
      <w:r w:rsidRPr="00C7100C">
        <w:rPr>
          <w:color w:val="0000FF"/>
          <w:shd w:val="clear" w:color="auto" w:fill="FFFF00"/>
        </w:rPr>
        <w:t xml:space="preserve">The HE²AT Center categorises data into distinct access levels, each governed by specific rules and protocols to ensure protection and ethical use throughout the data lifecycle. These access levels include, in summary (see section above for more details): </w:t>
      </w:r>
    </w:p>
    <w:p w14:paraId="2C75D073" w14:textId="77777777" w:rsidR="00FD7366" w:rsidRDefault="00FD7366">
      <w:pPr>
        <w:rPr>
          <w:b/>
          <w:bCs/>
          <w:color w:val="0000FF"/>
          <w:shd w:val="clear" w:color="auto" w:fill="FFFF00"/>
        </w:rPr>
      </w:pPr>
    </w:p>
    <w:p w14:paraId="3ECAA6E4" w14:textId="77777777" w:rsidR="00FD7366" w:rsidRDefault="00C3062C">
      <w:pPr>
        <w:rPr>
          <w:b/>
          <w:bCs/>
          <w:color w:val="0000FF"/>
          <w:shd w:val="clear" w:color="auto" w:fill="FFFF00"/>
        </w:rPr>
      </w:pPr>
      <w:r>
        <w:rPr>
          <w:b/>
          <w:bCs/>
          <w:color w:val="0000FF"/>
          <w:shd w:val="clear" w:color="auto" w:fill="FFFF00"/>
        </w:rPr>
        <w:t xml:space="preserve">1. Original Study Data: </w:t>
      </w:r>
      <w:r w:rsidRPr="00C7100C">
        <w:rPr>
          <w:color w:val="0000FF"/>
          <w:shd w:val="clear" w:color="auto" w:fill="FFFF00"/>
        </w:rPr>
        <w:t xml:space="preserve">Raw, unprocessed health data collected directly from cohort studies and clinical trials. Access is restricted to authorised personnel in the Core Data Team and retained for five years following the HE²AT Center Project completion. A Data Provider may elect to terminate the DTA at any point and request data to be returned or destroyed. </w:t>
      </w:r>
    </w:p>
    <w:p w14:paraId="7F714DDE" w14:textId="77777777" w:rsidR="00FD7366" w:rsidRDefault="00FD7366">
      <w:pPr>
        <w:rPr>
          <w:b/>
          <w:bCs/>
          <w:color w:val="0000FF"/>
          <w:shd w:val="clear" w:color="auto" w:fill="FFFF00"/>
        </w:rPr>
      </w:pPr>
    </w:p>
    <w:p w14:paraId="38C54412" w14:textId="77777777" w:rsidR="00FD7366" w:rsidRDefault="00C3062C">
      <w:pPr>
        <w:rPr>
          <w:b/>
          <w:bCs/>
          <w:color w:val="0000FF"/>
          <w:shd w:val="clear" w:color="auto" w:fill="FFFF00"/>
        </w:rPr>
      </w:pPr>
      <w:r>
        <w:rPr>
          <w:b/>
          <w:bCs/>
          <w:color w:val="0000FF"/>
          <w:shd w:val="clear" w:color="auto" w:fill="FFFF00"/>
        </w:rPr>
        <w:t xml:space="preserve">2. Consortium Shared Data: </w:t>
      </w:r>
      <w:r w:rsidRPr="00C7100C">
        <w:rPr>
          <w:color w:val="0000FF"/>
          <w:shd w:val="clear" w:color="auto" w:fill="FFFF00"/>
        </w:rPr>
        <w:t>Data that has undergone initial processing, harmonisation and integration, shared amongst the HE²AT Center Consortium. This data has been significantly altered, including applying privacy protections like initial de-identification in accordance with the principle of minimality.</w:t>
      </w:r>
      <w:r>
        <w:rPr>
          <w:b/>
          <w:bCs/>
          <w:color w:val="0000FF"/>
          <w:shd w:val="clear" w:color="auto" w:fill="FFFF00"/>
        </w:rPr>
        <w:t xml:space="preserve"> </w:t>
      </w:r>
    </w:p>
    <w:p w14:paraId="02D13B23" w14:textId="77777777" w:rsidR="00FD7366" w:rsidRDefault="00FD7366">
      <w:pPr>
        <w:rPr>
          <w:b/>
          <w:bCs/>
          <w:color w:val="0000FF"/>
          <w:shd w:val="clear" w:color="auto" w:fill="FFFF00"/>
        </w:rPr>
      </w:pPr>
    </w:p>
    <w:p w14:paraId="2FD663F7" w14:textId="77777777" w:rsidR="00FD7366" w:rsidRDefault="00C3062C">
      <w:pPr>
        <w:rPr>
          <w:b/>
          <w:bCs/>
          <w:color w:val="0000FF"/>
          <w:shd w:val="clear" w:color="auto" w:fill="FFFF00"/>
        </w:rPr>
      </w:pPr>
      <w:r>
        <w:rPr>
          <w:b/>
          <w:bCs/>
          <w:color w:val="0000FF"/>
          <w:shd w:val="clear" w:color="auto" w:fill="FFFF00"/>
        </w:rPr>
        <w:t xml:space="preserve">3. RP1/RP2 De-identified Data: </w:t>
      </w:r>
      <w:r w:rsidRPr="00C7100C">
        <w:rPr>
          <w:color w:val="0000FF"/>
          <w:shd w:val="clear" w:color="auto" w:fill="FFFF00"/>
        </w:rPr>
        <w:t>Data that has been further processed and de-identified to prevent re-identification. Available to External Researchers under conditions set by the Data Access Committee (DAC), this data adheres to strict privacy guidelines.</w:t>
      </w:r>
      <w:r>
        <w:rPr>
          <w:b/>
          <w:bCs/>
          <w:color w:val="0000FF"/>
          <w:shd w:val="clear" w:color="auto" w:fill="FFFF00"/>
        </w:rPr>
        <w:t xml:space="preserve"> </w:t>
      </w:r>
    </w:p>
    <w:p w14:paraId="4EC5C1B0" w14:textId="77777777" w:rsidR="00FD7366" w:rsidRDefault="00FD7366">
      <w:pPr>
        <w:rPr>
          <w:b/>
          <w:bCs/>
          <w:color w:val="0000FF"/>
          <w:shd w:val="clear" w:color="auto" w:fill="FFFF00"/>
        </w:rPr>
      </w:pPr>
    </w:p>
    <w:p w14:paraId="13A46E4F" w14:textId="77777777" w:rsidR="00FD7366" w:rsidRPr="00C7100C" w:rsidRDefault="00C3062C">
      <w:pPr>
        <w:rPr>
          <w:color w:val="0000FF"/>
          <w:shd w:val="clear" w:color="auto" w:fill="FFFF00"/>
        </w:rPr>
      </w:pPr>
      <w:r>
        <w:rPr>
          <w:b/>
          <w:bCs/>
          <w:color w:val="0000FF"/>
          <w:shd w:val="clear" w:color="auto" w:fill="FFFF00"/>
        </w:rPr>
        <w:t xml:space="preserve">4. Inferential Data: </w:t>
      </w:r>
      <w:r w:rsidRPr="00C7100C">
        <w:rPr>
          <w:color w:val="0000FF"/>
          <w:shd w:val="clear" w:color="auto" w:fill="FFFF00"/>
        </w:rPr>
        <w:t xml:space="preserve">Aggregated and anonymised data derived from analyses. This data is made available for open access and has no direct or indirect identifiers, ensuring complete confidentiality. </w:t>
      </w:r>
    </w:p>
    <w:p w14:paraId="2628795C" w14:textId="77777777" w:rsidR="00FD7366" w:rsidRDefault="00FD7366">
      <w:pPr>
        <w:rPr>
          <w:b/>
          <w:bCs/>
          <w:color w:val="0000FF"/>
          <w:shd w:val="clear" w:color="auto" w:fill="FFFF00"/>
        </w:rPr>
      </w:pPr>
    </w:p>
    <w:p w14:paraId="79C47BC9" w14:textId="24A1BB2F" w:rsidR="00FD7366" w:rsidRDefault="00993A61">
      <w:pPr>
        <w:pStyle w:val="Heading2"/>
        <w:rPr>
          <w:shd w:val="clear" w:color="auto" w:fill="FFFF00"/>
        </w:rPr>
      </w:pPr>
      <w:bookmarkStart w:id="1524" w:name="_Toc210224891"/>
      <w:r>
        <w:rPr>
          <w:shd w:val="clear" w:color="auto" w:fill="FFFF00"/>
        </w:rPr>
        <w:t>10.4 Procedure for Making RP1/RP2 De-identified Data Available to Bona Fide Researchers</w:t>
      </w:r>
      <w:bookmarkEnd w:id="1524"/>
      <w:r>
        <w:rPr>
          <w:shd w:val="clear" w:color="auto" w:fill="FFFF00"/>
        </w:rPr>
        <w:t xml:space="preserve"> </w:t>
      </w:r>
    </w:p>
    <w:p w14:paraId="01CDC529" w14:textId="77777777" w:rsidR="00FD7366" w:rsidRDefault="00FD7366">
      <w:pPr>
        <w:rPr>
          <w:b/>
          <w:bCs/>
          <w:color w:val="0000FF"/>
          <w:shd w:val="clear" w:color="auto" w:fill="FFFF00"/>
        </w:rPr>
      </w:pPr>
    </w:p>
    <w:p w14:paraId="4E116207" w14:textId="77777777" w:rsidR="00FD7366" w:rsidRPr="00C7100C" w:rsidRDefault="00C3062C">
      <w:pPr>
        <w:rPr>
          <w:color w:val="0000FF"/>
          <w:shd w:val="clear" w:color="auto" w:fill="FFFF00"/>
        </w:rPr>
      </w:pPr>
      <w:r w:rsidRPr="00C7100C">
        <w:rPr>
          <w:color w:val="0000FF"/>
          <w:shd w:val="clear" w:color="auto" w:fill="FFFF00"/>
        </w:rPr>
        <w:t xml:space="preserve">All projects, regardless of whether they involve internal HE²AT Center Consortium members or external researchers, must go through the DAC for data access approval. This ensures equitable data sharing and maintains comprehensive tracking of all projects using the data. </w:t>
      </w:r>
    </w:p>
    <w:p w14:paraId="0BEA7FDD" w14:textId="77777777" w:rsidR="00FD7366" w:rsidRPr="00C7100C" w:rsidRDefault="00FD7366">
      <w:pPr>
        <w:rPr>
          <w:color w:val="0000FF"/>
          <w:shd w:val="clear" w:color="auto" w:fill="FFFF00"/>
        </w:rPr>
      </w:pPr>
    </w:p>
    <w:p w14:paraId="3E37F92F" w14:textId="77777777" w:rsidR="00FD7366" w:rsidRPr="00C7100C" w:rsidRDefault="00C3062C">
      <w:pPr>
        <w:rPr>
          <w:color w:val="0000FF"/>
          <w:shd w:val="clear" w:color="auto" w:fill="FFFF00"/>
        </w:rPr>
      </w:pPr>
      <w:r w:rsidRPr="00C7100C">
        <w:rPr>
          <w:color w:val="0000FF"/>
          <w:shd w:val="clear" w:color="auto" w:fill="FFFF00"/>
        </w:rPr>
        <w:t xml:space="preserve">The procedures for making RP1/RP2 De-identified Data available to qualifying External Researchers are outlined below. These procedures ensure compliance with ethical, legal, and scientific standards, whilst maintaining data integrity and security. </w:t>
      </w:r>
    </w:p>
    <w:p w14:paraId="045F46E3" w14:textId="77777777" w:rsidR="00FD7366" w:rsidRPr="00C7100C" w:rsidRDefault="00FD7366">
      <w:pPr>
        <w:rPr>
          <w:color w:val="0000FF"/>
          <w:shd w:val="clear" w:color="auto" w:fill="FFFF00"/>
        </w:rPr>
      </w:pPr>
    </w:p>
    <w:p w14:paraId="562F1887" w14:textId="77777777" w:rsidR="00FD7366" w:rsidRPr="00C7100C" w:rsidRDefault="00C3062C">
      <w:pPr>
        <w:rPr>
          <w:color w:val="0000FF"/>
          <w:shd w:val="clear" w:color="auto" w:fill="FFFF00"/>
        </w:rPr>
      </w:pPr>
      <w:r w:rsidRPr="00C7100C">
        <w:rPr>
          <w:color w:val="0000FF"/>
          <w:shd w:val="clear" w:color="auto" w:fill="FFFF00"/>
        </w:rPr>
        <w:t xml:space="preserve">Detailed governance and oversight of these procedures, including DAC responsibilities, are covered in Annex 4, which contains the full terms of reference for the DAC. </w:t>
      </w:r>
    </w:p>
    <w:p w14:paraId="67CCD75F" w14:textId="77777777" w:rsidR="00FD7366" w:rsidRDefault="00FD7366">
      <w:pPr>
        <w:rPr>
          <w:b/>
          <w:bCs/>
          <w:color w:val="0000FF"/>
          <w:shd w:val="clear" w:color="auto" w:fill="FFFF00"/>
        </w:rPr>
      </w:pPr>
    </w:p>
    <w:p w14:paraId="386F39AB" w14:textId="77777777" w:rsidR="00FD7366" w:rsidRPr="00C7100C" w:rsidRDefault="00C3062C">
      <w:pPr>
        <w:rPr>
          <w:color w:val="0000FF"/>
          <w:shd w:val="clear" w:color="auto" w:fill="FFFF00"/>
        </w:rPr>
      </w:pPr>
      <w:r>
        <w:rPr>
          <w:b/>
          <w:bCs/>
          <w:color w:val="0000FF"/>
          <w:shd w:val="clear" w:color="auto" w:fill="FFFF00"/>
        </w:rPr>
        <w:t xml:space="preserve">1. The Data Access Request Form: </w:t>
      </w:r>
      <w:r w:rsidRPr="00C7100C">
        <w:rPr>
          <w:color w:val="0000FF"/>
          <w:shd w:val="clear" w:color="auto" w:fill="FFFF00"/>
        </w:rPr>
        <w:t xml:space="preserve">This form must be completed by those requesting access to RP1/RP2 De-identified Data and includes: </w:t>
      </w:r>
    </w:p>
    <w:p w14:paraId="1E042D04" w14:textId="77777777" w:rsidR="00FD7366" w:rsidRPr="00C7100C" w:rsidRDefault="00FD7366">
      <w:pPr>
        <w:rPr>
          <w:color w:val="0000FF"/>
          <w:shd w:val="clear" w:color="auto" w:fill="FFFF00"/>
        </w:rPr>
      </w:pPr>
    </w:p>
    <w:p w14:paraId="213FA867" w14:textId="77777777" w:rsidR="00FD7366" w:rsidRPr="00C7100C" w:rsidRDefault="00C3062C">
      <w:pPr>
        <w:rPr>
          <w:color w:val="0000FF"/>
          <w:shd w:val="clear" w:color="auto" w:fill="FFFF00"/>
        </w:rPr>
      </w:pPr>
      <w:r w:rsidRPr="00C7100C">
        <w:rPr>
          <w:color w:val="0000FF"/>
          <w:shd w:val="clear" w:color="auto" w:fill="FFFF00"/>
        </w:rPr>
        <w:lastRenderedPageBreak/>
        <w:t xml:space="preserve">- Applicant Information: Details about the applicant and their institution, including name, address, and the nature of the research activities. </w:t>
      </w:r>
    </w:p>
    <w:p w14:paraId="222C48DE" w14:textId="77777777" w:rsidR="00FD7366" w:rsidRPr="00C7100C" w:rsidRDefault="00FD7366">
      <w:pPr>
        <w:rPr>
          <w:color w:val="0000FF"/>
          <w:shd w:val="clear" w:color="auto" w:fill="FFFF00"/>
        </w:rPr>
      </w:pPr>
    </w:p>
    <w:p w14:paraId="17F43123" w14:textId="77777777" w:rsidR="00FD7366" w:rsidRPr="00C7100C" w:rsidRDefault="00C3062C">
      <w:pPr>
        <w:rPr>
          <w:color w:val="0000FF"/>
          <w:shd w:val="clear" w:color="auto" w:fill="FFFF00"/>
        </w:rPr>
      </w:pPr>
      <w:r w:rsidRPr="00C7100C">
        <w:rPr>
          <w:color w:val="0000FF"/>
          <w:shd w:val="clear" w:color="auto" w:fill="FFFF00"/>
        </w:rPr>
        <w:t xml:space="preserve">- Consortium Membership Status: Indication of whether the applicant is a member of the DSI-Africa Consortium. Non-members must provide detailed information about their organisational affiliation. </w:t>
      </w:r>
    </w:p>
    <w:p w14:paraId="0E0DBFF1" w14:textId="77777777" w:rsidR="00FD7366" w:rsidRPr="00C7100C" w:rsidRDefault="00FD7366">
      <w:pPr>
        <w:rPr>
          <w:color w:val="0000FF"/>
          <w:shd w:val="clear" w:color="auto" w:fill="FFFF00"/>
        </w:rPr>
      </w:pPr>
    </w:p>
    <w:p w14:paraId="40894B2E" w14:textId="77777777" w:rsidR="00FD7366" w:rsidRPr="00C7100C" w:rsidRDefault="00C3062C">
      <w:pPr>
        <w:rPr>
          <w:color w:val="0000FF"/>
          <w:shd w:val="clear" w:color="auto" w:fill="FFFF00"/>
        </w:rPr>
      </w:pPr>
      <w:r w:rsidRPr="00C7100C">
        <w:rPr>
          <w:color w:val="0000FF"/>
          <w:shd w:val="clear" w:color="auto" w:fill="FFFF00"/>
        </w:rPr>
        <w:t xml:space="preserve">- Dataset Identification: Specification of the datasets for which access is sought. </w:t>
      </w:r>
    </w:p>
    <w:p w14:paraId="6E15FA40" w14:textId="77777777" w:rsidR="00FD7366" w:rsidRPr="00C7100C" w:rsidRDefault="00FD7366">
      <w:pPr>
        <w:rPr>
          <w:color w:val="0000FF"/>
          <w:shd w:val="clear" w:color="auto" w:fill="FFFF00"/>
        </w:rPr>
      </w:pPr>
    </w:p>
    <w:p w14:paraId="5C2E6195" w14:textId="77777777" w:rsidR="00FD7366" w:rsidRPr="00C7100C" w:rsidRDefault="00C3062C">
      <w:pPr>
        <w:rPr>
          <w:color w:val="0000FF"/>
          <w:shd w:val="clear" w:color="auto" w:fill="FFFF00"/>
        </w:rPr>
      </w:pPr>
      <w:r w:rsidRPr="00C7100C">
        <w:rPr>
          <w:color w:val="0000FF"/>
          <w:shd w:val="clear" w:color="auto" w:fill="FFFF00"/>
        </w:rPr>
        <w:t xml:space="preserve">- Research Purpose: A proposal outlining the intended research, including objectives and significance. </w:t>
      </w:r>
    </w:p>
    <w:p w14:paraId="7A628663" w14:textId="77777777" w:rsidR="00FD7366" w:rsidRPr="00C7100C" w:rsidRDefault="00FD7366">
      <w:pPr>
        <w:rPr>
          <w:color w:val="0000FF"/>
          <w:shd w:val="clear" w:color="auto" w:fill="FFFF00"/>
        </w:rPr>
      </w:pPr>
    </w:p>
    <w:p w14:paraId="30CA8E6F" w14:textId="77777777" w:rsidR="00FD7366" w:rsidRPr="00C7100C" w:rsidRDefault="00C3062C">
      <w:pPr>
        <w:rPr>
          <w:color w:val="0000FF"/>
          <w:shd w:val="clear" w:color="auto" w:fill="FFFF00"/>
        </w:rPr>
      </w:pPr>
      <w:r w:rsidRPr="00C7100C">
        <w:rPr>
          <w:color w:val="0000FF"/>
          <w:shd w:val="clear" w:color="auto" w:fill="FFFF00"/>
        </w:rPr>
        <w:t xml:space="preserve">- Data Sharing Modality Preference: Specification of whether data access is sought through download, with a justification based on the research and data sensitivity. </w:t>
      </w:r>
    </w:p>
    <w:p w14:paraId="65C70593" w14:textId="77777777" w:rsidR="00FD7366" w:rsidRPr="00C7100C" w:rsidRDefault="00FD7366">
      <w:pPr>
        <w:rPr>
          <w:color w:val="0000FF"/>
          <w:shd w:val="clear" w:color="auto" w:fill="FFFF00"/>
        </w:rPr>
      </w:pPr>
    </w:p>
    <w:p w14:paraId="1F2DBCA9" w14:textId="77777777" w:rsidR="00FD7366" w:rsidRPr="00C7100C" w:rsidRDefault="00C3062C">
      <w:pPr>
        <w:rPr>
          <w:color w:val="0000FF"/>
          <w:shd w:val="clear" w:color="auto" w:fill="FFFF00"/>
        </w:rPr>
      </w:pPr>
      <w:r w:rsidRPr="00C7100C">
        <w:rPr>
          <w:color w:val="0000FF"/>
          <w:shd w:val="clear" w:color="auto" w:fill="FFFF00"/>
        </w:rPr>
        <w:t xml:space="preserve">- Ethics Approval: Proof of ethics approval from the applicant's institutional ethics committee. </w:t>
      </w:r>
    </w:p>
    <w:p w14:paraId="38AB5438" w14:textId="77777777" w:rsidR="00FD7366" w:rsidRPr="00C7100C" w:rsidRDefault="00FD7366">
      <w:pPr>
        <w:rPr>
          <w:color w:val="0000FF"/>
          <w:shd w:val="clear" w:color="auto" w:fill="FFFF00"/>
        </w:rPr>
      </w:pPr>
    </w:p>
    <w:p w14:paraId="1FCAC45C" w14:textId="77777777" w:rsidR="00FD7366" w:rsidRPr="00C7100C" w:rsidRDefault="00C3062C">
      <w:pPr>
        <w:rPr>
          <w:color w:val="0000FF"/>
          <w:shd w:val="clear" w:color="auto" w:fill="FFFF00"/>
        </w:rPr>
      </w:pPr>
      <w:r w:rsidRPr="00C7100C">
        <w:rPr>
          <w:color w:val="0000FF"/>
          <w:shd w:val="clear" w:color="auto" w:fill="FFFF00"/>
        </w:rPr>
        <w:t xml:space="preserve">- Data Protection Measures: A detailed description of statutory, organisational, and technical measures in place at the receiving institution to safeguard the security of the data. </w:t>
      </w:r>
    </w:p>
    <w:p w14:paraId="40DBB2FF" w14:textId="77777777" w:rsidR="00FD7366" w:rsidRDefault="00FD7366">
      <w:pPr>
        <w:rPr>
          <w:b/>
          <w:bCs/>
          <w:color w:val="0000FF"/>
          <w:shd w:val="clear" w:color="auto" w:fill="FFFF00"/>
        </w:rPr>
      </w:pPr>
    </w:p>
    <w:p w14:paraId="476EB59B" w14:textId="77777777" w:rsidR="00FD7366" w:rsidRDefault="00C3062C">
      <w:pPr>
        <w:rPr>
          <w:b/>
          <w:bCs/>
          <w:color w:val="0000FF"/>
          <w:shd w:val="clear" w:color="auto" w:fill="FFFF00"/>
        </w:rPr>
      </w:pPr>
      <w:r>
        <w:rPr>
          <w:b/>
          <w:bCs/>
          <w:color w:val="0000FF"/>
          <w:shd w:val="clear" w:color="auto" w:fill="FFFF00"/>
        </w:rPr>
        <w:t xml:space="preserve">2. Preliminary Screening: </w:t>
      </w:r>
      <w:r w:rsidRPr="00C7100C">
        <w:rPr>
          <w:color w:val="0000FF"/>
          <w:shd w:val="clear" w:color="auto" w:fill="FFFF00"/>
        </w:rPr>
        <w:t>Upon submission of the Data Request Form, the request undergoes preliminary screening by the HE²AT Center SteerCo to confirm completeness and basic compliance with the HE²AT Center Consortium's requirements as well as resources available in the HEAT Center for preparing the De-Identified database.</w:t>
      </w:r>
      <w:r>
        <w:rPr>
          <w:b/>
          <w:bCs/>
          <w:color w:val="0000FF"/>
          <w:shd w:val="clear" w:color="auto" w:fill="FFFF00"/>
        </w:rPr>
        <w:t xml:space="preserve"> </w:t>
      </w:r>
    </w:p>
    <w:p w14:paraId="7D39D465" w14:textId="77777777" w:rsidR="00FD7366" w:rsidRDefault="00FD7366">
      <w:pPr>
        <w:rPr>
          <w:b/>
          <w:bCs/>
          <w:color w:val="0000FF"/>
          <w:shd w:val="clear" w:color="auto" w:fill="FFFF00"/>
        </w:rPr>
      </w:pPr>
    </w:p>
    <w:p w14:paraId="2E9625C5" w14:textId="77777777" w:rsidR="00FD7366" w:rsidRDefault="00C3062C">
      <w:pPr>
        <w:rPr>
          <w:b/>
          <w:bCs/>
          <w:color w:val="0000FF"/>
          <w:shd w:val="clear" w:color="auto" w:fill="FFFF00"/>
        </w:rPr>
      </w:pPr>
      <w:r>
        <w:rPr>
          <w:b/>
          <w:bCs/>
          <w:color w:val="0000FF"/>
          <w:shd w:val="clear" w:color="auto" w:fill="FFFF00"/>
        </w:rPr>
        <w:t xml:space="preserve">3. Review by Data Access Committee: </w:t>
      </w:r>
      <w:r w:rsidRPr="00C7100C">
        <w:rPr>
          <w:color w:val="0000FF"/>
          <w:shd w:val="clear" w:color="auto" w:fill="FFFF00"/>
        </w:rPr>
        <w:t xml:space="preserve">The DAC evaluates the request based on criteria such as potential privacy risks, and the avoidance of overlap with ongoing research. The full governance procedures are detailed in Annexe 4. </w:t>
      </w:r>
    </w:p>
    <w:p w14:paraId="5133D2CD" w14:textId="77777777" w:rsidR="00FD7366" w:rsidRDefault="00FD7366">
      <w:pPr>
        <w:rPr>
          <w:b/>
          <w:bCs/>
          <w:color w:val="0000FF"/>
          <w:shd w:val="clear" w:color="auto" w:fill="FFFF00"/>
        </w:rPr>
      </w:pPr>
    </w:p>
    <w:p w14:paraId="4C2AF350" w14:textId="77777777" w:rsidR="00FD7366" w:rsidRPr="00C7100C" w:rsidRDefault="00C3062C">
      <w:pPr>
        <w:rPr>
          <w:color w:val="0000FF"/>
          <w:shd w:val="clear" w:color="auto" w:fill="FFFF00"/>
        </w:rPr>
      </w:pPr>
      <w:r>
        <w:rPr>
          <w:b/>
          <w:bCs/>
          <w:color w:val="0000FF"/>
          <w:shd w:val="clear" w:color="auto" w:fill="FFFF00"/>
        </w:rPr>
        <w:t xml:space="preserve">4. Recording and Communication of Decision: </w:t>
      </w:r>
      <w:r w:rsidRPr="00C7100C">
        <w:rPr>
          <w:color w:val="0000FF"/>
          <w:shd w:val="clear" w:color="auto" w:fill="FFFF00"/>
        </w:rPr>
        <w:t xml:space="preserve">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 </w:t>
      </w:r>
    </w:p>
    <w:p w14:paraId="26C53308" w14:textId="77777777" w:rsidR="00FD7366" w:rsidRDefault="00FD7366">
      <w:pPr>
        <w:rPr>
          <w:b/>
          <w:bCs/>
          <w:color w:val="0000FF"/>
          <w:shd w:val="clear" w:color="auto" w:fill="FFFF00"/>
        </w:rPr>
      </w:pPr>
    </w:p>
    <w:p w14:paraId="7643941E" w14:textId="77777777" w:rsidR="00FD7366" w:rsidRDefault="00C3062C">
      <w:pPr>
        <w:rPr>
          <w:b/>
          <w:bCs/>
          <w:color w:val="0000FF"/>
          <w:shd w:val="clear" w:color="auto" w:fill="FFFF00"/>
        </w:rPr>
      </w:pPr>
      <w:r>
        <w:rPr>
          <w:b/>
          <w:bCs/>
          <w:color w:val="0000FF"/>
          <w:shd w:val="clear" w:color="auto" w:fill="FFFF00"/>
        </w:rPr>
        <w:t xml:space="preserve">5. Data Transfer: </w:t>
      </w:r>
      <w:r w:rsidRPr="00C7100C">
        <w:rPr>
          <w:color w:val="0000FF"/>
          <w:shd w:val="clear" w:color="auto" w:fill="FFFF00"/>
        </w:rPr>
        <w:t>The data will be transferred upon approval and fulfilment of all conditions, including ethics approval.</w:t>
      </w:r>
      <w:r>
        <w:rPr>
          <w:b/>
          <w:bCs/>
          <w:color w:val="0000FF"/>
          <w:shd w:val="clear" w:color="auto" w:fill="FFFF00"/>
        </w:rPr>
        <w:t xml:space="preserve"> </w:t>
      </w:r>
    </w:p>
    <w:p w14:paraId="1996376A" w14:textId="77777777" w:rsidR="00FD7366" w:rsidRDefault="00FD7366">
      <w:pPr>
        <w:rPr>
          <w:b/>
          <w:bCs/>
          <w:color w:val="0000FF"/>
          <w:shd w:val="clear" w:color="auto" w:fill="FFFF00"/>
        </w:rPr>
      </w:pPr>
    </w:p>
    <w:p w14:paraId="32D8A25E" w14:textId="77777777" w:rsidR="00FD7366" w:rsidRDefault="00C3062C">
      <w:pPr>
        <w:rPr>
          <w:b/>
          <w:bCs/>
          <w:color w:val="0000FF"/>
          <w:shd w:val="clear" w:color="auto" w:fill="FFFF00"/>
        </w:rPr>
      </w:pPr>
      <w:r>
        <w:rPr>
          <w:b/>
          <w:bCs/>
          <w:color w:val="0000FF"/>
          <w:shd w:val="clear" w:color="auto" w:fill="FFFF00"/>
        </w:rPr>
        <w:t xml:space="preserve">6. Ongoing Monitoring: </w:t>
      </w:r>
      <w:r w:rsidRPr="00C7100C">
        <w:rPr>
          <w:color w:val="0000FF"/>
          <w:shd w:val="clear" w:color="auto" w:fill="FFFF00"/>
        </w:rPr>
        <w:t>The DAC will continue to monitor compliance with the terms of the Data Transfer Agreement, including periodic reviews and audits, if necessary</w:t>
      </w:r>
      <w:r>
        <w:rPr>
          <w:rFonts w:eastAsia="Times New Roman"/>
        </w:rPr>
        <w:t xml:space="preserve"> </w:t>
      </w:r>
      <w:r>
        <w:rPr>
          <w:rFonts w:eastAsia="Times New Roman"/>
        </w:rPr>
        <w:br w:type="page"/>
      </w:r>
    </w:p>
    <w:p w14:paraId="3BD9C737" w14:textId="04F68476" w:rsidR="00FD7366" w:rsidRPr="00C94D51" w:rsidRDefault="00C3062C">
      <w:pPr>
        <w:rPr>
          <w:rFonts w:eastAsia="Times New Roman"/>
          <w:sz w:val="28"/>
          <w:szCs w:val="28"/>
          <w:rPrChange w:id="1525" w:author="Benjamin Devantier -du Plessis" w:date="2025-10-01T15:31:00Z" w16du:dateUtc="2025-10-01T13:31:00Z">
            <w:rPr>
              <w:rFonts w:eastAsia="Times New Roman"/>
            </w:rPr>
          </w:rPrChange>
        </w:rPr>
        <w:pPrChange w:id="1526" w:author="Benjamin Devantier -du Plessis" w:date="2025-10-01T15:31:00Z" w16du:dateUtc="2025-10-01T13:31:00Z">
          <w:pPr>
            <w:pStyle w:val="Heading2"/>
          </w:pPr>
        </w:pPrChange>
      </w:pPr>
      <w:bookmarkStart w:id="1527" w:name="_Toc210224892"/>
      <w:r w:rsidRPr="00C94D51">
        <w:rPr>
          <w:rFonts w:eastAsia="Times New Roman"/>
          <w:b/>
          <w:bCs/>
          <w:sz w:val="28"/>
          <w:szCs w:val="28"/>
          <w:rPrChange w:id="1528" w:author="Benjamin Devantier -du Plessis" w:date="2025-10-01T15:31:00Z" w16du:dateUtc="2025-10-01T13:31:00Z">
            <w:rPr>
              <w:rFonts w:eastAsia="Times New Roman"/>
              <w:b w:val="0"/>
              <w:bCs w:val="0"/>
            </w:rPr>
          </w:rPrChange>
        </w:rPr>
        <w:lastRenderedPageBreak/>
        <w:t>Data Management, Documentation and Curation</w:t>
      </w:r>
      <w:bookmarkEnd w:id="1527"/>
    </w:p>
    <w:p w14:paraId="2CBC655E" w14:textId="77777777" w:rsidR="00FD7366" w:rsidRDefault="00C3062C">
      <w:pPr>
        <w:pStyle w:val="NormalWeb"/>
      </w:pPr>
      <w:del w:id="1529" w:author="Unknown">
        <w:r w:rsidRPr="396C7C54" w:rsidDel="00C3062C">
          <w:rPr>
            <w:strike/>
            <w:color w:val="FF0000"/>
          </w:rPr>
          <w:delText>Data will be managed by the DMAC team (DMAC@wrhi.ac.za) and primary data management will take place on the CSAG/UCT data platform. The data management practices maintaining the IBM PAIRS will continue. Critically, for synergy with the CSAG/UCT platform, there will be sharing of meta-data indexing with CSAG/UCT for data related to NIH HE2AT Center and DS-I Africa. IBM PAIRS will not host health data and so data privacy and access restrictions will be limited to data accessed through the CSAG/UCT platform. 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secondary data management. However, partners will be encouraged to regularly consider what locally managed data should be integrated into the project wide data management platform, and made available to the broader DSI-Africa programme and beyond. It is critical that health data be kept in a secure and managed platform, therefore where researchers from the various partner institution wish to run analyses on the health data in the CSAG/UCT platform, they will use the DMAC JupyterHub environment from which they will also be able to access data from the PAIRS system through an SDK. Primary data management will involve: - Homogenization to agreed data archive standards (see above for each class of data) - Version control of datasets that are regularly updated to ensure prior version remain accessible - Harmonizing of health related data - Meta-data indexing within the CSAG/UCT DMP as well as DS-I Africa ODSP - Documentation of data on CSAG/UCT GitLab wiki - Sharing of data management code through CSAG/UCT GitLab code repositories</w:delText>
        </w:r>
      </w:del>
    </w:p>
    <w:p w14:paraId="52899F90" w14:textId="77777777" w:rsidR="00FD7366" w:rsidRDefault="00C3062C">
      <w:pPr>
        <w:pStyle w:val="NormalWeb"/>
      </w:pPr>
      <w:ins w:id="1530" w:author="Unknown">
        <w:r>
          <w:rPr>
            <w:b/>
            <w:bCs/>
            <w:color w:val="0000FF"/>
            <w:shd w:val="clear" w:color="auto" w:fill="FFFF00"/>
          </w:rPr>
          <w:t>[Data management, documentation and curation content integrated across multiple sections in v2.2]</w:t>
        </w:r>
      </w:ins>
    </w:p>
    <w:p w14:paraId="04BB3E0B" w14:textId="188C20AD" w:rsidR="00FD7366" w:rsidRDefault="00993A61">
      <w:pPr>
        <w:pStyle w:val="Heading1"/>
        <w:rPr>
          <w:rFonts w:eastAsia="Times New Roman"/>
        </w:rPr>
      </w:pPr>
      <w:bookmarkStart w:id="1531" w:name="_Toc210224893"/>
      <w:r>
        <w:rPr>
          <w:rFonts w:eastAsia="Times New Roman"/>
        </w:rPr>
        <w:t>11. POPIA Compliance and Protection of Personal Information</w:t>
      </w:r>
      <w:bookmarkEnd w:id="1531"/>
    </w:p>
    <w:p w14:paraId="1E47E099" w14:textId="77777777" w:rsidR="00FD7366" w:rsidRDefault="00C3062C" w:rsidP="61E0D417">
      <w:pPr>
        <w:pStyle w:val="NormalWeb"/>
        <w:rPr>
          <w:strike/>
          <w:color w:val="FF0000"/>
        </w:rPr>
      </w:pPr>
      <w:del w:id="1532" w:author="Unknown">
        <w:r w:rsidRPr="61E0D417" w:rsidDel="00C3062C">
          <w:rPr>
            <w:strike/>
            <w:color w:val="FF0000"/>
          </w:rPr>
          <w:delText>The use of health datasets requires careful consideration of data security and confidentiality. This is strongly guided by the relevant legislation context for each datasets including the specific country legislation around the use of personal/sensitive data and the cross border transfer of such datasets. The development and negotiation of these data sharing agreements lies in the intersection of DMAC and research projects as the research projects are the primary interface with the data sources. 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 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a number of health databases acquired for HE2AT will have been de-identified to the extent that re-identification is virtually impossible. However, where this is not the case, the following sections of POPIA provide a basis for processing health data. While Section 15(1) requires that personal information processing must be compatible with the purpose of collection, Section 15(3)(e) allows for processing for the purposes of historical, statistical and research purposes regardless of the original purpose of collection. As HE2AT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 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 Furthermore, Section 14(2) allows for the retention of personal information for research purposes as long as safeguards are in place to prevent the use of the personal information for other purposes (see data encryption and storage isolation below) Section 16 requires that the responsible party takes reasonable measures to ensure data quality is maintained. We will implement data quality control as per section 8 above. Section 17 requires that clear documentation regarding all processing is maintained. Our code management and meta-data management plans provide for this. Section 19 requires that security measures are implemented to prevent the unlawful access to or processing of personal information. We will implement extensive data security measures (see data encryption and storage isolation below)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 Section 21 requires a written contract between the responsible party and the operators implementing processing. This contract will be signed by all individuals processing personal information and is presented in Annex 1 and includes agreement that the operator will inform the responsible party where there is any basis for believing that personal information has been accessed by an unauthorized person.</w:delText>
        </w:r>
      </w:del>
    </w:p>
    <w:p w14:paraId="468014B0"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 </w:t>
      </w:r>
    </w:p>
    <w:p w14:paraId="3AA68C3D"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 </w:t>
      </w:r>
    </w:p>
    <w:p w14:paraId="225ED402" w14:textId="77777777" w:rsidR="00FD7366" w:rsidRPr="00C7100C" w:rsidRDefault="00C3062C">
      <w:pPr>
        <w:pStyle w:val="NormalWeb"/>
        <w:rPr>
          <w:color w:val="0000FF"/>
          <w:shd w:val="clear" w:color="auto" w:fill="FFFF00"/>
        </w:rPr>
      </w:pPr>
      <w:r w:rsidRPr="00C7100C">
        <w:rPr>
          <w:color w:val="0000FF"/>
          <w:shd w:val="clear" w:color="auto" w:fill="FFFF00"/>
        </w:rP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2AF80E05" w14:textId="77777777" w:rsidR="00FD7366" w:rsidRDefault="00C3062C">
      <w:pPr>
        <w:pStyle w:val="NormalWeb"/>
        <w:rPr>
          <w:b/>
          <w:bCs/>
          <w:color w:val="0000FF"/>
          <w:shd w:val="clear" w:color="auto" w:fill="FFFF00"/>
        </w:rPr>
      </w:pPr>
      <w:r>
        <w:rPr>
          <w:b/>
          <w:bCs/>
          <w:color w:val="0000FF"/>
          <w:shd w:val="clear" w:color="auto" w:fill="FFFF00"/>
        </w:rPr>
        <w:t xml:space="preserve">• Section 10 (Minimality): </w:t>
      </w:r>
      <w:r w:rsidRPr="00C7100C">
        <w:rPr>
          <w:color w:val="0000FF"/>
          <w:shd w:val="clear" w:color="auto" w:fill="FFFF00"/>
        </w:rPr>
        <w:t>Personal information may only be processed if it is adequate, relevant, and not excessive for the purpose of the research.</w:t>
      </w:r>
      <w:r>
        <w:rPr>
          <w:b/>
          <w:bCs/>
          <w:color w:val="0000FF"/>
          <w:shd w:val="clear" w:color="auto" w:fill="FFFF00"/>
        </w:rPr>
        <w:t xml:space="preserve"> </w:t>
      </w:r>
    </w:p>
    <w:p w14:paraId="093E9FA0" w14:textId="77777777" w:rsidR="00FD7366" w:rsidRDefault="00C3062C">
      <w:pPr>
        <w:pStyle w:val="NormalWeb"/>
        <w:rPr>
          <w:b/>
          <w:bCs/>
          <w:color w:val="0000FF"/>
          <w:shd w:val="clear" w:color="auto" w:fill="FFFF00"/>
        </w:rPr>
      </w:pPr>
      <w:r>
        <w:rPr>
          <w:b/>
          <w:bCs/>
          <w:color w:val="0000FF"/>
          <w:shd w:val="clear" w:color="auto" w:fill="FFFF00"/>
        </w:rPr>
        <w:t xml:space="preserve">• Section 15(1) (Further Processing): </w:t>
      </w:r>
      <w:r w:rsidRPr="00C7100C">
        <w:rPr>
          <w:color w:val="0000FF"/>
          <w:shd w:val="clear" w:color="auto" w:fill="FFFF00"/>
        </w:rPr>
        <w:t>Further processing of personal information must be aligned with the purpose of its collection.</w:t>
      </w:r>
      <w:r>
        <w:rPr>
          <w:b/>
          <w:bCs/>
          <w:color w:val="0000FF"/>
          <w:shd w:val="clear" w:color="auto" w:fill="FFFF00"/>
        </w:rPr>
        <w:t xml:space="preserve"> </w:t>
      </w:r>
    </w:p>
    <w:p w14:paraId="427E6D61" w14:textId="77777777" w:rsidR="00FD7366" w:rsidRDefault="00C3062C">
      <w:pPr>
        <w:pStyle w:val="NormalWeb"/>
        <w:rPr>
          <w:b/>
          <w:bCs/>
          <w:color w:val="0000FF"/>
          <w:shd w:val="clear" w:color="auto" w:fill="FFFF00"/>
        </w:rPr>
      </w:pPr>
      <w:r>
        <w:rPr>
          <w:b/>
          <w:bCs/>
          <w:color w:val="0000FF"/>
          <w:shd w:val="clear" w:color="auto" w:fill="FFFF00"/>
        </w:rPr>
        <w:t xml:space="preserve">• Section 15(3)(e) (Research Exception): </w:t>
      </w:r>
      <w:r w:rsidRPr="00C7100C">
        <w:rPr>
          <w:color w:val="0000FF"/>
          <w:shd w:val="clear" w:color="auto" w:fill="FFFF00"/>
        </w:rPr>
        <w:t>Allows processing for historical, statistical, and research purposes, regardless of the original purpose of collection. This is crucial for HE²AT, as health datasets were collected before the project began.</w:t>
      </w:r>
      <w:r>
        <w:rPr>
          <w:b/>
          <w:bCs/>
          <w:color w:val="0000FF"/>
          <w:shd w:val="clear" w:color="auto" w:fill="FFFF00"/>
        </w:rPr>
        <w:t xml:space="preserve"> </w:t>
      </w:r>
    </w:p>
    <w:p w14:paraId="0736FB2F" w14:textId="77777777" w:rsidR="00FD7366" w:rsidRDefault="00C3062C">
      <w:pPr>
        <w:pStyle w:val="NormalWeb"/>
        <w:rPr>
          <w:b/>
          <w:bCs/>
          <w:color w:val="0000FF"/>
          <w:shd w:val="clear" w:color="auto" w:fill="FFFF00"/>
        </w:rPr>
      </w:pPr>
      <w:r>
        <w:rPr>
          <w:b/>
          <w:bCs/>
          <w:color w:val="0000FF"/>
          <w:shd w:val="clear" w:color="auto" w:fill="FFFF00"/>
        </w:rPr>
        <w:t xml:space="preserve">• Section 18(1) (Notification): </w:t>
      </w:r>
      <w:r w:rsidRPr="00C7100C">
        <w:rPr>
          <w:color w:val="0000FF"/>
          <w:shd w:val="clear" w:color="auto" w:fill="FFFF00"/>
        </w:rPr>
        <w:t xml:space="preserve">Requires informing data subjects about the processing of their personal information. </w:t>
      </w:r>
    </w:p>
    <w:p w14:paraId="634EDE7D" w14:textId="77777777" w:rsidR="00FD7366" w:rsidRPr="00C7100C" w:rsidRDefault="00C3062C">
      <w:pPr>
        <w:pStyle w:val="NormalWeb"/>
        <w:rPr>
          <w:color w:val="0000FF"/>
          <w:shd w:val="clear" w:color="auto" w:fill="FFFF00"/>
        </w:rPr>
      </w:pPr>
      <w:r>
        <w:rPr>
          <w:b/>
          <w:bCs/>
          <w:color w:val="0000FF"/>
          <w:shd w:val="clear" w:color="auto" w:fill="FFFF00"/>
        </w:rPr>
        <w:lastRenderedPageBreak/>
        <w:t xml:space="preserve">• Section 18(4)(f) (Research Exception): </w:t>
      </w:r>
      <w:r w:rsidRPr="00C7100C">
        <w:rPr>
          <w:color w:val="0000FF"/>
          <w:shd w:val="clear" w:color="auto" w:fill="FFFF00"/>
        </w:rPr>
        <w:t xml:space="preserve">Provides an exemption for informing data subjects if the information is used for historical, statistical, or research purposes. </w:t>
      </w:r>
    </w:p>
    <w:p w14:paraId="63BA45E3" w14:textId="77777777" w:rsidR="00FD7366" w:rsidRDefault="00C3062C">
      <w:pPr>
        <w:pStyle w:val="NormalWeb"/>
        <w:rPr>
          <w:b/>
          <w:bCs/>
          <w:color w:val="0000FF"/>
          <w:shd w:val="clear" w:color="auto" w:fill="FFFF00"/>
        </w:rPr>
      </w:pPr>
      <w:r>
        <w:rPr>
          <w:b/>
          <w:bCs/>
          <w:color w:val="0000FF"/>
          <w:shd w:val="clear" w:color="auto" w:fill="FFFF00"/>
        </w:rPr>
        <w:t xml:space="preserve">• Section 14(2) (Retention of Records): </w:t>
      </w:r>
      <w:r w:rsidRPr="00C7100C">
        <w:rPr>
          <w:color w:val="0000FF"/>
          <w:shd w:val="clear" w:color="auto" w:fill="FFFF00"/>
        </w:rPr>
        <w:t>Allows retention of personal information for research as long as safeguards prevent its use for other purposes.</w:t>
      </w:r>
      <w:r>
        <w:rPr>
          <w:b/>
          <w:bCs/>
          <w:color w:val="0000FF"/>
          <w:shd w:val="clear" w:color="auto" w:fill="FFFF00"/>
        </w:rPr>
        <w:t xml:space="preserve"> </w:t>
      </w:r>
    </w:p>
    <w:p w14:paraId="7C18058E" w14:textId="77777777" w:rsidR="00FD7366" w:rsidRDefault="00C3062C">
      <w:pPr>
        <w:pStyle w:val="NormalWeb"/>
        <w:rPr>
          <w:b/>
          <w:bCs/>
          <w:color w:val="0000FF"/>
          <w:shd w:val="clear" w:color="auto" w:fill="FFFF00"/>
        </w:rPr>
      </w:pPr>
      <w:r>
        <w:rPr>
          <w:b/>
          <w:bCs/>
          <w:color w:val="0000FF"/>
          <w:shd w:val="clear" w:color="auto" w:fill="FFFF00"/>
        </w:rPr>
        <w:t>• Section 16 (Information Quality):</w:t>
      </w:r>
      <w:r w:rsidRPr="00C7100C">
        <w:rPr>
          <w:color w:val="0000FF"/>
          <w:shd w:val="clear" w:color="auto" w:fill="FFFF00"/>
        </w:rPr>
        <w:t xml:space="preserve"> Mandates reasonable measures to maintain the accuracy and quality of the data. </w:t>
      </w:r>
    </w:p>
    <w:p w14:paraId="409A0E99" w14:textId="77777777" w:rsidR="00FD7366" w:rsidRDefault="00C3062C">
      <w:pPr>
        <w:pStyle w:val="NormalWeb"/>
        <w:rPr>
          <w:b/>
          <w:bCs/>
          <w:color w:val="0000FF"/>
          <w:shd w:val="clear" w:color="auto" w:fill="FFFF00"/>
        </w:rPr>
      </w:pPr>
      <w:r>
        <w:rPr>
          <w:b/>
          <w:bCs/>
          <w:color w:val="0000FF"/>
          <w:shd w:val="clear" w:color="auto" w:fill="FFFF00"/>
        </w:rPr>
        <w:t xml:space="preserve">• Section 17 (Documentation): </w:t>
      </w:r>
      <w:r w:rsidRPr="00C7100C">
        <w:rPr>
          <w:color w:val="0000FF"/>
          <w:shd w:val="clear" w:color="auto" w:fill="FFFF00"/>
        </w:rPr>
        <w:t>Requires clear documentation of all processing activities</w:t>
      </w:r>
      <w:r>
        <w:rPr>
          <w:b/>
          <w:bCs/>
          <w:color w:val="0000FF"/>
          <w:shd w:val="clear" w:color="auto" w:fill="FFFF00"/>
        </w:rPr>
        <w:t xml:space="preserve">. </w:t>
      </w:r>
    </w:p>
    <w:p w14:paraId="712EE0B7" w14:textId="77777777" w:rsidR="00FD7366" w:rsidRDefault="00C3062C">
      <w:pPr>
        <w:pStyle w:val="NormalWeb"/>
        <w:rPr>
          <w:b/>
          <w:bCs/>
          <w:color w:val="0000FF"/>
          <w:shd w:val="clear" w:color="auto" w:fill="FFFF00"/>
        </w:rPr>
      </w:pPr>
      <w:r>
        <w:rPr>
          <w:b/>
          <w:bCs/>
          <w:color w:val="0000FF"/>
          <w:shd w:val="clear" w:color="auto" w:fill="FFFF00"/>
        </w:rPr>
        <w:t xml:space="preserve">• Section 19 (Security Safeguards): </w:t>
      </w:r>
      <w:r w:rsidRPr="00C7100C">
        <w:rPr>
          <w:color w:val="0000FF"/>
          <w:shd w:val="clear" w:color="auto" w:fill="FFFF00"/>
        </w:rPr>
        <w:t>Requires security measures to prevent unlawful access to or processing of personal information.</w:t>
      </w:r>
      <w:r>
        <w:rPr>
          <w:b/>
          <w:bCs/>
          <w:color w:val="0000FF"/>
          <w:shd w:val="clear" w:color="auto" w:fill="FFFF00"/>
        </w:rPr>
        <w:t xml:space="preserve"> </w:t>
      </w:r>
    </w:p>
    <w:p w14:paraId="2E6FC438" w14:textId="77777777" w:rsidR="00FD7366" w:rsidRDefault="00C3062C">
      <w:pPr>
        <w:pStyle w:val="NormalWeb"/>
        <w:rPr>
          <w:b/>
          <w:bCs/>
          <w:color w:val="0000FF"/>
          <w:shd w:val="clear" w:color="auto" w:fill="FFFF00"/>
        </w:rPr>
      </w:pPr>
      <w:r>
        <w:rPr>
          <w:b/>
          <w:bCs/>
          <w:color w:val="0000FF"/>
          <w:shd w:val="clear" w:color="auto" w:fill="FFFF00"/>
        </w:rPr>
        <w:t xml:space="preserve">• Section 20 (Processing by Operators): </w:t>
      </w:r>
      <w:r w:rsidRPr="00C7100C">
        <w:rPr>
          <w:color w:val="0000FF"/>
          <w:shd w:val="clear" w:color="auto" w:fill="FFFF00"/>
        </w:rPr>
        <w:t>Specifies requirements for individuals processing personal information. This includes maintaining a continually updated list of authorised personnel with restricted access to personal information through passwords</w:t>
      </w:r>
      <w:r>
        <w:rPr>
          <w:b/>
          <w:bCs/>
          <w:color w:val="0000FF"/>
          <w:shd w:val="clear" w:color="auto" w:fill="FFFF00"/>
        </w:rPr>
        <w:t xml:space="preserve"> and other security measures. </w:t>
      </w:r>
    </w:p>
    <w:p w14:paraId="10C755DD" w14:textId="77777777" w:rsidR="00FD7366" w:rsidRDefault="00C3062C">
      <w:pPr>
        <w:pStyle w:val="NormalWeb"/>
        <w:rPr>
          <w:b/>
          <w:bCs/>
          <w:color w:val="0000FF"/>
          <w:shd w:val="clear" w:color="auto" w:fill="FFFF00"/>
        </w:rPr>
      </w:pPr>
      <w:r>
        <w:rPr>
          <w:b/>
          <w:bCs/>
          <w:color w:val="0000FF"/>
          <w:shd w:val="clear" w:color="auto" w:fill="FFFF00"/>
        </w:rPr>
        <w:t xml:space="preserve">• Section 21 (Operator Contracts): </w:t>
      </w:r>
      <w:r w:rsidRPr="00C7100C">
        <w:rPr>
          <w:color w:val="0000FF"/>
          <w:shd w:val="clear" w:color="auto" w:fill="FFFF00"/>
        </w:rPr>
        <w:t>Requires a written contract between the responsible party and operators implementing processing. This contract mandates that operators inform the responsible party if unauthorised access to personal information is suspected.</w:t>
      </w:r>
    </w:p>
    <w:p w14:paraId="4A35B7A2" w14:textId="5FB74490" w:rsidR="00FD7366" w:rsidRPr="00C94D51" w:rsidRDefault="00C3062C">
      <w:pPr>
        <w:rPr>
          <w:rFonts w:eastAsia="Times New Roman"/>
          <w:sz w:val="28"/>
          <w:szCs w:val="28"/>
          <w:rPrChange w:id="1533" w:author="Benjamin Devantier -du Plessis" w:date="2025-10-01T15:31:00Z" w16du:dateUtc="2025-10-01T13:31:00Z">
            <w:rPr>
              <w:rFonts w:eastAsia="Times New Roman"/>
            </w:rPr>
          </w:rPrChange>
        </w:rPr>
        <w:pPrChange w:id="1534" w:author="Benjamin Devantier -du Plessis" w:date="2025-10-01T15:31:00Z" w16du:dateUtc="2025-10-01T13:31:00Z">
          <w:pPr>
            <w:pStyle w:val="Heading2"/>
          </w:pPr>
        </w:pPrChange>
      </w:pPr>
      <w:bookmarkStart w:id="1535" w:name="_Toc210224894"/>
      <w:r w:rsidRPr="00C94D51">
        <w:rPr>
          <w:rFonts w:eastAsia="Times New Roman"/>
          <w:b/>
          <w:bCs/>
          <w:sz w:val="28"/>
          <w:szCs w:val="28"/>
          <w:rPrChange w:id="1536" w:author="Benjamin Devantier -du Plessis" w:date="2025-10-01T15:31:00Z" w16du:dateUtc="2025-10-01T13:31:00Z">
            <w:rPr>
              <w:rFonts w:eastAsia="Times New Roman"/>
              <w:b w:val="0"/>
              <w:bCs w:val="0"/>
            </w:rPr>
          </w:rPrChange>
        </w:rPr>
        <w:t>Data Encryption</w:t>
      </w:r>
      <w:bookmarkEnd w:id="1535"/>
    </w:p>
    <w:p w14:paraId="09D28C1C" w14:textId="77777777" w:rsidR="00FD7366" w:rsidRDefault="00C3062C">
      <w:pPr>
        <w:pStyle w:val="NormalWeb"/>
      </w:pPr>
      <w:del w:id="1537" w:author="Unknown">
        <w:r w:rsidRPr="396C7C54" w:rsidDel="00C3062C">
          <w:rPr>
            <w:strike/>
            <w:color w:val="FF0000"/>
          </w:rPr>
          <w:delText>Primary data (before processing) will be stored in encrypted form using 256bit AES (Advanced Encryption Standard) a standard established by the US NIST (National Institute of Standards and Technology) with encryption keys only available to the minimum number of people required to implement the de-identification processing. The use of cryptographic modules validated to NIST FIPS 140-2 is required by the United States Government for encryption of all data that has a classification of Sensitive but Unclassified (SBU) or above. For datasets that include personal identifiers (ie. personally identifiable data), datasets will be encrypted by the original data holder and transferred to UCT through a secure data transfer that uses TLS encryption.</w:delText>
        </w:r>
      </w:del>
    </w:p>
    <w:p w14:paraId="6D55C1DF" w14:textId="77777777" w:rsidR="00FD7366" w:rsidRDefault="00C3062C">
      <w:pPr>
        <w:pStyle w:val="NormalWeb"/>
      </w:pPr>
      <w:ins w:id="1538" w:author="Unknown">
        <w:r>
          <w:rPr>
            <w:b/>
            <w:bCs/>
            <w:color w:val="0000FF"/>
            <w:shd w:val="clear" w:color="auto" w:fill="FFFF00"/>
          </w:rPr>
          <w:t>[Data encryption content integrated into restricted data access section in v2.2]</w:t>
        </w:r>
      </w:ins>
    </w:p>
    <w:p w14:paraId="0DFB6E98" w14:textId="68158D48" w:rsidR="00FD7366" w:rsidRPr="00C94D51" w:rsidRDefault="00C3062C">
      <w:pPr>
        <w:rPr>
          <w:rFonts w:eastAsia="Times New Roman"/>
          <w:sz w:val="28"/>
          <w:szCs w:val="28"/>
          <w:rPrChange w:id="1539" w:author="Benjamin Devantier -du Plessis" w:date="2025-10-01T15:32:00Z" w16du:dateUtc="2025-10-01T13:32:00Z">
            <w:rPr>
              <w:rFonts w:eastAsia="Times New Roman"/>
            </w:rPr>
          </w:rPrChange>
        </w:rPr>
        <w:pPrChange w:id="1540" w:author="Benjamin Devantier -du Plessis" w:date="2025-10-01T15:32:00Z" w16du:dateUtc="2025-10-01T13:32:00Z">
          <w:pPr>
            <w:pStyle w:val="Heading2"/>
          </w:pPr>
        </w:pPrChange>
      </w:pPr>
      <w:bookmarkStart w:id="1541" w:name="_Toc210224895"/>
      <w:r w:rsidRPr="00C94D51">
        <w:rPr>
          <w:rFonts w:eastAsia="Times New Roman"/>
          <w:b/>
          <w:bCs/>
          <w:sz w:val="28"/>
          <w:szCs w:val="28"/>
          <w:rPrChange w:id="1542" w:author="Benjamin Devantier -du Plessis" w:date="2025-10-01T15:32:00Z" w16du:dateUtc="2025-10-01T13:32:00Z">
            <w:rPr>
              <w:rFonts w:eastAsia="Times New Roman"/>
              <w:b w:val="0"/>
              <w:bCs w:val="0"/>
            </w:rPr>
          </w:rPrChange>
        </w:rPr>
        <w:t>Storage Isolation</w:t>
      </w:r>
      <w:bookmarkEnd w:id="1541"/>
    </w:p>
    <w:p w14:paraId="01CE63F6" w14:textId="77777777" w:rsidR="00FD7366" w:rsidRDefault="00C3062C">
      <w:pPr>
        <w:pStyle w:val="NormalWeb"/>
      </w:pPr>
      <w:del w:id="1543" w:author="Unknown">
        <w:r>
          <w:rPr>
            <w:strike/>
            <w:color w:val="FF0000"/>
          </w:rPr>
          <w:delText>Encrypted data will be stored in an isolated virtual storage server that is only accessible to the private data team.</w:delText>
        </w:r>
      </w:del>
    </w:p>
    <w:p w14:paraId="65DD8452" w14:textId="77777777" w:rsidR="00FD7366" w:rsidRDefault="00C3062C">
      <w:pPr>
        <w:pStyle w:val="NormalWeb"/>
      </w:pPr>
      <w:ins w:id="1544" w:author="Unknown">
        <w:r>
          <w:rPr>
            <w:b/>
            <w:bCs/>
            <w:color w:val="0000FF"/>
            <w:shd w:val="clear" w:color="auto" w:fill="FFFF00"/>
          </w:rPr>
          <w:t>[Storage isolation content integrated into restricted data access section in v2.2]</w:t>
        </w:r>
      </w:ins>
    </w:p>
    <w:p w14:paraId="7E2A2138" w14:textId="1CE9AB7D" w:rsidR="00FD7366" w:rsidRPr="00C94D51" w:rsidRDefault="00C3062C">
      <w:pPr>
        <w:rPr>
          <w:rFonts w:eastAsia="Times New Roman"/>
          <w:sz w:val="28"/>
          <w:szCs w:val="28"/>
          <w:rPrChange w:id="1545" w:author="Benjamin Devantier -du Plessis" w:date="2025-10-01T15:32:00Z" w16du:dateUtc="2025-10-01T13:32:00Z">
            <w:rPr>
              <w:rFonts w:eastAsia="Times New Roman"/>
            </w:rPr>
          </w:rPrChange>
        </w:rPr>
        <w:pPrChange w:id="1546" w:author="Benjamin Devantier -du Plessis" w:date="2025-10-01T15:32:00Z" w16du:dateUtc="2025-10-01T13:32:00Z">
          <w:pPr>
            <w:pStyle w:val="Heading2"/>
          </w:pPr>
        </w:pPrChange>
      </w:pPr>
      <w:bookmarkStart w:id="1547" w:name="_Toc210224896"/>
      <w:r w:rsidRPr="00C94D51">
        <w:rPr>
          <w:rFonts w:eastAsia="Times New Roman"/>
          <w:b/>
          <w:bCs/>
          <w:sz w:val="28"/>
          <w:szCs w:val="28"/>
          <w:rPrChange w:id="1548" w:author="Benjamin Devantier -du Plessis" w:date="2025-10-01T15:32:00Z" w16du:dateUtc="2025-10-01T13:32:00Z">
            <w:rPr>
              <w:rFonts w:eastAsia="Times New Roman"/>
              <w:b w:val="0"/>
              <w:bCs w:val="0"/>
            </w:rPr>
          </w:rPrChange>
        </w:rPr>
        <w:t>Network Firewall and Virtual Private Network</w:t>
      </w:r>
      <w:bookmarkEnd w:id="1547"/>
    </w:p>
    <w:p w14:paraId="3149539C" w14:textId="77777777" w:rsidR="00FD7366" w:rsidRDefault="00C3062C">
      <w:pPr>
        <w:pStyle w:val="NormalWeb"/>
      </w:pPr>
      <w:del w:id="1549" w:author="Unknown">
        <w:r w:rsidRPr="396C7C54" w:rsidDel="00C3062C">
          <w:rPr>
            <w:strike/>
            <w:color w:val="FF0000"/>
          </w:rPr>
          <w:delText>CSAG compute infrastructure sits within the UCT intranet and falls under the broader UCT security policies and services. This ensures that network access to CSAG servers and computer services is carefully controlled and limited to authorized users only. UCT broader security policy http://www.icts.uct.ac.za/sites/default/files/image_tool/images/286/UCT_Information_Security_Policy_PC03_2020.pdf UCT ICTS implements a Cisco firewall and Cisco Virtual Private Network service to ensure that intranet access is limited to authorized UCT users only. The UCT firewall policy describes the UCT firewall implementation which ensures that only authorized access to the UCT intranet occurs. http://www.icts.uct.ac.za/uct-perimeter-firewall-policy These network level security measures ensure that access to the UCT intranet is controlled to authorized UCT users. Furthermore, CSAG server access is controlled by CSAG authentication and authorization as described below.</w:delText>
        </w:r>
      </w:del>
    </w:p>
    <w:p w14:paraId="651961A9" w14:textId="77777777" w:rsidR="00FD7366" w:rsidRDefault="00C3062C">
      <w:pPr>
        <w:pStyle w:val="NormalWeb"/>
      </w:pPr>
      <w:ins w:id="1550" w:author="Unknown">
        <w:r>
          <w:rPr>
            <w:b/>
            <w:bCs/>
            <w:color w:val="0000FF"/>
            <w:shd w:val="clear" w:color="auto" w:fill="FFFF00"/>
          </w:rPr>
          <w:t>[Network firewall and VPN content integrated into restricted data access section in v2.2]</w:t>
        </w:r>
      </w:ins>
    </w:p>
    <w:p w14:paraId="19C47001" w14:textId="29F8F227" w:rsidR="00FD7366" w:rsidRPr="00C94D51" w:rsidRDefault="00C3062C">
      <w:pPr>
        <w:rPr>
          <w:rFonts w:eastAsia="Times New Roman"/>
          <w:sz w:val="28"/>
          <w:szCs w:val="28"/>
          <w:rPrChange w:id="1551" w:author="Benjamin Devantier -du Plessis" w:date="2025-10-01T15:32:00Z" w16du:dateUtc="2025-10-01T13:32:00Z">
            <w:rPr>
              <w:rFonts w:eastAsia="Times New Roman"/>
            </w:rPr>
          </w:rPrChange>
        </w:rPr>
        <w:pPrChange w:id="1552" w:author="Benjamin Devantier -du Plessis" w:date="2025-10-01T15:32:00Z" w16du:dateUtc="2025-10-01T13:32:00Z">
          <w:pPr>
            <w:pStyle w:val="Heading2"/>
          </w:pPr>
        </w:pPrChange>
      </w:pPr>
      <w:bookmarkStart w:id="1553" w:name="_Toc210224897"/>
      <w:r w:rsidRPr="00C94D51">
        <w:rPr>
          <w:rFonts w:eastAsia="Times New Roman"/>
          <w:b/>
          <w:bCs/>
          <w:sz w:val="28"/>
          <w:szCs w:val="28"/>
          <w:rPrChange w:id="1554" w:author="Benjamin Devantier -du Plessis" w:date="2025-10-01T15:32:00Z" w16du:dateUtc="2025-10-01T13:32:00Z">
            <w:rPr>
              <w:rFonts w:eastAsia="Times New Roman"/>
              <w:b w:val="0"/>
              <w:bCs w:val="0"/>
            </w:rPr>
          </w:rPrChange>
        </w:rPr>
        <w:t>Local Authentication and Authorization</w:t>
      </w:r>
      <w:bookmarkEnd w:id="1553"/>
    </w:p>
    <w:p w14:paraId="2009A783" w14:textId="77777777" w:rsidR="00FD7366" w:rsidRDefault="00C3062C">
      <w:pPr>
        <w:pStyle w:val="NormalWeb"/>
      </w:pPr>
      <w:del w:id="1555" w:author="Unknown">
        <w:r>
          <w:rPr>
            <w:strike/>
            <w:color w:val="FF0000"/>
          </w:rPr>
          <w:delTex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delText>
        </w:r>
      </w:del>
    </w:p>
    <w:p w14:paraId="2D6C1B91" w14:textId="77777777" w:rsidR="00FD7366" w:rsidRDefault="00C3062C">
      <w:pPr>
        <w:pStyle w:val="NormalWeb"/>
      </w:pPr>
      <w:ins w:id="1556" w:author="Unknown">
        <w:r>
          <w:rPr>
            <w:b/>
            <w:bCs/>
            <w:color w:val="0000FF"/>
            <w:shd w:val="clear" w:color="auto" w:fill="FFFF00"/>
          </w:rPr>
          <w:lastRenderedPageBreak/>
          <w:t>[Local authentication and authorization content integrated into restricted data access section in v2.2]</w:t>
        </w:r>
      </w:ins>
    </w:p>
    <w:p w14:paraId="276A4E63" w14:textId="5FB9EA5C" w:rsidR="00FD7366" w:rsidRPr="00C94D51" w:rsidRDefault="00C3062C">
      <w:pPr>
        <w:rPr>
          <w:rFonts w:eastAsia="Times New Roman"/>
          <w:sz w:val="28"/>
          <w:szCs w:val="28"/>
          <w:rPrChange w:id="1557" w:author="Benjamin Devantier -du Plessis" w:date="2025-10-01T15:32:00Z" w16du:dateUtc="2025-10-01T13:32:00Z">
            <w:rPr>
              <w:rFonts w:eastAsia="Times New Roman"/>
            </w:rPr>
          </w:rPrChange>
        </w:rPr>
        <w:pPrChange w:id="1558" w:author="Benjamin Devantier -du Plessis" w:date="2025-10-01T15:32:00Z" w16du:dateUtc="2025-10-01T13:32:00Z">
          <w:pPr>
            <w:pStyle w:val="Heading2"/>
          </w:pPr>
        </w:pPrChange>
      </w:pPr>
      <w:bookmarkStart w:id="1559" w:name="_Toc210224898"/>
      <w:r w:rsidRPr="00C94D51">
        <w:rPr>
          <w:rFonts w:eastAsia="Times New Roman"/>
          <w:b/>
          <w:bCs/>
          <w:sz w:val="28"/>
          <w:szCs w:val="28"/>
          <w:rPrChange w:id="1560" w:author="Benjamin Devantier -du Plessis" w:date="2025-10-01T15:32:00Z" w16du:dateUtc="2025-10-01T13:32:00Z">
            <w:rPr>
              <w:rFonts w:eastAsia="Times New Roman"/>
              <w:b w:val="0"/>
              <w:bCs w:val="0"/>
            </w:rPr>
          </w:rPrChange>
        </w:rPr>
        <w:t>Procedure for Making Data Available to Qualified Individuals</w:t>
      </w:r>
      <w:bookmarkEnd w:id="1559"/>
    </w:p>
    <w:p w14:paraId="344DF519" w14:textId="77777777" w:rsidR="00FD7366" w:rsidRDefault="00C3062C">
      <w:pPr>
        <w:pStyle w:val="NormalWeb"/>
      </w:pPr>
      <w:del w:id="1561" w:author="Unknown">
        <w:r w:rsidRPr="396C7C54" w:rsidDel="00C3062C">
          <w:rPr>
            <w:strike/>
            <w:color w:val="FF0000"/>
          </w:rPr>
          <w:delText>The SC will develop a Data Access Request Form which people requesting data need to complete prior to consideration of their request. The form will include a proposal outline of the intended research, and the procedures to maintain data confidentiality and security. 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HE^2^AT Center will need to agree to not seek to identify individuals within the dataset, not distribute the data to any other entity, keep the data secure, and acknowledge the HE^2^AT Center and DS-I Africa as appropriate in publications and presentations (the exact acknowledgement text to be agreed among the DS-I Africa Program). Further, researchers who share the Center's resources will be strongly encouraged to collaborate with and train African investigators as part of the work they conduct with the resources shared. 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 sharing, disseminating unique research resources, and program income ^\[1,\ 2\]^. The NIH will be provided with a copy of documents or samples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 Clearly, the rights and privacy of individuals who participate in research must be protected at all times. Thus, data intended for broader use should be free of identifiers that would permit linkages to individual research participants and variables that could lead to deductive disclosure of the identity of individual subjects. All data shared beyond the HEAT Center will be de-identified following the procedures described above. Requests for original data containing personally identifiable or sensitive information will be referred back to the original study. The HE^2^AT Center team will especially endeavor to make the unique research resources that we develop readily available to other researchers working on climate and health. There is a pressing need within the field to expedite the translation of data into knowledge and, in particular, into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 The IPD in RP1 involves 'data sharing' on a large scale, where we are reliant on the willingness and ability of data owners to share. In that spirit, as the holders of the IPD database it will be beholden on us to share the data with other groups, provided the original data holders agree to sharing and the procedures of HE^2^AT Center data sharing processes are followed. We will develop formal collaboration agreements around data sharing with the data owners who contribute data to the IPD, which set out the terms and conditions for data reuse. This is important, as for example, some of these investigators may not wish their data to be shared with third parties, for example. While a willingness to share data forms the basis for an IPD and most often reflects a desire of investigators to collaborate, this may not necessarily translate into a willingness to then share data beyond the Center. Sharing of the datasets gathered into the IPD database will thus require signed agreement from the original data owners and may require an application to the local IRB where the original study was done. People who make use of the IPD database will have to undertake to adhere to the authorship guidelines stipulated in the collaboration agreement signed between the HE^2^AT Center and the research groups who contributed their data. Of note, much of the data and resources generated by the Hub will be useful for a range of other disciplines. The research resources generated by the RP2 team such as vulnerability-heat-health data visualization will also potentially have a wide range of applications, among people working on urban geography or planning, for example. Additionally, the datasets we will generate in the IPD in RP1 have tremendous potential to answer a wide range of questions, outside of environmental health. We will facilitate access to these resources by interested parties. We also undertake to share data and resources generated by the HE^2^AT Center with other Hubs or components in the DS-I Africa program, wherever possible. In particular, the DS-I Africa Open Data Science Platform will be used as a mechanism for making relevant datasets from the HE^2^AT Center available across the program, and beyond. In terms of the DMAC activities, data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developed in RP2 available following FAIR principles^\[3\]^.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Analytic data sets will be provided as de-identified data files that can be read by common statistical package software, such as SAS or Stata. De-identified data sets will have names and other personal health identifiers removed (see above). Data and other resources will be transferred to others under the terms of a data sharing agreement to ensure that the data will be used for the proposed purpose and that no attempts will be made to identify participants. We will maintain records of all researchers who have been given access to the research resources. Results of the HE^2^AT Center activities will be shared with the research community and the public through conference presentations, publication in peer-reviewed journals and media interactions, as described in the Training and Engagement Core.</w:delText>
        </w:r>
      </w:del>
    </w:p>
    <w:p w14:paraId="2DC07E59" w14:textId="77777777" w:rsidR="00FD7366" w:rsidRDefault="00C3062C">
      <w:pPr>
        <w:pStyle w:val="NormalWeb"/>
      </w:pPr>
      <w:ins w:id="1562" w:author="Unknown">
        <w:r>
          <w:rPr>
            <w:b/>
            <w:bCs/>
            <w:color w:val="0000FF"/>
            <w:shd w:val="clear" w:color="auto" w:fill="FFFF00"/>
          </w:rPr>
          <w:t>[Content integrated into data sharing section in v2.2]</w:t>
        </w:r>
      </w:ins>
    </w:p>
    <w:p w14:paraId="4CBBF3FF" w14:textId="759D709D" w:rsidR="00FD7366" w:rsidRDefault="00993A61">
      <w:pPr>
        <w:pStyle w:val="Heading1"/>
        <w:rPr>
          <w:rFonts w:eastAsia="Times New Roman"/>
        </w:rPr>
      </w:pPr>
      <w:bookmarkStart w:id="1563" w:name="_Toc210224899"/>
      <w:r>
        <w:rPr>
          <w:rFonts w:eastAsia="Times New Roman"/>
        </w:rPr>
        <w:t>12. Governance and Compliance</w:t>
      </w:r>
      <w:bookmarkEnd w:id="1563"/>
    </w:p>
    <w:p w14:paraId="618C6B68" w14:textId="77777777" w:rsidR="00FD7366" w:rsidRDefault="00C3062C">
      <w:pPr>
        <w:pStyle w:val="NormalWeb"/>
      </w:pPr>
      <w:del w:id="1564" w:author="Unknown">
        <w:r>
          <w:rPr>
            <w:strike/>
            <w:color w:val="FF0000"/>
          </w:rPr>
          <w:delText>[No governance and compliance section in v1.0]</w:delText>
        </w:r>
      </w:del>
    </w:p>
    <w:p w14:paraId="63015297" w14:textId="77777777" w:rsidR="00FD7366" w:rsidRPr="00C7100C" w:rsidRDefault="00C3062C">
      <w:pPr>
        <w:pStyle w:val="NormalWeb"/>
        <w:rPr>
          <w:color w:val="0000FF"/>
          <w:shd w:val="clear" w:color="auto" w:fill="FFFF00"/>
        </w:rPr>
      </w:pPr>
      <w:r w:rsidRPr="00C7100C">
        <w:rPr>
          <w:color w:val="0000FF"/>
          <w:shd w:val="clear" w:color="auto" w:fill="FFFF00"/>
        </w:rPr>
        <w:t xml:space="preserve">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 </w:t>
      </w:r>
    </w:p>
    <w:p w14:paraId="44CA5494" w14:textId="37760004" w:rsidR="00FD7366" w:rsidRDefault="00993A61">
      <w:pPr>
        <w:pStyle w:val="Heading2"/>
        <w:rPr>
          <w:shd w:val="clear" w:color="auto" w:fill="FFFF00"/>
        </w:rPr>
      </w:pPr>
      <w:bookmarkStart w:id="1565" w:name="_Toc210224900"/>
      <w:r>
        <w:rPr>
          <w:shd w:val="clear" w:color="auto" w:fill="FFFF00"/>
        </w:rPr>
        <w:t>12.1 Data Governance</w:t>
      </w:r>
      <w:bookmarkEnd w:id="1565"/>
      <w:r>
        <w:rPr>
          <w:shd w:val="clear" w:color="auto" w:fill="FFFF00"/>
        </w:rPr>
        <w:t xml:space="preserve"> </w:t>
      </w:r>
    </w:p>
    <w:p w14:paraId="211B96EC" w14:textId="77777777" w:rsidR="00FD7366" w:rsidRPr="00C7100C" w:rsidRDefault="00C3062C">
      <w:pPr>
        <w:pStyle w:val="NormalWeb"/>
        <w:rPr>
          <w:color w:val="0000FF"/>
          <w:shd w:val="clear" w:color="auto" w:fill="FFFF00"/>
        </w:rPr>
      </w:pPr>
      <w:r w:rsidRPr="00C7100C">
        <w:rPr>
          <w:color w:val="0000FF"/>
          <w:shd w:val="clear" w:color="auto" w:fill="FFFF00"/>
        </w:rP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emphasises transparency, accountability, and compliance with relevant regulations, such as POPIA. </w:t>
      </w:r>
    </w:p>
    <w:p w14:paraId="3A799774" w14:textId="56B89CD4" w:rsidR="00FD7366" w:rsidRDefault="00993A61">
      <w:pPr>
        <w:pStyle w:val="Heading2"/>
        <w:rPr>
          <w:shd w:val="clear" w:color="auto" w:fill="FFFF00"/>
        </w:rPr>
      </w:pPr>
      <w:bookmarkStart w:id="1566" w:name="_Toc210224901"/>
      <w:r>
        <w:rPr>
          <w:shd w:val="clear" w:color="auto" w:fill="FFFF00"/>
        </w:rPr>
        <w:t>12.2 Data Indexing and Metadata Management</w:t>
      </w:r>
      <w:bookmarkEnd w:id="1566"/>
      <w:r>
        <w:rPr>
          <w:shd w:val="clear" w:color="auto" w:fill="FFFF00"/>
        </w:rPr>
        <w:t xml:space="preserve"> </w:t>
      </w:r>
    </w:p>
    <w:p w14:paraId="65B40E10" w14:textId="77777777" w:rsidR="00FD7366" w:rsidRDefault="00C3062C">
      <w:pPr>
        <w:pStyle w:val="NormalWeb"/>
        <w:rPr>
          <w:b/>
          <w:bCs/>
          <w:color w:val="0000FF"/>
          <w:shd w:val="clear" w:color="auto" w:fill="FFFF00"/>
        </w:rPr>
      </w:pPr>
      <w:r>
        <w:rPr>
          <w:b/>
          <w:bCs/>
          <w:color w:val="0000FF"/>
          <w:shd w:val="clear" w:color="auto" w:fill="FFFF00"/>
        </w:rPr>
        <w:t xml:space="preserve">Effective governance also includes a robust system for data indexing and metadata management, ensuring that datasets are discoverable and accessible to the HE²AT Center Consortium and External Researchers. The indexing process includes: </w:t>
      </w:r>
    </w:p>
    <w:p w14:paraId="478C5C3F" w14:textId="77777777" w:rsidR="00FD7366" w:rsidRDefault="00C3062C">
      <w:pPr>
        <w:pStyle w:val="NormalWeb"/>
        <w:rPr>
          <w:b/>
          <w:bCs/>
          <w:color w:val="0000FF"/>
          <w:shd w:val="clear" w:color="auto" w:fill="FFFF00"/>
        </w:rPr>
      </w:pPr>
      <w:r>
        <w:rPr>
          <w:b/>
          <w:bCs/>
          <w:color w:val="0000FF"/>
          <w:shd w:val="clear" w:color="auto" w:fill="FFFF00"/>
        </w:rPr>
        <w:t xml:space="preserve">1. Metadata Standards </w:t>
      </w:r>
    </w:p>
    <w:p w14:paraId="6EBBADF5" w14:textId="77777777" w:rsidR="00FD7366" w:rsidRPr="00C7100C" w:rsidRDefault="00C3062C">
      <w:pPr>
        <w:pStyle w:val="NormalWeb"/>
        <w:rPr>
          <w:color w:val="0000FF"/>
          <w:shd w:val="clear" w:color="auto" w:fill="FFFF00"/>
        </w:rPr>
      </w:pPr>
      <w:r w:rsidRPr="00C7100C">
        <w:rPr>
          <w:color w:val="0000FF"/>
          <w:shd w:val="clear" w:color="auto" w:fill="FFFF00"/>
        </w:rPr>
        <w:t xml:space="preserve">- eLwazi Integration: Data shared outside the HE²AT Consortium utilises the eLwazi platform, ensuring compliance with broader data-sharing protocols. </w:t>
      </w:r>
    </w:p>
    <w:p w14:paraId="310D7E60" w14:textId="77777777" w:rsidR="00FD7366" w:rsidRPr="00C7100C" w:rsidRDefault="00C3062C">
      <w:pPr>
        <w:pStyle w:val="NormalWeb"/>
        <w:rPr>
          <w:color w:val="0000FF"/>
          <w:shd w:val="clear" w:color="auto" w:fill="FFFF00"/>
        </w:rPr>
      </w:pPr>
      <w:r w:rsidRPr="00C7100C">
        <w:rPr>
          <w:color w:val="0000FF"/>
          <w:shd w:val="clear" w:color="auto" w:fill="FFFF00"/>
        </w:rPr>
        <w:t xml:space="preserve">- Data Reference Syntax (DRS): Implemented by CSAG, the DRS provides structured mapping from metadata elements to directory and file naming syntax, standardising climate and remote sensing datasets. </w:t>
      </w:r>
    </w:p>
    <w:p w14:paraId="6DB5F1C7" w14:textId="77777777" w:rsidR="00FD7366" w:rsidRPr="00C7100C" w:rsidRDefault="00C3062C">
      <w:pPr>
        <w:pStyle w:val="NormalWeb"/>
        <w:rPr>
          <w:color w:val="0000FF"/>
          <w:shd w:val="clear" w:color="auto" w:fill="FFFF00"/>
        </w:rPr>
      </w:pPr>
      <w:r w:rsidRPr="00C7100C">
        <w:rPr>
          <w:color w:val="0000FF"/>
          <w:shd w:val="clear" w:color="auto" w:fill="FFFF00"/>
        </w:rPr>
        <w:t xml:space="preserve">- Health Data Indexing: Health data is indexed using a codebook with relevant ontologies, ensuring consistency and discoverability. </w:t>
      </w:r>
    </w:p>
    <w:p w14:paraId="1450736D" w14:textId="20DAF9B1" w:rsidR="00FD7366" w:rsidRDefault="00C3062C" w:rsidP="005E4D05">
      <w:pPr>
        <w:rPr>
          <w:b/>
          <w:bCs/>
          <w:color w:val="0000FF"/>
          <w:shd w:val="clear" w:color="auto" w:fill="FFFF00"/>
        </w:rPr>
      </w:pPr>
      <w:r>
        <w:rPr>
          <w:b/>
          <w:bCs/>
          <w:color w:val="0000FF"/>
          <w:shd w:val="clear" w:color="auto" w:fill="FFFF00"/>
        </w:rPr>
        <w:lastRenderedPageBreak/>
        <w:t xml:space="preserve">2. Documentation and Integration </w:t>
      </w:r>
    </w:p>
    <w:p w14:paraId="6D68E593" w14:textId="77777777" w:rsidR="00FD7366" w:rsidRPr="00C7100C" w:rsidRDefault="00C3062C">
      <w:pPr>
        <w:pStyle w:val="NormalWeb"/>
        <w:rPr>
          <w:color w:val="0000FF"/>
          <w:shd w:val="clear" w:color="auto" w:fill="FFFF00"/>
        </w:rPr>
      </w:pPr>
      <w:r w:rsidRPr="00C7100C">
        <w:rPr>
          <w:color w:val="0000FF"/>
          <w:shd w:val="clear" w:color="auto" w:fill="FFFF00"/>
        </w:rPr>
        <w:t xml:space="preserve">- CSAG GitLab Wiki: The DRS is documented on the CSAG GitLab Wiki, ensuring consistency and serving as a guide for indexing processes. </w:t>
      </w:r>
    </w:p>
    <w:p w14:paraId="6C3C3575" w14:textId="77777777" w:rsidR="00FD7366" w:rsidRPr="00C7100C" w:rsidRDefault="00C3062C">
      <w:pPr>
        <w:pStyle w:val="NormalWeb"/>
        <w:rPr>
          <w:color w:val="0000FF"/>
          <w:shd w:val="clear" w:color="auto" w:fill="FFFF00"/>
        </w:rPr>
      </w:pPr>
      <w:r w:rsidRPr="00C7100C">
        <w:rPr>
          <w:color w:val="0000FF"/>
          <w:shd w:val="clear" w:color="auto" w:fill="FFFF00"/>
        </w:rPr>
        <w:t xml:space="preserve">- DSI-Africa Open Data Science Platform (ODSP): Integration with the ODSP metadata index ensures that metadata propagates to the ODSP system, making datasets discoverable through metadata queries. </w:t>
      </w:r>
    </w:p>
    <w:p w14:paraId="5CDBA97C" w14:textId="28AFB227" w:rsidR="00FD7366" w:rsidRDefault="00C479C3">
      <w:pPr>
        <w:pStyle w:val="Heading2"/>
        <w:rPr>
          <w:shd w:val="clear" w:color="auto" w:fill="FFFF00"/>
        </w:rPr>
      </w:pPr>
      <w:bookmarkStart w:id="1567" w:name="_Toc210224902"/>
      <w:r>
        <w:rPr>
          <w:shd w:val="clear" w:color="auto" w:fill="FFFF00"/>
        </w:rPr>
        <w:t>12.3 Data Access Committee</w:t>
      </w:r>
      <w:bookmarkEnd w:id="1567"/>
      <w:r>
        <w:rPr>
          <w:shd w:val="clear" w:color="auto" w:fill="FFFF00"/>
        </w:rPr>
        <w:t xml:space="preserve"> </w:t>
      </w:r>
    </w:p>
    <w:p w14:paraId="7201EE1C" w14:textId="77777777" w:rsidR="00FD7366" w:rsidRPr="00700025" w:rsidRDefault="00C3062C">
      <w:pPr>
        <w:pStyle w:val="NormalWeb"/>
        <w:rPr>
          <w:color w:val="0000FF"/>
          <w:shd w:val="clear" w:color="auto" w:fill="FFFF00"/>
        </w:rPr>
      </w:pPr>
      <w:r w:rsidRPr="00700025">
        <w:rPr>
          <w:color w:val="0000FF"/>
          <w:shd w:val="clear" w:color="auto" w:fill="FFFF00"/>
        </w:rPr>
        <w:t xml:space="preserve">The DAC is an independent committee that evaluates ALL data access requests from both consortium members and external researchers, ensuring consistent application of ethical and scientific standards. </w:t>
      </w:r>
    </w:p>
    <w:p w14:paraId="4F188FDF" w14:textId="77777777" w:rsidR="00FD7366" w:rsidRDefault="00C3062C">
      <w:pPr>
        <w:pStyle w:val="Heading3"/>
        <w:rPr>
          <w:shd w:val="clear" w:color="auto" w:fill="FFFF00"/>
        </w:rPr>
      </w:pPr>
      <w:bookmarkStart w:id="1568" w:name="_Toc210224903"/>
      <w:r>
        <w:rPr>
          <w:shd w:val="clear" w:color="auto" w:fill="FFFF00"/>
        </w:rPr>
        <w:t>Review Process</w:t>
      </w:r>
      <w:bookmarkEnd w:id="1568"/>
      <w:r>
        <w:rPr>
          <w:shd w:val="clear" w:color="auto" w:fill="FFFF00"/>
        </w:rPr>
        <w:t xml:space="preserve"> </w:t>
      </w:r>
    </w:p>
    <w:p w14:paraId="7C5446D5" w14:textId="77777777" w:rsidR="00FD7366" w:rsidRDefault="00C3062C">
      <w:pPr>
        <w:pStyle w:val="NormalWeb"/>
        <w:rPr>
          <w:b/>
          <w:bCs/>
          <w:color w:val="0000FF"/>
          <w:shd w:val="clear" w:color="auto" w:fill="FFFF00"/>
        </w:rPr>
      </w:pPr>
      <w:r>
        <w:rPr>
          <w:b/>
          <w:bCs/>
          <w:color w:val="0000FF"/>
          <w:shd w:val="clear" w:color="auto" w:fill="FFFF00"/>
        </w:rPr>
        <w:t xml:space="preserve">Submission: </w:t>
      </w:r>
      <w:r w:rsidRPr="00700025">
        <w:rPr>
          <w:color w:val="0000FF"/>
          <w:shd w:val="clear" w:color="auto" w:fill="FFFF00"/>
        </w:rPr>
        <w:t>Data requests must be submitted using a standardised form that details the project objectives, required data, resource implications and ethical approvals. The form must be complete before the request will be considered. This form is included in Annex 5 of the DMP.</w:t>
      </w:r>
      <w:r>
        <w:rPr>
          <w:b/>
          <w:bCs/>
          <w:color w:val="0000FF"/>
          <w:shd w:val="clear" w:color="auto" w:fill="FFFF00"/>
        </w:rPr>
        <w:t xml:space="preserve"> </w:t>
      </w:r>
    </w:p>
    <w:p w14:paraId="482E5E00" w14:textId="77777777" w:rsidR="00FD7366" w:rsidRDefault="00C3062C">
      <w:pPr>
        <w:pStyle w:val="NormalWeb"/>
        <w:rPr>
          <w:b/>
          <w:bCs/>
          <w:color w:val="0000FF"/>
          <w:shd w:val="clear" w:color="auto" w:fill="FFFF00"/>
        </w:rPr>
      </w:pPr>
      <w:r>
        <w:rPr>
          <w:b/>
          <w:bCs/>
          <w:color w:val="0000FF"/>
          <w:shd w:val="clear" w:color="auto" w:fill="FFFF00"/>
        </w:rPr>
        <w:t xml:space="preserve">Preliminary Screening: </w:t>
      </w:r>
      <w:r w:rsidRPr="00700025">
        <w:rPr>
          <w:color w:val="0000FF"/>
          <w:shd w:val="clear" w:color="auto" w:fill="FFFF00"/>
        </w:rPr>
        <w:t>All requests will undergo preliminary screening by the HEAT Center SteerCo to confirm completeness of Data Access Requests forms.</w:t>
      </w:r>
      <w:r>
        <w:rPr>
          <w:b/>
          <w:bCs/>
          <w:color w:val="0000FF"/>
          <w:shd w:val="clear" w:color="auto" w:fill="FFFF00"/>
        </w:rPr>
        <w:t xml:space="preserve"> </w:t>
      </w:r>
    </w:p>
    <w:p w14:paraId="35D9132C" w14:textId="77777777" w:rsidR="00FD7366" w:rsidRDefault="00C3062C">
      <w:pPr>
        <w:pStyle w:val="NormalWeb"/>
        <w:rPr>
          <w:b/>
          <w:bCs/>
          <w:color w:val="0000FF"/>
          <w:shd w:val="clear" w:color="auto" w:fill="FFFF00"/>
        </w:rPr>
      </w:pPr>
      <w:r>
        <w:rPr>
          <w:b/>
          <w:bCs/>
          <w:color w:val="0000FF"/>
          <w:shd w:val="clear" w:color="auto" w:fill="FFFF00"/>
        </w:rPr>
        <w:t xml:space="preserve">Evaluation of data request: </w:t>
      </w:r>
      <w:r w:rsidRPr="00700025">
        <w:rPr>
          <w:color w:val="0000FF"/>
          <w:shd w:val="clear" w:color="auto" w:fill="FFFF00"/>
        </w:rPr>
        <w:t>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r>
        <w:rPr>
          <w:b/>
          <w:bCs/>
          <w:color w:val="0000FF"/>
          <w:shd w:val="clear" w:color="auto" w:fill="FFFF00"/>
        </w:rPr>
        <w:t xml:space="preserve"> </w:t>
      </w:r>
    </w:p>
    <w:p w14:paraId="63C14B69" w14:textId="77777777" w:rsidR="00FD7366" w:rsidRDefault="00C3062C">
      <w:pPr>
        <w:pStyle w:val="Heading3"/>
        <w:rPr>
          <w:shd w:val="clear" w:color="auto" w:fill="FFFF00"/>
        </w:rPr>
      </w:pPr>
      <w:bookmarkStart w:id="1569" w:name="_Toc210224904"/>
      <w:r>
        <w:rPr>
          <w:shd w:val="clear" w:color="auto" w:fill="FFFF00"/>
        </w:rPr>
        <w:t>Membership of the DAC</w:t>
      </w:r>
      <w:bookmarkEnd w:id="1569"/>
      <w:r>
        <w:rPr>
          <w:shd w:val="clear" w:color="auto" w:fill="FFFF00"/>
        </w:rPr>
        <w:t xml:space="preserve"> </w:t>
      </w:r>
    </w:p>
    <w:p w14:paraId="0976DF7A" w14:textId="77777777" w:rsidR="00FD7366" w:rsidRPr="00700025" w:rsidRDefault="00C3062C">
      <w:pPr>
        <w:pStyle w:val="NormalWeb"/>
        <w:rPr>
          <w:color w:val="0000FF"/>
          <w:shd w:val="clear" w:color="auto" w:fill="FFFF00"/>
        </w:rPr>
      </w:pPr>
      <w:r w:rsidRPr="00700025">
        <w:rPr>
          <w:color w:val="0000FF"/>
          <w:shd w:val="clear" w:color="auto" w:fill="FFFF00"/>
        </w:rPr>
        <w:t xml:space="preserve">The DAC will comprise of independent experts who may include Ethics Committee members, representatives from the DS-I Africa ELSI team or the eLwazi platform and people with expertise in data science, ethics, and legal matters. The HEAT Center Scientific Advisory Board and the HEAT Center SteerCo will select the members of the DAC. </w:t>
      </w:r>
    </w:p>
    <w:p w14:paraId="3068071D" w14:textId="77777777" w:rsidR="00FD7366" w:rsidRPr="00700025" w:rsidRDefault="00C3062C">
      <w:pPr>
        <w:pStyle w:val="NormalWeb"/>
        <w:rPr>
          <w:color w:val="0000FF"/>
          <w:shd w:val="clear" w:color="auto" w:fill="FFFF00"/>
        </w:rPr>
      </w:pPr>
      <w:r w:rsidRPr="00700025">
        <w:rPr>
          <w:color w:val="0000FF"/>
          <w:shd w:val="clear" w:color="auto" w:fill="FFFF00"/>
        </w:rPr>
        <w:t>For a more detailed description of the roles, responsibilities and specific procedures relating to the DAC, refer to Annex 4: Terms of Reference for the DAC.</w:t>
      </w:r>
    </w:p>
    <w:p w14:paraId="21E5BB6E" w14:textId="77777777" w:rsidR="00FD7366" w:rsidRDefault="00C3062C">
      <w:pPr>
        <w:rPr>
          <w:b/>
          <w:bCs/>
          <w:color w:val="0000FF"/>
          <w:shd w:val="clear" w:color="auto" w:fill="FFFF00"/>
        </w:rPr>
      </w:pPr>
      <w:r>
        <w:rPr>
          <w:b/>
          <w:bCs/>
          <w:color w:val="0000FF"/>
          <w:shd w:val="clear" w:color="auto" w:fill="FFFF00"/>
        </w:rPr>
        <w:br w:type="page"/>
      </w:r>
    </w:p>
    <w:p w14:paraId="055420EA" w14:textId="77777777" w:rsidR="00FD7366" w:rsidRDefault="00FD7366">
      <w:pPr>
        <w:pStyle w:val="NormalWeb"/>
      </w:pPr>
    </w:p>
    <w:p w14:paraId="077F5C18" w14:textId="5183D807" w:rsidR="00FD7366" w:rsidRDefault="00C479C3">
      <w:pPr>
        <w:pStyle w:val="Heading1"/>
        <w:rPr>
          <w:rFonts w:eastAsia="Times New Roman"/>
        </w:rPr>
      </w:pPr>
      <w:bookmarkStart w:id="1570" w:name="_Toc210224905"/>
      <w:r>
        <w:rPr>
          <w:rFonts w:eastAsia="Times New Roman"/>
        </w:rPr>
        <w:t>13. Data Retention</w:t>
      </w:r>
      <w:bookmarkEnd w:id="1570"/>
    </w:p>
    <w:p w14:paraId="3BFCC934" w14:textId="77777777" w:rsidR="00FD7366" w:rsidRDefault="00C3062C">
      <w:pPr>
        <w:pStyle w:val="NormalWeb"/>
      </w:pPr>
      <w:del w:id="1571" w:author="Unknown">
        <w:r>
          <w:rPr>
            <w:strike/>
            <w:color w:val="FF0000"/>
          </w:rPr>
          <w:delText>Participant data and the data of the children will be retained for a period for at least 5 years after the completion of the project for historical, statistical or research purposes as provided for by POPIA. Appropriate safeguards will be established to secure the records and ensure that the data is not used for any other purpose than the purpose for which the data was originally collected. In any event, no records will be retained for longer than as per applicable regulations.</w:delText>
        </w:r>
      </w:del>
    </w:p>
    <w:p w14:paraId="6BBFAA7A" w14:textId="77777777" w:rsidR="00FD7366" w:rsidRPr="00700025" w:rsidRDefault="00C3062C">
      <w:pPr>
        <w:pStyle w:val="NormalWeb"/>
        <w:rPr>
          <w:color w:val="0000FF"/>
          <w:shd w:val="clear" w:color="auto" w:fill="FFFF00"/>
        </w:rPr>
      </w:pPr>
      <w:r w:rsidRPr="00700025">
        <w:rPr>
          <w:color w:val="0000FF"/>
          <w:shd w:val="clear" w:color="auto" w:fill="FFFF00"/>
        </w:rPr>
        <w:t xml:space="preserve">Participant data will be retained according to the following guidelines, ensuring compliance with the Protection of Personal Information Act (POPIA) and maximising its utility for future research: </w:t>
      </w:r>
    </w:p>
    <w:p w14:paraId="32FBFB50" w14:textId="6AD78533" w:rsidR="00FD7366" w:rsidRDefault="00C479C3">
      <w:pPr>
        <w:pStyle w:val="Heading2"/>
        <w:rPr>
          <w:shd w:val="clear" w:color="auto" w:fill="FFFF00"/>
        </w:rPr>
      </w:pPr>
      <w:bookmarkStart w:id="1572" w:name="_Toc210224906"/>
      <w:r>
        <w:rPr>
          <w:shd w:val="clear" w:color="auto" w:fill="FFFF00"/>
        </w:rPr>
        <w:t>13.1 Retention Periods:</w:t>
      </w:r>
      <w:bookmarkEnd w:id="1572"/>
      <w:r>
        <w:rPr>
          <w:shd w:val="clear" w:color="auto" w:fill="FFFF00"/>
        </w:rPr>
        <w:t xml:space="preserve"> </w:t>
      </w:r>
    </w:p>
    <w:p w14:paraId="07E5029C" w14:textId="77777777" w:rsidR="00FD7366" w:rsidRDefault="00C3062C" w:rsidP="396C7C54">
      <w:pPr>
        <w:pStyle w:val="NormalWeb"/>
        <w:rPr>
          <w:b/>
          <w:bCs/>
          <w:color w:val="0000FF"/>
          <w:shd w:val="clear" w:color="auto" w:fill="FFFF00"/>
        </w:rPr>
      </w:pPr>
      <w:r w:rsidRPr="396C7C54">
        <w:rPr>
          <w:b/>
          <w:bCs/>
          <w:color w:val="0000FF"/>
          <w:shd w:val="clear" w:color="auto" w:fill="FFFF00"/>
        </w:rPr>
        <w:t xml:space="preserve">• Original Study Data: </w:t>
      </w:r>
      <w:r w:rsidRPr="396C7C54">
        <w:rPr>
          <w:color w:val="0000FF"/>
          <w:shd w:val="clear" w:color="auto" w:fill="FFFF00"/>
        </w:rPr>
        <w:t>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r w:rsidRPr="396C7C54">
        <w:rPr>
          <w:b/>
          <w:bCs/>
          <w:color w:val="0000FF"/>
          <w:shd w:val="clear" w:color="auto" w:fill="FFFF00"/>
        </w:rPr>
        <w:t xml:space="preserve"> </w:t>
      </w:r>
    </w:p>
    <w:p w14:paraId="77A1C647" w14:textId="77777777" w:rsidR="00FD7366" w:rsidRDefault="00C3062C">
      <w:pPr>
        <w:pStyle w:val="NormalWeb"/>
        <w:rPr>
          <w:b/>
          <w:bCs/>
          <w:color w:val="0000FF"/>
          <w:shd w:val="clear" w:color="auto" w:fill="FFFF00"/>
        </w:rPr>
      </w:pPr>
      <w:r>
        <w:rPr>
          <w:b/>
          <w:bCs/>
          <w:color w:val="0000FF"/>
          <w:shd w:val="clear" w:color="auto" w:fill="FFFF00"/>
        </w:rPr>
        <w:t xml:space="preserve">• Consortium Shared Data: </w:t>
      </w:r>
      <w:r w:rsidRPr="00700025">
        <w:rPr>
          <w:color w:val="0000FF"/>
          <w:shd w:val="clear" w:color="auto" w:fill="FFFF00"/>
        </w:rPr>
        <w:t xml:space="preserve">Depending on the agreements in place, this data may be retained indefinitely. </w:t>
      </w:r>
    </w:p>
    <w:p w14:paraId="1440870F" w14:textId="77777777" w:rsidR="00FD7366" w:rsidRDefault="00C3062C">
      <w:pPr>
        <w:pStyle w:val="NormalWeb"/>
        <w:rPr>
          <w:b/>
          <w:bCs/>
          <w:color w:val="0000FF"/>
          <w:shd w:val="clear" w:color="auto" w:fill="FFFF00"/>
        </w:rPr>
      </w:pPr>
      <w:r>
        <w:rPr>
          <w:b/>
          <w:bCs/>
          <w:color w:val="0000FF"/>
          <w:shd w:val="clear" w:color="auto" w:fill="FFFF00"/>
        </w:rPr>
        <w:t xml:space="preserve">• RP1/RP2 De-Identified Data: </w:t>
      </w:r>
      <w:r w:rsidRPr="00700025">
        <w:rPr>
          <w:color w:val="0000FF"/>
          <w:shd w:val="clear" w:color="auto" w:fill="FFFF00"/>
        </w:rPr>
        <w:t xml:space="preserve">Depending on the agreements in place, this data may be retained indefinitely. </w:t>
      </w:r>
    </w:p>
    <w:p w14:paraId="0A8A0845" w14:textId="77777777" w:rsidR="00FD7366" w:rsidRDefault="00C3062C">
      <w:pPr>
        <w:pStyle w:val="NormalWeb"/>
        <w:rPr>
          <w:b/>
          <w:bCs/>
          <w:color w:val="0000FF"/>
          <w:shd w:val="clear" w:color="auto" w:fill="FFFF00"/>
        </w:rPr>
      </w:pPr>
      <w:r>
        <w:rPr>
          <w:b/>
          <w:bCs/>
          <w:color w:val="0000FF"/>
          <w:shd w:val="clear" w:color="auto" w:fill="FFFF00"/>
        </w:rPr>
        <w:t xml:space="preserve">• Inferential Data: </w:t>
      </w:r>
      <w:r w:rsidRPr="00700025">
        <w:rPr>
          <w:color w:val="0000FF"/>
          <w:shd w:val="clear" w:color="auto" w:fill="FFFF00"/>
        </w:rPr>
        <w:t>This is retained indefinitely. It includes aggregated and synthetic data derived from the analysis of the other data categories.</w:t>
      </w:r>
      <w:r>
        <w:rPr>
          <w:b/>
          <w:bCs/>
          <w:color w:val="0000FF"/>
          <w:shd w:val="clear" w:color="auto" w:fill="FFFF00"/>
        </w:rPr>
        <w:t xml:space="preserve"> </w:t>
      </w:r>
    </w:p>
    <w:p w14:paraId="6C6BECEC" w14:textId="4342BDC3" w:rsidR="00FD7366" w:rsidRDefault="00C479C3">
      <w:pPr>
        <w:pStyle w:val="Heading2"/>
        <w:rPr>
          <w:shd w:val="clear" w:color="auto" w:fill="FFFF00"/>
        </w:rPr>
      </w:pPr>
      <w:bookmarkStart w:id="1573" w:name="_Toc210224907"/>
      <w:r>
        <w:rPr>
          <w:shd w:val="clear" w:color="auto" w:fill="FFFF00"/>
        </w:rPr>
        <w:t>13.2 Ongoing Monitoring of Data Transfer Agreements</w:t>
      </w:r>
      <w:bookmarkEnd w:id="1573"/>
      <w:r>
        <w:rPr>
          <w:shd w:val="clear" w:color="auto" w:fill="FFFF00"/>
        </w:rPr>
        <w:t xml:space="preserve"> </w:t>
      </w:r>
    </w:p>
    <w:p w14:paraId="036CF9DF" w14:textId="77777777" w:rsidR="00FD7366" w:rsidRPr="00700025" w:rsidRDefault="00C3062C">
      <w:pPr>
        <w:pStyle w:val="NormalWeb"/>
        <w:rPr>
          <w:color w:val="0000FF"/>
          <w:shd w:val="clear" w:color="auto" w:fill="FFFF00"/>
        </w:rPr>
      </w:pPr>
      <w:r w:rsidRPr="00700025">
        <w:rPr>
          <w:color w:val="0000FF"/>
          <w:shd w:val="clear" w:color="auto" w:fill="FFFF00"/>
        </w:rPr>
        <w:t>After executing a Data Transfer Agreement (DTA), ongoing monitoring, including periodic reviews and audits if necessary, ensures compliance with the agreement's terms.</w:t>
      </w:r>
    </w:p>
    <w:p w14:paraId="06BA954A" w14:textId="77777777" w:rsidR="00FD7366" w:rsidRDefault="00C3062C">
      <w:pPr>
        <w:rPr>
          <w:b/>
          <w:bCs/>
          <w:color w:val="0000FF"/>
          <w:shd w:val="clear" w:color="auto" w:fill="FFFF00"/>
        </w:rPr>
      </w:pPr>
      <w:r>
        <w:rPr>
          <w:b/>
          <w:bCs/>
          <w:color w:val="0000FF"/>
          <w:shd w:val="clear" w:color="auto" w:fill="FFFF00"/>
        </w:rPr>
        <w:br w:type="page"/>
      </w:r>
    </w:p>
    <w:p w14:paraId="3EFDF0FB" w14:textId="567CE56B" w:rsidR="00FD7366" w:rsidRDefault="00C479C3">
      <w:pPr>
        <w:pStyle w:val="Heading1"/>
        <w:rPr>
          <w:rFonts w:eastAsia="Times New Roman"/>
        </w:rPr>
      </w:pPr>
      <w:bookmarkStart w:id="1574" w:name="_Toc210224908"/>
      <w:r>
        <w:rPr>
          <w:rFonts w:eastAsia="Times New Roman"/>
        </w:rPr>
        <w:lastRenderedPageBreak/>
        <w:t>14. Restricted Data Access</w:t>
      </w:r>
      <w:bookmarkEnd w:id="1574"/>
    </w:p>
    <w:p w14:paraId="2F129065" w14:textId="77777777" w:rsidR="00FD7366" w:rsidRDefault="00C3062C">
      <w:pPr>
        <w:pStyle w:val="NormalWeb"/>
      </w:pPr>
      <w:del w:id="1575" w:author="Unknown">
        <w:r>
          <w:rPr>
            <w:strike/>
            <w:color w:val="FF0000"/>
          </w:rPr>
          <w:delText>[No restricted data access section in v1.0]</w:delText>
        </w:r>
      </w:del>
    </w:p>
    <w:p w14:paraId="763A49E8" w14:textId="77777777" w:rsidR="00FD7366" w:rsidRPr="00700025" w:rsidRDefault="00C3062C">
      <w:pPr>
        <w:pStyle w:val="NormalWeb"/>
        <w:rPr>
          <w:color w:val="0000FF"/>
          <w:shd w:val="clear" w:color="auto" w:fill="FFFF00"/>
        </w:rPr>
      </w:pPr>
      <w:r w:rsidRPr="00700025">
        <w:rPr>
          <w:color w:val="0000FF"/>
          <w:shd w:val="clear" w:color="auto" w:fill="FFFF00"/>
        </w:rPr>
        <w:t xml:space="preserve">To safeguard personal information, the HE²AT Center implements robust encryption and security measures: </w:t>
      </w:r>
    </w:p>
    <w:p w14:paraId="3532339B" w14:textId="127D3778" w:rsidR="00FD7366" w:rsidRDefault="00C479C3">
      <w:pPr>
        <w:pStyle w:val="Heading2"/>
        <w:rPr>
          <w:shd w:val="clear" w:color="auto" w:fill="FFFF00"/>
        </w:rPr>
      </w:pPr>
      <w:bookmarkStart w:id="1576" w:name="_Toc210224909"/>
      <w:r>
        <w:rPr>
          <w:shd w:val="clear" w:color="auto" w:fill="FFFF00"/>
        </w:rPr>
        <w:t>14.1 Data transfer, storage and encryption</w:t>
      </w:r>
      <w:bookmarkEnd w:id="1576"/>
      <w:r>
        <w:rPr>
          <w:shd w:val="clear" w:color="auto" w:fill="FFFF00"/>
        </w:rPr>
        <w:t xml:space="preserve"> </w:t>
      </w:r>
    </w:p>
    <w:p w14:paraId="61F2918E" w14:textId="77777777" w:rsidR="00FD7366" w:rsidRPr="00700025" w:rsidRDefault="00C3062C" w:rsidP="396C7C54">
      <w:pPr>
        <w:pStyle w:val="NormalWeb"/>
        <w:rPr>
          <w:color w:val="0000FF"/>
          <w:shd w:val="clear" w:color="auto" w:fill="FFFF00"/>
        </w:rPr>
      </w:pPr>
      <w:r w:rsidRPr="396C7C54">
        <w:rPr>
          <w:color w:val="0000FF"/>
          <w:shd w:val="clear" w:color="auto" w:fill="FFFF00"/>
        </w:rPr>
        <w:t xml:space="preserve">Data is transferred using Transport Layer Security (TLS) protocols are employed during transmission to maintain encryption and prevent interception. We use WeTransfer modality, which is encrypted. Once transferred to UCT and during the transition period to WHC-managed cloud infrastructure, any data identified as containing Personal Identifiers or specified by the DTA is encrypted for storage using AES-256 encryption standard for both UCT servers and cloud storage. Encryption key access is restricted to authorised personnel, ensuring data security and preventing re-identification attempts. This complies with privacy and data protection legislation, including the Protection of Personal Information Act (POPIA). Metadata, however, is stored separately to facilitate indexing and software development whilst maintaining security. </w:t>
      </w:r>
    </w:p>
    <w:p w14:paraId="31C6E308" w14:textId="276E7C48" w:rsidR="00FD7366" w:rsidRDefault="00C479C3">
      <w:pPr>
        <w:pStyle w:val="Heading2"/>
        <w:rPr>
          <w:shd w:val="clear" w:color="auto" w:fill="FFFF00"/>
        </w:rPr>
      </w:pPr>
      <w:bookmarkStart w:id="1577" w:name="_Toc210224910"/>
      <w:r>
        <w:rPr>
          <w:shd w:val="clear" w:color="auto" w:fill="FFFF00"/>
        </w:rPr>
        <w:t>14.2 Network security</w:t>
      </w:r>
      <w:bookmarkEnd w:id="1577"/>
      <w:r>
        <w:rPr>
          <w:shd w:val="clear" w:color="auto" w:fill="FFFF00"/>
        </w:rPr>
        <w:t xml:space="preserve"> </w:t>
      </w:r>
    </w:p>
    <w:p w14:paraId="360079B5" w14:textId="77777777" w:rsidR="00FD7366" w:rsidRPr="00700025" w:rsidRDefault="00C3062C">
      <w:pPr>
        <w:pStyle w:val="NormalWeb"/>
        <w:rPr>
          <w:color w:val="0000FF"/>
          <w:shd w:val="clear" w:color="auto" w:fill="FFFF00"/>
        </w:rPr>
      </w:pPr>
      <w:r w:rsidRPr="00700025">
        <w:rPr>
          <w:color w:val="0000FF"/>
          <w:shd w:val="clear" w:color="auto" w:fill="FFFF00"/>
        </w:rPr>
        <w:t xml:space="preserve">The CSAG compute infrastructure benefits from UCT's comprehensive security policies and during the transition period from WHC-managed cloud security architecture with 24/7 Security Operations Centre (SOC) monitoring and advanced threat detection systems for improved security posture and compliance. Key measures include: </w:t>
      </w:r>
    </w:p>
    <w:p w14:paraId="4B49D963" w14:textId="77777777" w:rsidR="00FD7366" w:rsidRDefault="00C3062C">
      <w:pPr>
        <w:pStyle w:val="NormalWeb"/>
        <w:rPr>
          <w:b/>
          <w:bCs/>
          <w:color w:val="0000FF"/>
          <w:shd w:val="clear" w:color="auto" w:fill="FFFF00"/>
        </w:rPr>
      </w:pPr>
      <w:r>
        <w:rPr>
          <w:b/>
          <w:bCs/>
          <w:color w:val="0000FF"/>
          <w:shd w:val="clear" w:color="auto" w:fill="FFFF00"/>
        </w:rPr>
        <w:t xml:space="preserve">• Firewall Protection: </w:t>
      </w:r>
      <w:r w:rsidRPr="00700025">
        <w:rPr>
          <w:color w:val="0000FF"/>
          <w:shd w:val="clear" w:color="auto" w:fill="FFFF00"/>
        </w:rPr>
        <w:t>UCT's Cisco firewall and cloud-native firewall services safeguard against external threats, ensuring only authorised access is permitted.</w:t>
      </w:r>
      <w:r>
        <w:rPr>
          <w:b/>
          <w:bCs/>
          <w:color w:val="0000FF"/>
          <w:shd w:val="clear" w:color="auto" w:fill="FFFF00"/>
        </w:rPr>
        <w:t xml:space="preserve"> </w:t>
      </w:r>
    </w:p>
    <w:p w14:paraId="6B25937D" w14:textId="77777777" w:rsidR="00FD7366" w:rsidRDefault="00C3062C">
      <w:pPr>
        <w:pStyle w:val="NormalWeb"/>
        <w:rPr>
          <w:b/>
          <w:bCs/>
          <w:color w:val="0000FF"/>
          <w:shd w:val="clear" w:color="auto" w:fill="FFFF00"/>
        </w:rPr>
      </w:pPr>
      <w:r>
        <w:rPr>
          <w:b/>
          <w:bCs/>
          <w:color w:val="0000FF"/>
          <w:shd w:val="clear" w:color="auto" w:fill="FFFF00"/>
        </w:rPr>
        <w:t xml:space="preserve">• VPN Access: </w:t>
      </w:r>
      <w:r w:rsidRPr="00700025">
        <w:rPr>
          <w:color w:val="0000FF"/>
          <w:shd w:val="clear" w:color="auto" w:fill="FFFF00"/>
        </w:rPr>
        <w:t>A Cisco VPN service encrypts all traffic, enabling secure remote access to the UCT intranet and maintaining confidentiality</w:t>
      </w:r>
      <w:r>
        <w:rPr>
          <w:b/>
          <w:bCs/>
          <w:color w:val="0000FF"/>
          <w:shd w:val="clear" w:color="auto" w:fill="FFFF00"/>
        </w:rPr>
        <w:t xml:space="preserve">. </w:t>
      </w:r>
    </w:p>
    <w:p w14:paraId="1B980B2A" w14:textId="77777777" w:rsidR="00FD7366" w:rsidRDefault="00C3062C">
      <w:pPr>
        <w:pStyle w:val="NormalWeb"/>
        <w:rPr>
          <w:b/>
          <w:bCs/>
          <w:color w:val="0000FF"/>
          <w:shd w:val="clear" w:color="auto" w:fill="FFFF00"/>
        </w:rPr>
      </w:pPr>
      <w:r>
        <w:rPr>
          <w:b/>
          <w:bCs/>
          <w:color w:val="0000FF"/>
          <w:shd w:val="clear" w:color="auto" w:fill="FFFF00"/>
        </w:rPr>
        <w:t xml:space="preserve">• Access Control: </w:t>
      </w:r>
      <w:r w:rsidRPr="00700025">
        <w:rPr>
          <w:color w:val="0000FF"/>
          <w:shd w:val="clear" w:color="auto" w:fill="FFFF00"/>
        </w:rPr>
        <w:t>Access to CSAG servers and services is carefully managed, with strict limits on authorised users.</w:t>
      </w:r>
      <w:r>
        <w:rPr>
          <w:b/>
          <w:bCs/>
          <w:color w:val="0000FF"/>
          <w:shd w:val="clear" w:color="auto" w:fill="FFFF00"/>
        </w:rPr>
        <w:t xml:space="preserve"> </w:t>
      </w:r>
    </w:p>
    <w:p w14:paraId="32F0FB30" w14:textId="4BF9FC46" w:rsidR="00FD7366" w:rsidRDefault="00C479C3">
      <w:pPr>
        <w:pStyle w:val="Heading2"/>
        <w:rPr>
          <w:shd w:val="clear" w:color="auto" w:fill="FFFF00"/>
        </w:rPr>
      </w:pPr>
      <w:bookmarkStart w:id="1578" w:name="_Toc210224911"/>
      <w:r>
        <w:rPr>
          <w:shd w:val="clear" w:color="auto" w:fill="FFFF00"/>
        </w:rPr>
        <w:t>14.3 Local authentication and authorisation</w:t>
      </w:r>
      <w:bookmarkEnd w:id="1578"/>
      <w:r>
        <w:rPr>
          <w:shd w:val="clear" w:color="auto" w:fill="FFFF00"/>
        </w:rPr>
        <w:t xml:space="preserve"> </w:t>
      </w:r>
    </w:p>
    <w:p w14:paraId="61E12B5D" w14:textId="77777777" w:rsidR="00FD7366" w:rsidRPr="00700025" w:rsidRDefault="00C3062C">
      <w:pPr>
        <w:pStyle w:val="NormalWeb"/>
        <w:rPr>
          <w:color w:val="0000FF"/>
          <w:shd w:val="clear" w:color="auto" w:fill="FFFF00"/>
        </w:rPr>
      </w:pPr>
      <w:r w:rsidRPr="00700025">
        <w:rPr>
          <w:color w:val="0000FF"/>
          <w:shd w:val="clear" w:color="auto" w:fill="FFFF00"/>
        </w:rPr>
        <w:t xml:space="preserve">Beyond UCT's broader security measures, the CSAG/UCT platform employs additional authentication and authorisation protocols alongside cloud-specific access controls and automated compliance reporting for streamlined governance oversight during the transition period. User identities are verified through a Linux filesystem and Lightweight Directory Access Protocol (LDAP), with access to restricted datasets managed through UCT's authentication protocols and internal CSAG Data Management Plan mechanisms. </w:t>
      </w:r>
    </w:p>
    <w:p w14:paraId="16498134" w14:textId="77777777" w:rsidR="00FD7366" w:rsidRPr="00700025" w:rsidRDefault="00C3062C">
      <w:pPr>
        <w:pStyle w:val="NormalWeb"/>
        <w:rPr>
          <w:color w:val="0000FF"/>
          <w:shd w:val="clear" w:color="auto" w:fill="FFFF00"/>
        </w:rPr>
      </w:pPr>
      <w:r w:rsidRPr="00700025">
        <w:rPr>
          <w:color w:val="0000FF"/>
          <w:shd w:val="clear" w:color="auto" w:fill="FFFF00"/>
        </w:rPr>
        <w:lastRenderedPageBreak/>
        <w:t xml:space="preserve">All activities comply with UCT's information security policies, ensuring adherence to institutional standards. </w:t>
      </w:r>
    </w:p>
    <w:p w14:paraId="1CEE6961" w14:textId="77777777" w:rsidR="00FD7366" w:rsidRDefault="00C3062C">
      <w:pPr>
        <w:pStyle w:val="NormalWeb"/>
        <w:rPr>
          <w:ins w:id="1579" w:author="Benjamin Devantier -du Plessis" w:date="2025-10-01T10:46:00Z" w16du:dateUtc="2025-10-01T08:46:00Z"/>
          <w:color w:val="0000FF"/>
          <w:shd w:val="clear" w:color="auto" w:fill="FFFF00"/>
        </w:rPr>
      </w:pPr>
      <w:r w:rsidRPr="00700025">
        <w:rPr>
          <w:color w:val="0000FF"/>
          <w:shd w:val="clear" w:color="auto" w:fill="FFFF00"/>
        </w:rP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18EF1D1F" w14:textId="77777777" w:rsidR="00700025" w:rsidRDefault="00700025" w:rsidP="00700025">
      <w:pPr>
        <w:pStyle w:val="NormalWeb"/>
        <w:rPr>
          <w:ins w:id="1580" w:author="Benjamin Devantier -du Plessis" w:date="2025-10-01T10:46:00Z" w16du:dateUtc="2025-10-01T08:46:00Z"/>
          <w:b/>
          <w:bCs/>
          <w:color w:val="0000FF"/>
          <w:shd w:val="clear" w:color="auto" w:fill="FFFF00"/>
        </w:rPr>
      </w:pPr>
      <w:ins w:id="1581" w:author="Benjamin Devantier -du Plessis" w:date="2025-10-01T10:46:00Z" w16du:dateUtc="2025-10-01T08:46:00Z">
        <w:r>
          <w:t>From the start of Year 5, enhanced cloud security measures include:</w:t>
        </w:r>
      </w:ins>
    </w:p>
    <w:p w14:paraId="0478AD81" w14:textId="77777777" w:rsidR="00700025" w:rsidRPr="00700025" w:rsidDel="00700025" w:rsidRDefault="00700025">
      <w:pPr>
        <w:pStyle w:val="NormalWeb"/>
        <w:rPr>
          <w:del w:id="1582" w:author="Benjamin Devantier -du Plessis" w:date="2025-10-01T10:46:00Z" w16du:dateUtc="2025-10-01T08:46:00Z"/>
          <w:color w:val="0000FF"/>
          <w:shd w:val="clear" w:color="auto" w:fill="FFFF00"/>
        </w:rPr>
      </w:pPr>
    </w:p>
    <w:p w14:paraId="014D7EA4" w14:textId="33D3F446" w:rsidR="00FD7366" w:rsidRPr="00FD7366" w:rsidDel="00700025" w:rsidRDefault="00C3062C">
      <w:pPr>
        <w:pStyle w:val="NormalWeb"/>
        <w:rPr>
          <w:del w:id="1583" w:author="Benjamin Devantier -du Plessis" w:date="2025-10-01T10:46:00Z" w16du:dateUtc="2025-10-01T08:46:00Z"/>
          <w:color w:val="0000FF"/>
          <w:shd w:val="clear" w:color="auto" w:fill="FFFF00"/>
          <w:rPrChange w:id="1584" w:author="Benjamin Devantier -du Plessis" w:date="2025-10-01T10:47:00Z" w16du:dateUtc="2025-10-01T08:47:00Z">
            <w:rPr>
              <w:del w:id="1585" w:author="Benjamin Devantier -du Plessis" w:date="2025-10-01T10:46:00Z" w16du:dateUtc="2025-10-01T08:46:00Z"/>
              <w:b/>
              <w:bCs/>
              <w:color w:val="0000FF"/>
              <w:shd w:val="clear" w:color="auto" w:fill="FFFF00"/>
            </w:rPr>
          </w:rPrChange>
        </w:rPr>
      </w:pPr>
      <w:del w:id="1586" w:author="Benjamin Devantier -du Plessis" w:date="2025-10-01T10:46:00Z" w16du:dateUtc="2025-10-01T08:46:00Z">
        <w:r w:rsidRPr="00700025" w:rsidDel="00700025">
          <w:delText>From the start of Year 5, enhanced cloud security measures include:</w:delText>
        </w:r>
      </w:del>
    </w:p>
    <w:p w14:paraId="1500093C" w14:textId="77777777" w:rsidR="00FD7366" w:rsidRPr="00FD7366" w:rsidRDefault="00C3062C">
      <w:pPr>
        <w:pStyle w:val="NormalWeb"/>
        <w:rPr>
          <w:color w:val="0000FF"/>
          <w:shd w:val="clear" w:color="auto" w:fill="FFFF00"/>
          <w:rPrChange w:id="1587" w:author="Benjamin Devantier -du Plessis" w:date="2025-10-01T10:47:00Z" w16du:dateUtc="2025-10-01T08:47:00Z">
            <w:rPr>
              <w:b/>
              <w:bCs/>
              <w:color w:val="0000FF"/>
              <w:shd w:val="clear" w:color="auto" w:fill="FFFF00"/>
            </w:rPr>
          </w:rPrChange>
        </w:rPr>
      </w:pPr>
      <w:r w:rsidRPr="00700025">
        <w:rPr>
          <w:color w:val="0000FF"/>
          <w:shd w:val="clear" w:color="auto" w:fill="FFFF00"/>
          <w:rPrChange w:id="1588" w:author="Benjamin Devantier -du Plessis" w:date="2025-10-01T10:47:00Z" w16du:dateUtc="2025-10-01T08:47:00Z">
            <w:rPr>
              <w:b/>
              <w:bCs/>
              <w:color w:val="0000FF"/>
              <w:shd w:val="clear" w:color="auto" w:fill="FFFF00"/>
            </w:rPr>
          </w:rPrChange>
        </w:rPr>
        <w:t xml:space="preserve">• AES-256 Encryption: All data at rest and in transit </w:t>
      </w:r>
    </w:p>
    <w:p w14:paraId="3D6F0A5B" w14:textId="77777777" w:rsidR="00FD7366" w:rsidRPr="00FD7366" w:rsidRDefault="00C3062C">
      <w:pPr>
        <w:pStyle w:val="NormalWeb"/>
        <w:rPr>
          <w:color w:val="0000FF"/>
          <w:shd w:val="clear" w:color="auto" w:fill="FFFF00"/>
          <w:rPrChange w:id="1589" w:author="Benjamin Devantier -du Plessis" w:date="2025-10-01T10:47:00Z" w16du:dateUtc="2025-10-01T08:47:00Z">
            <w:rPr>
              <w:b/>
              <w:bCs/>
              <w:color w:val="0000FF"/>
              <w:shd w:val="clear" w:color="auto" w:fill="FFFF00"/>
            </w:rPr>
          </w:rPrChange>
        </w:rPr>
      </w:pPr>
      <w:r w:rsidRPr="00700025">
        <w:rPr>
          <w:color w:val="0000FF"/>
          <w:shd w:val="clear" w:color="auto" w:fill="FFFF00"/>
          <w:rPrChange w:id="1590" w:author="Benjamin Devantier -du Plessis" w:date="2025-10-01T10:47:00Z" w16du:dateUtc="2025-10-01T08:47:00Z">
            <w:rPr>
              <w:b/>
              <w:bCs/>
              <w:color w:val="0000FF"/>
              <w:shd w:val="clear" w:color="auto" w:fill="FFFF00"/>
            </w:rPr>
          </w:rPrChange>
        </w:rPr>
        <w:t xml:space="preserve">• 24/7 SOC Monitoring: Continuous security monitoring and threat detection </w:t>
      </w:r>
    </w:p>
    <w:p w14:paraId="67ED15F1" w14:textId="77777777" w:rsidR="00FD7366" w:rsidRPr="00FD7366" w:rsidRDefault="00C3062C">
      <w:pPr>
        <w:pStyle w:val="NormalWeb"/>
        <w:rPr>
          <w:color w:val="0000FF"/>
          <w:shd w:val="clear" w:color="auto" w:fill="FFFF00"/>
          <w:rPrChange w:id="1591" w:author="Benjamin Devantier -du Plessis" w:date="2025-10-01T10:47:00Z" w16du:dateUtc="2025-10-01T08:47:00Z">
            <w:rPr>
              <w:b/>
              <w:bCs/>
              <w:color w:val="0000FF"/>
              <w:shd w:val="clear" w:color="auto" w:fill="FFFF00"/>
            </w:rPr>
          </w:rPrChange>
        </w:rPr>
      </w:pPr>
      <w:r w:rsidRPr="00700025">
        <w:rPr>
          <w:color w:val="0000FF"/>
          <w:shd w:val="clear" w:color="auto" w:fill="FFFF00"/>
          <w:rPrChange w:id="1592" w:author="Benjamin Devantier -du Plessis" w:date="2025-10-01T10:47:00Z" w16du:dateUtc="2025-10-01T08:47:00Z">
            <w:rPr>
              <w:b/>
              <w:bCs/>
              <w:color w:val="0000FF"/>
              <w:shd w:val="clear" w:color="auto" w:fill="FFFF00"/>
            </w:rPr>
          </w:rPrChange>
        </w:rPr>
        <w:t xml:space="preserve">• Role-based Access Controls: Multi-factor authentication and granular permissions </w:t>
      </w:r>
    </w:p>
    <w:p w14:paraId="0D6FAEB9" w14:textId="77777777" w:rsidR="00FD7366" w:rsidRPr="00FD7366" w:rsidRDefault="00C3062C">
      <w:pPr>
        <w:pStyle w:val="NormalWeb"/>
        <w:rPr>
          <w:color w:val="0000FF"/>
          <w:shd w:val="clear" w:color="auto" w:fill="FFFF00"/>
          <w:rPrChange w:id="1593" w:author="Benjamin Devantier -du Plessis" w:date="2025-10-01T10:47:00Z" w16du:dateUtc="2025-10-01T08:47:00Z">
            <w:rPr>
              <w:b/>
              <w:bCs/>
              <w:color w:val="0000FF"/>
              <w:shd w:val="clear" w:color="auto" w:fill="FFFF00"/>
            </w:rPr>
          </w:rPrChange>
        </w:rPr>
      </w:pPr>
      <w:r w:rsidRPr="00700025">
        <w:rPr>
          <w:color w:val="0000FF"/>
          <w:shd w:val="clear" w:color="auto" w:fill="FFFF00"/>
          <w:rPrChange w:id="1594" w:author="Benjamin Devantier -du Plessis" w:date="2025-10-01T10:47:00Z" w16du:dateUtc="2025-10-01T08:47:00Z">
            <w:rPr>
              <w:b/>
              <w:bCs/>
              <w:color w:val="0000FF"/>
              <w:shd w:val="clear" w:color="auto" w:fill="FFFF00"/>
            </w:rPr>
          </w:rPrChange>
        </w:rPr>
        <w:t xml:space="preserve">• Automated Backup Systems: Enhanced disaster recovery capabilities </w:t>
      </w:r>
    </w:p>
    <w:p w14:paraId="108E9F77" w14:textId="77777777" w:rsidR="00FD7366" w:rsidRPr="00FD7366" w:rsidRDefault="00C3062C">
      <w:pPr>
        <w:pStyle w:val="NormalWeb"/>
        <w:rPr>
          <w:color w:val="0000FF"/>
          <w:shd w:val="clear" w:color="auto" w:fill="FFFF00"/>
          <w:rPrChange w:id="1595" w:author="Benjamin Devantier -du Plessis" w:date="2025-10-01T10:47:00Z" w16du:dateUtc="2025-10-01T08:47:00Z">
            <w:rPr>
              <w:b/>
              <w:bCs/>
              <w:color w:val="0000FF"/>
              <w:shd w:val="clear" w:color="auto" w:fill="FFFF00"/>
            </w:rPr>
          </w:rPrChange>
        </w:rPr>
      </w:pPr>
      <w:r w:rsidRPr="00700025">
        <w:rPr>
          <w:color w:val="0000FF"/>
          <w:shd w:val="clear" w:color="auto" w:fill="FFFF00"/>
          <w:rPrChange w:id="1596" w:author="Benjamin Devantier -du Plessis" w:date="2025-10-01T10:47:00Z" w16du:dateUtc="2025-10-01T08:47:00Z">
            <w:rPr>
              <w:b/>
              <w:bCs/>
              <w:color w:val="0000FF"/>
              <w:shd w:val="clear" w:color="auto" w:fill="FFFF00"/>
            </w:rPr>
          </w:rPrChange>
        </w:rPr>
        <w:t xml:space="preserve">• Compliance Monitoring: Automated reporting for regulatory compliance </w:t>
      </w:r>
    </w:p>
    <w:p w14:paraId="4A884ACF" w14:textId="77777777" w:rsidR="00FD7366" w:rsidRDefault="00C3062C">
      <w:pPr>
        <w:rPr>
          <w:b/>
          <w:bCs/>
          <w:color w:val="0000FF"/>
          <w:shd w:val="clear" w:color="auto" w:fill="FFFF00"/>
        </w:rPr>
      </w:pPr>
      <w:r>
        <w:rPr>
          <w:b/>
          <w:bCs/>
          <w:color w:val="0000FF"/>
          <w:shd w:val="clear" w:color="auto" w:fill="FFFF00"/>
        </w:rPr>
        <w:br w:type="page"/>
      </w:r>
    </w:p>
    <w:p w14:paraId="69AAB1FA" w14:textId="283E58CB" w:rsidR="00FD7366" w:rsidRDefault="00C479C3">
      <w:pPr>
        <w:pStyle w:val="Heading1"/>
        <w:rPr>
          <w:rFonts w:eastAsia="Times New Roman"/>
        </w:rPr>
      </w:pPr>
      <w:bookmarkStart w:id="1597" w:name="_Toc210224912"/>
      <w:r>
        <w:rPr>
          <w:rFonts w:eastAsia="Times New Roman"/>
        </w:rPr>
        <w:lastRenderedPageBreak/>
        <w:t>15. Roles and Responsibilities</w:t>
      </w:r>
      <w:bookmarkEnd w:id="1597"/>
    </w:p>
    <w:p w14:paraId="547AA84C" w14:textId="77777777" w:rsidR="00FD7366" w:rsidRDefault="00C3062C">
      <w:pPr>
        <w:pStyle w:val="NormalWeb"/>
      </w:pPr>
      <w:del w:id="1598" w:author="Unknown">
        <w:r>
          <w:rPr>
            <w:strike/>
            <w:color w:val="FF0000"/>
          </w:rPr>
          <w:delText>The table below details the various roles and responsibilities associated with the data management plan, as well as who is currently associated with each, their institution, and contact details | Role and responsibilities | People | Institution | Contact | |--------------------------|---------|-------------|---------| | DMAC PIs | Christopher Jack | UCT | cjack@csag.uct.ac.za | | | Sibusisiwe Makhanya | IBM | sibusisiwe.makhanya@ibm.com | | Health data acquisition | Matthew Chersich for RP2 | WITS RHI | MChersich@wrhi.ac.za | | | Craig Parker for RP2 | WITS RHI | cparker@wrhi.ac.za | | | Stanley Luchters for RP1 | | stanley.luchters@aku.edu | | Data processing and harmonization (including de-identification) | Lisa van Aardenne | UCT | lisa@csag.uct.ac.za | | | Pierre Kloppers | UCT | pierre@csag.uct.ac.za | | | Piotr Wolski | UCT | wolski@csag.uct.ac.za | | | Nelson Bore | IBM | nelson.bore@ibm.com | | | Toby Kurien | IBM | toby.kurien@za.ibm.com | | Managing access to UCT data analysis platform | Rodger Duffett | UCT | rodger@csag.uct.ac.za | | Managing access to IBM PAIRS platform | Toby Kurien | IBM | toby.kurien@ibm.com |</w:delText>
        </w:r>
      </w:del>
    </w:p>
    <w:p w14:paraId="00975BB5" w14:textId="77777777" w:rsidR="00FD7366" w:rsidRDefault="00C3062C">
      <w:pPr>
        <w:pStyle w:val="NormalWeb"/>
        <w:rPr>
          <w:ins w:id="1599" w:author="Benjamin Devantier -du Plessis" w:date="2025-10-01T10:47:00Z" w16du:dateUtc="2025-10-01T08:47:00Z"/>
          <w:color w:val="0000FF"/>
          <w:shd w:val="clear" w:color="auto" w:fill="FFFF00"/>
        </w:rPr>
      </w:pPr>
      <w:r w:rsidRPr="00700025">
        <w:rPr>
          <w:color w:val="0000FF"/>
          <w:shd w:val="clear" w:color="auto" w:fill="FFFF00"/>
          <w:rPrChange w:id="1600" w:author="Benjamin Devantier -du Plessis" w:date="2025-10-01T10:47:00Z" w16du:dateUtc="2025-10-01T08:47:00Z">
            <w:rPr>
              <w:b/>
              <w:bCs/>
              <w:color w:val="0000FF"/>
              <w:shd w:val="clear" w:color="auto" w:fill="FFFF00"/>
            </w:rPr>
          </w:rPrChange>
        </w:rPr>
        <w:t xml:space="preserve">The table below details the various roles and responsibilities associated with the data management plan. Contact details are maintained separately to facilitate updates and reduce document complexity for ethics review processes. </w:t>
      </w:r>
    </w:p>
    <w:tbl>
      <w:tblPr>
        <w:tblW w:w="5000" w:type="pct"/>
        <w:tblLook w:val="04A0" w:firstRow="1" w:lastRow="0" w:firstColumn="1" w:lastColumn="0" w:noHBand="0" w:noVBand="1"/>
      </w:tblPr>
      <w:tblGrid>
        <w:gridCol w:w="2130"/>
        <w:gridCol w:w="1974"/>
        <w:gridCol w:w="5240"/>
        <w:tblGridChange w:id="1601">
          <w:tblGrid>
            <w:gridCol w:w="8"/>
            <w:gridCol w:w="2130"/>
            <w:gridCol w:w="69"/>
            <w:gridCol w:w="1596"/>
            <w:gridCol w:w="309"/>
            <w:gridCol w:w="4898"/>
            <w:gridCol w:w="342"/>
          </w:tblGrid>
        </w:tblGridChange>
      </w:tblGrid>
      <w:tr w:rsidR="00700025" w:rsidRPr="00700025" w14:paraId="05FC9385"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5D6159DF" w14:textId="77777777" w:rsidR="00700025" w:rsidRPr="00700025" w:rsidRDefault="00700025" w:rsidP="00700025">
            <w:pPr>
              <w:pStyle w:val="NormalWeb"/>
              <w:rPr>
                <w:rFonts w:ascii="Arial" w:eastAsia="Times New Roman" w:hAnsi="Arial" w:cs="Arial"/>
                <w:b/>
                <w:bCs/>
                <w:color w:val="EE0000"/>
                <w:highlight w:val="yellow"/>
                <w:u w:val="single"/>
              </w:rPr>
            </w:pPr>
            <w:ins w:id="1602" w:author="Benjamin Devantier -du Plessis" w:date="2025-10-01T10:47:00Z" w16du:dateUtc="2025-10-01T08:47:00Z">
              <w:r w:rsidRPr="00700025">
                <w:rPr>
                  <w:rFonts w:ascii="Arial" w:eastAsia="Times New Roman" w:hAnsi="Arial" w:cs="Arial"/>
                  <w:b/>
                  <w:bCs/>
                  <w:color w:val="EE0000"/>
                  <w:highlight w:val="yellow"/>
                  <w:u w:val="single"/>
                </w:rPr>
                <w:t>Role and responsibilities</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AC1B5DF" w14:textId="77777777" w:rsidR="00700025" w:rsidRPr="00700025" w:rsidRDefault="00700025" w:rsidP="00700025">
            <w:pPr>
              <w:pStyle w:val="NormalWeb"/>
              <w:rPr>
                <w:rFonts w:ascii="Arial" w:eastAsia="Times New Roman" w:hAnsi="Arial" w:cs="Arial"/>
                <w:b/>
                <w:bCs/>
                <w:color w:val="EE0000"/>
                <w:highlight w:val="yellow"/>
                <w:u w:val="single"/>
              </w:rPr>
            </w:pPr>
            <w:ins w:id="1603" w:author="Benjamin Devantier -du Plessis" w:date="2025-10-01T10:47:00Z" w16du:dateUtc="2025-10-01T08:47:00Z">
              <w:r w:rsidRPr="00700025">
                <w:rPr>
                  <w:rFonts w:ascii="Arial" w:eastAsia="Times New Roman" w:hAnsi="Arial" w:cs="Arial"/>
                  <w:b/>
                  <w:bCs/>
                  <w:color w:val="EE0000"/>
                  <w:highlight w:val="yellow"/>
                  <w:u w:val="single"/>
                </w:rPr>
                <w:t>Institution</w:t>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46B217F" w14:textId="77777777" w:rsidR="00700025" w:rsidRPr="00700025" w:rsidRDefault="00700025" w:rsidP="00700025">
            <w:pPr>
              <w:pStyle w:val="NormalWeb"/>
              <w:rPr>
                <w:rFonts w:ascii="Arial" w:eastAsia="Times New Roman" w:hAnsi="Arial" w:cs="Arial"/>
                <w:b/>
                <w:bCs/>
                <w:color w:val="EE0000"/>
                <w:highlight w:val="yellow"/>
                <w:u w:val="single"/>
              </w:rPr>
            </w:pPr>
            <w:ins w:id="1604" w:author="Benjamin Devantier -du Plessis" w:date="2025-10-01T10:47:00Z" w16du:dateUtc="2025-10-01T08:47:00Z">
              <w:r w:rsidRPr="00700025">
                <w:rPr>
                  <w:rFonts w:ascii="Arial" w:eastAsia="Times New Roman" w:hAnsi="Arial" w:cs="Arial"/>
                  <w:b/>
                  <w:bCs/>
                  <w:color w:val="EE0000"/>
                  <w:highlight w:val="yellow"/>
                  <w:u w:val="single"/>
                </w:rPr>
                <w:t>Key Functions</w:t>
              </w:r>
            </w:ins>
          </w:p>
        </w:tc>
      </w:tr>
      <w:tr w:rsidR="00700025" w:rsidRPr="00700025" w14:paraId="6F9B3880"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5452B8C4" w14:textId="77777777" w:rsidR="00700025" w:rsidRPr="00700025" w:rsidRDefault="00700025" w:rsidP="00700025">
            <w:pPr>
              <w:pStyle w:val="NormalWeb"/>
              <w:rPr>
                <w:rFonts w:ascii="Arial" w:eastAsia="Times New Roman" w:hAnsi="Arial" w:cs="Arial"/>
                <w:b/>
                <w:bCs/>
                <w:color w:val="EE0000"/>
                <w:highlight w:val="yellow"/>
                <w:u w:val="single"/>
              </w:rPr>
            </w:pPr>
            <w:ins w:id="1605" w:author="Benjamin Devantier -du Plessis" w:date="2025-10-01T10:47:00Z" w16du:dateUtc="2025-10-01T08:47:00Z">
              <w:r w:rsidRPr="00700025">
                <w:rPr>
                  <w:rFonts w:ascii="Arial" w:eastAsia="Times New Roman" w:hAnsi="Arial" w:cs="Arial"/>
                  <w:b/>
                  <w:bCs/>
                  <w:color w:val="EE0000"/>
                  <w:highlight w:val="yellow"/>
                  <w:u w:val="single"/>
                </w:rPr>
                <w:t>DMAC PIs</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487238E" w14:textId="77777777" w:rsidR="00700025" w:rsidRPr="00700025" w:rsidRDefault="00700025" w:rsidP="00700025">
            <w:pPr>
              <w:pStyle w:val="NormalWeb"/>
              <w:rPr>
                <w:rFonts w:ascii="Arial" w:eastAsia="Times New Roman" w:hAnsi="Arial" w:cs="Arial"/>
                <w:color w:val="EE0000"/>
                <w:highlight w:val="yellow"/>
                <w:u w:val="single"/>
              </w:rPr>
            </w:pPr>
            <w:commentRangeStart w:id="1606"/>
            <w:commentRangeStart w:id="1607"/>
            <w:ins w:id="1608" w:author="Benjamin Devantier -du Plessis" w:date="2025-10-01T10:47:00Z" w16du:dateUtc="2025-10-01T08:47:00Z">
              <w:r w:rsidRPr="00700025">
                <w:rPr>
                  <w:rFonts w:ascii="Arial" w:eastAsia="Times New Roman" w:hAnsi="Arial" w:cs="Arial"/>
                  <w:color w:val="EE0000"/>
                  <w:highlight w:val="yellow"/>
                  <w:u w:val="single"/>
                </w:rPr>
                <w:t>UCT, IBM, WHC</w:t>
              </w:r>
              <w:commentRangeEnd w:id="1606"/>
              <w:r w:rsidRPr="00700025">
                <w:rPr>
                  <w:rStyle w:val="CommentReference"/>
                  <w:rFonts w:ascii="Arial" w:eastAsia="Times New Roman" w:hAnsi="Arial" w:cs="Arial"/>
                  <w:color w:val="EE0000"/>
                  <w:sz w:val="24"/>
                  <w:szCs w:val="24"/>
                  <w:highlight w:val="yellow"/>
                  <w:u w:val="single"/>
                </w:rPr>
                <w:commentReference w:id="1606"/>
              </w:r>
              <w:commentRangeEnd w:id="1607"/>
              <w:r w:rsidRPr="00700025">
                <w:rPr>
                  <w:rStyle w:val="CommentReference"/>
                  <w:rFonts w:ascii="Arial" w:eastAsia="Times New Roman" w:hAnsi="Arial" w:cs="Arial"/>
                  <w:color w:val="EE0000"/>
                  <w:sz w:val="24"/>
                  <w:szCs w:val="24"/>
                  <w:highlight w:val="yellow"/>
                  <w:u w:val="single"/>
                </w:rPr>
                <w:commentReference w:id="1607"/>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4F6BA4B9" w14:textId="77777777" w:rsidR="00700025" w:rsidRPr="00700025" w:rsidRDefault="00700025" w:rsidP="00700025">
            <w:pPr>
              <w:pStyle w:val="NormalWeb"/>
              <w:rPr>
                <w:rFonts w:ascii="Arial" w:eastAsia="Times New Roman" w:hAnsi="Arial" w:cs="Arial"/>
                <w:color w:val="EE0000"/>
                <w:highlight w:val="yellow"/>
                <w:u w:val="single"/>
              </w:rPr>
            </w:pPr>
            <w:ins w:id="1609" w:author="Benjamin Devantier -du Plessis" w:date="2025-10-01T10:47:00Z" w16du:dateUtc="2025-10-01T08:47:00Z">
              <w:r w:rsidRPr="00700025">
                <w:rPr>
                  <w:rFonts w:ascii="Arial" w:eastAsia="Times New Roman" w:hAnsi="Arial" w:cs="Arial"/>
                  <w:color w:val="EE0000"/>
                  <w:highlight w:val="yellow"/>
                  <w:u w:val="single"/>
                </w:rPr>
                <w:t>Responsible for ongoing (quarterly) assessment of data management and changes to the data management plan (annual).</w:t>
              </w:r>
            </w:ins>
          </w:p>
        </w:tc>
      </w:tr>
      <w:tr w:rsidR="00700025" w:rsidRPr="00700025" w14:paraId="28DF725D"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30D38AE6" w14:textId="77777777" w:rsidR="00700025" w:rsidRPr="00700025" w:rsidRDefault="00700025" w:rsidP="00700025">
            <w:pPr>
              <w:pStyle w:val="NormalWeb"/>
              <w:rPr>
                <w:rFonts w:ascii="Arial" w:eastAsia="Times New Roman" w:hAnsi="Arial" w:cs="Arial"/>
                <w:b/>
                <w:bCs/>
                <w:color w:val="EE0000"/>
                <w:highlight w:val="yellow"/>
                <w:u w:val="single"/>
              </w:rPr>
            </w:pPr>
            <w:ins w:id="1610" w:author="Benjamin Devantier -du Plessis" w:date="2025-10-01T10:47:00Z" w16du:dateUtc="2025-10-01T08:47:00Z">
              <w:r w:rsidRPr="00700025">
                <w:rPr>
                  <w:rFonts w:ascii="Arial" w:eastAsia="Times New Roman" w:hAnsi="Arial" w:cs="Arial"/>
                  <w:b/>
                  <w:bCs/>
                  <w:color w:val="EE0000"/>
                  <w:highlight w:val="yellow"/>
                  <w:u w:val="single"/>
                </w:rPr>
                <w:t>Health Data Acquisition</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3E8471E5" w14:textId="77777777" w:rsidR="00700025" w:rsidRPr="00700025" w:rsidRDefault="00700025" w:rsidP="00700025">
            <w:pPr>
              <w:pStyle w:val="NormalWeb"/>
              <w:rPr>
                <w:rFonts w:ascii="Arial" w:eastAsia="Times New Roman" w:hAnsi="Arial" w:cs="Arial"/>
                <w:color w:val="EE0000"/>
                <w:highlight w:val="yellow"/>
                <w:u w:val="single"/>
              </w:rPr>
            </w:pPr>
            <w:ins w:id="1611" w:author="Benjamin Devantier -du Plessis" w:date="2025-10-01T10:47:00Z" w16du:dateUtc="2025-10-01T08:47:00Z">
              <w:r w:rsidRPr="00700025">
                <w:rPr>
                  <w:rFonts w:ascii="Arial" w:eastAsia="Times New Roman" w:hAnsi="Arial" w:cs="Arial"/>
                  <w:color w:val="EE0000"/>
                  <w:highlight w:val="yellow"/>
                  <w:u w:val="single"/>
                </w:rPr>
                <w:t>Wits PHR, CeSHHAR</w:t>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A123DF2" w14:textId="77777777" w:rsidR="00700025" w:rsidRPr="00700025" w:rsidRDefault="00700025" w:rsidP="00700025">
            <w:pPr>
              <w:pStyle w:val="NormalWeb"/>
              <w:rPr>
                <w:rFonts w:ascii="Arial" w:eastAsia="Times New Roman" w:hAnsi="Arial" w:cs="Arial"/>
                <w:color w:val="EE0000"/>
                <w:highlight w:val="yellow"/>
                <w:u w:val="single"/>
              </w:rPr>
            </w:pPr>
            <w:ins w:id="1612" w:author="Benjamin Devantier -du Plessis" w:date="2025-10-01T10:47:00Z" w16du:dateUtc="2025-10-01T08:47:00Z">
              <w:r w:rsidRPr="00700025">
                <w:rPr>
                  <w:rFonts w:ascii="Arial" w:eastAsia="Times New Roman" w:hAnsi="Arial" w:cs="Arial"/>
                  <w:color w:val="EE0000"/>
                  <w:highlight w:val="yellow"/>
                  <w:u w:val="single"/>
                </w:rPr>
                <w:t>Identification of relevant health datasets, coordination, and development of the DTA.</w:t>
              </w:r>
            </w:ins>
          </w:p>
        </w:tc>
      </w:tr>
      <w:tr w:rsidR="00700025" w:rsidRPr="00700025" w14:paraId="39AAAA39"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F332098" w14:textId="77777777" w:rsidR="00700025" w:rsidRPr="00700025" w:rsidRDefault="00700025" w:rsidP="00700025">
            <w:pPr>
              <w:pStyle w:val="NormalWeb"/>
              <w:rPr>
                <w:rFonts w:ascii="Arial" w:eastAsia="Times New Roman" w:hAnsi="Arial" w:cs="Arial"/>
                <w:b/>
                <w:bCs/>
                <w:color w:val="EE0000"/>
                <w:highlight w:val="yellow"/>
                <w:u w:val="single"/>
              </w:rPr>
            </w:pPr>
            <w:ins w:id="1613" w:author="Benjamin Devantier -du Plessis" w:date="2025-10-01T10:47:00Z" w16du:dateUtc="2025-10-01T08:47:00Z">
              <w:r w:rsidRPr="00700025">
                <w:rPr>
                  <w:rFonts w:ascii="Arial" w:eastAsia="Times New Roman" w:hAnsi="Arial" w:cs="Arial"/>
                  <w:b/>
                  <w:bCs/>
                  <w:color w:val="EE0000"/>
                  <w:highlight w:val="yellow"/>
                  <w:u w:val="single"/>
                </w:rPr>
                <w:t>Data Processing and Harmonisation: Core Data Team</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77633A6" w14:textId="77777777" w:rsidR="00700025" w:rsidRPr="00700025" w:rsidRDefault="00700025" w:rsidP="00700025">
            <w:pPr>
              <w:pStyle w:val="NormalWeb"/>
              <w:rPr>
                <w:rFonts w:ascii="Arial" w:eastAsia="Times New Roman" w:hAnsi="Arial" w:cs="Arial"/>
                <w:color w:val="EE0000"/>
                <w:highlight w:val="yellow"/>
                <w:u w:val="single"/>
              </w:rPr>
            </w:pPr>
            <w:ins w:id="1614" w:author="Benjamin Devantier -du Plessis" w:date="2025-10-01T10:47:00Z" w16du:dateUtc="2025-10-01T08:47:00Z">
              <w:r w:rsidRPr="00700025">
                <w:rPr>
                  <w:rFonts w:ascii="Arial" w:eastAsia="Times New Roman" w:hAnsi="Arial" w:cs="Arial"/>
                  <w:color w:val="EE0000"/>
                  <w:highlight w:val="yellow"/>
                  <w:u w:val="single"/>
                </w:rPr>
                <w:t>UCT, Wits PHR</w:t>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5CA82545" w14:textId="77777777" w:rsidR="00700025" w:rsidRPr="00700025" w:rsidRDefault="00700025" w:rsidP="00700025">
            <w:pPr>
              <w:pStyle w:val="NormalWeb"/>
              <w:rPr>
                <w:rFonts w:ascii="Arial" w:eastAsia="Times New Roman" w:hAnsi="Arial" w:cs="Arial"/>
                <w:color w:val="EE0000"/>
                <w:highlight w:val="yellow"/>
                <w:u w:val="single"/>
              </w:rPr>
            </w:pPr>
            <w:ins w:id="1615" w:author="Benjamin Devantier -du Plessis" w:date="2025-10-01T10:47:00Z" w16du:dateUtc="2025-10-01T08:47:00Z">
              <w:r w:rsidRPr="00700025">
                <w:rPr>
                  <w:rFonts w:ascii="Arial" w:eastAsia="Times New Roman" w:hAnsi="Arial" w:cs="Arial"/>
                  <w:color w:val="EE0000"/>
                  <w:highlight w:val="yellow"/>
                  <w:u w:val="single"/>
                </w:rPr>
                <w:t>De-identification, quality control, remapping, harmonisation, and integration of all datasets. Note: Only these individuals have access to encryption keys for original sensitive data.</w:t>
              </w:r>
            </w:ins>
          </w:p>
        </w:tc>
      </w:tr>
      <w:tr w:rsidR="00700025" w:rsidRPr="00700025" w14:paraId="2C843710"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63512499" w14:textId="77777777" w:rsidR="00700025" w:rsidRPr="00700025" w:rsidRDefault="00700025" w:rsidP="00700025">
            <w:pPr>
              <w:pStyle w:val="NormalWeb"/>
              <w:rPr>
                <w:rFonts w:ascii="Arial" w:eastAsia="Times New Roman" w:hAnsi="Arial" w:cs="Arial"/>
                <w:b/>
                <w:bCs/>
                <w:color w:val="EE0000"/>
                <w:highlight w:val="yellow"/>
                <w:u w:val="single"/>
              </w:rPr>
            </w:pPr>
            <w:ins w:id="1616" w:author="Benjamin Devantier -du Plessis" w:date="2025-10-01T10:47:00Z" w16du:dateUtc="2025-10-01T08:47:00Z">
              <w:r w:rsidRPr="00700025">
                <w:rPr>
                  <w:rFonts w:ascii="Arial" w:eastAsia="Times New Roman" w:hAnsi="Arial" w:cs="Arial"/>
                  <w:b/>
                  <w:bCs/>
                  <w:color w:val="EE0000"/>
                  <w:highlight w:val="yellow"/>
                  <w:u w:val="single"/>
                </w:rPr>
                <w:t>Harmonisation Team Members</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3AF5DDE5" w14:textId="77777777" w:rsidR="00700025" w:rsidRPr="00700025" w:rsidRDefault="00700025" w:rsidP="00700025">
            <w:pPr>
              <w:pStyle w:val="NormalWeb"/>
              <w:rPr>
                <w:rFonts w:ascii="Arial" w:eastAsia="Times New Roman" w:hAnsi="Arial" w:cs="Arial"/>
                <w:color w:val="EE0000"/>
                <w:highlight w:val="yellow"/>
                <w:u w:val="single"/>
              </w:rPr>
            </w:pPr>
            <w:ins w:id="1617" w:author="Benjamin Devantier -du Plessis" w:date="2025-10-01T10:47:00Z" w16du:dateUtc="2025-10-01T08:47:00Z">
              <w:r w:rsidRPr="00700025">
                <w:rPr>
                  <w:rFonts w:ascii="Arial" w:eastAsia="Times New Roman" w:hAnsi="Arial" w:cs="Arial"/>
                  <w:color w:val="EE0000"/>
                  <w:highlight w:val="yellow"/>
                  <w:u w:val="single"/>
                </w:rPr>
                <w:t>Consortium Partners</w:t>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54E6BA4" w14:textId="77777777" w:rsidR="00700025" w:rsidRPr="00700025" w:rsidRDefault="00700025" w:rsidP="00700025">
            <w:pPr>
              <w:pStyle w:val="NormalWeb"/>
              <w:rPr>
                <w:rFonts w:ascii="Arial" w:eastAsia="Times New Roman" w:hAnsi="Arial" w:cs="Arial"/>
                <w:color w:val="EE0000"/>
                <w:highlight w:val="yellow"/>
                <w:u w:val="single"/>
              </w:rPr>
            </w:pPr>
            <w:ins w:id="1618" w:author="Benjamin Devantier -du Plessis" w:date="2025-10-01T10:47:00Z" w16du:dateUtc="2025-10-01T08:47:00Z">
              <w:r w:rsidRPr="00700025">
                <w:rPr>
                  <w:rFonts w:ascii="Arial" w:eastAsia="Times New Roman" w:hAnsi="Arial" w:cs="Arial"/>
                  <w:color w:val="EE0000"/>
                  <w:highlight w:val="yellow"/>
                  <w:u w:val="single"/>
                </w:rPr>
                <w:t>Access to metadata and synthetic health datasets for mapping on JupyterHub only.</w:t>
              </w:r>
            </w:ins>
          </w:p>
        </w:tc>
      </w:tr>
      <w:tr w:rsidR="00700025" w:rsidRPr="00700025" w14:paraId="1CE5FAE4" w14:textId="77777777" w:rsidTr="00700025">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67413B66" w14:textId="77777777" w:rsidR="00700025" w:rsidRPr="00700025" w:rsidRDefault="00700025" w:rsidP="00700025">
            <w:pPr>
              <w:pStyle w:val="NormalWeb"/>
              <w:rPr>
                <w:rFonts w:ascii="Arial" w:eastAsia="Times New Roman" w:hAnsi="Arial" w:cs="Arial"/>
                <w:b/>
                <w:bCs/>
                <w:color w:val="EE0000"/>
                <w:highlight w:val="yellow"/>
                <w:u w:val="single"/>
              </w:rPr>
            </w:pPr>
            <w:ins w:id="1619" w:author="Benjamin Devantier -du Plessis" w:date="2025-10-01T10:47:00Z" w16du:dateUtc="2025-10-01T08:47:00Z">
              <w:r w:rsidRPr="00700025">
                <w:rPr>
                  <w:rFonts w:ascii="Arial" w:eastAsia="Times New Roman" w:hAnsi="Arial" w:cs="Arial"/>
                  <w:b/>
                  <w:bCs/>
                  <w:color w:val="EE0000"/>
                  <w:highlight w:val="yellow"/>
                  <w:u w:val="single"/>
                </w:rPr>
                <w:t>Managing Access to Platforms</w:t>
              </w:r>
            </w:ins>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4C90A90C" w14:textId="77777777" w:rsidR="00700025" w:rsidRPr="00700025" w:rsidRDefault="00700025" w:rsidP="00700025">
            <w:pPr>
              <w:pStyle w:val="NormalWeb"/>
              <w:rPr>
                <w:rFonts w:ascii="Arial" w:eastAsia="Times New Roman" w:hAnsi="Arial" w:cs="Arial"/>
                <w:color w:val="EE0000"/>
                <w:highlight w:val="yellow"/>
                <w:u w:val="single"/>
              </w:rPr>
            </w:pPr>
            <w:ins w:id="1620" w:author="Benjamin Devantier -du Plessis" w:date="2025-10-01T10:47:00Z" w16du:dateUtc="2025-10-01T08:47:00Z">
              <w:r w:rsidRPr="00700025">
                <w:rPr>
                  <w:rFonts w:ascii="Arial" w:eastAsia="Times New Roman" w:hAnsi="Arial" w:cs="Arial"/>
                  <w:color w:val="EE0000"/>
                  <w:highlight w:val="yellow"/>
                  <w:u w:val="single"/>
                </w:rPr>
                <w:t>UCT, IBM, WHC</w:t>
              </w:r>
            </w:ins>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64B207E6" w14:textId="77777777" w:rsidR="00700025" w:rsidRPr="00700025" w:rsidRDefault="00700025" w:rsidP="00700025">
            <w:pPr>
              <w:pStyle w:val="NormalWeb"/>
              <w:rPr>
                <w:rFonts w:ascii="Arial" w:eastAsia="Times New Roman" w:hAnsi="Arial" w:cs="Arial"/>
                <w:color w:val="EE0000"/>
                <w:highlight w:val="yellow"/>
                <w:u w:val="single"/>
              </w:rPr>
            </w:pPr>
            <w:ins w:id="1621" w:author="Benjamin Devantier -du Plessis" w:date="2025-10-01T10:47:00Z" w16du:dateUtc="2025-10-01T08:47:00Z">
              <w:r w:rsidRPr="00700025">
                <w:rPr>
                  <w:rFonts w:ascii="Arial" w:eastAsia="Times New Roman" w:hAnsi="Arial" w:cs="Arial"/>
                  <w:color w:val="EE0000"/>
                  <w:highlight w:val="yellow"/>
                  <w:u w:val="single"/>
                </w:rPr>
                <w:t>Platform access management during Year 5</w:t>
              </w:r>
            </w:ins>
          </w:p>
        </w:tc>
      </w:tr>
      <w:tr w:rsidR="00FD7366" w:rsidRPr="00700025" w:rsidDel="00700025" w14:paraId="44F788AE" w14:textId="64ED7FD1" w:rsidTr="00700025">
        <w:tblPrEx>
          <w:tblW w:w="5000" w:type="pct"/>
          <w:tblPrExChange w:id="1622" w:author="Benjamin Devantier -du Plessis" w:date="2025-10-01T10:47:00Z" w16du:dateUtc="2025-10-01T08:47:00Z">
            <w:tblPrEx>
              <w:tblW w:w="5000" w:type="pct"/>
            </w:tblPrEx>
          </w:tblPrExChange>
        </w:tblPrEx>
        <w:trPr>
          <w:trPrChange w:id="1623"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Change w:id="1624"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tcPrChange>
          </w:tcPr>
          <w:p w14:paraId="49A5D80A" w14:textId="7A82A01F" w:rsidR="00FD7366" w:rsidRPr="00700025" w:rsidDel="00700025" w:rsidRDefault="00C3062C">
            <w:pPr>
              <w:spacing w:before="300" w:after="300"/>
              <w:rPr>
                <w:del w:id="1625" w:author="Benjamin Devantier -du Plessis" w:date="2025-10-01T10:47:00Z" w16du:dateUtc="2025-10-01T08:47:00Z"/>
                <w:rFonts w:ascii="Arial" w:eastAsia="Times New Roman" w:hAnsi="Arial" w:cs="Arial"/>
                <w:b/>
                <w:bCs/>
                <w:color w:val="EE0000"/>
                <w:highlight w:val="yellow"/>
                <w:u w:val="single"/>
              </w:rPr>
            </w:pPr>
            <w:del w:id="1626" w:author="Benjamin Devantier -du Plessis" w:date="2025-10-01T10:47:00Z" w16du:dateUtc="2025-10-01T08:47:00Z">
              <w:r w:rsidRPr="00700025" w:rsidDel="00700025">
                <w:rPr>
                  <w:rFonts w:ascii="Arial" w:eastAsia="Times New Roman" w:hAnsi="Arial" w:cs="Arial"/>
                  <w:b/>
                  <w:bCs/>
                  <w:color w:val="EE0000"/>
                  <w:highlight w:val="yellow"/>
                  <w:u w:val="single"/>
                </w:rPr>
                <w:delText>Role and responsibilities</w:delText>
              </w:r>
            </w:del>
          </w:p>
        </w:tc>
        <w:tc>
          <w:tcPr>
            <w:tcW w:w="886"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Change w:id="1627"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tcPrChange>
          </w:tcPr>
          <w:p w14:paraId="7A5DD4B1" w14:textId="1016F395" w:rsidR="00FD7366" w:rsidRPr="00700025" w:rsidDel="00700025" w:rsidRDefault="00C3062C">
            <w:pPr>
              <w:spacing w:before="300" w:after="300"/>
              <w:rPr>
                <w:del w:id="1628" w:author="Benjamin Devantier -du Plessis" w:date="2025-10-01T10:47:00Z" w16du:dateUtc="2025-10-01T08:47:00Z"/>
                <w:rFonts w:ascii="Arial" w:eastAsia="Times New Roman" w:hAnsi="Arial" w:cs="Arial"/>
                <w:b/>
                <w:bCs/>
                <w:color w:val="EE0000"/>
                <w:highlight w:val="yellow"/>
                <w:u w:val="single"/>
              </w:rPr>
            </w:pPr>
            <w:del w:id="1629" w:author="Benjamin Devantier -du Plessis" w:date="2025-10-01T10:47:00Z" w16du:dateUtc="2025-10-01T08:47:00Z">
              <w:r w:rsidRPr="00700025" w:rsidDel="00700025">
                <w:rPr>
                  <w:rFonts w:ascii="Arial" w:eastAsia="Times New Roman" w:hAnsi="Arial" w:cs="Arial"/>
                  <w:b/>
                  <w:bCs/>
                  <w:color w:val="EE0000"/>
                  <w:highlight w:val="yellow"/>
                  <w:u w:val="single"/>
                </w:rPr>
                <w:delText>Institution</w:delText>
              </w:r>
            </w:del>
          </w:p>
        </w:tc>
        <w:tc>
          <w:tcPr>
            <w:tcW w:w="2889"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Change w:id="1630"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tcPrChange>
          </w:tcPr>
          <w:p w14:paraId="7CB58687" w14:textId="0D4D2E14" w:rsidR="00FD7366" w:rsidRPr="00700025" w:rsidDel="00700025" w:rsidRDefault="00C3062C">
            <w:pPr>
              <w:spacing w:before="300" w:after="300"/>
              <w:rPr>
                <w:del w:id="1631" w:author="Benjamin Devantier -du Plessis" w:date="2025-10-01T10:47:00Z" w16du:dateUtc="2025-10-01T08:47:00Z"/>
                <w:rFonts w:ascii="Arial" w:eastAsia="Times New Roman" w:hAnsi="Arial" w:cs="Arial"/>
                <w:b/>
                <w:bCs/>
                <w:color w:val="EE0000"/>
                <w:highlight w:val="yellow"/>
                <w:u w:val="single"/>
              </w:rPr>
            </w:pPr>
            <w:del w:id="1632" w:author="Benjamin Devantier -du Plessis" w:date="2025-10-01T10:47:00Z" w16du:dateUtc="2025-10-01T08:47:00Z">
              <w:r w:rsidRPr="00700025" w:rsidDel="00700025">
                <w:rPr>
                  <w:rFonts w:ascii="Arial" w:eastAsia="Times New Roman" w:hAnsi="Arial" w:cs="Arial"/>
                  <w:b/>
                  <w:bCs/>
                  <w:color w:val="EE0000"/>
                  <w:highlight w:val="yellow"/>
                  <w:u w:val="single"/>
                </w:rPr>
                <w:delText>Key Functions</w:delText>
              </w:r>
            </w:del>
          </w:p>
        </w:tc>
      </w:tr>
      <w:tr w:rsidR="00FD7366" w:rsidRPr="00700025" w:rsidDel="00700025" w14:paraId="1B6AD92F" w14:textId="73F8233E" w:rsidTr="00700025">
        <w:tblPrEx>
          <w:tblW w:w="5000" w:type="pct"/>
          <w:tblPrExChange w:id="1633" w:author="Benjamin Devantier -du Plessis" w:date="2025-10-01T10:47:00Z" w16du:dateUtc="2025-10-01T08:47:00Z">
            <w:tblPrEx>
              <w:tblW w:w="5000" w:type="pct"/>
            </w:tblPrEx>
          </w:tblPrExChange>
        </w:tblPrEx>
        <w:trPr>
          <w:trPrChange w:id="1634"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35"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4E4A9D07" w14:textId="63097660" w:rsidR="00FD7366" w:rsidRPr="00700025" w:rsidDel="00700025" w:rsidRDefault="00C3062C">
            <w:pPr>
              <w:spacing w:before="300" w:after="300"/>
              <w:rPr>
                <w:del w:id="1636" w:author="Benjamin Devantier -du Plessis" w:date="2025-10-01T10:47:00Z" w16du:dateUtc="2025-10-01T08:47:00Z"/>
                <w:rFonts w:ascii="Arial" w:eastAsia="Times New Roman" w:hAnsi="Arial" w:cs="Arial"/>
                <w:b/>
                <w:bCs/>
                <w:color w:val="EE0000"/>
                <w:highlight w:val="yellow"/>
                <w:u w:val="single"/>
              </w:rPr>
            </w:pPr>
            <w:del w:id="1637" w:author="Benjamin Devantier -du Plessis" w:date="2025-10-01T10:47:00Z" w16du:dateUtc="2025-10-01T08:47:00Z">
              <w:r w:rsidRPr="00700025" w:rsidDel="00700025">
                <w:rPr>
                  <w:rFonts w:ascii="Arial" w:eastAsia="Times New Roman" w:hAnsi="Arial" w:cs="Arial"/>
                  <w:b/>
                  <w:bCs/>
                  <w:color w:val="EE0000"/>
                  <w:highlight w:val="yellow"/>
                  <w:u w:val="single"/>
                </w:rPr>
                <w:delText>DMAC PIs</w:delText>
              </w:r>
            </w:del>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38"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1F76FD3F" w14:textId="53CCB23E" w:rsidR="00FD7366" w:rsidRPr="00700025" w:rsidDel="00700025" w:rsidRDefault="00C3062C">
            <w:pPr>
              <w:spacing w:before="300" w:after="300"/>
              <w:rPr>
                <w:del w:id="1639" w:author="Benjamin Devantier -du Plessis" w:date="2025-10-01T10:47:00Z" w16du:dateUtc="2025-10-01T08:47:00Z"/>
                <w:rFonts w:ascii="Arial" w:eastAsia="Times New Roman" w:hAnsi="Arial" w:cs="Arial"/>
                <w:b/>
                <w:bCs/>
                <w:color w:val="EE0000"/>
                <w:highlight w:val="yellow"/>
                <w:u w:val="single"/>
              </w:rPr>
            </w:pPr>
            <w:commentRangeStart w:id="1640"/>
            <w:commentRangeStart w:id="1641"/>
            <w:del w:id="1642" w:author="Benjamin Devantier -du Plessis" w:date="2025-10-01T10:47:00Z" w16du:dateUtc="2025-10-01T08:47:00Z">
              <w:r w:rsidRPr="00700025" w:rsidDel="00700025">
                <w:rPr>
                  <w:rFonts w:ascii="Arial" w:eastAsia="Times New Roman" w:hAnsi="Arial" w:cs="Arial"/>
                  <w:b/>
                  <w:bCs/>
                  <w:color w:val="EE0000"/>
                  <w:highlight w:val="yellow"/>
                  <w:u w:val="single"/>
                </w:rPr>
                <w:delText>UCT, IBM, WHC</w:delText>
              </w:r>
              <w:commentRangeEnd w:id="1640"/>
              <w:r w:rsidRPr="00700025" w:rsidDel="00700025">
                <w:rPr>
                  <w:rStyle w:val="CommentReference"/>
                  <w:b/>
                  <w:bCs/>
                  <w:color w:val="EE0000"/>
                  <w:highlight w:val="yellow"/>
                  <w:u w:val="single"/>
                  <w:lang w:eastAsia="en-US"/>
                </w:rPr>
                <w:commentReference w:id="1640"/>
              </w:r>
              <w:commentRangeEnd w:id="1641"/>
              <w:r w:rsidRPr="00700025" w:rsidDel="00700025">
                <w:rPr>
                  <w:rStyle w:val="CommentReference"/>
                  <w:b/>
                  <w:bCs/>
                  <w:color w:val="EE0000"/>
                  <w:highlight w:val="yellow"/>
                  <w:u w:val="single"/>
                  <w:lang w:eastAsia="en-US"/>
                </w:rPr>
                <w:commentReference w:id="1641"/>
              </w:r>
            </w:del>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43"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71D878EE" w14:textId="76D8BDD9" w:rsidR="00FD7366" w:rsidRPr="00700025" w:rsidDel="00700025" w:rsidRDefault="00C3062C">
            <w:pPr>
              <w:spacing w:before="300" w:after="300"/>
              <w:rPr>
                <w:del w:id="1644" w:author="Benjamin Devantier -du Plessis" w:date="2025-10-01T10:47:00Z" w16du:dateUtc="2025-10-01T08:47:00Z"/>
                <w:rFonts w:ascii="Arial" w:eastAsia="Times New Roman" w:hAnsi="Arial" w:cs="Arial"/>
                <w:b/>
                <w:bCs/>
                <w:color w:val="EE0000"/>
                <w:highlight w:val="yellow"/>
                <w:u w:val="single"/>
              </w:rPr>
            </w:pPr>
            <w:del w:id="1645" w:author="Benjamin Devantier -du Plessis" w:date="2025-10-01T10:47:00Z" w16du:dateUtc="2025-10-01T08:47:00Z">
              <w:r w:rsidRPr="00700025" w:rsidDel="00700025">
                <w:rPr>
                  <w:rFonts w:ascii="Arial" w:eastAsia="Times New Roman" w:hAnsi="Arial" w:cs="Arial"/>
                  <w:b/>
                  <w:bCs/>
                  <w:color w:val="EE0000"/>
                  <w:highlight w:val="yellow"/>
                  <w:u w:val="single"/>
                </w:rPr>
                <w:delText>Responsible for ongoing (quarterly) assessment of data management and changes to the data management plan (annual).</w:delText>
              </w:r>
            </w:del>
          </w:p>
        </w:tc>
      </w:tr>
      <w:tr w:rsidR="00FD7366" w:rsidRPr="00700025" w:rsidDel="00700025" w14:paraId="320B1DD5" w14:textId="61F3C30A" w:rsidTr="00700025">
        <w:tblPrEx>
          <w:tblW w:w="5000" w:type="pct"/>
          <w:tblPrExChange w:id="1646" w:author="Benjamin Devantier -du Plessis" w:date="2025-10-01T10:47:00Z" w16du:dateUtc="2025-10-01T08:47:00Z">
            <w:tblPrEx>
              <w:tblW w:w="5000" w:type="pct"/>
            </w:tblPrEx>
          </w:tblPrExChange>
        </w:tblPrEx>
        <w:trPr>
          <w:trPrChange w:id="1647"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48"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18A437BA" w14:textId="1BCBA6A2" w:rsidR="00FD7366" w:rsidRPr="00700025" w:rsidDel="00700025" w:rsidRDefault="00C3062C">
            <w:pPr>
              <w:spacing w:before="300" w:after="300"/>
              <w:rPr>
                <w:del w:id="1649" w:author="Benjamin Devantier -du Plessis" w:date="2025-10-01T10:47:00Z" w16du:dateUtc="2025-10-01T08:47:00Z"/>
                <w:rFonts w:ascii="Arial" w:eastAsia="Times New Roman" w:hAnsi="Arial" w:cs="Arial"/>
                <w:b/>
                <w:bCs/>
                <w:color w:val="EE0000"/>
                <w:highlight w:val="yellow"/>
                <w:u w:val="single"/>
              </w:rPr>
            </w:pPr>
            <w:del w:id="1650" w:author="Benjamin Devantier -du Plessis" w:date="2025-10-01T10:47:00Z" w16du:dateUtc="2025-10-01T08:47:00Z">
              <w:r w:rsidRPr="00700025" w:rsidDel="00700025">
                <w:rPr>
                  <w:rFonts w:ascii="Arial" w:eastAsia="Times New Roman" w:hAnsi="Arial" w:cs="Arial"/>
                  <w:b/>
                  <w:bCs/>
                  <w:color w:val="EE0000"/>
                  <w:highlight w:val="yellow"/>
                  <w:u w:val="single"/>
                </w:rPr>
                <w:delText>Health Data Acquisition</w:delText>
              </w:r>
            </w:del>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51"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1EB4E230" w14:textId="7D311800" w:rsidR="00FD7366" w:rsidRPr="00700025" w:rsidDel="00700025" w:rsidRDefault="00C3062C">
            <w:pPr>
              <w:spacing w:before="300" w:after="300"/>
              <w:rPr>
                <w:del w:id="1652" w:author="Benjamin Devantier -du Plessis" w:date="2025-10-01T10:47:00Z" w16du:dateUtc="2025-10-01T08:47:00Z"/>
                <w:rFonts w:ascii="Arial" w:eastAsia="Times New Roman" w:hAnsi="Arial" w:cs="Arial"/>
                <w:b/>
                <w:bCs/>
                <w:color w:val="EE0000"/>
                <w:highlight w:val="yellow"/>
                <w:u w:val="single"/>
              </w:rPr>
            </w:pPr>
            <w:del w:id="1653" w:author="Benjamin Devantier -du Plessis" w:date="2025-10-01T10:47:00Z" w16du:dateUtc="2025-10-01T08:47:00Z">
              <w:r w:rsidRPr="00700025" w:rsidDel="00700025">
                <w:rPr>
                  <w:rFonts w:ascii="Arial" w:eastAsia="Times New Roman" w:hAnsi="Arial" w:cs="Arial"/>
                  <w:b/>
                  <w:bCs/>
                  <w:color w:val="EE0000"/>
                  <w:highlight w:val="yellow"/>
                  <w:u w:val="single"/>
                </w:rPr>
                <w:delText>Wits PHR, CeSHHAR</w:delText>
              </w:r>
            </w:del>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54"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1C560536" w14:textId="4E81BB1A" w:rsidR="00FD7366" w:rsidRPr="00700025" w:rsidDel="00700025" w:rsidRDefault="00C3062C">
            <w:pPr>
              <w:spacing w:before="300" w:after="300"/>
              <w:rPr>
                <w:del w:id="1655" w:author="Benjamin Devantier -du Plessis" w:date="2025-10-01T10:47:00Z" w16du:dateUtc="2025-10-01T08:47:00Z"/>
                <w:rFonts w:ascii="Arial" w:eastAsia="Times New Roman" w:hAnsi="Arial" w:cs="Arial"/>
                <w:b/>
                <w:bCs/>
                <w:color w:val="EE0000"/>
                <w:highlight w:val="yellow"/>
                <w:u w:val="single"/>
              </w:rPr>
            </w:pPr>
            <w:del w:id="1656" w:author="Benjamin Devantier -du Plessis" w:date="2025-10-01T10:47:00Z" w16du:dateUtc="2025-10-01T08:47:00Z">
              <w:r w:rsidRPr="00700025" w:rsidDel="00700025">
                <w:rPr>
                  <w:rFonts w:ascii="Arial" w:eastAsia="Times New Roman" w:hAnsi="Arial" w:cs="Arial"/>
                  <w:b/>
                  <w:bCs/>
                  <w:color w:val="EE0000"/>
                  <w:highlight w:val="yellow"/>
                  <w:u w:val="single"/>
                </w:rPr>
                <w:delText>Identification of relevant health datasets, coordination, and development of the DTA.</w:delText>
              </w:r>
            </w:del>
          </w:p>
        </w:tc>
      </w:tr>
      <w:tr w:rsidR="00FD7366" w:rsidRPr="00700025" w:rsidDel="00700025" w14:paraId="3FE2213A" w14:textId="26786C4C" w:rsidTr="00700025">
        <w:tblPrEx>
          <w:tblW w:w="5000" w:type="pct"/>
          <w:tblPrExChange w:id="1657" w:author="Benjamin Devantier -du Plessis" w:date="2025-10-01T10:47:00Z" w16du:dateUtc="2025-10-01T08:47:00Z">
            <w:tblPrEx>
              <w:tblW w:w="5000" w:type="pct"/>
            </w:tblPrEx>
          </w:tblPrExChange>
        </w:tblPrEx>
        <w:trPr>
          <w:trPrChange w:id="1658"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59"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2B129DD1" w14:textId="6D7BDCE7" w:rsidR="00FD7366" w:rsidRPr="00700025" w:rsidDel="00700025" w:rsidRDefault="00C3062C">
            <w:pPr>
              <w:spacing w:before="300" w:after="300"/>
              <w:rPr>
                <w:del w:id="1660" w:author="Benjamin Devantier -du Plessis" w:date="2025-10-01T10:47:00Z" w16du:dateUtc="2025-10-01T08:47:00Z"/>
                <w:rFonts w:ascii="Arial" w:eastAsia="Times New Roman" w:hAnsi="Arial" w:cs="Arial"/>
                <w:b/>
                <w:bCs/>
                <w:color w:val="EE0000"/>
                <w:highlight w:val="yellow"/>
                <w:u w:val="single"/>
              </w:rPr>
            </w:pPr>
            <w:del w:id="1661" w:author="Benjamin Devantier -du Plessis" w:date="2025-10-01T10:47:00Z" w16du:dateUtc="2025-10-01T08:47:00Z">
              <w:r w:rsidRPr="00700025" w:rsidDel="00700025">
                <w:rPr>
                  <w:rFonts w:ascii="Arial" w:eastAsia="Times New Roman" w:hAnsi="Arial" w:cs="Arial"/>
                  <w:b/>
                  <w:bCs/>
                  <w:color w:val="EE0000"/>
                  <w:highlight w:val="yellow"/>
                  <w:u w:val="single"/>
                </w:rPr>
                <w:delText>Data Processing and Harmonisation: Core Data Team</w:delText>
              </w:r>
            </w:del>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62"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3AEA5734" w14:textId="150E0096" w:rsidR="00FD7366" w:rsidRPr="00700025" w:rsidDel="00700025" w:rsidRDefault="00C3062C">
            <w:pPr>
              <w:spacing w:before="300" w:after="300"/>
              <w:rPr>
                <w:del w:id="1663" w:author="Benjamin Devantier -du Plessis" w:date="2025-10-01T10:47:00Z" w16du:dateUtc="2025-10-01T08:47:00Z"/>
                <w:rFonts w:ascii="Arial" w:eastAsia="Times New Roman" w:hAnsi="Arial" w:cs="Arial"/>
                <w:b/>
                <w:bCs/>
                <w:color w:val="EE0000"/>
                <w:highlight w:val="yellow"/>
                <w:u w:val="single"/>
              </w:rPr>
            </w:pPr>
            <w:del w:id="1664" w:author="Benjamin Devantier -du Plessis" w:date="2025-10-01T10:47:00Z" w16du:dateUtc="2025-10-01T08:47:00Z">
              <w:r w:rsidRPr="00700025" w:rsidDel="00700025">
                <w:rPr>
                  <w:rFonts w:ascii="Arial" w:eastAsia="Times New Roman" w:hAnsi="Arial" w:cs="Arial"/>
                  <w:b/>
                  <w:bCs/>
                  <w:color w:val="EE0000"/>
                  <w:highlight w:val="yellow"/>
                  <w:u w:val="single"/>
                </w:rPr>
                <w:delText>UCT, Wits PHR</w:delText>
              </w:r>
            </w:del>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65"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4B203CBB" w14:textId="0DE1B20E" w:rsidR="00FD7366" w:rsidRPr="00700025" w:rsidDel="00700025" w:rsidRDefault="00C3062C">
            <w:pPr>
              <w:spacing w:before="300" w:after="300"/>
              <w:rPr>
                <w:del w:id="1666" w:author="Benjamin Devantier -du Plessis" w:date="2025-10-01T10:47:00Z" w16du:dateUtc="2025-10-01T08:47:00Z"/>
                <w:rFonts w:ascii="Arial" w:eastAsia="Times New Roman" w:hAnsi="Arial" w:cs="Arial"/>
                <w:b/>
                <w:bCs/>
                <w:color w:val="EE0000"/>
                <w:highlight w:val="yellow"/>
                <w:u w:val="single"/>
              </w:rPr>
            </w:pPr>
            <w:del w:id="1667" w:author="Benjamin Devantier -du Plessis" w:date="2025-10-01T10:47:00Z" w16du:dateUtc="2025-10-01T08:47:00Z">
              <w:r w:rsidRPr="00700025" w:rsidDel="00700025">
                <w:rPr>
                  <w:rFonts w:ascii="Arial" w:eastAsia="Times New Roman" w:hAnsi="Arial" w:cs="Arial"/>
                  <w:b/>
                  <w:bCs/>
                  <w:color w:val="EE0000"/>
                  <w:highlight w:val="yellow"/>
                  <w:u w:val="single"/>
                </w:rPr>
                <w:delText>De-identification, quality control, remapping, harmonisation, and integration of all datasets. Note: Only these individuals have access to encryption keys for original sensitive data.</w:delText>
              </w:r>
            </w:del>
          </w:p>
        </w:tc>
      </w:tr>
      <w:tr w:rsidR="00FD7366" w:rsidRPr="00700025" w:rsidDel="00700025" w14:paraId="5C232170" w14:textId="5B04CCC0" w:rsidTr="00700025">
        <w:tblPrEx>
          <w:tblW w:w="5000" w:type="pct"/>
          <w:tblPrExChange w:id="1668" w:author="Benjamin Devantier -du Plessis" w:date="2025-10-01T10:47:00Z" w16du:dateUtc="2025-10-01T08:47:00Z">
            <w:tblPrEx>
              <w:tblW w:w="5000" w:type="pct"/>
            </w:tblPrEx>
          </w:tblPrExChange>
        </w:tblPrEx>
        <w:trPr>
          <w:trPrChange w:id="1669"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70"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2EC6BFC8" w14:textId="3BB348EB" w:rsidR="00FD7366" w:rsidRPr="00700025" w:rsidDel="00700025" w:rsidRDefault="00C3062C">
            <w:pPr>
              <w:spacing w:before="300" w:after="300"/>
              <w:rPr>
                <w:del w:id="1671" w:author="Benjamin Devantier -du Plessis" w:date="2025-10-01T10:47:00Z" w16du:dateUtc="2025-10-01T08:47:00Z"/>
                <w:rFonts w:ascii="Arial" w:eastAsia="Times New Roman" w:hAnsi="Arial" w:cs="Arial"/>
                <w:b/>
                <w:bCs/>
                <w:color w:val="EE0000"/>
                <w:highlight w:val="yellow"/>
                <w:u w:val="single"/>
              </w:rPr>
            </w:pPr>
            <w:del w:id="1672" w:author="Benjamin Devantier -du Plessis" w:date="2025-10-01T10:47:00Z" w16du:dateUtc="2025-10-01T08:47:00Z">
              <w:r w:rsidRPr="00700025" w:rsidDel="00700025">
                <w:rPr>
                  <w:rFonts w:ascii="Arial" w:eastAsia="Times New Roman" w:hAnsi="Arial" w:cs="Arial"/>
                  <w:b/>
                  <w:bCs/>
                  <w:color w:val="EE0000"/>
                  <w:highlight w:val="yellow"/>
                  <w:u w:val="single"/>
                </w:rPr>
                <w:delText>Harmonisation Team Members</w:delText>
              </w:r>
            </w:del>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73"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46CD0A24" w14:textId="0E4DC8B6" w:rsidR="00FD7366" w:rsidRPr="00700025" w:rsidDel="00700025" w:rsidRDefault="00C3062C">
            <w:pPr>
              <w:spacing w:before="300" w:after="300"/>
              <w:rPr>
                <w:del w:id="1674" w:author="Benjamin Devantier -du Plessis" w:date="2025-10-01T10:47:00Z" w16du:dateUtc="2025-10-01T08:47:00Z"/>
                <w:rFonts w:ascii="Arial" w:eastAsia="Times New Roman" w:hAnsi="Arial" w:cs="Arial"/>
                <w:b/>
                <w:bCs/>
                <w:color w:val="EE0000"/>
                <w:highlight w:val="yellow"/>
                <w:u w:val="single"/>
              </w:rPr>
            </w:pPr>
            <w:del w:id="1675" w:author="Benjamin Devantier -du Plessis" w:date="2025-10-01T10:47:00Z" w16du:dateUtc="2025-10-01T08:47:00Z">
              <w:r w:rsidRPr="00700025" w:rsidDel="00700025">
                <w:rPr>
                  <w:rFonts w:ascii="Arial" w:eastAsia="Times New Roman" w:hAnsi="Arial" w:cs="Arial"/>
                  <w:b/>
                  <w:bCs/>
                  <w:color w:val="EE0000"/>
                  <w:highlight w:val="yellow"/>
                  <w:u w:val="single"/>
                </w:rPr>
                <w:delText>Consortium Partners</w:delText>
              </w:r>
            </w:del>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76"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430AEC9B" w14:textId="48A0C726" w:rsidR="00FD7366" w:rsidRPr="00700025" w:rsidDel="00700025" w:rsidRDefault="00C3062C">
            <w:pPr>
              <w:spacing w:before="300" w:after="300"/>
              <w:rPr>
                <w:del w:id="1677" w:author="Benjamin Devantier -du Plessis" w:date="2025-10-01T10:47:00Z" w16du:dateUtc="2025-10-01T08:47:00Z"/>
                <w:rFonts w:ascii="Arial" w:eastAsia="Times New Roman" w:hAnsi="Arial" w:cs="Arial"/>
                <w:b/>
                <w:bCs/>
                <w:color w:val="EE0000"/>
                <w:highlight w:val="yellow"/>
                <w:u w:val="single"/>
              </w:rPr>
            </w:pPr>
            <w:del w:id="1678" w:author="Benjamin Devantier -du Plessis" w:date="2025-10-01T10:47:00Z" w16du:dateUtc="2025-10-01T08:47:00Z">
              <w:r w:rsidRPr="00700025" w:rsidDel="00700025">
                <w:rPr>
                  <w:rFonts w:ascii="Arial" w:eastAsia="Times New Roman" w:hAnsi="Arial" w:cs="Arial"/>
                  <w:b/>
                  <w:bCs/>
                  <w:color w:val="EE0000"/>
                  <w:highlight w:val="yellow"/>
                  <w:u w:val="single"/>
                </w:rPr>
                <w:delText>Access to metadata and synthetic health datasets for mapping on JupyterHub only.</w:delText>
              </w:r>
            </w:del>
          </w:p>
        </w:tc>
      </w:tr>
      <w:tr w:rsidR="00FD7366" w:rsidRPr="00700025" w:rsidDel="00700025" w14:paraId="44D6A231" w14:textId="5AFD8A17" w:rsidTr="00700025">
        <w:tblPrEx>
          <w:tblW w:w="5000" w:type="pct"/>
          <w:tblPrExChange w:id="1679" w:author="Benjamin Devantier -du Plessis" w:date="2025-10-01T10:47:00Z" w16du:dateUtc="2025-10-01T08:47:00Z">
            <w:tblPrEx>
              <w:tblW w:w="5000" w:type="pct"/>
            </w:tblPrEx>
          </w:tblPrExChange>
        </w:tblPrEx>
        <w:trPr>
          <w:trPrChange w:id="1680" w:author="Benjamin Devantier -du Plessis" w:date="2025-10-01T10:47:00Z" w16du:dateUtc="2025-10-01T08:47:00Z">
            <w:trPr>
              <w:gridAfter w:val="0"/>
            </w:trPr>
          </w:trPrChange>
        </w:trPr>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81" w:author="Benjamin Devantier -du Plessis" w:date="2025-10-01T10:47:00Z" w16du:dateUtc="2025-10-01T08:47:00Z">
              <w:tcPr>
                <w:tcW w:w="1323" w:type="pct"/>
                <w:gridSpan w:val="3"/>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1523D4DF" w14:textId="60E54BDB" w:rsidR="00FD7366" w:rsidRPr="00700025" w:rsidDel="00700025" w:rsidRDefault="00C3062C">
            <w:pPr>
              <w:spacing w:before="300" w:after="300"/>
              <w:rPr>
                <w:del w:id="1682" w:author="Benjamin Devantier -du Plessis" w:date="2025-10-01T10:47:00Z" w16du:dateUtc="2025-10-01T08:47:00Z"/>
                <w:rFonts w:ascii="Arial" w:eastAsia="Times New Roman" w:hAnsi="Arial" w:cs="Arial"/>
                <w:b/>
                <w:bCs/>
                <w:color w:val="EE0000"/>
                <w:highlight w:val="yellow"/>
                <w:u w:val="single"/>
              </w:rPr>
            </w:pPr>
            <w:del w:id="1683" w:author="Benjamin Devantier -du Plessis" w:date="2025-10-01T10:47:00Z" w16du:dateUtc="2025-10-01T08:47:00Z">
              <w:r w:rsidRPr="00700025" w:rsidDel="00700025">
                <w:rPr>
                  <w:rFonts w:ascii="Arial" w:eastAsia="Times New Roman" w:hAnsi="Arial" w:cs="Arial"/>
                  <w:b/>
                  <w:bCs/>
                  <w:color w:val="EE0000"/>
                  <w:highlight w:val="yellow"/>
                  <w:u w:val="single"/>
                </w:rPr>
                <w:delText>Managing Access to Platforms</w:delText>
              </w:r>
            </w:del>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84" w:author="Benjamin Devantier -du Plessis" w:date="2025-10-01T10:47:00Z" w16du:dateUtc="2025-10-01T08:47:00Z">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0D4D17D3" w14:textId="15D4E1B3" w:rsidR="00FD7366" w:rsidRPr="00700025" w:rsidDel="00700025" w:rsidRDefault="00C3062C">
            <w:pPr>
              <w:spacing w:before="300" w:after="300"/>
              <w:rPr>
                <w:del w:id="1685" w:author="Benjamin Devantier -du Plessis" w:date="2025-10-01T10:47:00Z" w16du:dateUtc="2025-10-01T08:47:00Z"/>
                <w:rFonts w:ascii="Arial" w:eastAsia="Times New Roman" w:hAnsi="Arial" w:cs="Arial"/>
                <w:b/>
                <w:bCs/>
                <w:color w:val="EE0000"/>
                <w:highlight w:val="yellow"/>
                <w:u w:val="single"/>
              </w:rPr>
            </w:pPr>
            <w:del w:id="1686" w:author="Benjamin Devantier -du Plessis" w:date="2025-10-01T10:47:00Z" w16du:dateUtc="2025-10-01T08:47:00Z">
              <w:r w:rsidRPr="00700025" w:rsidDel="00700025">
                <w:rPr>
                  <w:rFonts w:ascii="Arial" w:eastAsia="Times New Roman" w:hAnsi="Arial" w:cs="Arial"/>
                  <w:b/>
                  <w:bCs/>
                  <w:color w:val="EE0000"/>
                  <w:highlight w:val="yellow"/>
                  <w:u w:val="single"/>
                </w:rPr>
                <w:delText>UCT, IBM, WHC</w:delText>
              </w:r>
            </w:del>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Change w:id="1687" w:author="Benjamin Devantier -du Plessis" w:date="2025-10-01T10:47:00Z" w16du:dateUtc="2025-10-01T08:47:00Z">
              <w:tcPr>
                <w:tcW w:w="2987" w:type="pct"/>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tcPrChange>
          </w:tcPr>
          <w:p w14:paraId="6197B91D" w14:textId="06B7F9F9" w:rsidR="00FD7366" w:rsidRPr="00700025" w:rsidDel="00700025" w:rsidRDefault="00C3062C">
            <w:pPr>
              <w:spacing w:before="300" w:after="300"/>
              <w:rPr>
                <w:del w:id="1688" w:author="Benjamin Devantier -du Plessis" w:date="2025-10-01T10:47:00Z" w16du:dateUtc="2025-10-01T08:47:00Z"/>
                <w:rFonts w:ascii="Arial" w:eastAsia="Times New Roman" w:hAnsi="Arial" w:cs="Arial"/>
                <w:b/>
                <w:bCs/>
                <w:color w:val="EE0000"/>
                <w:highlight w:val="yellow"/>
                <w:u w:val="single"/>
              </w:rPr>
            </w:pPr>
            <w:del w:id="1689" w:author="Benjamin Devantier -du Plessis" w:date="2025-10-01T10:47:00Z" w16du:dateUtc="2025-10-01T08:47:00Z">
              <w:r w:rsidRPr="00700025" w:rsidDel="00700025">
                <w:rPr>
                  <w:rFonts w:ascii="Arial" w:eastAsia="Times New Roman" w:hAnsi="Arial" w:cs="Arial"/>
                  <w:b/>
                  <w:bCs/>
                  <w:color w:val="EE0000"/>
                  <w:highlight w:val="yellow"/>
                  <w:u w:val="single"/>
                </w:rPr>
                <w:delText>Platform access management during Year 5</w:delText>
              </w:r>
            </w:del>
          </w:p>
        </w:tc>
      </w:tr>
    </w:tbl>
    <w:p w14:paraId="14A587F9" w14:textId="77777777" w:rsidR="00FD7366" w:rsidRDefault="00FD7366">
      <w:pPr>
        <w:pStyle w:val="NormalWeb"/>
        <w:rPr>
          <w:b/>
          <w:bCs/>
          <w:color w:val="0000FF"/>
          <w:shd w:val="clear" w:color="auto" w:fill="FFFF00"/>
        </w:rPr>
      </w:pPr>
    </w:p>
    <w:p w14:paraId="2FEC0A83" w14:textId="4F7164B1" w:rsidR="00FD7366" w:rsidRPr="00700025" w:rsidRDefault="00700025" w:rsidP="00700025">
      <w:pPr>
        <w:rPr>
          <w:b/>
          <w:bCs/>
          <w:color w:val="0000FF"/>
          <w:shd w:val="clear" w:color="auto" w:fill="FFFF00"/>
        </w:rPr>
      </w:pPr>
      <w:r>
        <w:rPr>
          <w:b/>
          <w:bCs/>
          <w:color w:val="0000FF"/>
          <w:shd w:val="clear" w:color="auto" w:fill="FFFF00"/>
        </w:rPr>
        <w:br w:type="page"/>
      </w:r>
    </w:p>
    <w:p w14:paraId="1033FECD" w14:textId="5E77A1E4" w:rsidR="00FD7366" w:rsidRDefault="00C479C3">
      <w:pPr>
        <w:pStyle w:val="Heading1"/>
        <w:rPr>
          <w:rFonts w:eastAsia="Times New Roman"/>
        </w:rPr>
      </w:pPr>
      <w:bookmarkStart w:id="1690" w:name="_Toc210224913"/>
      <w:r>
        <w:rPr>
          <w:rFonts w:eastAsia="Times New Roman"/>
        </w:rPr>
        <w:lastRenderedPageBreak/>
        <w:t>16. Assessment and Revision</w:t>
      </w:r>
      <w:bookmarkEnd w:id="1690"/>
    </w:p>
    <w:p w14:paraId="35C2C80E" w14:textId="77777777" w:rsidR="00FD7366" w:rsidRDefault="00C3062C">
      <w:pPr>
        <w:pStyle w:val="NormalWeb"/>
      </w:pPr>
      <w:del w:id="1691" w:author="Unknown">
        <w:r w:rsidRPr="396C7C54" w:rsidDel="00C3062C">
          <w:rPr>
            <w:strike/>
            <w:color w:val="FF0000"/>
          </w:rPr>
          <w:delText>The Data Management Plan will be periodically assessed by the DMAC co-PIs in consultation with the HEAT Steering Committee including RP1 and RP2 leads. This will take place at least every 6 months. The assessment will look at three aspects of the data management plan: 1. Data acquisition processes: Are the data aquisition processes working with respect to developing DSAs, transferring the data, and satisfying ethical reviews 2. Data process: Is the data processing workflow working effectively and resulting in data that is ready for analysis? 3. Data analysis support: Is DMAC providing sufficient support and services to enable the data analysis plans for RP1, RP2, and any pilot projects? Based on the assessment, the Data Management Plan will be updated and changes will be implemented. Revisions to the Data Management Plan will be proposed by the DMAC Co-PIs (see above) and approved by the SC.</w:delText>
        </w:r>
      </w:del>
    </w:p>
    <w:p w14:paraId="0C8182CD" w14:textId="77777777" w:rsidR="00FD7366" w:rsidRPr="00700025" w:rsidRDefault="00C3062C">
      <w:pPr>
        <w:pStyle w:val="NormalWeb"/>
        <w:rPr>
          <w:color w:val="0000FF"/>
          <w:shd w:val="clear" w:color="auto" w:fill="FFFF00"/>
        </w:rPr>
      </w:pPr>
      <w:r w:rsidRPr="00700025">
        <w:rPr>
          <w:color w:val="0000FF"/>
          <w:shd w:val="clear" w:color="auto" w:fill="FFFF00"/>
        </w:rP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up-to-date. </w:t>
      </w:r>
    </w:p>
    <w:p w14:paraId="5F83B169" w14:textId="0671898D" w:rsidR="00FD7366" w:rsidRPr="00C94D51" w:rsidRDefault="00C479C3">
      <w:pPr>
        <w:pStyle w:val="Heading2"/>
        <w:rPr>
          <w:color w:val="0000FF"/>
          <w:shd w:val="clear" w:color="auto" w:fill="FFFF00"/>
        </w:rPr>
        <w:pPrChange w:id="1692" w:author="Benjamin Devantier -du Plessis" w:date="2025-10-01T15:33:00Z" w16du:dateUtc="2025-10-01T13:33:00Z">
          <w:pPr>
            <w:pStyle w:val="NormalWeb"/>
          </w:pPr>
        </w:pPrChange>
      </w:pPr>
      <w:bookmarkStart w:id="1693" w:name="_Toc210224914"/>
      <w:r w:rsidRPr="00C94D51">
        <w:rPr>
          <w:rPrChange w:id="1694" w:author="Benjamin Devantier -du Plessis" w:date="2025-10-01T15:33:00Z" w16du:dateUtc="2025-10-01T13:33:00Z">
            <w:rPr>
              <w:rStyle w:val="Heading2Char"/>
              <w:b/>
              <w:bCs/>
            </w:rPr>
          </w:rPrChange>
        </w:rPr>
        <w:t>16.1 Assessment scope</w:t>
      </w:r>
      <w:bookmarkEnd w:id="1693"/>
      <w:r w:rsidRPr="00C94D51">
        <w:rPr>
          <w:color w:val="0000FF"/>
          <w:shd w:val="clear" w:color="auto" w:fill="FFFF00"/>
        </w:rPr>
        <w:t xml:space="preserve"> </w:t>
      </w:r>
    </w:p>
    <w:p w14:paraId="5A39F929" w14:textId="77777777" w:rsidR="00FD7366" w:rsidRPr="00700025" w:rsidRDefault="00C3062C">
      <w:pPr>
        <w:pStyle w:val="NormalWeb"/>
        <w:rPr>
          <w:color w:val="0000FF"/>
          <w:shd w:val="clear" w:color="auto" w:fill="FFFF00"/>
        </w:rPr>
      </w:pPr>
      <w:r w:rsidRPr="00700025">
        <w:rPr>
          <w:color w:val="0000FF"/>
          <w:shd w:val="clear" w:color="auto" w:fill="FFFF00"/>
        </w:rPr>
        <w:t xml:space="preserve">The reassessment will focus on three key aspects of the data management plan: </w:t>
      </w:r>
    </w:p>
    <w:p w14:paraId="7D1888EF" w14:textId="77777777" w:rsidR="00FD7366" w:rsidRDefault="00C3062C">
      <w:pPr>
        <w:pStyle w:val="NormalWeb"/>
        <w:rPr>
          <w:b/>
          <w:bCs/>
          <w:color w:val="0000FF"/>
          <w:shd w:val="clear" w:color="auto" w:fill="FFFF00"/>
        </w:rPr>
      </w:pPr>
      <w:r>
        <w:rPr>
          <w:b/>
          <w:bCs/>
          <w:color w:val="0000FF"/>
          <w:shd w:val="clear" w:color="auto" w:fill="FFFF00"/>
        </w:rPr>
        <w:t xml:space="preserve">1. Data Process Efficiency: </w:t>
      </w:r>
    </w:p>
    <w:p w14:paraId="314A405F" w14:textId="77777777" w:rsidR="00FD7366" w:rsidRPr="00700025" w:rsidRDefault="00C3062C">
      <w:pPr>
        <w:pStyle w:val="NormalWeb"/>
        <w:rPr>
          <w:color w:val="0000FF"/>
          <w:shd w:val="clear" w:color="auto" w:fill="FFFF00"/>
        </w:rPr>
      </w:pPr>
      <w:r w:rsidRPr="00700025">
        <w:rPr>
          <w:color w:val="0000FF"/>
          <w:shd w:val="clear" w:color="auto" w:fill="FFFF00"/>
        </w:rPr>
        <w:t xml:space="preserve">- Workflow Evaluation: Assess whether the data processing workflow is functioning effectively and producing data ready for analysis. This includes evaluating each step, from data acquisition and harmonisation to storage and indexing. </w:t>
      </w:r>
    </w:p>
    <w:p w14:paraId="0894469F" w14:textId="77777777" w:rsidR="00FD7366" w:rsidRPr="00700025" w:rsidRDefault="00C3062C">
      <w:pPr>
        <w:pStyle w:val="NormalWeb"/>
        <w:rPr>
          <w:color w:val="0000FF"/>
          <w:shd w:val="clear" w:color="auto" w:fill="FFFF00"/>
        </w:rPr>
      </w:pPr>
      <w:r w:rsidRPr="00700025">
        <w:rPr>
          <w:color w:val="0000FF"/>
          <w:shd w:val="clear" w:color="auto" w:fill="FFFF00"/>
        </w:rPr>
        <w:t xml:space="preserve">- Error Identification and Resolution: Identify any issues or bottlenecks in the current workflow and propose solutions to enhance efficiency and data quality. </w:t>
      </w:r>
    </w:p>
    <w:p w14:paraId="3B65E787" w14:textId="77777777" w:rsidR="00FD7366" w:rsidRDefault="00C3062C">
      <w:pPr>
        <w:pStyle w:val="NormalWeb"/>
        <w:rPr>
          <w:b/>
          <w:bCs/>
          <w:color w:val="0000FF"/>
          <w:shd w:val="clear" w:color="auto" w:fill="FFFF00"/>
        </w:rPr>
      </w:pPr>
      <w:r>
        <w:rPr>
          <w:b/>
          <w:bCs/>
          <w:color w:val="0000FF"/>
          <w:shd w:val="clear" w:color="auto" w:fill="FFFF00"/>
        </w:rPr>
        <w:t xml:space="preserve">2. Compliance and Security: </w:t>
      </w:r>
    </w:p>
    <w:p w14:paraId="4F6FEE7F" w14:textId="77777777" w:rsidR="00FD7366" w:rsidRPr="00700025" w:rsidRDefault="00C3062C">
      <w:pPr>
        <w:pStyle w:val="NormalWeb"/>
        <w:rPr>
          <w:color w:val="0000FF"/>
          <w:shd w:val="clear" w:color="auto" w:fill="FFFF00"/>
        </w:rPr>
      </w:pPr>
      <w:r w:rsidRPr="00700025">
        <w:rPr>
          <w:color w:val="0000FF"/>
          <w:shd w:val="clear" w:color="auto" w:fill="FFFF00"/>
        </w:rPr>
        <w:t xml:space="preserve">- Compliance Check: Ensure that all data management activities comply with relevant legal and ethical standards, including POPIA and the DSI-Africa Data Sharing Guideline guidelines. </w:t>
      </w:r>
    </w:p>
    <w:p w14:paraId="141D70C8" w14:textId="77777777" w:rsidR="00FD7366" w:rsidRDefault="00C3062C">
      <w:pPr>
        <w:pStyle w:val="NormalWeb"/>
        <w:rPr>
          <w:b/>
          <w:bCs/>
          <w:color w:val="0000FF"/>
          <w:shd w:val="clear" w:color="auto" w:fill="FFFF00"/>
        </w:rPr>
      </w:pPr>
      <w:r w:rsidRPr="00700025">
        <w:rPr>
          <w:color w:val="0000FF"/>
          <w:shd w:val="clear" w:color="auto" w:fill="FFFF00"/>
        </w:rPr>
        <w:t>- Security Measures: Review and update data security measures to protect personally identifiable information and ensure the integrity and confidentiality of the data</w:t>
      </w:r>
      <w:r>
        <w:rPr>
          <w:b/>
          <w:bCs/>
          <w:color w:val="0000FF"/>
          <w:shd w:val="clear" w:color="auto" w:fill="FFFF00"/>
        </w:rPr>
        <w:t xml:space="preserve">. </w:t>
      </w:r>
    </w:p>
    <w:p w14:paraId="487C58AF" w14:textId="77777777" w:rsidR="00FD7366" w:rsidRDefault="00C3062C">
      <w:pPr>
        <w:pStyle w:val="NormalWeb"/>
        <w:rPr>
          <w:b/>
          <w:bCs/>
          <w:color w:val="0000FF"/>
          <w:shd w:val="clear" w:color="auto" w:fill="FFFF00"/>
        </w:rPr>
      </w:pPr>
      <w:r>
        <w:rPr>
          <w:b/>
          <w:bCs/>
          <w:color w:val="0000FF"/>
          <w:shd w:val="clear" w:color="auto" w:fill="FFFF00"/>
        </w:rPr>
        <w:t xml:space="preserve">3. Usability and Accessibility: </w:t>
      </w:r>
    </w:p>
    <w:p w14:paraId="65631BF8" w14:textId="77777777" w:rsidR="00FD7366" w:rsidRPr="00700025" w:rsidRDefault="00C3062C">
      <w:pPr>
        <w:pStyle w:val="NormalWeb"/>
        <w:rPr>
          <w:color w:val="0000FF"/>
          <w:shd w:val="clear" w:color="auto" w:fill="FFFF00"/>
        </w:rPr>
      </w:pPr>
      <w:r>
        <w:rPr>
          <w:b/>
          <w:bCs/>
          <w:color w:val="0000FF"/>
          <w:shd w:val="clear" w:color="auto" w:fill="FFFF00"/>
        </w:rPr>
        <w:t xml:space="preserve">- </w:t>
      </w:r>
      <w:r w:rsidRPr="00700025">
        <w:rPr>
          <w:color w:val="0000FF"/>
          <w:shd w:val="clear" w:color="auto" w:fill="FFFF00"/>
        </w:rPr>
        <w:t xml:space="preserve">Data Accessibility: Evaluate whether the data is easily accessible to authorised users, including partner researchers and members of the HE²AT Center. </w:t>
      </w:r>
    </w:p>
    <w:p w14:paraId="2634F69A" w14:textId="77777777" w:rsidR="00FD7366" w:rsidRDefault="00C3062C">
      <w:pPr>
        <w:pStyle w:val="NormalWeb"/>
        <w:rPr>
          <w:b/>
          <w:bCs/>
          <w:color w:val="0000FF"/>
          <w:shd w:val="clear" w:color="auto" w:fill="FFFF00"/>
        </w:rPr>
      </w:pPr>
      <w:r w:rsidRPr="00700025">
        <w:rPr>
          <w:color w:val="0000FF"/>
          <w:shd w:val="clear" w:color="auto" w:fill="FFFF00"/>
        </w:rPr>
        <w:t>- Usability for Analysis: Ensure that the data is in a usable format for analysis, with appropriate metadata and documentation to support effective use by researchers</w:t>
      </w:r>
      <w:r>
        <w:rPr>
          <w:b/>
          <w:bCs/>
          <w:color w:val="0000FF"/>
          <w:shd w:val="clear" w:color="auto" w:fill="FFFF00"/>
        </w:rPr>
        <w:t xml:space="preserve">. </w:t>
      </w:r>
    </w:p>
    <w:p w14:paraId="58E52EF0" w14:textId="7DDAACCB" w:rsidR="00FD7366" w:rsidRDefault="00C479C3">
      <w:pPr>
        <w:pStyle w:val="Heading2"/>
        <w:rPr>
          <w:shd w:val="clear" w:color="auto" w:fill="FFFF00"/>
        </w:rPr>
      </w:pPr>
      <w:bookmarkStart w:id="1695" w:name="_Toc210224915"/>
      <w:r>
        <w:rPr>
          <w:shd w:val="clear" w:color="auto" w:fill="FFFF00"/>
        </w:rPr>
        <w:t>16.2 Revision process</w:t>
      </w:r>
      <w:bookmarkEnd w:id="1695"/>
      <w:r>
        <w:rPr>
          <w:shd w:val="clear" w:color="auto" w:fill="FFFF00"/>
        </w:rPr>
        <w:t xml:space="preserve"> </w:t>
      </w:r>
    </w:p>
    <w:p w14:paraId="6B46817B" w14:textId="77777777" w:rsidR="00FD7366" w:rsidRPr="00700025" w:rsidRDefault="00C3062C">
      <w:pPr>
        <w:pStyle w:val="NormalWeb"/>
        <w:rPr>
          <w:color w:val="0000FF"/>
          <w:shd w:val="clear" w:color="auto" w:fill="FFFF00"/>
        </w:rPr>
      </w:pPr>
      <w:r w:rsidRPr="00700025">
        <w:rPr>
          <w:color w:val="0000FF"/>
          <w:shd w:val="clear" w:color="auto" w:fill="FFFF00"/>
        </w:rPr>
        <w:t xml:space="preserve">Based on the findings from the assessment, the DMAC co-PIs will propose revisions to the Data Management Plan. The proposed revisions will undergo the following process: </w:t>
      </w:r>
    </w:p>
    <w:p w14:paraId="0AE232CA" w14:textId="77777777" w:rsidR="00FD7366" w:rsidRDefault="00C3062C">
      <w:pPr>
        <w:pStyle w:val="NormalWeb"/>
        <w:rPr>
          <w:b/>
          <w:bCs/>
          <w:color w:val="0000FF"/>
          <w:shd w:val="clear" w:color="auto" w:fill="FFFF00"/>
        </w:rPr>
      </w:pPr>
      <w:r>
        <w:rPr>
          <w:b/>
          <w:bCs/>
          <w:color w:val="0000FF"/>
          <w:shd w:val="clear" w:color="auto" w:fill="FFFF00"/>
        </w:rPr>
        <w:lastRenderedPageBreak/>
        <w:t xml:space="preserve">1. Proposal Development: </w:t>
      </w:r>
    </w:p>
    <w:p w14:paraId="22C32077" w14:textId="1A519D8C" w:rsidR="00FD7366" w:rsidRPr="00700025" w:rsidRDefault="00C3062C">
      <w:pPr>
        <w:pStyle w:val="NormalWeb"/>
        <w:rPr>
          <w:color w:val="0000FF"/>
          <w:shd w:val="clear" w:color="auto" w:fill="FFFF00"/>
        </w:rPr>
      </w:pPr>
      <w:r w:rsidRPr="00700025">
        <w:rPr>
          <w:color w:val="0000FF"/>
          <w:shd w:val="clear" w:color="auto" w:fill="FFFF00"/>
        </w:rPr>
        <w:t>- The DMAC co-PIs will dra</w:t>
      </w:r>
      <w:r w:rsidR="002F4E9D">
        <w:rPr>
          <w:color w:val="0000FF"/>
          <w:shd w:val="clear" w:color="auto" w:fill="FFFF00"/>
        </w:rPr>
        <w:t>lab</w:t>
      </w:r>
      <w:r w:rsidRPr="00700025">
        <w:rPr>
          <w:color w:val="0000FF"/>
          <w:shd w:val="clear" w:color="auto" w:fill="FFFF00"/>
        </w:rPr>
        <w:t xml:space="preserve"> detailed proposals for necessary updates and changes to the DMP, addressing any identified issues and incorporating feedback from the assessment. </w:t>
      </w:r>
    </w:p>
    <w:p w14:paraId="32C127BC" w14:textId="77777777" w:rsidR="00FD7366" w:rsidRDefault="00C3062C">
      <w:pPr>
        <w:pStyle w:val="NormalWeb"/>
        <w:rPr>
          <w:b/>
          <w:bCs/>
          <w:color w:val="0000FF"/>
          <w:shd w:val="clear" w:color="auto" w:fill="FFFF00"/>
        </w:rPr>
      </w:pPr>
      <w:r>
        <w:rPr>
          <w:b/>
          <w:bCs/>
          <w:color w:val="0000FF"/>
          <w:shd w:val="clear" w:color="auto" w:fill="FFFF00"/>
        </w:rPr>
        <w:t xml:space="preserve">2. Review and Approval: </w:t>
      </w:r>
    </w:p>
    <w:p w14:paraId="371E1B1C" w14:textId="77777777" w:rsidR="00FD7366" w:rsidRPr="00700025" w:rsidRDefault="00C3062C">
      <w:pPr>
        <w:pStyle w:val="NormalWeb"/>
        <w:rPr>
          <w:color w:val="0000FF"/>
          <w:shd w:val="clear" w:color="auto" w:fill="FFFF00"/>
        </w:rPr>
      </w:pPr>
      <w:r w:rsidRPr="00700025">
        <w:rPr>
          <w:color w:val="0000FF"/>
          <w:shd w:val="clear" w:color="auto" w:fill="FFFF00"/>
        </w:rPr>
        <w:t xml:space="preserve">- The proposed revisions will be presented to the HE²AT Center Steering Committee (SC). </w:t>
      </w:r>
    </w:p>
    <w:p w14:paraId="1902C369" w14:textId="77777777" w:rsidR="00FD7366" w:rsidRPr="00700025" w:rsidRDefault="00C3062C">
      <w:pPr>
        <w:pStyle w:val="NormalWeb"/>
        <w:rPr>
          <w:ins w:id="1696" w:author="Benjamin Devantier -du Plessis" w:date="2025-10-01T10:51:00Z" w16du:dateUtc="2025-10-01T08:51:00Z"/>
          <w:color w:val="0000FF"/>
          <w:shd w:val="clear" w:color="auto" w:fill="FFFF00"/>
        </w:rPr>
      </w:pPr>
      <w:r w:rsidRPr="00700025">
        <w:rPr>
          <w:color w:val="0000FF"/>
          <w:shd w:val="clear" w:color="auto" w:fill="FFFF00"/>
        </w:rPr>
        <w:t xml:space="preserve">- The SC, including the RP1 and RP2 leads, will evaluate the proposed changes and provide their approval or request further modifications as needed. </w:t>
      </w:r>
    </w:p>
    <w:p w14:paraId="52E0BC58" w14:textId="5CF23CBC" w:rsidR="00700025" w:rsidRPr="00700025" w:rsidRDefault="00700025">
      <w:pPr>
        <w:pStyle w:val="NormalWeb"/>
        <w:rPr>
          <w:b/>
          <w:bCs/>
          <w:color w:val="0000FF"/>
          <w:shd w:val="clear" w:color="auto" w:fill="FFFF00"/>
        </w:rPr>
      </w:pPr>
      <w:ins w:id="1697" w:author="Benjamin Devantier -du Plessis" w:date="2025-10-01T10:51:00Z" w16du:dateUtc="2025-10-01T08:51:00Z">
        <w:r w:rsidRPr="00700025">
          <w:rPr>
            <w:rFonts w:ascii="Aptos" w:eastAsia="Aptos" w:hAnsi="Aptos"/>
          </w:rPr>
          <w:t>- Additional legal and compliance review will be conducted by UCT legal counsel or WHC legal representative to ensure all changes maintain legal compliance and align with institutional obligations before final approval.</w:t>
        </w:r>
      </w:ins>
    </w:p>
    <w:p w14:paraId="0E9070F8" w14:textId="77777777" w:rsidR="00700025" w:rsidRDefault="00700025">
      <w:pPr>
        <w:pStyle w:val="NormalWeb"/>
        <w:rPr>
          <w:b/>
          <w:bCs/>
          <w:color w:val="0000FF"/>
          <w:shd w:val="clear" w:color="auto" w:fill="FFFF00"/>
        </w:rPr>
      </w:pPr>
    </w:p>
    <w:p w14:paraId="1A0F5C81" w14:textId="77777777" w:rsidR="00FD7366" w:rsidRDefault="00C3062C">
      <w:pPr>
        <w:pStyle w:val="NormalWeb"/>
        <w:rPr>
          <w:b/>
          <w:bCs/>
          <w:color w:val="0000FF"/>
          <w:shd w:val="clear" w:color="auto" w:fill="FFFF00"/>
        </w:rPr>
      </w:pPr>
      <w:r>
        <w:rPr>
          <w:b/>
          <w:bCs/>
          <w:color w:val="0000FF"/>
          <w:shd w:val="clear" w:color="auto" w:fill="FFFF00"/>
        </w:rPr>
        <w:t xml:space="preserve">3. Implementation: </w:t>
      </w:r>
    </w:p>
    <w:p w14:paraId="5A5C6DAB" w14:textId="77777777" w:rsidR="00FD7366" w:rsidRPr="00700025" w:rsidRDefault="00C3062C">
      <w:pPr>
        <w:pStyle w:val="NormalWeb"/>
        <w:rPr>
          <w:color w:val="0000FF"/>
          <w:shd w:val="clear" w:color="auto" w:fill="FFFF00"/>
        </w:rPr>
      </w:pPr>
      <w:r>
        <w:rPr>
          <w:b/>
          <w:bCs/>
          <w:color w:val="0000FF"/>
          <w:shd w:val="clear" w:color="auto" w:fill="FFFF00"/>
        </w:rPr>
        <w:t xml:space="preserve">- </w:t>
      </w:r>
      <w:r w:rsidRPr="00700025">
        <w:rPr>
          <w:color w:val="0000FF"/>
          <w:shd w:val="clear" w:color="auto" w:fill="FFFF00"/>
        </w:rPr>
        <w:t xml:space="preserve">Upon approval, the DMAC team will implement the revised Data Management Plan. </w:t>
      </w:r>
    </w:p>
    <w:p w14:paraId="26E82ACA" w14:textId="77777777" w:rsidR="00FD7366" w:rsidRPr="00700025" w:rsidRDefault="00C3062C">
      <w:pPr>
        <w:pStyle w:val="NormalWeb"/>
        <w:rPr>
          <w:color w:val="0000FF"/>
          <w:shd w:val="clear" w:color="auto" w:fill="FFFF00"/>
        </w:rPr>
      </w:pPr>
      <w:r w:rsidRPr="00700025">
        <w:rPr>
          <w:color w:val="0000FF"/>
          <w:shd w:val="clear" w:color="auto" w:fill="FFFF00"/>
        </w:rPr>
        <w:t xml:space="preserve">- All relevant stakeholders will be informed of the changes, and any necessary training or guidance will be provided to ensure smooth implementation. </w:t>
      </w:r>
    </w:p>
    <w:p w14:paraId="33BE4FEA" w14:textId="77777777" w:rsidR="00FD7366" w:rsidRPr="00700025" w:rsidRDefault="00C3062C">
      <w:pPr>
        <w:pStyle w:val="NormalWeb"/>
      </w:pPr>
      <w:r w:rsidRPr="00700025">
        <w:rPr>
          <w:color w:val="0000FF"/>
          <w:shd w:val="clear" w:color="auto" w:fill="FFFF00"/>
        </w:rPr>
        <w:t>By conducting regular assessments and making necessary revisions, the HE²AT Center ensures that the Data Management Plan remains robust, effective, and aligned with best data management and analysis practices.</w:t>
      </w:r>
    </w:p>
    <w:p w14:paraId="270C9741" w14:textId="0AC18AA8" w:rsidR="00FD7366" w:rsidDel="0013183B" w:rsidRDefault="00C3062C">
      <w:pPr>
        <w:pStyle w:val="Heading2"/>
        <w:rPr>
          <w:del w:id="1698" w:author="Benjamin Devantier -du Plessis" w:date="2025-10-01T11:35:00Z" w16du:dateUtc="2025-10-01T09:35:00Z"/>
          <w:rFonts w:eastAsia="Times New Roman"/>
        </w:rPr>
      </w:pPr>
      <w:del w:id="1699" w:author="Benjamin Devantier -du Plessis" w:date="2025-10-01T11:35:00Z" w16du:dateUtc="2025-10-01T09:35:00Z">
        <w:r w:rsidDel="0013183B">
          <w:rPr>
            <w:rFonts w:eastAsia="Times New Roman"/>
          </w:rPr>
          <w:delText>Cloud Migration Implementation??</w:delText>
        </w:r>
      </w:del>
    </w:p>
    <w:p w14:paraId="29136AE3" w14:textId="631979F7" w:rsidR="00FD7366" w:rsidDel="0013183B" w:rsidRDefault="00C3062C">
      <w:pPr>
        <w:pStyle w:val="NormalWeb"/>
        <w:rPr>
          <w:del w:id="1700" w:author="Benjamin Devantier -du Plessis" w:date="2025-10-01T11:35:00Z" w16du:dateUtc="2025-10-01T09:35:00Z"/>
        </w:rPr>
      </w:pPr>
      <w:del w:id="1701" w:author="Benjamin Devantier -du Plessis" w:date="2025-10-01T11:35:00Z" w16du:dateUtc="2025-10-01T09:35:00Z">
        <w:r w:rsidDel="0013183B">
          <w:rPr>
            <w:strike/>
            <w:color w:val="FF0000"/>
          </w:rPr>
          <w:delText>[No cloud migration section in v1.0]</w:delText>
        </w:r>
      </w:del>
    </w:p>
    <w:p w14:paraId="68F84ADF" w14:textId="339B2362" w:rsidR="00FD7366" w:rsidDel="0013183B" w:rsidRDefault="00C3062C">
      <w:pPr>
        <w:pStyle w:val="NormalWeb"/>
        <w:rPr>
          <w:del w:id="1702" w:author="Benjamin Devantier -du Plessis" w:date="2025-10-01T11:35:00Z" w16du:dateUtc="2025-10-01T09:35:00Z"/>
        </w:rPr>
      </w:pPr>
      <w:ins w:id="1703" w:author="Unknown">
        <w:del w:id="1704" w:author="Benjamin Devantier -du Plessis" w:date="2025-10-01T11:35:00Z">
          <w:r w:rsidRPr="396C7C54" w:rsidDel="00C3062C">
            <w:rPr>
              <w:b/>
              <w:bCs/>
              <w:color w:val="0000FF"/>
            </w:rPr>
            <w:delText>Transition Implementation Details The HE²AT Center is implementing a structured transition from UCT on-premise infrastructure to WHC-managed cloud infrastructure during Year 5 of the project. This annex outlines the detailed implementation approach and communication strategy for data providers. Transition Strategy A comprehensive 5-phase approach ensures minimal disruption to research activities: Phase 1: Planning and Assessment - Infrastructure assessment and capacity planning - Risk analysis and mitigation strategies - Staff training and change management - Establishment of cloud security frameworks Phase 2: Pilot Implementation - Limited data migration for testing and validation - Performance benchmarking and optimisation - Security testing and compliance verification - User acceptance testing with core team members Phase 3: Gradual Migration - Phased transfer of data categories starting with climate data - Dual-system operation for continuity - Continuous monitoring and adjustment - Progressive migration of health data with enhanced security protocols Phase 4: Full Migration - Complete transition to cloud infrastructure for new data - Legacy system integration maintained during transition period - Final security and compliance validation - Full operational capability on cloud platform Data Provider Communication Framework Generic Email Template for Data Providers: Subject: HE²AT Center Infrastructure Transition Update Dear [Data Provider Name], We are writing to inform you about an important infrastructure transition taking place within the HE²AT Center during Year 5 of our project. We are implementing a migration from our current UCT on-premise infrastructure to a WHC-managed cloud environment. Key Points: - This transition enhances data security with AES-256 encryption and 24/7 monitoring - All POPIA compliance measures remain fully in effect - Your data remains protected under the same ethical and legal frameworks - The transition will be completed by the end of Year 5 During this transition period, we maintain dual infrastructure capabilities to ensure continuity and security. We are committed to transparency throughout this process and welcome any questions or concerns. For any inquiries, please contact our Data Management team. Thank you for your continued partnership. Sincerely, HE²AT Center Data Management Team</w:delText>
          </w:r>
        </w:del>
      </w:ins>
    </w:p>
    <w:p w14:paraId="185D46FF" w14:textId="77777777" w:rsidR="00FD7366" w:rsidRDefault="00FD7366">
      <w:pPr>
        <w:pStyle w:val="Heading2"/>
        <w:rPr>
          <w:rFonts w:eastAsia="Times New Roman"/>
        </w:rPr>
      </w:pPr>
    </w:p>
    <w:p w14:paraId="31F9AD5C" w14:textId="77777777" w:rsidR="005E4D05" w:rsidRDefault="005E4D05">
      <w:pPr>
        <w:pStyle w:val="Heading1"/>
        <w:rPr>
          <w:rFonts w:eastAsia="Times New Roman"/>
        </w:rPr>
        <w:sectPr w:rsidR="005E4D05" w:rsidSect="0040454C">
          <w:footnotePr>
            <w:numRestart w:val="eachSect"/>
          </w:footnotePr>
          <w:pgSz w:w="12240" w:h="15840"/>
          <w:pgMar w:top="1440" w:right="1440" w:bottom="1440" w:left="1440" w:header="720" w:footer="720" w:gutter="0"/>
          <w:cols w:space="720"/>
        </w:sectPr>
      </w:pPr>
    </w:p>
    <w:p w14:paraId="4D797363" w14:textId="73E84DB2" w:rsidR="00FD7366" w:rsidRDefault="00C3062C">
      <w:pPr>
        <w:pStyle w:val="Heading1"/>
        <w:rPr>
          <w:rFonts w:eastAsia="Times New Roman"/>
        </w:rPr>
      </w:pPr>
      <w:bookmarkStart w:id="1705" w:name="_Toc210224916"/>
      <w:r>
        <w:rPr>
          <w:rFonts w:eastAsia="Times New Roman"/>
        </w:rPr>
        <w:lastRenderedPageBreak/>
        <w:t>Annexes</w:t>
      </w:r>
      <w:bookmarkEnd w:id="1705"/>
    </w:p>
    <w:p w14:paraId="474C7322" w14:textId="77777777" w:rsidR="00FD7366" w:rsidRDefault="00C3062C">
      <w:pPr>
        <w:pStyle w:val="Heading2"/>
        <w:rPr>
          <w:rFonts w:eastAsia="Times New Roman"/>
        </w:rPr>
      </w:pPr>
      <w:bookmarkStart w:id="1706" w:name="_Toc210224917"/>
      <w:r>
        <w:rPr>
          <w:rFonts w:eastAsia="Times New Roman"/>
        </w:rPr>
        <w:t>Annex1: Transition Implementation Details</w:t>
      </w:r>
      <w:bookmarkEnd w:id="1706"/>
    </w:p>
    <w:p w14:paraId="7B776A27" w14:textId="77777777" w:rsidR="00C731BB" w:rsidRPr="0013183B" w:rsidRDefault="00C3062C">
      <w:pPr>
        <w:pStyle w:val="NormalWeb"/>
        <w:rPr>
          <w:color w:val="0000FF"/>
          <w:shd w:val="clear" w:color="auto" w:fill="FFFF00"/>
          <w:rPrChange w:id="1707" w:author="Benjamin Devantier -du Plessis" w:date="2025-10-01T11:35:00Z" w16du:dateUtc="2025-10-01T09:35:00Z">
            <w:rPr>
              <w:b/>
              <w:bCs/>
              <w:color w:val="0000FF"/>
              <w:shd w:val="clear" w:color="auto" w:fill="FFFF00"/>
            </w:rPr>
          </w:rPrChange>
        </w:rPr>
      </w:pPr>
      <w:r w:rsidRPr="0013183B">
        <w:rPr>
          <w:color w:val="0000FF"/>
          <w:shd w:val="clear" w:color="auto" w:fill="FFFF00"/>
          <w:rPrChange w:id="1708" w:author="Benjamin Devantier -du Plessis" w:date="2025-10-01T11:35:00Z" w16du:dateUtc="2025-10-01T09:35:00Z">
            <w:rPr>
              <w:b/>
              <w:bCs/>
              <w:color w:val="0000FF"/>
              <w:shd w:val="clear" w:color="auto" w:fill="FFFF00"/>
            </w:rPr>
          </w:rPrChange>
        </w:rPr>
        <w:t xml:space="preserve">The HE²AT Center is implementing a structured transition from UCT on-premise infrastructure to WHC-managed cloud infrastructure during Year 5 of the project. This annex outlines the detailed implementation approach and communication strategy for data providers. </w:t>
      </w:r>
    </w:p>
    <w:p w14:paraId="196398D8" w14:textId="77777777" w:rsidR="00C731BB" w:rsidRDefault="00C731BB">
      <w:pPr>
        <w:pStyle w:val="NormalWeb"/>
        <w:rPr>
          <w:b/>
          <w:bCs/>
          <w:color w:val="0000FF"/>
          <w:shd w:val="clear" w:color="auto" w:fill="FFFF00"/>
        </w:rPr>
      </w:pPr>
      <w:r>
        <w:rPr>
          <w:b/>
          <w:bCs/>
          <w:color w:val="0000FF"/>
          <w:shd w:val="clear" w:color="auto" w:fill="FFFF00"/>
        </w:rPr>
        <w:t xml:space="preserve">A1.1Transition Strategy </w:t>
      </w:r>
    </w:p>
    <w:p w14:paraId="267BC20F" w14:textId="77777777" w:rsidR="00C731BB" w:rsidRPr="0013183B" w:rsidRDefault="00C3062C">
      <w:pPr>
        <w:pStyle w:val="NormalWeb"/>
        <w:rPr>
          <w:color w:val="0000FF"/>
          <w:shd w:val="clear" w:color="auto" w:fill="FFFF00"/>
          <w:rPrChange w:id="1709" w:author="Benjamin Devantier -du Plessis" w:date="2025-10-01T11:35:00Z" w16du:dateUtc="2025-10-01T09:35:00Z">
            <w:rPr>
              <w:b/>
              <w:bCs/>
              <w:color w:val="0000FF"/>
              <w:shd w:val="clear" w:color="auto" w:fill="FFFF00"/>
            </w:rPr>
          </w:rPrChange>
        </w:rPr>
      </w:pPr>
      <w:r w:rsidRPr="0013183B">
        <w:rPr>
          <w:color w:val="0000FF"/>
          <w:shd w:val="clear" w:color="auto" w:fill="FFFF00"/>
          <w:rPrChange w:id="1710" w:author="Benjamin Devantier -du Plessis" w:date="2025-10-01T11:35:00Z" w16du:dateUtc="2025-10-01T09:35:00Z">
            <w:rPr>
              <w:b/>
              <w:bCs/>
              <w:color w:val="0000FF"/>
              <w:shd w:val="clear" w:color="auto" w:fill="FFFF00"/>
            </w:rPr>
          </w:rPrChange>
        </w:rPr>
        <w:t xml:space="preserve">A comprehensive 5-phase approach ensures minimal disruption to research activities: </w:t>
      </w:r>
    </w:p>
    <w:p w14:paraId="4E0DBE01" w14:textId="77777777" w:rsidR="00C731BB" w:rsidRDefault="00C3062C">
      <w:pPr>
        <w:pStyle w:val="NormalWeb"/>
        <w:rPr>
          <w:b/>
          <w:bCs/>
          <w:color w:val="0000FF"/>
          <w:shd w:val="clear" w:color="auto" w:fill="FFFF00"/>
        </w:rPr>
      </w:pPr>
      <w:r>
        <w:rPr>
          <w:b/>
          <w:bCs/>
          <w:color w:val="0000FF"/>
          <w:shd w:val="clear" w:color="auto" w:fill="FFFF00"/>
        </w:rPr>
        <w:t xml:space="preserve">Phase 1: Planning and Assessment </w:t>
      </w:r>
    </w:p>
    <w:p w14:paraId="379DC788" w14:textId="77777777" w:rsidR="00E80E54" w:rsidRDefault="00C3062C" w:rsidP="00E80E54">
      <w:pPr>
        <w:pStyle w:val="NormalWeb"/>
        <w:numPr>
          <w:ilvl w:val="0"/>
          <w:numId w:val="5"/>
        </w:numPr>
        <w:rPr>
          <w:color w:val="0000FF"/>
          <w:shd w:val="clear" w:color="auto" w:fill="FFFF00"/>
        </w:rPr>
      </w:pPr>
      <w:r w:rsidRPr="0013183B">
        <w:rPr>
          <w:color w:val="0000FF"/>
          <w:shd w:val="clear" w:color="auto" w:fill="FFFF00"/>
          <w:rPrChange w:id="1711" w:author="Benjamin Devantier -du Plessis" w:date="2025-10-01T11:35:00Z" w16du:dateUtc="2025-10-01T09:35:00Z">
            <w:rPr>
              <w:b/>
              <w:bCs/>
              <w:color w:val="0000FF"/>
              <w:shd w:val="clear" w:color="auto" w:fill="FFFF00"/>
            </w:rPr>
          </w:rPrChange>
        </w:rPr>
        <w:t xml:space="preserve">Infrastructure assessment and capacity planning </w:t>
      </w:r>
    </w:p>
    <w:p w14:paraId="2BE163EF" w14:textId="77777777" w:rsidR="00E80E54" w:rsidRDefault="00C3062C" w:rsidP="00E80E54">
      <w:pPr>
        <w:pStyle w:val="NormalWeb"/>
        <w:numPr>
          <w:ilvl w:val="0"/>
          <w:numId w:val="5"/>
        </w:numPr>
        <w:rPr>
          <w:color w:val="0000FF"/>
          <w:shd w:val="clear" w:color="auto" w:fill="FFFF00"/>
        </w:rPr>
      </w:pPr>
      <w:r w:rsidRPr="00E80E54">
        <w:rPr>
          <w:color w:val="0000FF"/>
          <w:shd w:val="clear" w:color="auto" w:fill="FFFF00"/>
          <w:rPrChange w:id="1712" w:author="Benjamin Devantier -du Plessis" w:date="2025-10-01T11:35:00Z" w16du:dateUtc="2025-10-01T09:35:00Z">
            <w:rPr>
              <w:b/>
              <w:bCs/>
              <w:color w:val="0000FF"/>
              <w:shd w:val="clear" w:color="auto" w:fill="FFFF00"/>
            </w:rPr>
          </w:rPrChange>
        </w:rPr>
        <w:t xml:space="preserve">Risk analysis and mitigation strategies </w:t>
      </w:r>
    </w:p>
    <w:p w14:paraId="614A547D" w14:textId="77777777" w:rsidR="00E80E54" w:rsidRDefault="00C3062C" w:rsidP="00E80E54">
      <w:pPr>
        <w:pStyle w:val="NormalWeb"/>
        <w:numPr>
          <w:ilvl w:val="0"/>
          <w:numId w:val="5"/>
        </w:numPr>
        <w:rPr>
          <w:color w:val="0000FF"/>
          <w:shd w:val="clear" w:color="auto" w:fill="FFFF00"/>
        </w:rPr>
      </w:pPr>
      <w:r w:rsidRPr="00E80E54">
        <w:rPr>
          <w:color w:val="0000FF"/>
          <w:shd w:val="clear" w:color="auto" w:fill="FFFF00"/>
          <w:rPrChange w:id="1713" w:author="Benjamin Devantier -du Plessis" w:date="2025-10-01T11:35:00Z" w16du:dateUtc="2025-10-01T09:35:00Z">
            <w:rPr>
              <w:b/>
              <w:bCs/>
              <w:color w:val="0000FF"/>
              <w:shd w:val="clear" w:color="auto" w:fill="FFFF00"/>
            </w:rPr>
          </w:rPrChange>
        </w:rPr>
        <w:t xml:space="preserve">Staff training and change management </w:t>
      </w:r>
    </w:p>
    <w:p w14:paraId="3A41EDF7" w14:textId="168AAE38" w:rsidR="00C731BB" w:rsidRPr="00E80E54" w:rsidRDefault="00C3062C" w:rsidP="00E80E54">
      <w:pPr>
        <w:pStyle w:val="NormalWeb"/>
        <w:numPr>
          <w:ilvl w:val="0"/>
          <w:numId w:val="5"/>
        </w:numPr>
        <w:rPr>
          <w:color w:val="0000FF"/>
          <w:shd w:val="clear" w:color="auto" w:fill="FFFF00"/>
          <w:rPrChange w:id="1714" w:author="Benjamin Devantier -du Plessis" w:date="2025-10-01T11:35:00Z" w16du:dateUtc="2025-10-01T09:35:00Z">
            <w:rPr>
              <w:b/>
              <w:bCs/>
              <w:color w:val="0000FF"/>
              <w:shd w:val="clear" w:color="auto" w:fill="FFFF00"/>
            </w:rPr>
          </w:rPrChange>
        </w:rPr>
      </w:pPr>
      <w:r w:rsidRPr="00E80E54">
        <w:rPr>
          <w:color w:val="0000FF"/>
          <w:shd w:val="clear" w:color="auto" w:fill="FFFF00"/>
          <w:rPrChange w:id="1715" w:author="Benjamin Devantier -du Plessis" w:date="2025-10-01T11:35:00Z" w16du:dateUtc="2025-10-01T09:35:00Z">
            <w:rPr>
              <w:b/>
              <w:bCs/>
              <w:color w:val="0000FF"/>
              <w:shd w:val="clear" w:color="auto" w:fill="FFFF00"/>
            </w:rPr>
          </w:rPrChange>
        </w:rPr>
        <w:t xml:space="preserve">Establishment of cloud security frameworks </w:t>
      </w:r>
    </w:p>
    <w:p w14:paraId="0D5849D8" w14:textId="77777777" w:rsidR="00C731BB" w:rsidRDefault="00C3062C">
      <w:pPr>
        <w:pStyle w:val="NormalWeb"/>
        <w:rPr>
          <w:b/>
          <w:bCs/>
          <w:color w:val="0000FF"/>
          <w:shd w:val="clear" w:color="auto" w:fill="FFFF00"/>
        </w:rPr>
      </w:pPr>
      <w:r>
        <w:rPr>
          <w:b/>
          <w:bCs/>
          <w:color w:val="0000FF"/>
          <w:shd w:val="clear" w:color="auto" w:fill="FFFF00"/>
        </w:rPr>
        <w:t xml:space="preserve">Phase 2: Pilot Implementation </w:t>
      </w:r>
    </w:p>
    <w:p w14:paraId="354596F5" w14:textId="77777777" w:rsidR="00E80E54" w:rsidRDefault="00C3062C" w:rsidP="00E80E54">
      <w:pPr>
        <w:pStyle w:val="NormalWeb"/>
        <w:numPr>
          <w:ilvl w:val="0"/>
          <w:numId w:val="6"/>
        </w:numPr>
        <w:rPr>
          <w:color w:val="0000FF"/>
          <w:shd w:val="clear" w:color="auto" w:fill="FFFF00"/>
        </w:rPr>
      </w:pPr>
      <w:r w:rsidRPr="0013183B">
        <w:rPr>
          <w:color w:val="0000FF"/>
          <w:shd w:val="clear" w:color="auto" w:fill="FFFF00"/>
          <w:rPrChange w:id="1716" w:author="Benjamin Devantier -du Plessis" w:date="2025-10-01T11:35:00Z" w16du:dateUtc="2025-10-01T09:35:00Z">
            <w:rPr>
              <w:b/>
              <w:bCs/>
              <w:color w:val="0000FF"/>
              <w:shd w:val="clear" w:color="auto" w:fill="FFFF00"/>
            </w:rPr>
          </w:rPrChange>
        </w:rPr>
        <w:t xml:space="preserve">Limited data migration for testing and validation </w:t>
      </w:r>
    </w:p>
    <w:p w14:paraId="227DAD8D" w14:textId="77777777" w:rsidR="00E80E54" w:rsidRDefault="00C3062C" w:rsidP="00E80E54">
      <w:pPr>
        <w:pStyle w:val="NormalWeb"/>
        <w:numPr>
          <w:ilvl w:val="0"/>
          <w:numId w:val="6"/>
        </w:numPr>
        <w:rPr>
          <w:color w:val="0000FF"/>
          <w:shd w:val="clear" w:color="auto" w:fill="FFFF00"/>
        </w:rPr>
      </w:pPr>
      <w:r w:rsidRPr="00E80E54">
        <w:rPr>
          <w:color w:val="0000FF"/>
          <w:shd w:val="clear" w:color="auto" w:fill="FFFF00"/>
          <w:rPrChange w:id="1717" w:author="Benjamin Devantier -du Plessis" w:date="2025-10-01T11:35:00Z" w16du:dateUtc="2025-10-01T09:35:00Z">
            <w:rPr>
              <w:b/>
              <w:bCs/>
              <w:color w:val="0000FF"/>
              <w:shd w:val="clear" w:color="auto" w:fill="FFFF00"/>
            </w:rPr>
          </w:rPrChange>
        </w:rPr>
        <w:t xml:space="preserve">Performance benchmarking and optimisation </w:t>
      </w:r>
    </w:p>
    <w:p w14:paraId="693732E0" w14:textId="77777777" w:rsidR="00E80E54" w:rsidRDefault="00C3062C" w:rsidP="00E80E54">
      <w:pPr>
        <w:pStyle w:val="NormalWeb"/>
        <w:numPr>
          <w:ilvl w:val="0"/>
          <w:numId w:val="6"/>
        </w:numPr>
        <w:rPr>
          <w:color w:val="0000FF"/>
          <w:shd w:val="clear" w:color="auto" w:fill="FFFF00"/>
        </w:rPr>
      </w:pPr>
      <w:r w:rsidRPr="00E80E54">
        <w:rPr>
          <w:color w:val="0000FF"/>
          <w:shd w:val="clear" w:color="auto" w:fill="FFFF00"/>
          <w:rPrChange w:id="1718" w:author="Benjamin Devantier -du Plessis" w:date="2025-10-01T11:35:00Z" w16du:dateUtc="2025-10-01T09:35:00Z">
            <w:rPr>
              <w:b/>
              <w:bCs/>
              <w:color w:val="0000FF"/>
              <w:shd w:val="clear" w:color="auto" w:fill="FFFF00"/>
            </w:rPr>
          </w:rPrChange>
        </w:rPr>
        <w:t xml:space="preserve">Security testing and compliance verification </w:t>
      </w:r>
    </w:p>
    <w:p w14:paraId="4EDA629D" w14:textId="54F57FDD" w:rsidR="00C731BB" w:rsidRPr="00E80E54" w:rsidRDefault="00C3062C" w:rsidP="00E80E54">
      <w:pPr>
        <w:pStyle w:val="NormalWeb"/>
        <w:numPr>
          <w:ilvl w:val="0"/>
          <w:numId w:val="6"/>
        </w:numPr>
        <w:rPr>
          <w:color w:val="0000FF"/>
          <w:shd w:val="clear" w:color="auto" w:fill="FFFF00"/>
          <w:rPrChange w:id="1719" w:author="Benjamin Devantier -du Plessis" w:date="2025-10-01T11:35:00Z" w16du:dateUtc="2025-10-01T09:35:00Z">
            <w:rPr>
              <w:b/>
              <w:bCs/>
              <w:color w:val="0000FF"/>
              <w:shd w:val="clear" w:color="auto" w:fill="FFFF00"/>
            </w:rPr>
          </w:rPrChange>
        </w:rPr>
      </w:pPr>
      <w:r w:rsidRPr="00E80E54">
        <w:rPr>
          <w:color w:val="0000FF"/>
          <w:shd w:val="clear" w:color="auto" w:fill="FFFF00"/>
          <w:rPrChange w:id="1720" w:author="Benjamin Devantier -du Plessis" w:date="2025-10-01T11:35:00Z" w16du:dateUtc="2025-10-01T09:35:00Z">
            <w:rPr>
              <w:b/>
              <w:bCs/>
              <w:color w:val="0000FF"/>
              <w:shd w:val="clear" w:color="auto" w:fill="FFFF00"/>
            </w:rPr>
          </w:rPrChange>
        </w:rPr>
        <w:t xml:space="preserve">User acceptance testing with core team members </w:t>
      </w:r>
    </w:p>
    <w:p w14:paraId="78F1CFB9" w14:textId="77777777" w:rsidR="00C731BB" w:rsidRDefault="00C731BB">
      <w:pPr>
        <w:rPr>
          <w:b/>
          <w:bCs/>
          <w:color w:val="0000FF"/>
          <w:shd w:val="clear" w:color="auto" w:fill="FFFF00"/>
        </w:rPr>
      </w:pPr>
      <w:r>
        <w:rPr>
          <w:b/>
          <w:bCs/>
          <w:color w:val="0000FF"/>
          <w:shd w:val="clear" w:color="auto" w:fill="FFFF00"/>
        </w:rPr>
        <w:br w:type="page"/>
      </w:r>
    </w:p>
    <w:p w14:paraId="0BD07C82" w14:textId="77777777" w:rsidR="00C731BB" w:rsidRDefault="00C3062C">
      <w:pPr>
        <w:pStyle w:val="NormalWeb"/>
        <w:rPr>
          <w:b/>
          <w:bCs/>
          <w:color w:val="0000FF"/>
          <w:shd w:val="clear" w:color="auto" w:fill="FFFF00"/>
        </w:rPr>
      </w:pPr>
      <w:r>
        <w:rPr>
          <w:b/>
          <w:bCs/>
          <w:color w:val="0000FF"/>
          <w:shd w:val="clear" w:color="auto" w:fill="FFFF00"/>
        </w:rPr>
        <w:lastRenderedPageBreak/>
        <w:t xml:space="preserve">Phase 3: Gradual Migration </w:t>
      </w:r>
    </w:p>
    <w:p w14:paraId="693FDBB6" w14:textId="77777777" w:rsidR="00E80E54" w:rsidRDefault="00C3062C" w:rsidP="00E80E54">
      <w:pPr>
        <w:pStyle w:val="NormalWeb"/>
        <w:numPr>
          <w:ilvl w:val="0"/>
          <w:numId w:val="7"/>
        </w:numPr>
        <w:rPr>
          <w:color w:val="0000FF"/>
          <w:shd w:val="clear" w:color="auto" w:fill="FFFF00"/>
        </w:rPr>
      </w:pPr>
      <w:r w:rsidRPr="0013183B">
        <w:rPr>
          <w:color w:val="0000FF"/>
          <w:shd w:val="clear" w:color="auto" w:fill="FFFF00"/>
          <w:rPrChange w:id="1721" w:author="Benjamin Devantier -du Plessis" w:date="2025-10-01T11:36:00Z" w16du:dateUtc="2025-10-01T09:36:00Z">
            <w:rPr>
              <w:b/>
              <w:bCs/>
              <w:color w:val="0000FF"/>
              <w:shd w:val="clear" w:color="auto" w:fill="FFFF00"/>
            </w:rPr>
          </w:rPrChange>
        </w:rPr>
        <w:t xml:space="preserve">Phased transfer of data categories starting with climate data </w:t>
      </w:r>
    </w:p>
    <w:p w14:paraId="05C55D36" w14:textId="77777777" w:rsidR="00E80E54" w:rsidRDefault="00C3062C" w:rsidP="00E80E54">
      <w:pPr>
        <w:pStyle w:val="NormalWeb"/>
        <w:numPr>
          <w:ilvl w:val="0"/>
          <w:numId w:val="7"/>
        </w:numPr>
        <w:rPr>
          <w:color w:val="0000FF"/>
          <w:shd w:val="clear" w:color="auto" w:fill="FFFF00"/>
        </w:rPr>
      </w:pPr>
      <w:r w:rsidRPr="00E80E54">
        <w:rPr>
          <w:color w:val="0000FF"/>
          <w:shd w:val="clear" w:color="auto" w:fill="FFFF00"/>
          <w:rPrChange w:id="1722" w:author="Benjamin Devantier -du Plessis" w:date="2025-10-01T11:36:00Z" w16du:dateUtc="2025-10-01T09:36:00Z">
            <w:rPr>
              <w:b/>
              <w:bCs/>
              <w:color w:val="0000FF"/>
              <w:shd w:val="clear" w:color="auto" w:fill="FFFF00"/>
            </w:rPr>
          </w:rPrChange>
        </w:rPr>
        <w:t xml:space="preserve">Dual-system operation for continuity </w:t>
      </w:r>
    </w:p>
    <w:p w14:paraId="3106338C" w14:textId="77777777" w:rsidR="00E80E54" w:rsidRDefault="00C3062C" w:rsidP="00E80E54">
      <w:pPr>
        <w:pStyle w:val="NormalWeb"/>
        <w:numPr>
          <w:ilvl w:val="0"/>
          <w:numId w:val="7"/>
        </w:numPr>
        <w:rPr>
          <w:color w:val="0000FF"/>
          <w:shd w:val="clear" w:color="auto" w:fill="FFFF00"/>
        </w:rPr>
      </w:pPr>
      <w:r w:rsidRPr="00E80E54">
        <w:rPr>
          <w:color w:val="0000FF"/>
          <w:shd w:val="clear" w:color="auto" w:fill="FFFF00"/>
          <w:rPrChange w:id="1723" w:author="Benjamin Devantier -du Plessis" w:date="2025-10-01T11:36:00Z" w16du:dateUtc="2025-10-01T09:36:00Z">
            <w:rPr>
              <w:b/>
              <w:bCs/>
              <w:color w:val="0000FF"/>
              <w:shd w:val="clear" w:color="auto" w:fill="FFFF00"/>
            </w:rPr>
          </w:rPrChange>
        </w:rPr>
        <w:t xml:space="preserve">Continuous monitoring and adjustment </w:t>
      </w:r>
    </w:p>
    <w:p w14:paraId="1DDDC413" w14:textId="7B8ED173" w:rsidR="00C731BB" w:rsidRPr="00E80E54" w:rsidRDefault="00C731BB" w:rsidP="00E80E54">
      <w:pPr>
        <w:pStyle w:val="NormalWeb"/>
        <w:numPr>
          <w:ilvl w:val="0"/>
          <w:numId w:val="7"/>
        </w:numPr>
        <w:rPr>
          <w:color w:val="0000FF"/>
          <w:shd w:val="clear" w:color="auto" w:fill="FFFF00"/>
          <w:rPrChange w:id="1724" w:author="Benjamin Devantier -du Plessis" w:date="2025-10-01T11:36:00Z" w16du:dateUtc="2025-10-01T09:36:00Z">
            <w:rPr>
              <w:b/>
              <w:bCs/>
              <w:color w:val="0000FF"/>
              <w:shd w:val="clear" w:color="auto" w:fill="FFFF00"/>
            </w:rPr>
          </w:rPrChange>
        </w:rPr>
      </w:pPr>
      <w:r w:rsidRPr="00E80E54">
        <w:rPr>
          <w:color w:val="0000FF"/>
          <w:shd w:val="clear" w:color="auto" w:fill="FFFF00"/>
          <w:rPrChange w:id="1725" w:author="Benjamin Devantier -du Plessis" w:date="2025-10-01T11:36:00Z" w16du:dateUtc="2025-10-01T09:36:00Z">
            <w:rPr>
              <w:b/>
              <w:bCs/>
              <w:color w:val="0000FF"/>
              <w:shd w:val="clear" w:color="auto" w:fill="FFFF00"/>
            </w:rPr>
          </w:rPrChange>
        </w:rPr>
        <w:t xml:space="preserve">Progressive migration of health data with enhanced security protocols </w:t>
      </w:r>
    </w:p>
    <w:p w14:paraId="3ADE5839" w14:textId="77777777" w:rsidR="00C731BB" w:rsidRDefault="00C3062C">
      <w:pPr>
        <w:pStyle w:val="NormalWeb"/>
        <w:rPr>
          <w:b/>
          <w:bCs/>
          <w:color w:val="0000FF"/>
          <w:shd w:val="clear" w:color="auto" w:fill="FFFF00"/>
        </w:rPr>
      </w:pPr>
      <w:r>
        <w:rPr>
          <w:b/>
          <w:bCs/>
          <w:color w:val="0000FF"/>
          <w:shd w:val="clear" w:color="auto" w:fill="FFFF00"/>
        </w:rPr>
        <w:t xml:space="preserve">Phase 4: Full Migration </w:t>
      </w:r>
    </w:p>
    <w:p w14:paraId="04916B6C" w14:textId="77777777" w:rsidR="00E80E54" w:rsidRDefault="00C3062C" w:rsidP="00E80E54">
      <w:pPr>
        <w:pStyle w:val="NormalWeb"/>
        <w:numPr>
          <w:ilvl w:val="0"/>
          <w:numId w:val="8"/>
        </w:numPr>
        <w:rPr>
          <w:color w:val="0000FF"/>
          <w:shd w:val="clear" w:color="auto" w:fill="FFFF00"/>
        </w:rPr>
      </w:pPr>
      <w:r w:rsidRPr="0013183B">
        <w:rPr>
          <w:color w:val="0000FF"/>
          <w:shd w:val="clear" w:color="auto" w:fill="FFFF00"/>
          <w:rPrChange w:id="1726" w:author="Benjamin Devantier -du Plessis" w:date="2025-10-01T11:36:00Z" w16du:dateUtc="2025-10-01T09:36:00Z">
            <w:rPr>
              <w:b/>
              <w:bCs/>
              <w:color w:val="0000FF"/>
              <w:shd w:val="clear" w:color="auto" w:fill="FFFF00"/>
            </w:rPr>
          </w:rPrChange>
        </w:rPr>
        <w:t xml:space="preserve">Complete transition to cloud infrastructure for new data </w:t>
      </w:r>
    </w:p>
    <w:p w14:paraId="2FA960E1" w14:textId="77777777" w:rsidR="00E80E54" w:rsidRDefault="00C3062C" w:rsidP="00E80E54">
      <w:pPr>
        <w:pStyle w:val="NormalWeb"/>
        <w:numPr>
          <w:ilvl w:val="0"/>
          <w:numId w:val="8"/>
        </w:numPr>
        <w:rPr>
          <w:color w:val="0000FF"/>
          <w:shd w:val="clear" w:color="auto" w:fill="FFFF00"/>
        </w:rPr>
      </w:pPr>
      <w:r w:rsidRPr="00E80E54">
        <w:rPr>
          <w:color w:val="0000FF"/>
          <w:shd w:val="clear" w:color="auto" w:fill="FFFF00"/>
          <w:rPrChange w:id="1727" w:author="Benjamin Devantier -du Plessis" w:date="2025-10-01T11:36:00Z" w16du:dateUtc="2025-10-01T09:36:00Z">
            <w:rPr>
              <w:b/>
              <w:bCs/>
              <w:color w:val="0000FF"/>
              <w:shd w:val="clear" w:color="auto" w:fill="FFFF00"/>
            </w:rPr>
          </w:rPrChange>
        </w:rPr>
        <w:t xml:space="preserve">Legacy system integration maintained during transition period </w:t>
      </w:r>
    </w:p>
    <w:p w14:paraId="6D40B5D6" w14:textId="77777777" w:rsidR="00E80E54" w:rsidRDefault="00C3062C" w:rsidP="00E80E54">
      <w:pPr>
        <w:pStyle w:val="NormalWeb"/>
        <w:numPr>
          <w:ilvl w:val="0"/>
          <w:numId w:val="8"/>
        </w:numPr>
        <w:rPr>
          <w:color w:val="0000FF"/>
          <w:shd w:val="clear" w:color="auto" w:fill="FFFF00"/>
        </w:rPr>
      </w:pPr>
      <w:r w:rsidRPr="00E80E54">
        <w:rPr>
          <w:color w:val="0000FF"/>
          <w:shd w:val="clear" w:color="auto" w:fill="FFFF00"/>
          <w:rPrChange w:id="1728" w:author="Benjamin Devantier -du Plessis" w:date="2025-10-01T11:36:00Z" w16du:dateUtc="2025-10-01T09:36:00Z">
            <w:rPr>
              <w:b/>
              <w:bCs/>
              <w:color w:val="0000FF"/>
              <w:shd w:val="clear" w:color="auto" w:fill="FFFF00"/>
            </w:rPr>
          </w:rPrChange>
        </w:rPr>
        <w:t xml:space="preserve">Final security and compliance validation </w:t>
      </w:r>
    </w:p>
    <w:p w14:paraId="5094E7B7" w14:textId="333E0488" w:rsidR="00C731BB" w:rsidRPr="00E80E54" w:rsidRDefault="00C3062C" w:rsidP="00E80E54">
      <w:pPr>
        <w:pStyle w:val="NormalWeb"/>
        <w:numPr>
          <w:ilvl w:val="0"/>
          <w:numId w:val="8"/>
        </w:numPr>
        <w:rPr>
          <w:color w:val="0000FF"/>
          <w:shd w:val="clear" w:color="auto" w:fill="FFFF00"/>
          <w:rPrChange w:id="1729" w:author="Benjamin Devantier -du Plessis" w:date="2025-10-01T11:36:00Z" w16du:dateUtc="2025-10-01T09:36:00Z">
            <w:rPr>
              <w:b/>
              <w:bCs/>
              <w:color w:val="0000FF"/>
              <w:shd w:val="clear" w:color="auto" w:fill="FFFF00"/>
            </w:rPr>
          </w:rPrChange>
        </w:rPr>
      </w:pPr>
      <w:r w:rsidRPr="00E80E54">
        <w:rPr>
          <w:color w:val="0000FF"/>
          <w:shd w:val="clear" w:color="auto" w:fill="FFFF00"/>
          <w:rPrChange w:id="1730" w:author="Benjamin Devantier -du Plessis" w:date="2025-10-01T11:36:00Z" w16du:dateUtc="2025-10-01T09:36:00Z">
            <w:rPr>
              <w:b/>
              <w:bCs/>
              <w:color w:val="0000FF"/>
              <w:shd w:val="clear" w:color="auto" w:fill="FFFF00"/>
            </w:rPr>
          </w:rPrChange>
        </w:rPr>
        <w:t xml:space="preserve">Full operational capability on cloud platform </w:t>
      </w:r>
    </w:p>
    <w:p w14:paraId="7CF0C89A" w14:textId="758AED20" w:rsidR="00C731BB" w:rsidRDefault="00C731BB">
      <w:pPr>
        <w:pStyle w:val="NormalWeb"/>
        <w:rPr>
          <w:b/>
          <w:bCs/>
          <w:color w:val="0000FF"/>
          <w:shd w:val="clear" w:color="auto" w:fill="FFFF00"/>
        </w:rPr>
      </w:pPr>
      <w:r>
        <w:rPr>
          <w:b/>
          <w:bCs/>
          <w:color w:val="0000FF"/>
          <w:shd w:val="clear" w:color="auto" w:fill="FFFF00"/>
        </w:rPr>
        <w:t xml:space="preserve">A.1.2 Data Provider Communication Framework </w:t>
      </w:r>
    </w:p>
    <w:p w14:paraId="7C3C290E" w14:textId="2DA612A0" w:rsidR="00C731BB" w:rsidRPr="0013183B" w:rsidRDefault="00C3062C">
      <w:pPr>
        <w:pStyle w:val="NormalWeb"/>
        <w:rPr>
          <w:color w:val="0000FF"/>
          <w:shd w:val="clear" w:color="auto" w:fill="FFFF00"/>
          <w:rPrChange w:id="1731" w:author="Benjamin Devantier -du Plessis" w:date="2025-10-01T11:36:00Z" w16du:dateUtc="2025-10-01T09:36:00Z">
            <w:rPr>
              <w:b/>
              <w:bCs/>
              <w:color w:val="0000FF"/>
              <w:shd w:val="clear" w:color="auto" w:fill="FFFF00"/>
            </w:rPr>
          </w:rPrChange>
        </w:rPr>
      </w:pPr>
      <w:r w:rsidRPr="0013183B">
        <w:rPr>
          <w:color w:val="0000FF"/>
          <w:shd w:val="clear" w:color="auto" w:fill="FFFF00"/>
          <w:rPrChange w:id="1732" w:author="Benjamin Devantier -du Plessis" w:date="2025-10-01T11:36:00Z" w16du:dateUtc="2025-10-01T09:36:00Z">
            <w:rPr>
              <w:b/>
              <w:bCs/>
              <w:color w:val="0000FF"/>
              <w:shd w:val="clear" w:color="auto" w:fill="FFFF00"/>
            </w:rPr>
          </w:rPrChange>
        </w:rPr>
        <w:t xml:space="preserve">Generic Email Template for Data Providers: </w:t>
      </w:r>
    </w:p>
    <w:p w14:paraId="561DC059" w14:textId="77777777" w:rsidR="00C731BB" w:rsidRPr="0013183B" w:rsidRDefault="00C3062C">
      <w:pPr>
        <w:pStyle w:val="NormalWeb"/>
        <w:rPr>
          <w:color w:val="0000FF"/>
          <w:shd w:val="clear" w:color="auto" w:fill="FFFF00"/>
          <w:rPrChange w:id="1733" w:author="Benjamin Devantier -du Plessis" w:date="2025-10-01T11:36:00Z" w16du:dateUtc="2025-10-01T09:36:00Z">
            <w:rPr>
              <w:b/>
              <w:bCs/>
              <w:color w:val="0000FF"/>
              <w:shd w:val="clear" w:color="auto" w:fill="FFFF00"/>
            </w:rPr>
          </w:rPrChange>
        </w:rPr>
      </w:pPr>
      <w:r w:rsidRPr="0013183B">
        <w:rPr>
          <w:color w:val="0000FF"/>
          <w:shd w:val="clear" w:color="auto" w:fill="FFFF00"/>
          <w:rPrChange w:id="1734" w:author="Benjamin Devantier -du Plessis" w:date="2025-10-01T11:36:00Z" w16du:dateUtc="2025-10-01T09:36:00Z">
            <w:rPr>
              <w:b/>
              <w:bCs/>
              <w:color w:val="0000FF"/>
              <w:shd w:val="clear" w:color="auto" w:fill="FFFF00"/>
            </w:rPr>
          </w:rPrChange>
        </w:rPr>
        <w:t xml:space="preserve">Subject: HE²AT Center Infrastructure Transition Update </w:t>
      </w:r>
    </w:p>
    <w:p w14:paraId="1327FA5E" w14:textId="77777777" w:rsidR="00C731BB" w:rsidRDefault="00C3062C">
      <w:pPr>
        <w:pStyle w:val="NormalWeb"/>
        <w:rPr>
          <w:b/>
          <w:bCs/>
          <w:color w:val="0000FF"/>
          <w:shd w:val="clear" w:color="auto" w:fill="FFFF00"/>
        </w:rPr>
      </w:pPr>
      <w:r>
        <w:rPr>
          <w:b/>
          <w:bCs/>
          <w:color w:val="0000FF"/>
          <w:shd w:val="clear" w:color="auto" w:fill="FFFF00"/>
        </w:rPr>
        <w:t xml:space="preserve">Dear [Data Provider Name], </w:t>
      </w:r>
    </w:p>
    <w:p w14:paraId="4CCA1B41" w14:textId="77777777" w:rsidR="00C731BB" w:rsidRPr="0013183B" w:rsidRDefault="00C3062C">
      <w:pPr>
        <w:pStyle w:val="NormalWeb"/>
        <w:rPr>
          <w:color w:val="0000FF"/>
          <w:shd w:val="clear" w:color="auto" w:fill="FFFF00"/>
          <w:rPrChange w:id="1735" w:author="Benjamin Devantier -du Plessis" w:date="2025-10-01T11:36:00Z" w16du:dateUtc="2025-10-01T09:36:00Z">
            <w:rPr>
              <w:b/>
              <w:bCs/>
              <w:color w:val="0000FF"/>
              <w:shd w:val="clear" w:color="auto" w:fill="FFFF00"/>
            </w:rPr>
          </w:rPrChange>
        </w:rPr>
      </w:pPr>
      <w:r w:rsidRPr="0013183B">
        <w:rPr>
          <w:color w:val="0000FF"/>
          <w:shd w:val="clear" w:color="auto" w:fill="FFFF00"/>
          <w:rPrChange w:id="1736" w:author="Benjamin Devantier -du Plessis" w:date="2025-10-01T11:36:00Z" w16du:dateUtc="2025-10-01T09:36:00Z">
            <w:rPr>
              <w:b/>
              <w:bCs/>
              <w:color w:val="0000FF"/>
              <w:shd w:val="clear" w:color="auto" w:fill="FFFF00"/>
            </w:rPr>
          </w:rPrChange>
        </w:rPr>
        <w:t xml:space="preserve">We are writing to inform you about an important infrastructure transition taking place within the HE²AT Center during Year 5 of our project. We are implementing a migration from our current UCT on-premise infrastructure to a WHC-managed cloud environment. </w:t>
      </w:r>
    </w:p>
    <w:p w14:paraId="7857E65E" w14:textId="77777777" w:rsidR="00C731BB" w:rsidRDefault="00C3062C">
      <w:pPr>
        <w:pStyle w:val="NormalWeb"/>
        <w:rPr>
          <w:b/>
          <w:bCs/>
          <w:color w:val="0000FF"/>
          <w:shd w:val="clear" w:color="auto" w:fill="FFFF00"/>
        </w:rPr>
      </w:pPr>
      <w:r>
        <w:rPr>
          <w:b/>
          <w:bCs/>
          <w:color w:val="0000FF"/>
          <w:shd w:val="clear" w:color="auto" w:fill="FFFF00"/>
        </w:rPr>
        <w:t xml:space="preserve">Key Points: </w:t>
      </w:r>
    </w:p>
    <w:p w14:paraId="7D3DE9FE" w14:textId="77777777" w:rsidR="00E80E54" w:rsidRDefault="00C3062C" w:rsidP="00E80E54">
      <w:pPr>
        <w:pStyle w:val="NormalWeb"/>
        <w:numPr>
          <w:ilvl w:val="0"/>
          <w:numId w:val="9"/>
        </w:numPr>
        <w:rPr>
          <w:color w:val="0000FF"/>
          <w:shd w:val="clear" w:color="auto" w:fill="FFFF00"/>
        </w:rPr>
      </w:pPr>
      <w:del w:id="1737" w:author="Benjamin Devantier -du Plessis" w:date="2025-10-01T15:32:00Z" w16du:dateUtc="2025-10-01T13:32:00Z">
        <w:r w:rsidRPr="0013183B" w:rsidDel="00C94D51">
          <w:rPr>
            <w:color w:val="0000FF"/>
            <w:shd w:val="clear" w:color="auto" w:fill="FFFF00"/>
            <w:rPrChange w:id="1738" w:author="Benjamin Devantier -du Plessis" w:date="2025-10-01T11:36:00Z" w16du:dateUtc="2025-10-01T09:36:00Z">
              <w:rPr>
                <w:b/>
                <w:bCs/>
                <w:color w:val="0000FF"/>
                <w:shd w:val="clear" w:color="auto" w:fill="FFFF00"/>
              </w:rPr>
            </w:rPrChange>
          </w:rPr>
          <w:delText xml:space="preserve"> </w:delText>
        </w:r>
      </w:del>
      <w:r w:rsidRPr="0013183B">
        <w:rPr>
          <w:color w:val="0000FF"/>
          <w:shd w:val="clear" w:color="auto" w:fill="FFFF00"/>
          <w:rPrChange w:id="1739" w:author="Benjamin Devantier -du Plessis" w:date="2025-10-01T11:36:00Z" w16du:dateUtc="2025-10-01T09:36:00Z">
            <w:rPr>
              <w:b/>
              <w:bCs/>
              <w:color w:val="0000FF"/>
              <w:shd w:val="clear" w:color="auto" w:fill="FFFF00"/>
            </w:rPr>
          </w:rPrChange>
        </w:rPr>
        <w:t xml:space="preserve">This transition enhances data security with AES-256 encryption and 24/7 monitoring </w:t>
      </w:r>
    </w:p>
    <w:p w14:paraId="497597A3" w14:textId="77777777" w:rsidR="00E80E54" w:rsidRDefault="00C3062C" w:rsidP="00E80E54">
      <w:pPr>
        <w:pStyle w:val="NormalWeb"/>
        <w:numPr>
          <w:ilvl w:val="0"/>
          <w:numId w:val="9"/>
        </w:numPr>
        <w:rPr>
          <w:color w:val="0000FF"/>
          <w:shd w:val="clear" w:color="auto" w:fill="FFFF00"/>
        </w:rPr>
      </w:pPr>
      <w:r w:rsidRPr="00E80E54">
        <w:rPr>
          <w:color w:val="0000FF"/>
          <w:shd w:val="clear" w:color="auto" w:fill="FFFF00"/>
          <w:rPrChange w:id="1740" w:author="Benjamin Devantier -du Plessis" w:date="2025-10-01T11:36:00Z" w16du:dateUtc="2025-10-01T09:36:00Z">
            <w:rPr>
              <w:b/>
              <w:bCs/>
              <w:color w:val="0000FF"/>
              <w:shd w:val="clear" w:color="auto" w:fill="FFFF00"/>
            </w:rPr>
          </w:rPrChange>
        </w:rPr>
        <w:t xml:space="preserve">All POPIA compliance measures remain fully in effect </w:t>
      </w:r>
    </w:p>
    <w:p w14:paraId="61924A51" w14:textId="77777777" w:rsidR="00E80E54" w:rsidRDefault="00C3062C" w:rsidP="00E80E54">
      <w:pPr>
        <w:pStyle w:val="NormalWeb"/>
        <w:numPr>
          <w:ilvl w:val="0"/>
          <w:numId w:val="9"/>
        </w:numPr>
        <w:rPr>
          <w:color w:val="0000FF"/>
          <w:shd w:val="clear" w:color="auto" w:fill="FFFF00"/>
        </w:rPr>
      </w:pPr>
      <w:r w:rsidRPr="00E80E54">
        <w:rPr>
          <w:color w:val="0000FF"/>
          <w:shd w:val="clear" w:color="auto" w:fill="FFFF00"/>
          <w:rPrChange w:id="1741" w:author="Benjamin Devantier -du Plessis" w:date="2025-10-01T11:36:00Z" w16du:dateUtc="2025-10-01T09:36:00Z">
            <w:rPr>
              <w:b/>
              <w:bCs/>
              <w:color w:val="0000FF"/>
              <w:shd w:val="clear" w:color="auto" w:fill="FFFF00"/>
            </w:rPr>
          </w:rPrChange>
        </w:rPr>
        <w:t xml:space="preserve">Your data remains protected under the same ethical and legal frameworks </w:t>
      </w:r>
    </w:p>
    <w:p w14:paraId="4C7A765C" w14:textId="6326C64C" w:rsidR="00C731BB" w:rsidRPr="00E80E54" w:rsidRDefault="00C3062C" w:rsidP="00E80E54">
      <w:pPr>
        <w:pStyle w:val="NormalWeb"/>
        <w:numPr>
          <w:ilvl w:val="0"/>
          <w:numId w:val="9"/>
        </w:numPr>
        <w:rPr>
          <w:color w:val="0000FF"/>
          <w:shd w:val="clear" w:color="auto" w:fill="FFFF00"/>
          <w:rPrChange w:id="1742" w:author="Benjamin Devantier -du Plessis" w:date="2025-10-01T11:36:00Z" w16du:dateUtc="2025-10-01T09:36:00Z">
            <w:rPr>
              <w:b/>
              <w:bCs/>
              <w:color w:val="0000FF"/>
              <w:shd w:val="clear" w:color="auto" w:fill="FFFF00"/>
            </w:rPr>
          </w:rPrChange>
        </w:rPr>
      </w:pPr>
      <w:r w:rsidRPr="00E80E54">
        <w:rPr>
          <w:color w:val="0000FF"/>
          <w:shd w:val="clear" w:color="auto" w:fill="FFFF00"/>
          <w:rPrChange w:id="1743" w:author="Benjamin Devantier -du Plessis" w:date="2025-10-01T11:36:00Z" w16du:dateUtc="2025-10-01T09:36:00Z">
            <w:rPr>
              <w:b/>
              <w:bCs/>
              <w:color w:val="0000FF"/>
              <w:shd w:val="clear" w:color="auto" w:fill="FFFF00"/>
            </w:rPr>
          </w:rPrChange>
        </w:rPr>
        <w:t xml:space="preserve">The transition will be completed by the end of Year 5 </w:t>
      </w:r>
    </w:p>
    <w:p w14:paraId="10A4BB00" w14:textId="77777777" w:rsidR="00C731BB" w:rsidRPr="0013183B" w:rsidRDefault="00C3062C">
      <w:pPr>
        <w:pStyle w:val="NormalWeb"/>
        <w:rPr>
          <w:color w:val="0000FF"/>
          <w:shd w:val="clear" w:color="auto" w:fill="FFFF00"/>
          <w:rPrChange w:id="1744" w:author="Benjamin Devantier -du Plessis" w:date="2025-10-01T11:36:00Z" w16du:dateUtc="2025-10-01T09:36:00Z">
            <w:rPr>
              <w:b/>
              <w:bCs/>
              <w:color w:val="0000FF"/>
              <w:shd w:val="clear" w:color="auto" w:fill="FFFF00"/>
            </w:rPr>
          </w:rPrChange>
        </w:rPr>
      </w:pPr>
      <w:r w:rsidRPr="0013183B">
        <w:rPr>
          <w:color w:val="0000FF"/>
          <w:shd w:val="clear" w:color="auto" w:fill="FFFF00"/>
          <w:rPrChange w:id="1745" w:author="Benjamin Devantier -du Plessis" w:date="2025-10-01T11:36:00Z" w16du:dateUtc="2025-10-01T09:36:00Z">
            <w:rPr>
              <w:b/>
              <w:bCs/>
              <w:color w:val="0000FF"/>
              <w:shd w:val="clear" w:color="auto" w:fill="FFFF00"/>
            </w:rPr>
          </w:rPrChange>
        </w:rPr>
        <w:lastRenderedPageBreak/>
        <w:t xml:space="preserve">During this transition period, we maintain dual infrastructure capabilities to ensure continuity and security. We are committed to transparency throughout this process and welcome any questions or concerns. </w:t>
      </w:r>
    </w:p>
    <w:p w14:paraId="07A43E5B" w14:textId="77777777" w:rsidR="00C731BB" w:rsidRDefault="00C3062C">
      <w:pPr>
        <w:pStyle w:val="NormalWeb"/>
        <w:rPr>
          <w:b/>
          <w:bCs/>
          <w:color w:val="0000FF"/>
          <w:shd w:val="clear" w:color="auto" w:fill="FFFF00"/>
        </w:rPr>
      </w:pPr>
      <w:r w:rsidRPr="0013183B">
        <w:rPr>
          <w:color w:val="0000FF"/>
          <w:shd w:val="clear" w:color="auto" w:fill="FFFF00"/>
          <w:rPrChange w:id="1746" w:author="Benjamin Devantier -du Plessis" w:date="2025-10-01T11:36:00Z" w16du:dateUtc="2025-10-01T09:36:00Z">
            <w:rPr>
              <w:b/>
              <w:bCs/>
              <w:color w:val="0000FF"/>
              <w:shd w:val="clear" w:color="auto" w:fill="FFFF00"/>
            </w:rPr>
          </w:rPrChange>
        </w:rPr>
        <w:t>For any inquiries, please contact our Data Management team</w:t>
      </w:r>
      <w:r>
        <w:rPr>
          <w:b/>
          <w:bCs/>
          <w:color w:val="0000FF"/>
          <w:shd w:val="clear" w:color="auto" w:fill="FFFF00"/>
        </w:rPr>
        <w:t xml:space="preserve">. </w:t>
      </w:r>
    </w:p>
    <w:p w14:paraId="3D79C06B" w14:textId="77777777" w:rsidR="00C731BB" w:rsidRDefault="00C3062C">
      <w:pPr>
        <w:pStyle w:val="NormalWeb"/>
        <w:rPr>
          <w:b/>
          <w:bCs/>
          <w:color w:val="0000FF"/>
          <w:shd w:val="clear" w:color="auto" w:fill="FFFF00"/>
        </w:rPr>
      </w:pPr>
      <w:r>
        <w:rPr>
          <w:b/>
          <w:bCs/>
          <w:color w:val="0000FF"/>
          <w:shd w:val="clear" w:color="auto" w:fill="FFFF00"/>
        </w:rPr>
        <w:t xml:space="preserve">Thank you for your continued partnership. </w:t>
      </w:r>
    </w:p>
    <w:p w14:paraId="5AE9B4D8" w14:textId="0B119B26" w:rsidR="00FD7366" w:rsidRPr="00C731BB" w:rsidRDefault="00C3062C">
      <w:pPr>
        <w:pStyle w:val="NormalWeb"/>
        <w:rPr>
          <w:b/>
          <w:bCs/>
          <w:color w:val="0000FF"/>
          <w:shd w:val="clear" w:color="auto" w:fill="FFFF00"/>
        </w:rPr>
      </w:pPr>
      <w:r>
        <w:rPr>
          <w:b/>
          <w:bCs/>
          <w:color w:val="0000FF"/>
          <w:shd w:val="clear" w:color="auto" w:fill="FFFF00"/>
        </w:rPr>
        <w:t>Sincerely, HE²AT Center Data Management Team</w:t>
      </w:r>
    </w:p>
    <w:p w14:paraId="52CBA5F9" w14:textId="77777777" w:rsidR="00FD7366" w:rsidRDefault="00C3062C">
      <w:pPr>
        <w:pStyle w:val="NormalWeb"/>
        <w:rPr>
          <w:strike/>
          <w:color w:val="FF0000"/>
        </w:rPr>
      </w:pPr>
      <w:del w:id="1747" w:author="Unknown">
        <w:r>
          <w:rPr>
            <w:strike/>
            <w:color w:val="FF0000"/>
          </w:rPr>
          <w:delText>[V1.0 had basic data sources table]</w:delText>
        </w:r>
      </w:del>
    </w:p>
    <w:p w14:paraId="0C72EB1E" w14:textId="77777777" w:rsidR="005E4D05" w:rsidRDefault="005E4D05">
      <w:pPr>
        <w:rPr>
          <w:b/>
          <w:bCs/>
          <w:sz w:val="36"/>
          <w:szCs w:val="36"/>
        </w:rPr>
      </w:pPr>
      <w:r>
        <w:br w:type="page"/>
      </w:r>
    </w:p>
    <w:p w14:paraId="69AB23B0" w14:textId="527C7A76" w:rsidR="00FD7366" w:rsidRDefault="00C3062C">
      <w:pPr>
        <w:pStyle w:val="Heading2"/>
      </w:pPr>
      <w:bookmarkStart w:id="1748" w:name="_Toc210224918"/>
      <w:r>
        <w:lastRenderedPageBreak/>
        <w:t>Annex2: Key data sources</w:t>
      </w:r>
      <w:bookmarkEnd w:id="1748"/>
    </w:p>
    <w:tbl>
      <w:tblPr>
        <w:tblStyle w:val="Table"/>
        <w:tblW w:w="13170" w:type="dxa"/>
        <w:tblInd w:w="0" w:type="dxa"/>
        <w:tblLayout w:type="fixed"/>
        <w:tblLook w:val="0020" w:firstRow="1" w:lastRow="0" w:firstColumn="0" w:lastColumn="0" w:noHBand="0" w:noVBand="0"/>
      </w:tblPr>
      <w:tblGrid>
        <w:gridCol w:w="1548"/>
        <w:gridCol w:w="1800"/>
        <w:gridCol w:w="3234"/>
        <w:gridCol w:w="2523"/>
        <w:gridCol w:w="1259"/>
        <w:gridCol w:w="1349"/>
        <w:gridCol w:w="1457"/>
      </w:tblGrid>
      <w:tr w:rsidR="00C731BB" w14:paraId="640F72BD" w14:textId="77777777" w:rsidTr="00C731BB">
        <w:trPr>
          <w:cnfStyle w:val="100000000000" w:firstRow="1" w:lastRow="0" w:firstColumn="0" w:lastColumn="0" w:oddVBand="0" w:evenVBand="0" w:oddHBand="0" w:evenHBand="0" w:firstRowFirstColumn="0" w:firstRowLastColumn="0" w:lastRowFirstColumn="0" w:lastRowLastColumn="0"/>
          <w:trHeight w:val="300"/>
          <w:tblHeader/>
          <w:ins w:id="1749" w:author="Benjamin Devantier -du Plessis" w:date="2025-10-01T11:29:00Z"/>
        </w:trPr>
        <w:tc>
          <w:tcPr>
            <w:tcW w:w="1548" w:type="dxa"/>
            <w:tcBorders>
              <w:top w:val="nil"/>
              <w:left w:val="nil"/>
              <w:right w:val="nil"/>
            </w:tcBorders>
            <w:hideMark/>
          </w:tcPr>
          <w:p w14:paraId="53E76144" w14:textId="77777777" w:rsidR="00C731BB" w:rsidRDefault="00C731BB">
            <w:pPr>
              <w:pStyle w:val="Compact"/>
              <w:rPr>
                <w:ins w:id="1750" w:author="Benjamin Devantier -du Plessis" w:date="2025-10-01T11:29:00Z" w16du:dateUtc="2025-10-01T09:29:00Z"/>
              </w:rPr>
            </w:pPr>
            <w:ins w:id="1751" w:author="Benjamin Devantier -du Plessis" w:date="2025-10-01T11:29:00Z" w16du:dateUtc="2025-10-01T09:29:00Z">
              <w:r>
                <w:rPr>
                  <w:b/>
                  <w:bCs/>
                </w:rPr>
                <w:t>Data type</w:t>
              </w:r>
            </w:ins>
          </w:p>
        </w:tc>
        <w:tc>
          <w:tcPr>
            <w:tcW w:w="1800" w:type="dxa"/>
            <w:tcBorders>
              <w:top w:val="nil"/>
              <w:left w:val="nil"/>
              <w:right w:val="nil"/>
            </w:tcBorders>
            <w:hideMark/>
          </w:tcPr>
          <w:p w14:paraId="6E8B5DB8" w14:textId="77777777" w:rsidR="00C731BB" w:rsidRDefault="00C731BB">
            <w:pPr>
              <w:pStyle w:val="Compact"/>
              <w:rPr>
                <w:ins w:id="1752" w:author="Benjamin Devantier -du Plessis" w:date="2025-10-01T11:29:00Z" w16du:dateUtc="2025-10-01T09:29:00Z"/>
              </w:rPr>
            </w:pPr>
            <w:ins w:id="1753" w:author="Benjamin Devantier -du Plessis" w:date="2025-10-01T11:29:00Z" w16du:dateUtc="2025-10-01T09:29:00Z">
              <w:r>
                <w:rPr>
                  <w:b/>
                  <w:bCs/>
                </w:rPr>
                <w:t>Dataset</w:t>
              </w:r>
            </w:ins>
          </w:p>
        </w:tc>
        <w:tc>
          <w:tcPr>
            <w:tcW w:w="3236" w:type="dxa"/>
            <w:tcBorders>
              <w:top w:val="nil"/>
              <w:left w:val="nil"/>
              <w:right w:val="nil"/>
            </w:tcBorders>
            <w:hideMark/>
          </w:tcPr>
          <w:p w14:paraId="73974AE2" w14:textId="77777777" w:rsidR="00C731BB" w:rsidRDefault="00C731BB">
            <w:pPr>
              <w:pStyle w:val="Compact"/>
              <w:rPr>
                <w:ins w:id="1754" w:author="Benjamin Devantier -du Plessis" w:date="2025-10-01T11:29:00Z" w16du:dateUtc="2025-10-01T09:29:00Z"/>
              </w:rPr>
            </w:pPr>
            <w:ins w:id="1755" w:author="Benjamin Devantier -du Plessis" w:date="2025-10-01T11:29:00Z" w16du:dateUtc="2025-10-01T09:29:00Z">
              <w:r>
                <w:rPr>
                  <w:b/>
                  <w:bCs/>
                </w:rPr>
                <w:t>Data owner/provider</w:t>
              </w:r>
            </w:ins>
          </w:p>
        </w:tc>
        <w:tc>
          <w:tcPr>
            <w:tcW w:w="2524" w:type="dxa"/>
            <w:tcBorders>
              <w:top w:val="nil"/>
              <w:left w:val="nil"/>
              <w:right w:val="nil"/>
            </w:tcBorders>
            <w:hideMark/>
          </w:tcPr>
          <w:p w14:paraId="0E20C7A6" w14:textId="77777777" w:rsidR="00C731BB" w:rsidRDefault="00C731BB">
            <w:pPr>
              <w:pStyle w:val="Compact"/>
              <w:rPr>
                <w:ins w:id="1756" w:author="Benjamin Devantier -du Plessis" w:date="2025-10-01T11:29:00Z" w16du:dateUtc="2025-10-01T09:29:00Z"/>
              </w:rPr>
            </w:pPr>
            <w:ins w:id="1757" w:author="Benjamin Devantier -du Plessis" w:date="2025-10-01T11:29:00Z" w16du:dateUtc="2025-10-01T09:29:00Z">
              <w:r>
                <w:rPr>
                  <w:b/>
                  <w:bCs/>
                </w:rPr>
                <w:t>Variables</w:t>
              </w:r>
            </w:ins>
          </w:p>
        </w:tc>
        <w:tc>
          <w:tcPr>
            <w:tcW w:w="1260" w:type="dxa"/>
            <w:tcBorders>
              <w:top w:val="nil"/>
              <w:left w:val="nil"/>
              <w:right w:val="nil"/>
            </w:tcBorders>
            <w:hideMark/>
          </w:tcPr>
          <w:p w14:paraId="1A97F569" w14:textId="77777777" w:rsidR="00C731BB" w:rsidRDefault="00C731BB">
            <w:pPr>
              <w:pStyle w:val="Compact"/>
              <w:rPr>
                <w:ins w:id="1758" w:author="Benjamin Devantier -du Plessis" w:date="2025-10-01T11:29:00Z" w16du:dateUtc="2025-10-01T09:29:00Z"/>
              </w:rPr>
            </w:pPr>
            <w:ins w:id="1759" w:author="Benjamin Devantier -du Plessis" w:date="2025-10-01T11:29:00Z" w16du:dateUtc="2025-10-01T09:29:00Z">
              <w:r>
                <w:rPr>
                  <w:b/>
                  <w:bCs/>
                </w:rPr>
                <w:t>Spatial coverage</w:t>
              </w:r>
            </w:ins>
          </w:p>
        </w:tc>
        <w:tc>
          <w:tcPr>
            <w:tcW w:w="1350" w:type="dxa"/>
            <w:tcBorders>
              <w:top w:val="nil"/>
              <w:left w:val="nil"/>
              <w:right w:val="nil"/>
            </w:tcBorders>
            <w:hideMark/>
          </w:tcPr>
          <w:p w14:paraId="52AE8945" w14:textId="77777777" w:rsidR="00C731BB" w:rsidRDefault="00C731BB">
            <w:pPr>
              <w:pStyle w:val="Compact"/>
              <w:rPr>
                <w:ins w:id="1760" w:author="Benjamin Devantier -du Plessis" w:date="2025-10-01T11:29:00Z" w16du:dateUtc="2025-10-01T09:29:00Z"/>
              </w:rPr>
            </w:pPr>
            <w:ins w:id="1761" w:author="Benjamin Devantier -du Plessis" w:date="2025-10-01T11:29:00Z" w16du:dateUtc="2025-10-01T09:29:00Z">
              <w:r>
                <w:rPr>
                  <w:b/>
                  <w:bCs/>
                </w:rPr>
                <w:t>Temporal coverage</w:t>
              </w:r>
            </w:ins>
          </w:p>
        </w:tc>
        <w:tc>
          <w:tcPr>
            <w:tcW w:w="1458" w:type="dxa"/>
            <w:tcBorders>
              <w:top w:val="nil"/>
              <w:left w:val="nil"/>
              <w:right w:val="nil"/>
            </w:tcBorders>
            <w:hideMark/>
          </w:tcPr>
          <w:p w14:paraId="0CD50AE4" w14:textId="77777777" w:rsidR="00C731BB" w:rsidRDefault="00C731BB">
            <w:pPr>
              <w:pStyle w:val="Compact"/>
              <w:rPr>
                <w:ins w:id="1762" w:author="Benjamin Devantier -du Plessis" w:date="2025-10-01T11:29:00Z" w16du:dateUtc="2025-10-01T09:29:00Z"/>
              </w:rPr>
            </w:pPr>
            <w:ins w:id="1763" w:author="Benjamin Devantier -du Plessis" w:date="2025-10-01T11:29:00Z" w16du:dateUtc="2025-10-01T09:29:00Z">
              <w:r>
                <w:rPr>
                  <w:b/>
                  <w:bCs/>
                </w:rPr>
                <w:t>Intended use</w:t>
              </w:r>
            </w:ins>
          </w:p>
        </w:tc>
      </w:tr>
      <w:tr w:rsidR="00C731BB" w14:paraId="437BCC12" w14:textId="77777777" w:rsidTr="00C731BB">
        <w:trPr>
          <w:trHeight w:val="300"/>
          <w:ins w:id="1764" w:author="Benjamin Devantier -du Plessis" w:date="2025-10-01T11:29:00Z"/>
        </w:trPr>
        <w:tc>
          <w:tcPr>
            <w:tcW w:w="1548" w:type="dxa"/>
            <w:hideMark/>
          </w:tcPr>
          <w:p w14:paraId="3FB1B96B" w14:textId="77777777" w:rsidR="00C731BB" w:rsidRDefault="00C731BB">
            <w:pPr>
              <w:pStyle w:val="Compact"/>
              <w:rPr>
                <w:ins w:id="1765" w:author="Benjamin Devantier -du Plessis" w:date="2025-10-01T11:29:00Z" w16du:dateUtc="2025-10-01T09:29:00Z"/>
              </w:rPr>
            </w:pPr>
            <w:ins w:id="1766" w:author="Benjamin Devantier -du Plessis" w:date="2025-10-01T11:29:00Z" w16du:dateUtc="2025-10-01T09:29:00Z">
              <w:r>
                <w:rPr>
                  <w:b/>
                  <w:bCs/>
                </w:rPr>
                <w:t>Climate data</w:t>
              </w:r>
            </w:ins>
          </w:p>
        </w:tc>
        <w:tc>
          <w:tcPr>
            <w:tcW w:w="1800" w:type="dxa"/>
            <w:hideMark/>
          </w:tcPr>
          <w:p w14:paraId="202301E9" w14:textId="77777777" w:rsidR="00C731BB" w:rsidRDefault="00C731BB">
            <w:pPr>
              <w:pStyle w:val="Compact"/>
              <w:rPr>
                <w:ins w:id="1767" w:author="Benjamin Devantier -du Plessis" w:date="2025-10-01T11:29:00Z" w16du:dateUtc="2025-10-01T09:29:00Z"/>
              </w:rPr>
            </w:pPr>
            <w:ins w:id="1768" w:author="Benjamin Devantier -du Plessis" w:date="2025-10-01T11:29:00Z" w16du:dateUtc="2025-10-01T09:29:00Z">
              <w:r>
                <w:t>ERA5 Reanalysis</w:t>
              </w:r>
            </w:ins>
          </w:p>
        </w:tc>
        <w:tc>
          <w:tcPr>
            <w:tcW w:w="3236" w:type="dxa"/>
            <w:hideMark/>
          </w:tcPr>
          <w:p w14:paraId="7A0CF86B" w14:textId="77777777" w:rsidR="00C731BB" w:rsidRDefault="00C731BB">
            <w:pPr>
              <w:pStyle w:val="Compact"/>
              <w:rPr>
                <w:ins w:id="1769" w:author="Benjamin Devantier -du Plessis" w:date="2025-10-01T11:29:00Z" w16du:dateUtc="2025-10-01T09:29:00Z"/>
              </w:rPr>
            </w:pPr>
            <w:ins w:id="1770" w:author="Benjamin Devantier -du Plessis" w:date="2025-10-01T11:29:00Z" w16du:dateUtc="2025-10-01T09:29:00Z">
              <w:r>
                <w:t>ECMWF/Copernicus Climate Data Store</w:t>
              </w:r>
            </w:ins>
          </w:p>
        </w:tc>
        <w:tc>
          <w:tcPr>
            <w:tcW w:w="2524" w:type="dxa"/>
            <w:hideMark/>
          </w:tcPr>
          <w:p w14:paraId="5EA32A96" w14:textId="77777777" w:rsidR="00C731BB" w:rsidRDefault="00C731BB">
            <w:pPr>
              <w:pStyle w:val="Compact"/>
              <w:rPr>
                <w:ins w:id="1771" w:author="Benjamin Devantier -du Plessis" w:date="2025-10-01T11:29:00Z" w16du:dateUtc="2025-10-01T09:29:00Z"/>
              </w:rPr>
            </w:pPr>
            <w:ins w:id="1772" w:author="Benjamin Devantier -du Plessis" w:date="2025-10-01T11:29:00Z" w16du:dateUtc="2025-10-01T09:29:00Z">
              <w:r>
                <w:t>Temperature, precipitation, humidity, wind, pressure</w:t>
              </w:r>
            </w:ins>
          </w:p>
        </w:tc>
        <w:tc>
          <w:tcPr>
            <w:tcW w:w="1260" w:type="dxa"/>
            <w:hideMark/>
          </w:tcPr>
          <w:p w14:paraId="34A5B727" w14:textId="77777777" w:rsidR="00C731BB" w:rsidRDefault="00C731BB">
            <w:pPr>
              <w:pStyle w:val="Compact"/>
              <w:rPr>
                <w:ins w:id="1773" w:author="Benjamin Devantier -du Plessis" w:date="2025-10-01T11:29:00Z" w16du:dateUtc="2025-10-01T09:29:00Z"/>
              </w:rPr>
            </w:pPr>
            <w:ins w:id="1774" w:author="Benjamin Devantier -du Plessis" w:date="2025-10-01T11:29:00Z" w16du:dateUtc="2025-10-01T09:29:00Z">
              <w:r>
                <w:t>Global, 0.25° resolution</w:t>
              </w:r>
            </w:ins>
          </w:p>
        </w:tc>
        <w:tc>
          <w:tcPr>
            <w:tcW w:w="1350" w:type="dxa"/>
            <w:hideMark/>
          </w:tcPr>
          <w:p w14:paraId="547013E8" w14:textId="77777777" w:rsidR="00C731BB" w:rsidRDefault="00C731BB">
            <w:pPr>
              <w:pStyle w:val="Compact"/>
              <w:rPr>
                <w:ins w:id="1775" w:author="Benjamin Devantier -du Plessis" w:date="2025-10-01T11:29:00Z" w16du:dateUtc="2025-10-01T09:29:00Z"/>
              </w:rPr>
            </w:pPr>
            <w:ins w:id="1776" w:author="Benjamin Devantier -du Plessis" w:date="2025-10-01T11:29:00Z" w16du:dateUtc="2025-10-01T09:29:00Z">
              <w:r>
                <w:t>1940-present</w:t>
              </w:r>
            </w:ins>
          </w:p>
        </w:tc>
        <w:tc>
          <w:tcPr>
            <w:tcW w:w="1458" w:type="dxa"/>
            <w:hideMark/>
          </w:tcPr>
          <w:p w14:paraId="6AB882B8" w14:textId="77777777" w:rsidR="00C731BB" w:rsidRDefault="00C731BB">
            <w:pPr>
              <w:pStyle w:val="Compact"/>
              <w:rPr>
                <w:ins w:id="1777" w:author="Benjamin Devantier -du Plessis" w:date="2025-10-01T11:29:00Z" w16du:dateUtc="2025-10-01T09:29:00Z"/>
              </w:rPr>
            </w:pPr>
            <w:ins w:id="1778" w:author="Benjamin Devantier -du Plessis" w:date="2025-10-01T11:29:00Z" w16du:dateUtc="2025-10-01T09:29:00Z">
              <w:r>
                <w:t>Historical climate analysis, exposure assessment</w:t>
              </w:r>
            </w:ins>
          </w:p>
        </w:tc>
      </w:tr>
      <w:tr w:rsidR="00C731BB" w14:paraId="42A6775C" w14:textId="77777777" w:rsidTr="00C731BB">
        <w:trPr>
          <w:trHeight w:val="300"/>
          <w:ins w:id="1779" w:author="Benjamin Devantier -du Plessis" w:date="2025-10-01T11:29:00Z"/>
        </w:trPr>
        <w:tc>
          <w:tcPr>
            <w:tcW w:w="1548" w:type="dxa"/>
          </w:tcPr>
          <w:p w14:paraId="7F50B8B5" w14:textId="77777777" w:rsidR="00C731BB" w:rsidRDefault="00C731BB">
            <w:pPr>
              <w:pStyle w:val="Compact"/>
              <w:rPr>
                <w:ins w:id="1780" w:author="Benjamin Devantier -du Plessis" w:date="2025-10-01T11:29:00Z" w16du:dateUtc="2025-10-01T09:29:00Z"/>
              </w:rPr>
            </w:pPr>
          </w:p>
        </w:tc>
        <w:tc>
          <w:tcPr>
            <w:tcW w:w="1800" w:type="dxa"/>
            <w:hideMark/>
          </w:tcPr>
          <w:p w14:paraId="56CB06B7" w14:textId="77777777" w:rsidR="00C731BB" w:rsidRDefault="00C731BB">
            <w:pPr>
              <w:pStyle w:val="Compact"/>
              <w:rPr>
                <w:ins w:id="1781" w:author="Benjamin Devantier -du Plessis" w:date="2025-10-01T11:29:00Z" w16du:dateUtc="2025-10-01T09:29:00Z"/>
              </w:rPr>
            </w:pPr>
            <w:ins w:id="1782" w:author="Benjamin Devantier -du Plessis" w:date="2025-10-01T11:29:00Z" w16du:dateUtc="2025-10-01T09:29:00Z">
              <w:r>
                <w:t>CORDEX Africa Simulations</w:t>
              </w:r>
            </w:ins>
          </w:p>
        </w:tc>
        <w:tc>
          <w:tcPr>
            <w:tcW w:w="3236" w:type="dxa"/>
            <w:hideMark/>
          </w:tcPr>
          <w:p w14:paraId="45CD8A33" w14:textId="77777777" w:rsidR="00C731BB" w:rsidRDefault="00C731BB">
            <w:pPr>
              <w:pStyle w:val="Compact"/>
              <w:rPr>
                <w:ins w:id="1783" w:author="Benjamin Devantier -du Plessis" w:date="2025-10-01T11:29:00Z" w16du:dateUtc="2025-10-01T09:29:00Z"/>
              </w:rPr>
            </w:pPr>
            <w:ins w:id="1784" w:author="Benjamin Devantier -du Plessis" w:date="2025-10-01T11:29:00Z" w16du:dateUtc="2025-10-01T09:29:00Z">
              <w:r>
                <w:t>CORDEX/WCRP</w:t>
              </w:r>
            </w:ins>
          </w:p>
        </w:tc>
        <w:tc>
          <w:tcPr>
            <w:tcW w:w="2524" w:type="dxa"/>
            <w:hideMark/>
          </w:tcPr>
          <w:p w14:paraId="793B99B2" w14:textId="77777777" w:rsidR="00C731BB" w:rsidRDefault="00C731BB">
            <w:pPr>
              <w:pStyle w:val="Compact"/>
              <w:rPr>
                <w:ins w:id="1785" w:author="Benjamin Devantier -du Plessis" w:date="2025-10-01T11:29:00Z" w16du:dateUtc="2025-10-01T09:29:00Z"/>
              </w:rPr>
            </w:pPr>
            <w:ins w:id="1786" w:author="Benjamin Devantier -du Plessis" w:date="2025-10-01T11:29:00Z" w16du:dateUtc="2025-10-01T09:29:00Z">
              <w:r>
                <w:t>Temperature, precipitation projections</w:t>
              </w:r>
            </w:ins>
          </w:p>
        </w:tc>
        <w:tc>
          <w:tcPr>
            <w:tcW w:w="1260" w:type="dxa"/>
            <w:hideMark/>
          </w:tcPr>
          <w:p w14:paraId="7E843354" w14:textId="77777777" w:rsidR="00C731BB" w:rsidRDefault="00C731BB">
            <w:pPr>
              <w:pStyle w:val="Compact"/>
              <w:rPr>
                <w:ins w:id="1787" w:author="Benjamin Devantier -du Plessis" w:date="2025-10-01T11:29:00Z" w16du:dateUtc="2025-10-01T09:29:00Z"/>
              </w:rPr>
            </w:pPr>
            <w:ins w:id="1788" w:author="Benjamin Devantier -du Plessis" w:date="2025-10-01T11:29:00Z" w16du:dateUtc="2025-10-01T09:29:00Z">
              <w:r>
                <w:t>Africa, 0.44° resolution</w:t>
              </w:r>
            </w:ins>
          </w:p>
        </w:tc>
        <w:tc>
          <w:tcPr>
            <w:tcW w:w="1350" w:type="dxa"/>
            <w:hideMark/>
          </w:tcPr>
          <w:p w14:paraId="30B20C7C" w14:textId="77777777" w:rsidR="00C731BB" w:rsidRDefault="00C731BB">
            <w:pPr>
              <w:pStyle w:val="Compact"/>
              <w:rPr>
                <w:ins w:id="1789" w:author="Benjamin Devantier -du Plessis" w:date="2025-10-01T11:29:00Z" w16du:dateUtc="2025-10-01T09:29:00Z"/>
              </w:rPr>
            </w:pPr>
            <w:ins w:id="1790" w:author="Benjamin Devantier -du Plessis" w:date="2025-10-01T11:29:00Z" w16du:dateUtc="2025-10-01T09:29:00Z">
              <w:r>
                <w:t>Historical + future scenarios</w:t>
              </w:r>
            </w:ins>
          </w:p>
        </w:tc>
        <w:tc>
          <w:tcPr>
            <w:tcW w:w="1458" w:type="dxa"/>
            <w:hideMark/>
          </w:tcPr>
          <w:p w14:paraId="3995CB56" w14:textId="77777777" w:rsidR="00C731BB" w:rsidRDefault="00C731BB">
            <w:pPr>
              <w:pStyle w:val="Compact"/>
              <w:rPr>
                <w:ins w:id="1791" w:author="Benjamin Devantier -du Plessis" w:date="2025-10-01T11:29:00Z" w16du:dateUtc="2025-10-01T09:29:00Z"/>
              </w:rPr>
            </w:pPr>
            <w:ins w:id="1792" w:author="Benjamin Devantier -du Plessis" w:date="2025-10-01T11:29:00Z" w16du:dateUtc="2025-10-01T09:29:00Z">
              <w:r>
                <w:t>Climate change projections</w:t>
              </w:r>
            </w:ins>
          </w:p>
        </w:tc>
      </w:tr>
      <w:tr w:rsidR="00C731BB" w14:paraId="0781CFBE" w14:textId="77777777" w:rsidTr="00C731BB">
        <w:trPr>
          <w:trHeight w:val="300"/>
          <w:ins w:id="1793" w:author="Benjamin Devantier -du Plessis" w:date="2025-10-01T11:29:00Z"/>
        </w:trPr>
        <w:tc>
          <w:tcPr>
            <w:tcW w:w="1548" w:type="dxa"/>
          </w:tcPr>
          <w:p w14:paraId="073DEB74" w14:textId="77777777" w:rsidR="00C731BB" w:rsidRDefault="00C731BB">
            <w:pPr>
              <w:pStyle w:val="Compact"/>
              <w:rPr>
                <w:ins w:id="1794" w:author="Benjamin Devantier -du Plessis" w:date="2025-10-01T11:29:00Z" w16du:dateUtc="2025-10-01T09:29:00Z"/>
              </w:rPr>
            </w:pPr>
          </w:p>
        </w:tc>
        <w:tc>
          <w:tcPr>
            <w:tcW w:w="1800" w:type="dxa"/>
            <w:hideMark/>
          </w:tcPr>
          <w:p w14:paraId="6D7E6B3F" w14:textId="77777777" w:rsidR="00C731BB" w:rsidRDefault="00C731BB">
            <w:pPr>
              <w:pStyle w:val="Compact"/>
              <w:rPr>
                <w:ins w:id="1795" w:author="Benjamin Devantier -du Plessis" w:date="2025-10-01T11:29:00Z" w16du:dateUtc="2025-10-01T09:29:00Z"/>
              </w:rPr>
            </w:pPr>
            <w:ins w:id="1796" w:author="Benjamin Devantier -du Plessis" w:date="2025-10-01T11:29:00Z" w16du:dateUtc="2025-10-01T09:29:00Z">
              <w:r>
                <w:t>MODIS Land Surface Temperature</w:t>
              </w:r>
            </w:ins>
          </w:p>
        </w:tc>
        <w:tc>
          <w:tcPr>
            <w:tcW w:w="3236" w:type="dxa"/>
            <w:hideMark/>
          </w:tcPr>
          <w:p w14:paraId="25E5533D" w14:textId="77777777" w:rsidR="00C731BB" w:rsidRDefault="00C731BB">
            <w:pPr>
              <w:pStyle w:val="Compact"/>
              <w:rPr>
                <w:ins w:id="1797" w:author="Benjamin Devantier -du Plessis" w:date="2025-10-01T11:29:00Z" w16du:dateUtc="2025-10-01T09:29:00Z"/>
              </w:rPr>
            </w:pPr>
            <w:ins w:id="1798" w:author="Benjamin Devantier -du Plessis" w:date="2025-10-01T11:29:00Z" w16du:dateUtc="2025-10-01T09:29:00Z">
              <w:r>
                <w:t>NASA/USGS</w:t>
              </w:r>
            </w:ins>
          </w:p>
        </w:tc>
        <w:tc>
          <w:tcPr>
            <w:tcW w:w="2524" w:type="dxa"/>
            <w:hideMark/>
          </w:tcPr>
          <w:p w14:paraId="69B70EAB" w14:textId="77777777" w:rsidR="00C731BB" w:rsidRDefault="00C731BB">
            <w:pPr>
              <w:pStyle w:val="Compact"/>
              <w:rPr>
                <w:ins w:id="1799" w:author="Benjamin Devantier -du Plessis" w:date="2025-10-01T11:29:00Z" w16du:dateUtc="2025-10-01T09:29:00Z"/>
              </w:rPr>
            </w:pPr>
            <w:ins w:id="1800" w:author="Benjamin Devantier -du Plessis" w:date="2025-10-01T11:29:00Z" w16du:dateUtc="2025-10-01T09:29:00Z">
              <w:r>
                <w:t>Day/night land surface temperature</w:t>
              </w:r>
            </w:ins>
          </w:p>
        </w:tc>
        <w:tc>
          <w:tcPr>
            <w:tcW w:w="1260" w:type="dxa"/>
            <w:hideMark/>
          </w:tcPr>
          <w:p w14:paraId="2EBAA936" w14:textId="77777777" w:rsidR="00C731BB" w:rsidRDefault="00C731BB">
            <w:pPr>
              <w:pStyle w:val="Compact"/>
              <w:rPr>
                <w:ins w:id="1801" w:author="Benjamin Devantier -du Plessis" w:date="2025-10-01T11:29:00Z" w16du:dateUtc="2025-10-01T09:29:00Z"/>
              </w:rPr>
            </w:pPr>
            <w:ins w:id="1802" w:author="Benjamin Devantier -du Plessis" w:date="2025-10-01T11:29:00Z" w16du:dateUtc="2025-10-01T09:29:00Z">
              <w:r>
                <w:t>Global, 1km resolution</w:t>
              </w:r>
            </w:ins>
          </w:p>
        </w:tc>
        <w:tc>
          <w:tcPr>
            <w:tcW w:w="1350" w:type="dxa"/>
            <w:hideMark/>
          </w:tcPr>
          <w:p w14:paraId="49FA5675" w14:textId="77777777" w:rsidR="00C731BB" w:rsidRDefault="00C731BB">
            <w:pPr>
              <w:pStyle w:val="Compact"/>
              <w:rPr>
                <w:ins w:id="1803" w:author="Benjamin Devantier -du Plessis" w:date="2025-10-01T11:29:00Z" w16du:dateUtc="2025-10-01T09:29:00Z"/>
              </w:rPr>
            </w:pPr>
            <w:ins w:id="1804" w:author="Benjamin Devantier -du Plessis" w:date="2025-10-01T11:29:00Z" w16du:dateUtc="2025-10-01T09:29:00Z">
              <w:r>
                <w:t>2000-present</w:t>
              </w:r>
            </w:ins>
          </w:p>
        </w:tc>
        <w:tc>
          <w:tcPr>
            <w:tcW w:w="1458" w:type="dxa"/>
            <w:hideMark/>
          </w:tcPr>
          <w:p w14:paraId="23D3982E" w14:textId="77777777" w:rsidR="00C731BB" w:rsidRDefault="00C731BB">
            <w:pPr>
              <w:pStyle w:val="Compact"/>
              <w:rPr>
                <w:ins w:id="1805" w:author="Benjamin Devantier -du Plessis" w:date="2025-10-01T11:29:00Z" w16du:dateUtc="2025-10-01T09:29:00Z"/>
              </w:rPr>
            </w:pPr>
            <w:ins w:id="1806" w:author="Benjamin Devantier -du Plessis" w:date="2025-10-01T11:29:00Z" w16du:dateUtc="2025-10-01T09:29:00Z">
              <w:r>
                <w:t>Urban heat island analysis</w:t>
              </w:r>
            </w:ins>
          </w:p>
        </w:tc>
      </w:tr>
      <w:tr w:rsidR="00C731BB" w14:paraId="4CD9CFD3" w14:textId="77777777" w:rsidTr="00C731BB">
        <w:trPr>
          <w:trHeight w:val="300"/>
          <w:ins w:id="1807" w:author="Benjamin Devantier -du Plessis" w:date="2025-10-01T11:29:00Z"/>
        </w:trPr>
        <w:tc>
          <w:tcPr>
            <w:tcW w:w="1548" w:type="dxa"/>
          </w:tcPr>
          <w:p w14:paraId="1A0B53E3" w14:textId="77777777" w:rsidR="00C731BB" w:rsidRDefault="00C731BB">
            <w:pPr>
              <w:pStyle w:val="Compact"/>
              <w:rPr>
                <w:ins w:id="1808" w:author="Benjamin Devantier -du Plessis" w:date="2025-10-01T11:29:00Z" w16du:dateUtc="2025-10-01T09:29:00Z"/>
              </w:rPr>
            </w:pPr>
          </w:p>
        </w:tc>
        <w:tc>
          <w:tcPr>
            <w:tcW w:w="1800" w:type="dxa"/>
            <w:hideMark/>
          </w:tcPr>
          <w:p w14:paraId="3F9DF738" w14:textId="77777777" w:rsidR="00C731BB" w:rsidRDefault="00C731BB">
            <w:pPr>
              <w:pStyle w:val="Compact"/>
              <w:rPr>
                <w:ins w:id="1809" w:author="Benjamin Devantier -du Plessis" w:date="2025-10-01T11:29:00Z" w16du:dateUtc="2025-10-01T09:29:00Z"/>
              </w:rPr>
            </w:pPr>
            <w:ins w:id="1810" w:author="Benjamin Devantier -du Plessis" w:date="2025-10-01T11:29:00Z" w16du:dateUtc="2025-10-01T09:29:00Z">
              <w:r>
                <w:t>Sentinel 2 Imagery</w:t>
              </w:r>
            </w:ins>
          </w:p>
        </w:tc>
        <w:tc>
          <w:tcPr>
            <w:tcW w:w="3236" w:type="dxa"/>
            <w:hideMark/>
          </w:tcPr>
          <w:p w14:paraId="2A21EB53" w14:textId="77777777" w:rsidR="00C731BB" w:rsidRDefault="00C731BB">
            <w:pPr>
              <w:pStyle w:val="Compact"/>
              <w:rPr>
                <w:ins w:id="1811" w:author="Benjamin Devantier -du Plessis" w:date="2025-10-01T11:29:00Z" w16du:dateUtc="2025-10-01T09:29:00Z"/>
              </w:rPr>
            </w:pPr>
            <w:ins w:id="1812" w:author="Benjamin Devantier -du Plessis" w:date="2025-10-01T11:29:00Z" w16du:dateUtc="2025-10-01T09:29:00Z">
              <w:r>
                <w:t>ESA/Copernicus</w:t>
              </w:r>
            </w:ins>
          </w:p>
        </w:tc>
        <w:tc>
          <w:tcPr>
            <w:tcW w:w="2524" w:type="dxa"/>
            <w:hideMark/>
          </w:tcPr>
          <w:p w14:paraId="724D89AB" w14:textId="77777777" w:rsidR="00C731BB" w:rsidRDefault="00C731BB">
            <w:pPr>
              <w:pStyle w:val="Compact"/>
              <w:rPr>
                <w:ins w:id="1813" w:author="Benjamin Devantier -du Plessis" w:date="2025-10-01T11:29:00Z" w16du:dateUtc="2025-10-01T09:29:00Z"/>
              </w:rPr>
            </w:pPr>
            <w:ins w:id="1814" w:author="Benjamin Devantier -du Plessis" w:date="2025-10-01T11:29:00Z" w16du:dateUtc="2025-10-01T09:29:00Z">
              <w:r>
                <w:t>Multispectral imagery, NDVI</w:t>
              </w:r>
            </w:ins>
          </w:p>
        </w:tc>
        <w:tc>
          <w:tcPr>
            <w:tcW w:w="1260" w:type="dxa"/>
            <w:hideMark/>
          </w:tcPr>
          <w:p w14:paraId="23A76001" w14:textId="77777777" w:rsidR="00C731BB" w:rsidRDefault="00C731BB">
            <w:pPr>
              <w:pStyle w:val="Compact"/>
              <w:rPr>
                <w:ins w:id="1815" w:author="Benjamin Devantier -du Plessis" w:date="2025-10-01T11:29:00Z" w16du:dateUtc="2025-10-01T09:29:00Z"/>
              </w:rPr>
            </w:pPr>
            <w:ins w:id="1816" w:author="Benjamin Devantier -du Plessis" w:date="2025-10-01T11:29:00Z" w16du:dateUtc="2025-10-01T09:29:00Z">
              <w:r>
                <w:t>Global, 10-60m resolution</w:t>
              </w:r>
            </w:ins>
          </w:p>
        </w:tc>
        <w:tc>
          <w:tcPr>
            <w:tcW w:w="1350" w:type="dxa"/>
            <w:hideMark/>
          </w:tcPr>
          <w:p w14:paraId="671ADC01" w14:textId="77777777" w:rsidR="00C731BB" w:rsidRDefault="00C731BB">
            <w:pPr>
              <w:pStyle w:val="Compact"/>
              <w:rPr>
                <w:ins w:id="1817" w:author="Benjamin Devantier -du Plessis" w:date="2025-10-01T11:29:00Z" w16du:dateUtc="2025-10-01T09:29:00Z"/>
              </w:rPr>
            </w:pPr>
            <w:ins w:id="1818" w:author="Benjamin Devantier -du Plessis" w:date="2025-10-01T11:29:00Z" w16du:dateUtc="2025-10-01T09:29:00Z">
              <w:r>
                <w:t>2015-present</w:t>
              </w:r>
            </w:ins>
          </w:p>
        </w:tc>
        <w:tc>
          <w:tcPr>
            <w:tcW w:w="1458" w:type="dxa"/>
            <w:hideMark/>
          </w:tcPr>
          <w:p w14:paraId="0C7703CF" w14:textId="77777777" w:rsidR="00C731BB" w:rsidRDefault="00C731BB">
            <w:pPr>
              <w:pStyle w:val="Compact"/>
              <w:rPr>
                <w:ins w:id="1819" w:author="Benjamin Devantier -du Plessis" w:date="2025-10-01T11:29:00Z" w16du:dateUtc="2025-10-01T09:29:00Z"/>
              </w:rPr>
            </w:pPr>
            <w:ins w:id="1820" w:author="Benjamin Devantier -du Plessis" w:date="2025-10-01T11:29:00Z" w16du:dateUtc="2025-10-01T09:29:00Z">
              <w:r>
                <w:t>Land use/land cover analysis</w:t>
              </w:r>
            </w:ins>
          </w:p>
        </w:tc>
      </w:tr>
      <w:tr w:rsidR="00C731BB" w14:paraId="611F23D2" w14:textId="77777777" w:rsidTr="00C731BB">
        <w:trPr>
          <w:trHeight w:val="300"/>
          <w:ins w:id="1821" w:author="Benjamin Devantier -du Plessis" w:date="2025-10-01T11:29:00Z"/>
        </w:trPr>
        <w:tc>
          <w:tcPr>
            <w:tcW w:w="1548" w:type="dxa"/>
          </w:tcPr>
          <w:p w14:paraId="5B06B142" w14:textId="77777777" w:rsidR="00C731BB" w:rsidRDefault="00C731BB">
            <w:pPr>
              <w:pStyle w:val="Compact"/>
              <w:rPr>
                <w:ins w:id="1822" w:author="Benjamin Devantier -du Plessis" w:date="2025-10-01T11:29:00Z" w16du:dateUtc="2025-10-01T09:29:00Z"/>
              </w:rPr>
            </w:pPr>
          </w:p>
        </w:tc>
        <w:tc>
          <w:tcPr>
            <w:tcW w:w="1800" w:type="dxa"/>
            <w:hideMark/>
          </w:tcPr>
          <w:p w14:paraId="2ACB287D" w14:textId="77777777" w:rsidR="00C731BB" w:rsidRDefault="00C731BB">
            <w:pPr>
              <w:pStyle w:val="Compact"/>
              <w:rPr>
                <w:ins w:id="1823" w:author="Benjamin Devantier -du Plessis" w:date="2025-10-01T11:29:00Z" w16du:dateUtc="2025-10-01T09:29:00Z"/>
              </w:rPr>
            </w:pPr>
            <w:ins w:id="1824" w:author="Benjamin Devantier -du Plessis" w:date="2025-10-01T11:29:00Z" w16du:dateUtc="2025-10-01T09:29:00Z">
              <w:r>
                <w:t>Weather Station Data</w:t>
              </w:r>
            </w:ins>
          </w:p>
        </w:tc>
        <w:tc>
          <w:tcPr>
            <w:tcW w:w="3236" w:type="dxa"/>
            <w:hideMark/>
          </w:tcPr>
          <w:p w14:paraId="4EDD1262" w14:textId="77777777" w:rsidR="00C731BB" w:rsidRDefault="00C731BB">
            <w:pPr>
              <w:pStyle w:val="Compact"/>
              <w:rPr>
                <w:ins w:id="1825" w:author="Benjamin Devantier -du Plessis" w:date="2025-10-01T11:29:00Z" w16du:dateUtc="2025-10-01T09:29:00Z"/>
              </w:rPr>
            </w:pPr>
            <w:ins w:id="1826" w:author="Benjamin Devantier -du Plessis" w:date="2025-10-01T11:29:00Z" w16du:dateUtc="2025-10-01T09:29:00Z">
              <w:r>
                <w:t>National meteorological services</w:t>
              </w:r>
            </w:ins>
          </w:p>
        </w:tc>
        <w:tc>
          <w:tcPr>
            <w:tcW w:w="2524" w:type="dxa"/>
            <w:hideMark/>
          </w:tcPr>
          <w:p w14:paraId="121724AD" w14:textId="77777777" w:rsidR="00C731BB" w:rsidRDefault="00C731BB">
            <w:pPr>
              <w:pStyle w:val="Compact"/>
              <w:rPr>
                <w:ins w:id="1827" w:author="Benjamin Devantier -du Plessis" w:date="2025-10-01T11:29:00Z" w16du:dateUtc="2025-10-01T09:29:00Z"/>
              </w:rPr>
            </w:pPr>
            <w:ins w:id="1828" w:author="Benjamin Devantier -du Plessis" w:date="2025-10-01T11:29:00Z" w16du:dateUtc="2025-10-01T09:29:00Z">
              <w:r>
                <w:t>Temperature, precipitation, humidity</w:t>
              </w:r>
            </w:ins>
          </w:p>
        </w:tc>
        <w:tc>
          <w:tcPr>
            <w:tcW w:w="1260" w:type="dxa"/>
            <w:hideMark/>
          </w:tcPr>
          <w:p w14:paraId="1CE6C9FB" w14:textId="77777777" w:rsidR="00C731BB" w:rsidRDefault="00C731BB">
            <w:pPr>
              <w:pStyle w:val="Compact"/>
              <w:rPr>
                <w:ins w:id="1829" w:author="Benjamin Devantier -du Plessis" w:date="2025-10-01T11:29:00Z" w16du:dateUtc="2025-10-01T09:29:00Z"/>
              </w:rPr>
            </w:pPr>
            <w:ins w:id="1830" w:author="Benjamin Devantier -du Plessis" w:date="2025-10-01T11:29:00Z" w16du:dateUtc="2025-10-01T09:29:00Z">
              <w:r>
                <w:t>Point observations</w:t>
              </w:r>
            </w:ins>
          </w:p>
        </w:tc>
        <w:tc>
          <w:tcPr>
            <w:tcW w:w="1350" w:type="dxa"/>
            <w:hideMark/>
          </w:tcPr>
          <w:p w14:paraId="5CDF6073" w14:textId="77777777" w:rsidR="00C731BB" w:rsidRDefault="00C731BB">
            <w:pPr>
              <w:pStyle w:val="Compact"/>
              <w:rPr>
                <w:ins w:id="1831" w:author="Benjamin Devantier -du Plessis" w:date="2025-10-01T11:29:00Z" w16du:dateUtc="2025-10-01T09:29:00Z"/>
              </w:rPr>
            </w:pPr>
            <w:ins w:id="1832" w:author="Benjamin Devantier -du Plessis" w:date="2025-10-01T11:29:00Z" w16du:dateUtc="2025-10-01T09:29:00Z">
              <w:r>
                <w:t>Variable by location</w:t>
              </w:r>
            </w:ins>
          </w:p>
        </w:tc>
        <w:tc>
          <w:tcPr>
            <w:tcW w:w="1458" w:type="dxa"/>
            <w:hideMark/>
          </w:tcPr>
          <w:p w14:paraId="0083F373" w14:textId="77777777" w:rsidR="00C731BB" w:rsidRDefault="00C731BB">
            <w:pPr>
              <w:pStyle w:val="Compact"/>
              <w:rPr>
                <w:ins w:id="1833" w:author="Benjamin Devantier -du Plessis" w:date="2025-10-01T11:29:00Z" w16du:dateUtc="2025-10-01T09:29:00Z"/>
              </w:rPr>
            </w:pPr>
            <w:ins w:id="1834" w:author="Benjamin Devantier -du Plessis" w:date="2025-10-01T11:29:00Z" w16du:dateUtc="2025-10-01T09:29:00Z">
              <w:r>
                <w:t>Ground truth validation</w:t>
              </w:r>
            </w:ins>
          </w:p>
        </w:tc>
      </w:tr>
      <w:tr w:rsidR="00C731BB" w14:paraId="2D12E6E6" w14:textId="77777777" w:rsidTr="00C731BB">
        <w:trPr>
          <w:trHeight w:val="300"/>
          <w:ins w:id="1835" w:author="Benjamin Devantier -du Plessis" w:date="2025-10-01T11:29:00Z"/>
        </w:trPr>
        <w:tc>
          <w:tcPr>
            <w:tcW w:w="1548" w:type="dxa"/>
            <w:hideMark/>
          </w:tcPr>
          <w:p w14:paraId="02AE0D1B" w14:textId="77777777" w:rsidR="00C731BB" w:rsidRDefault="00C731BB">
            <w:pPr>
              <w:pStyle w:val="Compact"/>
              <w:rPr>
                <w:ins w:id="1836" w:author="Benjamin Devantier -du Plessis" w:date="2025-10-01T11:29:00Z" w16du:dateUtc="2025-10-01T09:29:00Z"/>
              </w:rPr>
            </w:pPr>
            <w:ins w:id="1837" w:author="Benjamin Devantier -du Plessis" w:date="2025-10-01T11:29:00Z" w16du:dateUtc="2025-10-01T09:29:00Z">
              <w:r>
                <w:rPr>
                  <w:b/>
                  <w:bCs/>
                </w:rPr>
                <w:t>Socio-economic data</w:t>
              </w:r>
            </w:ins>
          </w:p>
        </w:tc>
        <w:tc>
          <w:tcPr>
            <w:tcW w:w="1800" w:type="dxa"/>
            <w:hideMark/>
          </w:tcPr>
          <w:p w14:paraId="6A396D45" w14:textId="77777777" w:rsidR="00C731BB" w:rsidRDefault="00C731BB">
            <w:pPr>
              <w:pStyle w:val="Compact"/>
              <w:rPr>
                <w:ins w:id="1838" w:author="Benjamin Devantier -du Plessis" w:date="2025-10-01T11:29:00Z" w16du:dateUtc="2025-10-01T09:29:00Z"/>
              </w:rPr>
            </w:pPr>
            <w:ins w:id="1839" w:author="Benjamin Devantier -du Plessis" w:date="2025-10-01T11:29:00Z" w16du:dateUtc="2025-10-01T09:29:00Z">
              <w:r>
                <w:t>GCRO Quality of Life Survey</w:t>
              </w:r>
            </w:ins>
          </w:p>
        </w:tc>
        <w:tc>
          <w:tcPr>
            <w:tcW w:w="3236" w:type="dxa"/>
            <w:hideMark/>
          </w:tcPr>
          <w:p w14:paraId="3821CD35" w14:textId="77777777" w:rsidR="00C731BB" w:rsidRDefault="00C731BB">
            <w:pPr>
              <w:pStyle w:val="Compact"/>
              <w:rPr>
                <w:ins w:id="1840" w:author="Benjamin Devantier -du Plessis" w:date="2025-10-01T11:29:00Z" w16du:dateUtc="2025-10-01T09:29:00Z"/>
              </w:rPr>
            </w:pPr>
            <w:ins w:id="1841" w:author="Benjamin Devantier -du Plessis" w:date="2025-10-01T11:29:00Z" w16du:dateUtc="2025-10-01T09:29:00Z">
              <w:r>
                <w:t>Gauteng City-Region Observatory</w:t>
              </w:r>
            </w:ins>
          </w:p>
        </w:tc>
        <w:tc>
          <w:tcPr>
            <w:tcW w:w="2524" w:type="dxa"/>
            <w:hideMark/>
          </w:tcPr>
          <w:p w14:paraId="03CA2C45" w14:textId="77777777" w:rsidR="00C731BB" w:rsidRDefault="00C731BB">
            <w:pPr>
              <w:pStyle w:val="Compact"/>
              <w:rPr>
                <w:ins w:id="1842" w:author="Benjamin Devantier -du Plessis" w:date="2025-10-01T11:29:00Z" w16du:dateUtc="2025-10-01T09:29:00Z"/>
              </w:rPr>
            </w:pPr>
            <w:ins w:id="1843" w:author="Benjamin Devantier -du Plessis" w:date="2025-10-01T11:29:00Z" w16du:dateUtc="2025-10-01T09:29:00Z">
              <w:r>
                <w:t>Household income, access to services, dwelling type</w:t>
              </w:r>
            </w:ins>
          </w:p>
        </w:tc>
        <w:tc>
          <w:tcPr>
            <w:tcW w:w="1260" w:type="dxa"/>
            <w:hideMark/>
          </w:tcPr>
          <w:p w14:paraId="7E110783" w14:textId="77777777" w:rsidR="00C731BB" w:rsidRDefault="00C731BB">
            <w:pPr>
              <w:pStyle w:val="Compact"/>
              <w:rPr>
                <w:ins w:id="1844" w:author="Benjamin Devantier -du Plessis" w:date="2025-10-01T11:29:00Z" w16du:dateUtc="2025-10-01T09:29:00Z"/>
              </w:rPr>
            </w:pPr>
            <w:ins w:id="1845" w:author="Benjamin Devantier -du Plessis" w:date="2025-10-01T11:29:00Z" w16du:dateUtc="2025-10-01T09:29:00Z">
              <w:r>
                <w:t>Gauteng Province, SA</w:t>
              </w:r>
            </w:ins>
          </w:p>
        </w:tc>
        <w:tc>
          <w:tcPr>
            <w:tcW w:w="1350" w:type="dxa"/>
            <w:hideMark/>
          </w:tcPr>
          <w:p w14:paraId="6E5A327C" w14:textId="77777777" w:rsidR="00C731BB" w:rsidRDefault="00C731BB">
            <w:pPr>
              <w:pStyle w:val="Compact"/>
              <w:rPr>
                <w:ins w:id="1846" w:author="Benjamin Devantier -du Plessis" w:date="2025-10-01T11:29:00Z" w16du:dateUtc="2025-10-01T09:29:00Z"/>
              </w:rPr>
            </w:pPr>
            <w:ins w:id="1847" w:author="Benjamin Devantier -du Plessis" w:date="2025-10-01T11:29:00Z" w16du:dateUtc="2025-10-01T09:29:00Z">
              <w:r>
                <w:t xml:space="preserve">2009, 2011, 2013, </w:t>
              </w:r>
              <w:r>
                <w:lastRenderedPageBreak/>
                <w:t>2015, 2017</w:t>
              </w:r>
            </w:ins>
          </w:p>
        </w:tc>
        <w:tc>
          <w:tcPr>
            <w:tcW w:w="1458" w:type="dxa"/>
            <w:hideMark/>
          </w:tcPr>
          <w:p w14:paraId="154FAFAB" w14:textId="77777777" w:rsidR="00C731BB" w:rsidRDefault="00C731BB">
            <w:pPr>
              <w:pStyle w:val="Compact"/>
              <w:rPr>
                <w:ins w:id="1848" w:author="Benjamin Devantier -du Plessis" w:date="2025-10-01T11:29:00Z" w16du:dateUtc="2025-10-01T09:29:00Z"/>
              </w:rPr>
            </w:pPr>
            <w:ins w:id="1849" w:author="Benjamin Devantier -du Plessis" w:date="2025-10-01T11:29:00Z" w16du:dateUtc="2025-10-01T09:29:00Z">
              <w:r>
                <w:lastRenderedPageBreak/>
                <w:t xml:space="preserve">Urban vulnerability </w:t>
              </w:r>
              <w:r>
                <w:lastRenderedPageBreak/>
                <w:t>assessment</w:t>
              </w:r>
            </w:ins>
          </w:p>
        </w:tc>
      </w:tr>
      <w:tr w:rsidR="00C731BB" w14:paraId="4D2379D6" w14:textId="77777777" w:rsidTr="00C731BB">
        <w:trPr>
          <w:trHeight w:val="300"/>
          <w:ins w:id="1850" w:author="Benjamin Devantier -du Plessis" w:date="2025-10-01T11:29:00Z"/>
        </w:trPr>
        <w:tc>
          <w:tcPr>
            <w:tcW w:w="1548" w:type="dxa"/>
          </w:tcPr>
          <w:p w14:paraId="4930CCBD" w14:textId="77777777" w:rsidR="00C731BB" w:rsidRDefault="00C731BB">
            <w:pPr>
              <w:pStyle w:val="Compact"/>
              <w:rPr>
                <w:ins w:id="1851" w:author="Benjamin Devantier -du Plessis" w:date="2025-10-01T11:29:00Z" w16du:dateUtc="2025-10-01T09:29:00Z"/>
              </w:rPr>
            </w:pPr>
          </w:p>
        </w:tc>
        <w:tc>
          <w:tcPr>
            <w:tcW w:w="1800" w:type="dxa"/>
            <w:hideMark/>
          </w:tcPr>
          <w:p w14:paraId="702B3790" w14:textId="77777777" w:rsidR="00C731BB" w:rsidRDefault="00C731BB">
            <w:pPr>
              <w:pStyle w:val="Compact"/>
              <w:rPr>
                <w:ins w:id="1852" w:author="Benjamin Devantier -du Plessis" w:date="2025-10-01T11:29:00Z" w16du:dateUtc="2025-10-01T09:29:00Z"/>
              </w:rPr>
            </w:pPr>
            <w:ins w:id="1853" w:author="Benjamin Devantier -du Plessis" w:date="2025-10-01T11:29:00Z" w16du:dateUtc="2025-10-01T09:29:00Z">
              <w:r>
                <w:t>Statistics South Africa Census</w:t>
              </w:r>
            </w:ins>
          </w:p>
        </w:tc>
        <w:tc>
          <w:tcPr>
            <w:tcW w:w="3236" w:type="dxa"/>
            <w:hideMark/>
          </w:tcPr>
          <w:p w14:paraId="44FF8566" w14:textId="77777777" w:rsidR="00C731BB" w:rsidRDefault="00C731BB">
            <w:pPr>
              <w:pStyle w:val="Compact"/>
              <w:rPr>
                <w:ins w:id="1854" w:author="Benjamin Devantier -du Plessis" w:date="2025-10-01T11:29:00Z" w16du:dateUtc="2025-10-01T09:29:00Z"/>
              </w:rPr>
            </w:pPr>
            <w:ins w:id="1855" w:author="Benjamin Devantier -du Plessis" w:date="2025-10-01T11:29:00Z" w16du:dateUtc="2025-10-01T09:29:00Z">
              <w:r>
                <w:t>Statistics South Africa</w:t>
              </w:r>
            </w:ins>
          </w:p>
        </w:tc>
        <w:tc>
          <w:tcPr>
            <w:tcW w:w="2524" w:type="dxa"/>
            <w:hideMark/>
          </w:tcPr>
          <w:p w14:paraId="19AD7E16" w14:textId="77777777" w:rsidR="00C731BB" w:rsidRDefault="00C731BB">
            <w:pPr>
              <w:pStyle w:val="Compact"/>
              <w:rPr>
                <w:ins w:id="1856" w:author="Benjamin Devantier -du Plessis" w:date="2025-10-01T11:29:00Z" w16du:dateUtc="2025-10-01T09:29:00Z"/>
              </w:rPr>
            </w:pPr>
            <w:ins w:id="1857" w:author="Benjamin Devantier -du Plessis" w:date="2025-10-01T11:29:00Z" w16du:dateUtc="2025-10-01T09:29:00Z">
              <w:r>
                <w:t>Demographics, housing, employment</w:t>
              </w:r>
            </w:ins>
          </w:p>
        </w:tc>
        <w:tc>
          <w:tcPr>
            <w:tcW w:w="1260" w:type="dxa"/>
            <w:hideMark/>
          </w:tcPr>
          <w:p w14:paraId="2FCAD847" w14:textId="77777777" w:rsidR="00C731BB" w:rsidRDefault="00C731BB">
            <w:pPr>
              <w:pStyle w:val="Compact"/>
              <w:rPr>
                <w:ins w:id="1858" w:author="Benjamin Devantier -du Plessis" w:date="2025-10-01T11:29:00Z" w16du:dateUtc="2025-10-01T09:29:00Z"/>
              </w:rPr>
            </w:pPr>
            <w:ins w:id="1859" w:author="Benjamin Devantier -du Plessis" w:date="2025-10-01T11:29:00Z" w16du:dateUtc="2025-10-01T09:29:00Z">
              <w:r>
                <w:t>South Africa, ward level</w:t>
              </w:r>
            </w:ins>
          </w:p>
        </w:tc>
        <w:tc>
          <w:tcPr>
            <w:tcW w:w="1350" w:type="dxa"/>
            <w:hideMark/>
          </w:tcPr>
          <w:p w14:paraId="13D7DDCF" w14:textId="77777777" w:rsidR="00C731BB" w:rsidRDefault="00C731BB">
            <w:pPr>
              <w:pStyle w:val="Compact"/>
              <w:rPr>
                <w:ins w:id="1860" w:author="Benjamin Devantier -du Plessis" w:date="2025-10-01T11:29:00Z" w16du:dateUtc="2025-10-01T09:29:00Z"/>
              </w:rPr>
            </w:pPr>
            <w:ins w:id="1861" w:author="Benjamin Devantier -du Plessis" w:date="2025-10-01T11:29:00Z" w16du:dateUtc="2025-10-01T09:29:00Z">
              <w:r>
                <w:t>2001, 2011, 2016 community survey</w:t>
              </w:r>
            </w:ins>
          </w:p>
        </w:tc>
        <w:tc>
          <w:tcPr>
            <w:tcW w:w="1458" w:type="dxa"/>
            <w:hideMark/>
          </w:tcPr>
          <w:p w14:paraId="5B6502A6" w14:textId="77777777" w:rsidR="00C731BB" w:rsidRDefault="00C731BB">
            <w:pPr>
              <w:pStyle w:val="Compact"/>
              <w:rPr>
                <w:ins w:id="1862" w:author="Benjamin Devantier -du Plessis" w:date="2025-10-01T11:29:00Z" w16du:dateUtc="2025-10-01T09:29:00Z"/>
              </w:rPr>
            </w:pPr>
            <w:ins w:id="1863" w:author="Benjamin Devantier -du Plessis" w:date="2025-10-01T11:29:00Z" w16du:dateUtc="2025-10-01T09:29:00Z">
              <w:r>
                <w:t>Population characteristics</w:t>
              </w:r>
            </w:ins>
          </w:p>
        </w:tc>
      </w:tr>
      <w:tr w:rsidR="00C731BB" w14:paraId="76139087" w14:textId="77777777" w:rsidTr="00C731BB">
        <w:trPr>
          <w:trHeight w:val="300"/>
          <w:ins w:id="1864" w:author="Benjamin Devantier -du Plessis" w:date="2025-10-01T11:29:00Z"/>
        </w:trPr>
        <w:tc>
          <w:tcPr>
            <w:tcW w:w="1548" w:type="dxa"/>
          </w:tcPr>
          <w:p w14:paraId="6505F748" w14:textId="77777777" w:rsidR="00C731BB" w:rsidRDefault="00C731BB">
            <w:pPr>
              <w:pStyle w:val="Compact"/>
              <w:rPr>
                <w:ins w:id="1865" w:author="Benjamin Devantier -du Plessis" w:date="2025-10-01T11:29:00Z" w16du:dateUtc="2025-10-01T09:29:00Z"/>
              </w:rPr>
            </w:pPr>
          </w:p>
        </w:tc>
        <w:tc>
          <w:tcPr>
            <w:tcW w:w="1800" w:type="dxa"/>
            <w:hideMark/>
          </w:tcPr>
          <w:p w14:paraId="30EC7E9E" w14:textId="77777777" w:rsidR="00C731BB" w:rsidRDefault="00C731BB">
            <w:pPr>
              <w:pStyle w:val="Compact"/>
              <w:rPr>
                <w:ins w:id="1866" w:author="Benjamin Devantier -du Plessis" w:date="2025-10-01T11:29:00Z" w16du:dateUtc="2025-10-01T09:29:00Z"/>
              </w:rPr>
            </w:pPr>
            <w:ins w:id="1867" w:author="Benjamin Devantier -du Plessis" w:date="2025-10-01T11:29:00Z" w16du:dateUtc="2025-10-01T09:29:00Z">
              <w:r>
                <w:t>WorldPop Population Density</w:t>
              </w:r>
            </w:ins>
          </w:p>
        </w:tc>
        <w:tc>
          <w:tcPr>
            <w:tcW w:w="3236" w:type="dxa"/>
            <w:hideMark/>
          </w:tcPr>
          <w:p w14:paraId="7BC237BB" w14:textId="77777777" w:rsidR="00C731BB" w:rsidRDefault="00C731BB">
            <w:pPr>
              <w:pStyle w:val="Compact"/>
              <w:rPr>
                <w:ins w:id="1868" w:author="Benjamin Devantier -du Plessis" w:date="2025-10-01T11:29:00Z" w16du:dateUtc="2025-10-01T09:29:00Z"/>
              </w:rPr>
            </w:pPr>
            <w:ins w:id="1869" w:author="Benjamin Devantier -du Plessis" w:date="2025-10-01T11:29:00Z" w16du:dateUtc="2025-10-01T09:29:00Z">
              <w:r>
                <w:t>WorldPop/University of Southampton</w:t>
              </w:r>
            </w:ins>
          </w:p>
        </w:tc>
        <w:tc>
          <w:tcPr>
            <w:tcW w:w="2524" w:type="dxa"/>
            <w:hideMark/>
          </w:tcPr>
          <w:p w14:paraId="64E0F3F2" w14:textId="77777777" w:rsidR="00C731BB" w:rsidRDefault="00C731BB">
            <w:pPr>
              <w:pStyle w:val="Compact"/>
              <w:rPr>
                <w:ins w:id="1870" w:author="Benjamin Devantier -du Plessis" w:date="2025-10-01T11:29:00Z" w16du:dateUtc="2025-10-01T09:29:00Z"/>
              </w:rPr>
            </w:pPr>
            <w:ins w:id="1871" w:author="Benjamin Devantier -du Plessis" w:date="2025-10-01T11:29:00Z" w16du:dateUtc="2025-10-01T09:29:00Z">
              <w:r>
                <w:t>Population counts and density</w:t>
              </w:r>
            </w:ins>
          </w:p>
        </w:tc>
        <w:tc>
          <w:tcPr>
            <w:tcW w:w="1260" w:type="dxa"/>
            <w:hideMark/>
          </w:tcPr>
          <w:p w14:paraId="24FB843A" w14:textId="77777777" w:rsidR="00C731BB" w:rsidRDefault="00C731BB">
            <w:pPr>
              <w:pStyle w:val="Compact"/>
              <w:rPr>
                <w:ins w:id="1872" w:author="Benjamin Devantier -du Plessis" w:date="2025-10-01T11:29:00Z" w16du:dateUtc="2025-10-01T09:29:00Z"/>
              </w:rPr>
            </w:pPr>
            <w:ins w:id="1873" w:author="Benjamin Devantier -du Plessis" w:date="2025-10-01T11:29:00Z" w16du:dateUtc="2025-10-01T09:29:00Z">
              <w:r>
                <w:t>Global, 100m resolution</w:t>
              </w:r>
            </w:ins>
          </w:p>
        </w:tc>
        <w:tc>
          <w:tcPr>
            <w:tcW w:w="1350" w:type="dxa"/>
            <w:hideMark/>
          </w:tcPr>
          <w:p w14:paraId="600C5B77" w14:textId="77777777" w:rsidR="00C731BB" w:rsidRDefault="00C731BB">
            <w:pPr>
              <w:pStyle w:val="Compact"/>
              <w:rPr>
                <w:ins w:id="1874" w:author="Benjamin Devantier -du Plessis" w:date="2025-10-01T11:29:00Z" w16du:dateUtc="2025-10-01T09:29:00Z"/>
              </w:rPr>
            </w:pPr>
            <w:ins w:id="1875" w:author="Benjamin Devantier -du Plessis" w:date="2025-10-01T11:29:00Z" w16du:dateUtc="2025-10-01T09:29:00Z">
              <w:r>
                <w:t>2000-2020</w:t>
              </w:r>
            </w:ins>
          </w:p>
        </w:tc>
        <w:tc>
          <w:tcPr>
            <w:tcW w:w="1458" w:type="dxa"/>
            <w:hideMark/>
          </w:tcPr>
          <w:p w14:paraId="551DDF7D" w14:textId="77777777" w:rsidR="00C731BB" w:rsidRDefault="00C731BB">
            <w:pPr>
              <w:pStyle w:val="Compact"/>
              <w:rPr>
                <w:ins w:id="1876" w:author="Benjamin Devantier -du Plessis" w:date="2025-10-01T11:29:00Z" w16du:dateUtc="2025-10-01T09:29:00Z"/>
              </w:rPr>
            </w:pPr>
            <w:ins w:id="1877" w:author="Benjamin Devantier -du Plessis" w:date="2025-10-01T11:29:00Z" w16du:dateUtc="2025-10-01T09:29:00Z">
              <w:r>
                <w:t>Population exposure analysis</w:t>
              </w:r>
            </w:ins>
          </w:p>
        </w:tc>
      </w:tr>
      <w:tr w:rsidR="00C731BB" w14:paraId="14C7CFA8" w14:textId="77777777" w:rsidTr="00C731BB">
        <w:trPr>
          <w:trHeight w:val="300"/>
          <w:ins w:id="1878" w:author="Benjamin Devantier -du Plessis" w:date="2025-10-01T11:29:00Z"/>
        </w:trPr>
        <w:tc>
          <w:tcPr>
            <w:tcW w:w="1548" w:type="dxa"/>
          </w:tcPr>
          <w:p w14:paraId="679C8E3E" w14:textId="77777777" w:rsidR="00C731BB" w:rsidRDefault="00C731BB">
            <w:pPr>
              <w:pStyle w:val="Compact"/>
              <w:rPr>
                <w:ins w:id="1879" w:author="Benjamin Devantier -du Plessis" w:date="2025-10-01T11:29:00Z" w16du:dateUtc="2025-10-01T09:29:00Z"/>
              </w:rPr>
            </w:pPr>
          </w:p>
        </w:tc>
        <w:tc>
          <w:tcPr>
            <w:tcW w:w="1800" w:type="dxa"/>
            <w:hideMark/>
          </w:tcPr>
          <w:p w14:paraId="7C09BC75" w14:textId="77777777" w:rsidR="00C731BB" w:rsidRDefault="00C731BB">
            <w:pPr>
              <w:pStyle w:val="Compact"/>
              <w:rPr>
                <w:ins w:id="1880" w:author="Benjamin Devantier -du Plessis" w:date="2025-10-01T11:29:00Z" w16du:dateUtc="2025-10-01T09:29:00Z"/>
              </w:rPr>
            </w:pPr>
            <w:ins w:id="1881" w:author="Benjamin Devantier -du Plessis" w:date="2025-10-01T11:29:00Z" w16du:dateUtc="2025-10-01T09:29:00Z">
              <w:r>
                <w:t>OpenStreetMap</w:t>
              </w:r>
            </w:ins>
          </w:p>
        </w:tc>
        <w:tc>
          <w:tcPr>
            <w:tcW w:w="3236" w:type="dxa"/>
            <w:hideMark/>
          </w:tcPr>
          <w:p w14:paraId="1C8FCFD7" w14:textId="77777777" w:rsidR="00C731BB" w:rsidRDefault="00C731BB">
            <w:pPr>
              <w:pStyle w:val="Compact"/>
              <w:rPr>
                <w:ins w:id="1882" w:author="Benjamin Devantier -du Plessis" w:date="2025-10-01T11:29:00Z" w16du:dateUtc="2025-10-01T09:29:00Z"/>
              </w:rPr>
            </w:pPr>
            <w:ins w:id="1883" w:author="Benjamin Devantier -du Plessis" w:date="2025-10-01T11:29:00Z" w16du:dateUtc="2025-10-01T09:29:00Z">
              <w:r>
                <w:t>OpenStreetMap Foundation</w:t>
              </w:r>
            </w:ins>
          </w:p>
        </w:tc>
        <w:tc>
          <w:tcPr>
            <w:tcW w:w="2524" w:type="dxa"/>
            <w:hideMark/>
          </w:tcPr>
          <w:p w14:paraId="54251DD5" w14:textId="77777777" w:rsidR="00C731BB" w:rsidRDefault="00C731BB">
            <w:pPr>
              <w:pStyle w:val="Compact"/>
              <w:rPr>
                <w:ins w:id="1884" w:author="Benjamin Devantier -du Plessis" w:date="2025-10-01T11:29:00Z" w16du:dateUtc="2025-10-01T09:29:00Z"/>
              </w:rPr>
            </w:pPr>
            <w:ins w:id="1885" w:author="Benjamin Devantier -du Plessis" w:date="2025-10-01T11:29:00Z" w16du:dateUtc="2025-10-01T09:29:00Z">
              <w:r>
                <w:t>Road networks, building footprints</w:t>
              </w:r>
            </w:ins>
          </w:p>
        </w:tc>
        <w:tc>
          <w:tcPr>
            <w:tcW w:w="1260" w:type="dxa"/>
            <w:hideMark/>
          </w:tcPr>
          <w:p w14:paraId="2EF64D18" w14:textId="77777777" w:rsidR="00C731BB" w:rsidRDefault="00C731BB">
            <w:pPr>
              <w:pStyle w:val="Compact"/>
              <w:rPr>
                <w:ins w:id="1886" w:author="Benjamin Devantier -du Plessis" w:date="2025-10-01T11:29:00Z" w16du:dateUtc="2025-10-01T09:29:00Z"/>
              </w:rPr>
            </w:pPr>
            <w:ins w:id="1887" w:author="Benjamin Devantier -du Plessis" w:date="2025-10-01T11:29:00Z" w16du:dateUtc="2025-10-01T09:29:00Z">
              <w:r>
                <w:t>Global, variable resolution</w:t>
              </w:r>
            </w:ins>
          </w:p>
        </w:tc>
        <w:tc>
          <w:tcPr>
            <w:tcW w:w="1350" w:type="dxa"/>
            <w:hideMark/>
          </w:tcPr>
          <w:p w14:paraId="39F86DF5" w14:textId="77777777" w:rsidR="00C731BB" w:rsidRDefault="00C731BB">
            <w:pPr>
              <w:pStyle w:val="Compact"/>
              <w:rPr>
                <w:ins w:id="1888" w:author="Benjamin Devantier -du Plessis" w:date="2025-10-01T11:29:00Z" w16du:dateUtc="2025-10-01T09:29:00Z"/>
              </w:rPr>
            </w:pPr>
            <w:ins w:id="1889" w:author="Benjamin Devantier -du Plessis" w:date="2025-10-01T11:29:00Z" w16du:dateUtc="2025-10-01T09:29:00Z">
              <w:r>
                <w:t>Continuously updated</w:t>
              </w:r>
            </w:ins>
          </w:p>
        </w:tc>
        <w:tc>
          <w:tcPr>
            <w:tcW w:w="1458" w:type="dxa"/>
            <w:hideMark/>
          </w:tcPr>
          <w:p w14:paraId="0A9F1A7C" w14:textId="77777777" w:rsidR="00C731BB" w:rsidRDefault="00C731BB">
            <w:pPr>
              <w:pStyle w:val="Compact"/>
              <w:rPr>
                <w:ins w:id="1890" w:author="Benjamin Devantier -du Plessis" w:date="2025-10-01T11:29:00Z" w16du:dateUtc="2025-10-01T09:29:00Z"/>
              </w:rPr>
            </w:pPr>
            <w:ins w:id="1891" w:author="Benjamin Devantier -du Plessis" w:date="2025-10-01T11:29:00Z" w16du:dateUtc="2025-10-01T09:29:00Z">
              <w:r>
                <w:t>Urban infrastructure analysis</w:t>
              </w:r>
            </w:ins>
          </w:p>
        </w:tc>
      </w:tr>
      <w:tr w:rsidR="00C731BB" w14:paraId="713F95E3" w14:textId="77777777" w:rsidTr="00C731BB">
        <w:trPr>
          <w:trHeight w:val="300"/>
          <w:ins w:id="1892" w:author="Benjamin Devantier -du Plessis" w:date="2025-10-01T11:29:00Z"/>
        </w:trPr>
        <w:tc>
          <w:tcPr>
            <w:tcW w:w="1548" w:type="dxa"/>
            <w:hideMark/>
          </w:tcPr>
          <w:p w14:paraId="507613E2" w14:textId="77777777" w:rsidR="00C731BB" w:rsidRDefault="00C731BB">
            <w:pPr>
              <w:pStyle w:val="Compact"/>
              <w:rPr>
                <w:ins w:id="1893" w:author="Benjamin Devantier -du Plessis" w:date="2025-10-01T11:29:00Z" w16du:dateUtc="2025-10-01T09:29:00Z"/>
              </w:rPr>
            </w:pPr>
            <w:ins w:id="1894" w:author="Benjamin Devantier -du Plessis" w:date="2025-10-01T11:29:00Z" w16du:dateUtc="2025-10-01T09:29:00Z">
              <w:r>
                <w:rPr>
                  <w:b/>
                  <w:bCs/>
                </w:rPr>
                <w:t>Health data</w:t>
              </w:r>
            </w:ins>
          </w:p>
        </w:tc>
        <w:tc>
          <w:tcPr>
            <w:tcW w:w="1800" w:type="dxa"/>
            <w:hideMark/>
          </w:tcPr>
          <w:p w14:paraId="5CE59340" w14:textId="77777777" w:rsidR="00C731BB" w:rsidRDefault="00C731BB">
            <w:pPr>
              <w:pStyle w:val="Compact"/>
              <w:rPr>
                <w:ins w:id="1895" w:author="Benjamin Devantier -du Plessis" w:date="2025-10-01T11:29:00Z" w16du:dateUtc="2025-10-01T09:29:00Z"/>
              </w:rPr>
            </w:pPr>
            <w:ins w:id="1896" w:author="Benjamin Devantier -du Plessis" w:date="2025-10-01T11:29:00Z" w16du:dateUtc="2025-10-01T09:29:00Z">
              <w:r>
                <w:t>Study-specific datasets</w:t>
              </w:r>
            </w:ins>
          </w:p>
        </w:tc>
        <w:tc>
          <w:tcPr>
            <w:tcW w:w="3236" w:type="dxa"/>
            <w:hideMark/>
          </w:tcPr>
          <w:p w14:paraId="6E4EE965" w14:textId="77777777" w:rsidR="00C731BB" w:rsidRDefault="00C731BB">
            <w:pPr>
              <w:pStyle w:val="Compact"/>
              <w:rPr>
                <w:ins w:id="1897" w:author="Benjamin Devantier -du Plessis" w:date="2025-10-01T11:29:00Z" w16du:dateUtc="2025-10-01T09:29:00Z"/>
              </w:rPr>
            </w:pPr>
            <w:ins w:id="1898" w:author="Benjamin Devantier -du Plessis" w:date="2025-10-01T11:29:00Z" w16du:dateUtc="2025-10-01T09:29:00Z">
              <w:r>
                <w:t>Various research institutions</w:t>
              </w:r>
            </w:ins>
          </w:p>
        </w:tc>
        <w:tc>
          <w:tcPr>
            <w:tcW w:w="2524" w:type="dxa"/>
            <w:hideMark/>
          </w:tcPr>
          <w:p w14:paraId="645CBE27" w14:textId="77777777" w:rsidR="00C731BB" w:rsidRDefault="00C731BB">
            <w:pPr>
              <w:pStyle w:val="Compact"/>
              <w:rPr>
                <w:ins w:id="1899" w:author="Benjamin Devantier -du Plessis" w:date="2025-10-01T11:29:00Z" w16du:dateUtc="2025-10-01T09:29:00Z"/>
              </w:rPr>
            </w:pPr>
            <w:ins w:id="1900" w:author="Benjamin Devantier -du Plessis" w:date="2025-10-01T11:29:00Z" w16du:dateUtc="2025-10-01T09:29:00Z">
              <w:r>
                <w:t>Maternal health, child health, morbidity</w:t>
              </w:r>
            </w:ins>
          </w:p>
        </w:tc>
        <w:tc>
          <w:tcPr>
            <w:tcW w:w="1260" w:type="dxa"/>
            <w:hideMark/>
          </w:tcPr>
          <w:p w14:paraId="54F7BEC0" w14:textId="77777777" w:rsidR="00C731BB" w:rsidRDefault="00C731BB">
            <w:pPr>
              <w:pStyle w:val="Compact"/>
              <w:rPr>
                <w:ins w:id="1901" w:author="Benjamin Devantier -du Plessis" w:date="2025-10-01T11:29:00Z" w16du:dateUtc="2025-10-01T09:29:00Z"/>
              </w:rPr>
            </w:pPr>
            <w:ins w:id="1902" w:author="Benjamin Devantier -du Plessis" w:date="2025-10-01T11:29:00Z" w16du:dateUtc="2025-10-01T09:29:00Z">
              <w:r>
                <w:t>Study-specific locations</w:t>
              </w:r>
            </w:ins>
          </w:p>
        </w:tc>
        <w:tc>
          <w:tcPr>
            <w:tcW w:w="1350" w:type="dxa"/>
            <w:hideMark/>
          </w:tcPr>
          <w:p w14:paraId="3F5DAAC2" w14:textId="77777777" w:rsidR="00C731BB" w:rsidRDefault="00C731BB">
            <w:pPr>
              <w:pStyle w:val="Compact"/>
              <w:rPr>
                <w:ins w:id="1903" w:author="Benjamin Devantier -du Plessis" w:date="2025-10-01T11:29:00Z" w16du:dateUtc="2025-10-01T09:29:00Z"/>
              </w:rPr>
            </w:pPr>
            <w:ins w:id="1904" w:author="Benjamin Devantier -du Plessis" w:date="2025-10-01T11:29:00Z" w16du:dateUtc="2025-10-01T09:29:00Z">
              <w:r>
                <w:t>Variable by study</w:t>
              </w:r>
            </w:ins>
          </w:p>
        </w:tc>
        <w:tc>
          <w:tcPr>
            <w:tcW w:w="1458" w:type="dxa"/>
            <w:hideMark/>
          </w:tcPr>
          <w:p w14:paraId="076CBA9C" w14:textId="77777777" w:rsidR="00C731BB" w:rsidRDefault="00C731BB">
            <w:pPr>
              <w:pStyle w:val="Compact"/>
              <w:rPr>
                <w:ins w:id="1905" w:author="Benjamin Devantier -du Plessis" w:date="2025-10-01T11:29:00Z" w16du:dateUtc="2025-10-01T09:29:00Z"/>
              </w:rPr>
            </w:pPr>
            <w:ins w:id="1906" w:author="Benjamin Devantier -du Plessis" w:date="2025-10-01T11:29:00Z" w16du:dateUtc="2025-10-01T09:29:00Z">
              <w:r>
                <w:t>Heat-health impact analysis</w:t>
              </w:r>
            </w:ins>
          </w:p>
        </w:tc>
      </w:tr>
      <w:tr w:rsidR="00C731BB" w14:paraId="0CCE485A" w14:textId="77777777" w:rsidTr="00C731BB">
        <w:trPr>
          <w:trHeight w:val="300"/>
          <w:ins w:id="1907" w:author="Benjamin Devantier -du Plessis" w:date="2025-10-01T11:29:00Z"/>
        </w:trPr>
        <w:tc>
          <w:tcPr>
            <w:tcW w:w="1548" w:type="dxa"/>
          </w:tcPr>
          <w:p w14:paraId="2F660D8B" w14:textId="77777777" w:rsidR="00C731BB" w:rsidRDefault="00C731BB">
            <w:pPr>
              <w:pStyle w:val="Compact"/>
              <w:rPr>
                <w:ins w:id="1908" w:author="Benjamin Devantier -du Plessis" w:date="2025-10-01T11:29:00Z" w16du:dateUtc="2025-10-01T09:29:00Z"/>
              </w:rPr>
            </w:pPr>
          </w:p>
        </w:tc>
        <w:tc>
          <w:tcPr>
            <w:tcW w:w="1800" w:type="dxa"/>
            <w:hideMark/>
          </w:tcPr>
          <w:p w14:paraId="79224C82" w14:textId="77777777" w:rsidR="00C731BB" w:rsidRDefault="00C731BB">
            <w:pPr>
              <w:pStyle w:val="Compact"/>
              <w:rPr>
                <w:ins w:id="1909" w:author="Benjamin Devantier -du Plessis" w:date="2025-10-01T11:29:00Z" w16du:dateUtc="2025-10-01T09:29:00Z"/>
              </w:rPr>
            </w:pPr>
            <w:ins w:id="1910" w:author="Benjamin Devantier -du Plessis" w:date="2025-10-01T11:29:00Z" w16du:dateUtc="2025-10-01T09:29:00Z">
              <w:r>
                <w:t>Hospital admission records</w:t>
              </w:r>
            </w:ins>
          </w:p>
        </w:tc>
        <w:tc>
          <w:tcPr>
            <w:tcW w:w="3236" w:type="dxa"/>
            <w:hideMark/>
          </w:tcPr>
          <w:p w14:paraId="33DE0E37" w14:textId="77777777" w:rsidR="00C731BB" w:rsidRDefault="00C731BB">
            <w:pPr>
              <w:pStyle w:val="Compact"/>
              <w:rPr>
                <w:ins w:id="1911" w:author="Benjamin Devantier -du Plessis" w:date="2025-10-01T11:29:00Z" w16du:dateUtc="2025-10-01T09:29:00Z"/>
              </w:rPr>
            </w:pPr>
            <w:ins w:id="1912" w:author="Benjamin Devantier -du Plessis" w:date="2025-10-01T11:29:00Z" w16du:dateUtc="2025-10-01T09:29:00Z">
              <w:r>
                <w:t>Healthcare facilities</w:t>
              </w:r>
            </w:ins>
          </w:p>
        </w:tc>
        <w:tc>
          <w:tcPr>
            <w:tcW w:w="2524" w:type="dxa"/>
            <w:hideMark/>
          </w:tcPr>
          <w:p w14:paraId="68D4188A" w14:textId="77777777" w:rsidR="00C731BB" w:rsidRDefault="00C731BB">
            <w:pPr>
              <w:pStyle w:val="Compact"/>
              <w:rPr>
                <w:ins w:id="1913" w:author="Benjamin Devantier -du Plessis" w:date="2025-10-01T11:29:00Z" w16du:dateUtc="2025-10-01T09:29:00Z"/>
              </w:rPr>
            </w:pPr>
            <w:ins w:id="1914" w:author="Benjamin Devantier -du Plessis" w:date="2025-10-01T11:29:00Z" w16du:dateUtc="2025-10-01T09:29:00Z">
              <w:r>
                <w:t>Diagnoses, admission dates, demographics</w:t>
              </w:r>
            </w:ins>
          </w:p>
        </w:tc>
        <w:tc>
          <w:tcPr>
            <w:tcW w:w="1260" w:type="dxa"/>
            <w:hideMark/>
          </w:tcPr>
          <w:p w14:paraId="2BBE47B1" w14:textId="77777777" w:rsidR="00C731BB" w:rsidRDefault="00C731BB">
            <w:pPr>
              <w:pStyle w:val="Compact"/>
              <w:rPr>
                <w:ins w:id="1915" w:author="Benjamin Devantier -du Plessis" w:date="2025-10-01T11:29:00Z" w16du:dateUtc="2025-10-01T09:29:00Z"/>
              </w:rPr>
            </w:pPr>
            <w:ins w:id="1916" w:author="Benjamin Devantier -du Plessis" w:date="2025-10-01T11:29:00Z" w16du:dateUtc="2025-10-01T09:29:00Z">
              <w:r>
                <w:t>Urban areas in study cities</w:t>
              </w:r>
            </w:ins>
          </w:p>
        </w:tc>
        <w:tc>
          <w:tcPr>
            <w:tcW w:w="1350" w:type="dxa"/>
            <w:hideMark/>
          </w:tcPr>
          <w:p w14:paraId="3DD117CF" w14:textId="77777777" w:rsidR="00C731BB" w:rsidRDefault="00C731BB">
            <w:pPr>
              <w:pStyle w:val="Compact"/>
              <w:rPr>
                <w:ins w:id="1917" w:author="Benjamin Devantier -du Plessis" w:date="2025-10-01T11:29:00Z" w16du:dateUtc="2025-10-01T09:29:00Z"/>
              </w:rPr>
            </w:pPr>
            <w:ins w:id="1918" w:author="Benjamin Devantier -du Plessis" w:date="2025-10-01T11:29:00Z" w16du:dateUtc="2025-10-01T09:29:00Z">
              <w:r>
                <w:t>Variable by facility</w:t>
              </w:r>
            </w:ins>
          </w:p>
        </w:tc>
        <w:tc>
          <w:tcPr>
            <w:tcW w:w="1458" w:type="dxa"/>
            <w:hideMark/>
          </w:tcPr>
          <w:p w14:paraId="198B371E" w14:textId="77777777" w:rsidR="00C731BB" w:rsidRDefault="00C731BB">
            <w:pPr>
              <w:pStyle w:val="Compact"/>
              <w:rPr>
                <w:ins w:id="1919" w:author="Benjamin Devantier -du Plessis" w:date="2025-10-01T11:29:00Z" w16du:dateUtc="2025-10-01T09:29:00Z"/>
              </w:rPr>
            </w:pPr>
            <w:ins w:id="1920" w:author="Benjamin Devantier -du Plessis" w:date="2025-10-01T11:29:00Z" w16du:dateUtc="2025-10-01T09:29:00Z">
              <w:r>
                <w:t>Health outcome validation</w:t>
              </w:r>
            </w:ins>
          </w:p>
        </w:tc>
      </w:tr>
    </w:tbl>
    <w:p w14:paraId="418755F9" w14:textId="77777777" w:rsidR="00C731BB" w:rsidRDefault="00C731BB">
      <w:pPr>
        <w:pStyle w:val="Heading2"/>
      </w:pPr>
    </w:p>
    <w:p w14:paraId="73C17C0A" w14:textId="77777777" w:rsidR="005E4D05" w:rsidRDefault="005E4D05">
      <w:pPr>
        <w:rPr>
          <w:rFonts w:eastAsia="Times New Roman"/>
          <w:b/>
          <w:bCs/>
          <w:sz w:val="36"/>
          <w:szCs w:val="36"/>
        </w:rPr>
      </w:pPr>
      <w:r>
        <w:rPr>
          <w:rFonts w:eastAsia="Times New Roman"/>
        </w:rPr>
        <w:br w:type="page"/>
      </w:r>
    </w:p>
    <w:p w14:paraId="38D66B4D" w14:textId="2FB2A71B" w:rsidR="00FD7366" w:rsidRDefault="00C3062C">
      <w:pPr>
        <w:pStyle w:val="Heading2"/>
        <w:rPr>
          <w:rFonts w:eastAsia="Times New Roman"/>
        </w:rPr>
      </w:pPr>
      <w:bookmarkStart w:id="1921" w:name="_Toc210224919"/>
      <w:r>
        <w:rPr>
          <w:rFonts w:eastAsia="Times New Roman"/>
        </w:rPr>
        <w:lastRenderedPageBreak/>
        <w:t>Annex3: Personal Information Processing Agreement</w:t>
      </w:r>
      <w:bookmarkEnd w:id="1921"/>
    </w:p>
    <w:p w14:paraId="7425E7A3" w14:textId="77777777" w:rsidR="00C731BB" w:rsidRDefault="00C731BB" w:rsidP="00C731BB">
      <w:pPr>
        <w:pStyle w:val="BodyText"/>
        <w:rPr>
          <w:ins w:id="1922" w:author="Benjamin Devantier -du Plessis" w:date="2025-10-01T11:30:00Z" w16du:dateUtc="2025-10-01T09:30:00Z"/>
        </w:rPr>
      </w:pPr>
      <w:ins w:id="1923" w:author="Benjamin Devantier -du Plessis" w:date="2025-10-01T11:30:00Z" w16du:dateUtc="2025-10-01T09:30:00Z">
        <w:r>
          <w:rPr>
            <w:lang w:val="en-ZA"/>
          </w:rPr>
          <w:t xml:space="preserve">The following agreement will be signed by each person (Operator under POPIA definitions) involved in processing personal information used by the HE²AT </w:t>
        </w:r>
        <w:proofErr w:type="spellStart"/>
        <w:r>
          <w:rPr>
            <w:lang w:val="en-ZA"/>
          </w:rPr>
          <w:t>Center</w:t>
        </w:r>
        <w:proofErr w:type="spellEnd"/>
        <w:r>
          <w:rPr>
            <w:lang w:val="en-ZA"/>
          </w:rPr>
          <w:t xml:space="preserve"> Project. This includes the </w:t>
        </w:r>
        <w:r>
          <w:rPr>
            <w:b/>
            <w:bCs/>
            <w:lang w:val="en-ZA"/>
          </w:rPr>
          <w:t>Core Data Team:</w:t>
        </w:r>
        <w:r>
          <w:rPr>
            <w:lang w:val="en-ZA"/>
          </w:rPr>
          <w:t>.</w:t>
        </w:r>
        <w:r>
          <w:t> </w:t>
        </w:r>
      </w:ins>
    </w:p>
    <w:p w14:paraId="6D343D11" w14:textId="77777777" w:rsidR="00C731BB" w:rsidRDefault="00C731BB" w:rsidP="00C731BB">
      <w:pPr>
        <w:pStyle w:val="BodyText"/>
        <w:rPr>
          <w:ins w:id="1924" w:author="Benjamin Devantier -du Plessis" w:date="2025-10-01T11:30:00Z" w16du:dateUtc="2025-10-01T09:30:00Z"/>
        </w:rPr>
      </w:pPr>
      <w:ins w:id="1925" w:author="Benjamin Devantier -du Plessis" w:date="2025-10-01T11:30:00Z" w16du:dateUtc="2025-10-01T09:30:00Z">
        <w:r>
          <w:rPr>
            <w:lang w:val="en-ZA"/>
          </w:rPr>
          <w:t>I, [Full name] hereby agree to comply with the requirements of the POPIA Act of South Africa as regards the processing of personal information.  These requirements include:</w:t>
        </w:r>
        <w:r>
          <w:t> </w:t>
        </w:r>
      </w:ins>
    </w:p>
    <w:p w14:paraId="0817A1C0" w14:textId="77777777" w:rsidR="00C731BB" w:rsidRDefault="00C731BB" w:rsidP="00C731BB">
      <w:pPr>
        <w:pStyle w:val="BodyText"/>
        <w:rPr>
          <w:ins w:id="1926" w:author="Benjamin Devantier -du Plessis" w:date="2025-10-01T11:30:00Z" w16du:dateUtc="2025-10-01T09:30:00Z"/>
        </w:rPr>
      </w:pPr>
      <w:ins w:id="1927" w:author="Benjamin Devantier -du Plessis" w:date="2025-10-01T11:30:00Z" w16du:dateUtc="2025-10-01T09:30:00Z">
        <w:r>
          <w:rPr>
            <w:lang w:val="en-ZA"/>
          </w:rPr>
          <w:t xml:space="preserve">Only processing personal information for the purposes described in the HE²AT </w:t>
        </w:r>
        <w:proofErr w:type="spellStart"/>
        <w:r>
          <w:rPr>
            <w:lang w:val="en-ZA"/>
          </w:rPr>
          <w:t>Center</w:t>
        </w:r>
        <w:proofErr w:type="spellEnd"/>
        <w:r>
          <w:rPr>
            <w:lang w:val="en-ZA"/>
          </w:rPr>
          <w:t xml:space="preserve"> research protocols;</w:t>
        </w:r>
        <w:r>
          <w:t> </w:t>
        </w:r>
      </w:ins>
    </w:p>
    <w:p w14:paraId="0DA4FDDF" w14:textId="77777777" w:rsidR="00C731BB" w:rsidRDefault="00C731BB" w:rsidP="00C731BB">
      <w:pPr>
        <w:pStyle w:val="BodyText"/>
        <w:rPr>
          <w:ins w:id="1928" w:author="Benjamin Devantier -du Plessis" w:date="2025-10-01T11:30:00Z" w16du:dateUtc="2025-10-01T09:30:00Z"/>
        </w:rPr>
      </w:pPr>
      <w:ins w:id="1929" w:author="Benjamin Devantier -du Plessis" w:date="2025-10-01T11:30:00Z" w16du:dateUtc="2025-10-01T09:30:00Z">
        <w:r>
          <w:rPr>
            <w:lang w:val="en-ZA"/>
          </w:rPr>
          <w:t>Only processing personal information that is required for these purposes;</w:t>
        </w:r>
        <w:r>
          <w:t> </w:t>
        </w:r>
      </w:ins>
    </w:p>
    <w:p w14:paraId="0DAC138E" w14:textId="77777777" w:rsidR="00C731BB" w:rsidRDefault="00C731BB" w:rsidP="00C731BB">
      <w:pPr>
        <w:pStyle w:val="BodyText"/>
        <w:rPr>
          <w:ins w:id="1930" w:author="Benjamin Devantier -du Plessis" w:date="2025-10-01T11:30:00Z" w16du:dateUtc="2025-10-01T09:30:00Z"/>
        </w:rPr>
      </w:pPr>
      <w:ins w:id="1931" w:author="Benjamin Devantier -du Plessis" w:date="2025-10-01T11:30:00Z" w16du:dateUtc="2025-10-01T09:30:00Z">
        <w:r>
          <w:rPr>
            <w:lang w:val="en-ZA"/>
          </w:rPr>
          <w:t>Not enabling or allowing access to personal information to anyone who does not have authorization for such access;</w:t>
        </w:r>
        <w:r>
          <w:t> </w:t>
        </w:r>
      </w:ins>
    </w:p>
    <w:p w14:paraId="1D76E343" w14:textId="77777777" w:rsidR="00C731BB" w:rsidRDefault="00C731BB" w:rsidP="00C731BB">
      <w:pPr>
        <w:pStyle w:val="BodyText"/>
        <w:rPr>
          <w:ins w:id="1932" w:author="Benjamin Devantier -du Plessis" w:date="2025-10-01T11:30:00Z" w16du:dateUtc="2025-10-01T09:30:00Z"/>
        </w:rPr>
      </w:pPr>
      <w:ins w:id="1933" w:author="Benjamin Devantier -du Plessis" w:date="2025-10-01T11:30:00Z" w16du:dateUtc="2025-10-01T09:30:00Z">
        <w:r>
          <w:rPr>
            <w:lang w:val="en-ZA"/>
          </w:rPr>
          <w:t>Notifying the HE²AT, Steering Committee as the responsible party, if there is any reason to believe that personal information has been accessed or made available to an unauthorized person.</w:t>
        </w:r>
        <w:r>
          <w:t> </w:t>
        </w:r>
      </w:ins>
    </w:p>
    <w:p w14:paraId="74F94F6A" w14:textId="77777777" w:rsidR="00C731BB" w:rsidRDefault="00C731BB" w:rsidP="00C731BB">
      <w:pPr>
        <w:pStyle w:val="BodyText"/>
        <w:rPr>
          <w:ins w:id="1934" w:author="Benjamin Devantier -du Plessis" w:date="2025-10-01T11:30:00Z" w16du:dateUtc="2025-10-01T09:30:00Z"/>
        </w:rPr>
      </w:pPr>
      <w:ins w:id="1935" w:author="Benjamin Devantier -du Plessis" w:date="2025-10-01T11:30:00Z" w16du:dateUtc="2025-10-01T09:30:00Z">
        <w:r>
          <w:t> </w:t>
        </w:r>
      </w:ins>
    </w:p>
    <w:p w14:paraId="1B6879B1" w14:textId="77777777" w:rsidR="00C731BB" w:rsidRDefault="00C731BB" w:rsidP="00C731BB">
      <w:pPr>
        <w:pStyle w:val="BodyText"/>
        <w:rPr>
          <w:ins w:id="1936" w:author="Benjamin Devantier -du Plessis" w:date="2025-10-01T11:30:00Z" w16du:dateUtc="2025-10-01T09:30:00Z"/>
        </w:rPr>
      </w:pPr>
      <w:ins w:id="1937" w:author="Benjamin Devantier -du Plessis" w:date="2025-10-01T11:30:00Z" w16du:dateUtc="2025-10-01T09:30:00Z">
        <w:r>
          <w:rPr>
            <w:lang w:val="en-ZA"/>
          </w:rPr>
          <w:t>I further note that I have received appropriate training on my responsibilities and I am subject to professional obligations of confidentiality. </w:t>
        </w:r>
        <w:r>
          <w:t> </w:t>
        </w:r>
      </w:ins>
    </w:p>
    <w:p w14:paraId="1211293C" w14:textId="77777777" w:rsidR="00C731BB" w:rsidRDefault="00C731BB" w:rsidP="00C731BB">
      <w:pPr>
        <w:pStyle w:val="BodyText"/>
        <w:rPr>
          <w:ins w:id="1938" w:author="Benjamin Devantier -du Plessis" w:date="2025-10-01T11:30:00Z" w16du:dateUtc="2025-10-01T09:30:00Z"/>
        </w:rPr>
      </w:pPr>
      <w:ins w:id="1939" w:author="Benjamin Devantier -du Plessis" w:date="2025-10-01T11:30:00Z" w16du:dateUtc="2025-10-01T09:30:00Z">
        <w:r>
          <w:t> </w:t>
        </w:r>
      </w:ins>
    </w:p>
    <w:p w14:paraId="3767A389" w14:textId="77777777" w:rsidR="00C731BB" w:rsidRDefault="00C731BB" w:rsidP="00C731BB">
      <w:pPr>
        <w:pStyle w:val="BodyText"/>
        <w:rPr>
          <w:ins w:id="1940" w:author="Benjamin Devantier -du Plessis" w:date="2025-10-01T11:30:00Z" w16du:dateUtc="2025-10-01T09:30:00Z"/>
          <w:sz w:val="22"/>
          <w:szCs w:val="22"/>
        </w:rPr>
      </w:pPr>
      <w:ins w:id="1941" w:author="Benjamin Devantier -du Plessis" w:date="2025-10-01T11:30:00Z" w16du:dateUtc="2025-10-01T09:30:00Z">
        <w:r>
          <w:rPr>
            <w:sz w:val="22"/>
            <w:szCs w:val="22"/>
            <w:lang w:val="en-ZA"/>
          </w:rPr>
          <w:t>Signed _______________________ at _________________ on this ___ day of __ in the year _______</w:t>
        </w:r>
        <w:r>
          <w:rPr>
            <w:sz w:val="22"/>
            <w:szCs w:val="22"/>
          </w:rPr>
          <w:t> </w:t>
        </w:r>
        <w:r>
          <w:rPr>
            <w:rFonts w:eastAsiaTheme="majorEastAsia" w:cstheme="majorBidi"/>
            <w:color w:val="0F4761" w:themeColor="accent1" w:themeShade="BF"/>
            <w:sz w:val="22"/>
            <w:szCs w:val="22"/>
          </w:rPr>
          <w:t> </w:t>
        </w:r>
      </w:ins>
    </w:p>
    <w:p w14:paraId="48FA66AC" w14:textId="77777777" w:rsidR="00C731BB" w:rsidRDefault="00C731BB">
      <w:pPr>
        <w:rPr>
          <w:ins w:id="1942" w:author="Benjamin Devantier -du Plessis" w:date="2025-10-01T11:31:00Z" w16du:dateUtc="2025-10-01T09:31:00Z"/>
          <w:strike/>
          <w:color w:val="FF0000"/>
        </w:rPr>
      </w:pPr>
      <w:ins w:id="1943" w:author="Benjamin Devantier -du Plessis" w:date="2025-10-01T11:31:00Z" w16du:dateUtc="2025-10-01T09:31:00Z">
        <w:r>
          <w:rPr>
            <w:strike/>
            <w:color w:val="FF0000"/>
          </w:rPr>
          <w:br w:type="page"/>
        </w:r>
      </w:ins>
    </w:p>
    <w:p w14:paraId="38D1EA9D" w14:textId="77777777" w:rsidR="00C731BB" w:rsidRDefault="00C731BB" w:rsidP="00C731BB">
      <w:pPr>
        <w:pStyle w:val="Heading3"/>
        <w:rPr>
          <w:ins w:id="1944" w:author="Benjamin Devantier -du Plessis" w:date="2025-10-01T11:31:00Z" w16du:dateUtc="2025-10-01T09:31:00Z"/>
          <w:rFonts w:eastAsiaTheme="majorEastAsia"/>
          <w:sz w:val="28"/>
          <w:szCs w:val="28"/>
        </w:rPr>
      </w:pPr>
      <w:bookmarkStart w:id="1945" w:name="_Toc209788460"/>
      <w:bookmarkStart w:id="1946" w:name="_Toc210224920"/>
      <w:ins w:id="1947" w:author="Benjamin Devantier -du Plessis" w:date="2025-10-01T11:31:00Z" w16du:dateUtc="2025-10-01T09:31:00Z">
        <w:r>
          <w:lastRenderedPageBreak/>
          <w:t>Annex 4: Ethics notification letter template</w:t>
        </w:r>
        <w:bookmarkEnd w:id="1945"/>
        <w:bookmarkEnd w:id="1946"/>
      </w:ins>
    </w:p>
    <w:p w14:paraId="68226B57" w14:textId="77777777" w:rsidR="00C731BB" w:rsidRDefault="00C731BB" w:rsidP="00C731BB">
      <w:pPr>
        <w:ind w:left="360"/>
        <w:textAlignment w:val="baseline"/>
        <w:rPr>
          <w:ins w:id="1948" w:author="Benjamin Devantier -du Plessis" w:date="2025-10-01T11:31:00Z" w16du:dateUtc="2025-10-01T09:31:00Z"/>
          <w:rFonts w:ascii="Segoe UI" w:eastAsia="Times New Roman" w:hAnsi="Segoe UI" w:cs="Segoe UI"/>
          <w:b/>
          <w:bCs/>
          <w:sz w:val="18"/>
          <w:szCs w:val="18"/>
        </w:rPr>
      </w:pPr>
      <w:ins w:id="1949" w:author="Benjamin Devantier -du Plessis" w:date="2025-10-01T11:31:00Z" w16du:dateUtc="2025-10-01T09:31:00Z">
        <w:r>
          <w:rPr>
            <w:rFonts w:ascii="Nunito" w:eastAsia="Times New Roman" w:hAnsi="Nunito" w:cs="Segoe UI"/>
            <w:b/>
            <w:bCs/>
            <w:sz w:val="32"/>
            <w:szCs w:val="32"/>
            <w:lang w:val="en-ZA"/>
          </w:rPr>
          <w:t>Ethics notification letter</w:t>
        </w:r>
        <w:r>
          <w:rPr>
            <w:rFonts w:ascii="Nunito" w:eastAsia="Times New Roman" w:hAnsi="Nunito" w:cs="Segoe UI"/>
            <w:b/>
            <w:bCs/>
            <w:sz w:val="32"/>
            <w:szCs w:val="32"/>
          </w:rPr>
          <w:t> </w:t>
        </w:r>
      </w:ins>
    </w:p>
    <w:p w14:paraId="0B7CCE70" w14:textId="4A3CD0C8" w:rsidR="00C731BB" w:rsidRDefault="0040454C" w:rsidP="00C731BB">
      <w:pPr>
        <w:ind w:left="720"/>
        <w:jc w:val="both"/>
        <w:textAlignment w:val="baseline"/>
        <w:rPr>
          <w:ins w:id="1950" w:author="Benjamin Devantier -du Plessis" w:date="2025-10-01T11:31:00Z" w16du:dateUtc="2025-10-01T09:31:00Z"/>
          <w:rFonts w:ascii="Segoe UI" w:eastAsia="Times New Roman" w:hAnsi="Segoe UI" w:cs="Segoe UI"/>
          <w:sz w:val="18"/>
          <w:szCs w:val="18"/>
        </w:rPr>
      </w:pPr>
      <w:ins w:id="1951" w:author="Benjamin Devantier -du Plessis" w:date="2025-10-01T11:31:00Z" w16du:dateUtc="2025-10-01T09:31:00Z">
        <w:r>
          <w:rPr>
            <w:noProof/>
          </w:rPr>
          <w:drawing>
            <wp:inline distT="0" distB="0" distL="0" distR="0" wp14:anchorId="1A226B87" wp14:editId="3583D443">
              <wp:extent cx="1779905" cy="1626235"/>
              <wp:effectExtent l="0" t="0" r="0" b="0"/>
              <wp:docPr id="17" name="Picture 8" descr="A logo of a university&#10;&#10;&#10;&#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8" descr="A logo of a university&#10;&#10;&#10;&#10;Description automatically generated, Picture"/>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C731BB">
          <w:rPr>
            <w:rFonts w:ascii="Nunito" w:eastAsia="Times New Roman" w:hAnsi="Nunito" w:cs="Segoe UI"/>
            <w:color w:val="000000"/>
            <w:sz w:val="20"/>
            <w:szCs w:val="20"/>
          </w:rPr>
          <w:t> </w:t>
        </w:r>
      </w:ins>
    </w:p>
    <w:p w14:paraId="4E084C65" w14:textId="77777777" w:rsidR="00C731BB" w:rsidRDefault="00C731BB" w:rsidP="00C731BB">
      <w:pPr>
        <w:ind w:left="1575" w:firstLine="390"/>
        <w:jc w:val="center"/>
        <w:textAlignment w:val="baseline"/>
        <w:rPr>
          <w:ins w:id="1952" w:author="Benjamin Devantier -du Plessis" w:date="2025-10-01T11:31:00Z" w16du:dateUtc="2025-10-01T09:31:00Z"/>
          <w:rFonts w:ascii="Segoe UI" w:eastAsia="Times New Roman" w:hAnsi="Segoe UI" w:cs="Segoe UI"/>
          <w:sz w:val="18"/>
          <w:szCs w:val="18"/>
        </w:rPr>
      </w:pPr>
      <w:ins w:id="1953" w:author="Benjamin Devantier -du Plessis" w:date="2025-10-01T11:31:00Z" w16du:dateUtc="2025-10-01T09:31:00Z">
        <w:r>
          <w:rPr>
            <w:rFonts w:ascii="Nunito" w:eastAsia="Times New Roman" w:hAnsi="Nunito" w:cs="Segoe UI"/>
            <w:b/>
            <w:bCs/>
            <w:color w:val="000000"/>
            <w:sz w:val="20"/>
            <w:szCs w:val="20"/>
            <w:lang w:val="en-ZA"/>
          </w:rPr>
          <w:t>APPLICATION FOR A NOTIFICATION REGARDING AN APPROVED STUDY in RP2</w:t>
        </w:r>
        <w:r>
          <w:rPr>
            <w:rFonts w:ascii="Calibri" w:eastAsia="Times New Roman" w:hAnsi="Calibri" w:cs="Calibri"/>
            <w:color w:val="000000"/>
            <w:sz w:val="20"/>
            <w:szCs w:val="20"/>
          </w:rPr>
          <w:tab/>
        </w:r>
        <w:r>
          <w:rPr>
            <w:rFonts w:ascii="Nunito" w:eastAsia="Times New Roman" w:hAnsi="Nunito" w:cs="Segoe UI"/>
            <w:color w:val="000000"/>
            <w:sz w:val="20"/>
            <w:szCs w:val="20"/>
          </w:rPr>
          <w:t> </w:t>
        </w:r>
      </w:ins>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5"/>
        <w:gridCol w:w="7110"/>
      </w:tblGrid>
      <w:tr w:rsidR="00C731BB" w14:paraId="332E3845" w14:textId="77777777" w:rsidTr="00C731BB">
        <w:trPr>
          <w:trHeight w:val="300"/>
          <w:ins w:id="1954" w:author="Benjamin Devantier -du Plessis" w:date="2025-10-01T11:31:00Z"/>
        </w:trPr>
        <w:tc>
          <w:tcPr>
            <w:tcW w:w="9915" w:type="dxa"/>
            <w:gridSpan w:val="2"/>
            <w:tcBorders>
              <w:top w:val="single" w:sz="6" w:space="0" w:color="auto"/>
              <w:left w:val="single" w:sz="6" w:space="0" w:color="auto"/>
              <w:bottom w:val="single" w:sz="6" w:space="0" w:color="auto"/>
              <w:right w:val="single" w:sz="6" w:space="0" w:color="auto"/>
            </w:tcBorders>
            <w:hideMark/>
          </w:tcPr>
          <w:p w14:paraId="2F6790E4" w14:textId="77777777" w:rsidR="00C731BB" w:rsidRDefault="00C731BB">
            <w:pPr>
              <w:textAlignment w:val="baseline"/>
              <w:rPr>
                <w:ins w:id="1955" w:author="Benjamin Devantier -du Plessis" w:date="2025-10-01T11:31:00Z" w16du:dateUtc="2025-10-01T09:31:00Z"/>
                <w:rFonts w:eastAsia="Times New Roman"/>
              </w:rPr>
            </w:pPr>
            <w:ins w:id="1956" w:author="Benjamin Devantier -du Plessis" w:date="2025-10-01T11:31:00Z" w16du:dateUtc="2025-10-01T09:31:00Z">
              <w:r>
                <w:rPr>
                  <w:rFonts w:ascii="Nunito" w:eastAsia="Times New Roman" w:hAnsi="Nunito"/>
                  <w:b/>
                  <w:bCs/>
                  <w:color w:val="000000"/>
                  <w:sz w:val="20"/>
                  <w:szCs w:val="20"/>
                  <w:lang w:val="en-ZA"/>
                </w:rPr>
                <w:t xml:space="preserve">PART 1: ADMINISTRATIVE </w:t>
              </w:r>
              <w:r>
                <w:rPr>
                  <w:rFonts w:ascii="Nunito" w:eastAsia="Times New Roman" w:hAnsi="Nunito"/>
                  <w:color w:val="000000"/>
                  <w:sz w:val="20"/>
                  <w:szCs w:val="20"/>
                </w:rPr>
                <w:t> </w:t>
              </w:r>
              <w:r>
                <w:rPr>
                  <w:rFonts w:ascii="Nunito" w:eastAsia="Times New Roman" w:hAnsi="Nunito"/>
                  <w:color w:val="000000"/>
                  <w:sz w:val="20"/>
                  <w:szCs w:val="20"/>
                </w:rPr>
                <w:br/>
              </w:r>
              <w:r>
                <w:rPr>
                  <w:rFonts w:ascii="Nunito" w:eastAsia="Times New Roman" w:hAnsi="Nunito"/>
                  <w:i/>
                  <w:iCs/>
                  <w:color w:val="000000"/>
                  <w:sz w:val="20"/>
                  <w:szCs w:val="20"/>
                  <w:lang w:val="en-ZA"/>
                </w:rPr>
                <w:t>(Blocks will expand to contain the information required, no extra references or pages should be added)</w:t>
              </w:r>
              <w:r>
                <w:rPr>
                  <w:rFonts w:ascii="Nunito" w:eastAsia="Times New Roman" w:hAnsi="Nunito"/>
                  <w:color w:val="000000"/>
                  <w:sz w:val="20"/>
                  <w:szCs w:val="20"/>
                </w:rPr>
                <w:t> </w:t>
              </w:r>
            </w:ins>
          </w:p>
        </w:tc>
      </w:tr>
      <w:tr w:rsidR="00C731BB" w14:paraId="7330BE17" w14:textId="77777777" w:rsidTr="00C731BB">
        <w:trPr>
          <w:trHeight w:val="300"/>
          <w:ins w:id="195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0F3186D0" w14:textId="77777777" w:rsidR="00C731BB" w:rsidRDefault="00C731BB">
            <w:pPr>
              <w:textAlignment w:val="baseline"/>
              <w:rPr>
                <w:ins w:id="1958" w:author="Benjamin Devantier -du Plessis" w:date="2025-10-01T11:31:00Z" w16du:dateUtc="2025-10-01T09:31:00Z"/>
                <w:rFonts w:eastAsia="Times New Roman"/>
              </w:rPr>
            </w:pPr>
            <w:ins w:id="1959" w:author="Benjamin Devantier -du Plessis" w:date="2025-10-01T11:31:00Z" w16du:dateUtc="2025-10-01T09:31:00Z">
              <w:r>
                <w:rPr>
                  <w:rFonts w:ascii="Nunito" w:eastAsia="Times New Roman" w:hAnsi="Nunito"/>
                  <w:color w:val="000000"/>
                  <w:sz w:val="20"/>
                  <w:szCs w:val="20"/>
                  <w:lang w:val="en-ZA"/>
                </w:rPr>
                <w:t>Ethics Reference Number:</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7A0D8192" w14:textId="77777777" w:rsidR="00C731BB" w:rsidRDefault="00C731BB">
            <w:pPr>
              <w:textAlignment w:val="baseline"/>
              <w:rPr>
                <w:ins w:id="1960" w:author="Benjamin Devantier -du Plessis" w:date="2025-10-01T11:31:00Z" w16du:dateUtc="2025-10-01T09:31:00Z"/>
                <w:rFonts w:eastAsia="Times New Roman"/>
              </w:rPr>
            </w:pPr>
            <w:ins w:id="1961" w:author="Benjamin Devantier -du Plessis" w:date="2025-10-01T11:31:00Z" w16du:dateUtc="2025-10-01T09:31:00Z">
              <w:r>
                <w:rPr>
                  <w:rFonts w:ascii="Nunito" w:eastAsia="Times New Roman" w:hAnsi="Nunito"/>
                  <w:color w:val="000000"/>
                  <w:sz w:val="20"/>
                  <w:szCs w:val="20"/>
                </w:rPr>
                <w:t> </w:t>
              </w:r>
            </w:ins>
          </w:p>
        </w:tc>
      </w:tr>
      <w:tr w:rsidR="00C731BB" w14:paraId="478C0C2B" w14:textId="77777777" w:rsidTr="00C731BB">
        <w:trPr>
          <w:trHeight w:val="300"/>
          <w:ins w:id="196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2FF96288" w14:textId="77777777" w:rsidR="00C731BB" w:rsidRDefault="00C731BB">
            <w:pPr>
              <w:textAlignment w:val="baseline"/>
              <w:rPr>
                <w:ins w:id="1963" w:author="Benjamin Devantier -du Plessis" w:date="2025-10-01T11:31:00Z" w16du:dateUtc="2025-10-01T09:31:00Z"/>
                <w:rFonts w:eastAsia="Times New Roman"/>
              </w:rPr>
            </w:pPr>
            <w:ins w:id="1964" w:author="Benjamin Devantier -du Plessis" w:date="2025-10-01T11:31:00Z" w16du:dateUtc="2025-10-01T09:31:00Z">
              <w:r>
                <w:rPr>
                  <w:rFonts w:ascii="Nunito" w:eastAsia="Times New Roman" w:hAnsi="Nunito"/>
                  <w:color w:val="000000"/>
                  <w:sz w:val="20"/>
                  <w:szCs w:val="20"/>
                  <w:lang w:val="en-ZA"/>
                </w:rPr>
                <w:t>Study Title:</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0D45BDB9" w14:textId="77777777" w:rsidR="00C731BB" w:rsidRDefault="00C731BB">
            <w:pPr>
              <w:textAlignment w:val="baseline"/>
              <w:rPr>
                <w:ins w:id="1965" w:author="Benjamin Devantier -du Plessis" w:date="2025-10-01T11:31:00Z" w16du:dateUtc="2025-10-01T09:31:00Z"/>
                <w:rFonts w:eastAsia="Times New Roman"/>
              </w:rPr>
            </w:pPr>
            <w:ins w:id="1966" w:author="Benjamin Devantier -du Plessis" w:date="2025-10-01T11:31:00Z" w16du:dateUtc="2025-10-01T09:31:00Z">
              <w:r>
                <w:rPr>
                  <w:rFonts w:ascii="Nunito" w:eastAsia="Times New Roman" w:hAnsi="Nunito"/>
                  <w:color w:val="000000"/>
                  <w:sz w:val="20"/>
                  <w:szCs w:val="20"/>
                </w:rPr>
                <w:t> </w:t>
              </w:r>
            </w:ins>
          </w:p>
        </w:tc>
      </w:tr>
      <w:tr w:rsidR="00C731BB" w14:paraId="1D3B9645" w14:textId="77777777" w:rsidTr="00C731BB">
        <w:trPr>
          <w:trHeight w:val="300"/>
          <w:ins w:id="196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62BB9CAB" w14:textId="77777777" w:rsidR="00C731BB" w:rsidRDefault="00C731BB">
            <w:pPr>
              <w:textAlignment w:val="baseline"/>
              <w:rPr>
                <w:ins w:id="1968" w:author="Benjamin Devantier -du Plessis" w:date="2025-10-01T11:31:00Z" w16du:dateUtc="2025-10-01T09:31:00Z"/>
                <w:rFonts w:eastAsia="Times New Roman"/>
              </w:rPr>
            </w:pPr>
            <w:ins w:id="1969" w:author="Benjamin Devantier -du Plessis" w:date="2025-10-01T11:31:00Z" w16du:dateUtc="2025-10-01T09:31:00Z">
              <w:r>
                <w:rPr>
                  <w:rFonts w:ascii="Nunito" w:eastAsia="Times New Roman" w:hAnsi="Nunito"/>
                  <w:color w:val="000000"/>
                  <w:sz w:val="20"/>
                  <w:szCs w:val="20"/>
                  <w:lang w:val="en-ZA"/>
                </w:rPr>
                <w:t>Phase of trial:</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52763E29" w14:textId="77777777" w:rsidR="00C731BB" w:rsidRDefault="00C731BB">
            <w:pPr>
              <w:textAlignment w:val="baseline"/>
              <w:rPr>
                <w:ins w:id="1970" w:author="Benjamin Devantier -du Plessis" w:date="2025-10-01T11:31:00Z" w16du:dateUtc="2025-10-01T09:31:00Z"/>
                <w:rFonts w:eastAsia="Times New Roman"/>
              </w:rPr>
            </w:pPr>
            <w:ins w:id="1971" w:author="Benjamin Devantier -du Plessis" w:date="2025-10-01T11:31:00Z" w16du:dateUtc="2025-10-01T09:31:00Z">
              <w:r>
                <w:rPr>
                  <w:rFonts w:ascii="Nunito" w:eastAsia="Times New Roman" w:hAnsi="Nunito"/>
                  <w:color w:val="000000"/>
                  <w:sz w:val="20"/>
                  <w:szCs w:val="20"/>
                </w:rPr>
                <w:t> </w:t>
              </w:r>
            </w:ins>
          </w:p>
        </w:tc>
      </w:tr>
      <w:tr w:rsidR="00C731BB" w14:paraId="22BF02B9" w14:textId="77777777" w:rsidTr="00C731BB">
        <w:trPr>
          <w:trHeight w:val="300"/>
          <w:ins w:id="197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120093B6" w14:textId="77777777" w:rsidR="00C731BB" w:rsidRDefault="00C731BB">
            <w:pPr>
              <w:textAlignment w:val="baseline"/>
              <w:rPr>
                <w:ins w:id="1973" w:author="Benjamin Devantier -du Plessis" w:date="2025-10-01T11:31:00Z" w16du:dateUtc="2025-10-01T09:31:00Z"/>
                <w:rFonts w:eastAsia="Times New Roman"/>
              </w:rPr>
            </w:pPr>
            <w:ins w:id="1974" w:author="Benjamin Devantier -du Plessis" w:date="2025-10-01T11:31:00Z" w16du:dateUtc="2025-10-01T09:31:00Z">
              <w:r>
                <w:rPr>
                  <w:rFonts w:ascii="Nunito" w:eastAsia="Times New Roman" w:hAnsi="Nunito"/>
                  <w:color w:val="000000"/>
                  <w:sz w:val="20"/>
                  <w:szCs w:val="20"/>
                  <w:lang w:val="en-ZA"/>
                </w:rPr>
                <w:t>Protocol/Project/Study Number: </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3B2F5AE6" w14:textId="77777777" w:rsidR="00C731BB" w:rsidRDefault="00C731BB">
            <w:pPr>
              <w:textAlignment w:val="baseline"/>
              <w:rPr>
                <w:ins w:id="1975" w:author="Benjamin Devantier -du Plessis" w:date="2025-10-01T11:31:00Z" w16du:dateUtc="2025-10-01T09:31:00Z"/>
                <w:rFonts w:eastAsia="Times New Roman"/>
              </w:rPr>
            </w:pPr>
            <w:ins w:id="1976" w:author="Benjamin Devantier -du Plessis" w:date="2025-10-01T11:31:00Z" w16du:dateUtc="2025-10-01T09:31:00Z">
              <w:r>
                <w:rPr>
                  <w:rFonts w:ascii="Nunito" w:eastAsia="Times New Roman" w:hAnsi="Nunito"/>
                  <w:color w:val="000000"/>
                  <w:sz w:val="20"/>
                  <w:szCs w:val="20"/>
                </w:rPr>
                <w:t> </w:t>
              </w:r>
            </w:ins>
          </w:p>
        </w:tc>
      </w:tr>
      <w:tr w:rsidR="00C731BB" w14:paraId="291F62C0" w14:textId="77777777" w:rsidTr="00C731BB">
        <w:trPr>
          <w:trHeight w:val="300"/>
          <w:ins w:id="197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14D82C88" w14:textId="77777777" w:rsidR="00C731BB" w:rsidRDefault="00C731BB">
            <w:pPr>
              <w:textAlignment w:val="baseline"/>
              <w:rPr>
                <w:ins w:id="1978" w:author="Benjamin Devantier -du Plessis" w:date="2025-10-01T11:31:00Z" w16du:dateUtc="2025-10-01T09:31:00Z"/>
                <w:rFonts w:eastAsia="Times New Roman"/>
              </w:rPr>
            </w:pPr>
            <w:ins w:id="1979" w:author="Benjamin Devantier -du Plessis" w:date="2025-10-01T11:31:00Z" w16du:dateUtc="2025-10-01T09:31:00Z">
              <w:r>
                <w:rPr>
                  <w:rFonts w:ascii="Nunito" w:eastAsia="Times New Roman" w:hAnsi="Nunito"/>
                  <w:color w:val="000000"/>
                  <w:sz w:val="20"/>
                  <w:szCs w:val="20"/>
                  <w:lang w:val="en-ZA"/>
                </w:rPr>
                <w:t>Approved Version/No. and Date:</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44310F29" w14:textId="77777777" w:rsidR="00C731BB" w:rsidRDefault="00C731BB">
            <w:pPr>
              <w:textAlignment w:val="baseline"/>
              <w:rPr>
                <w:ins w:id="1980" w:author="Benjamin Devantier -du Plessis" w:date="2025-10-01T11:31:00Z" w16du:dateUtc="2025-10-01T09:31:00Z"/>
                <w:rFonts w:eastAsia="Times New Roman"/>
              </w:rPr>
            </w:pPr>
            <w:ins w:id="1981" w:author="Benjamin Devantier -du Plessis" w:date="2025-10-01T11:31:00Z" w16du:dateUtc="2025-10-01T09:31:00Z">
              <w:r>
                <w:rPr>
                  <w:rFonts w:ascii="Nunito" w:eastAsia="Times New Roman" w:hAnsi="Nunito"/>
                  <w:color w:val="000000"/>
                  <w:sz w:val="20"/>
                  <w:szCs w:val="20"/>
                </w:rPr>
                <w:t> </w:t>
              </w:r>
            </w:ins>
          </w:p>
        </w:tc>
      </w:tr>
      <w:tr w:rsidR="00C731BB" w14:paraId="2EFAABB8" w14:textId="77777777" w:rsidTr="00C731BB">
        <w:trPr>
          <w:trHeight w:val="300"/>
          <w:ins w:id="198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341C24D6" w14:textId="77777777" w:rsidR="00C731BB" w:rsidRDefault="00C731BB">
            <w:pPr>
              <w:textAlignment w:val="baseline"/>
              <w:rPr>
                <w:ins w:id="1983" w:author="Benjamin Devantier -du Plessis" w:date="2025-10-01T11:31:00Z" w16du:dateUtc="2025-10-01T09:31:00Z"/>
                <w:rFonts w:eastAsia="Times New Roman"/>
              </w:rPr>
            </w:pPr>
            <w:ins w:id="1984" w:author="Benjamin Devantier -du Plessis" w:date="2025-10-01T11:31:00Z" w16du:dateUtc="2025-10-01T09:31:00Z">
              <w:r>
                <w:rPr>
                  <w:rFonts w:ascii="Nunito" w:eastAsia="Times New Roman" w:hAnsi="Nunito"/>
                  <w:color w:val="000000"/>
                  <w:sz w:val="20"/>
                  <w:szCs w:val="20"/>
                  <w:lang w:val="en-ZA"/>
                </w:rPr>
                <w:t>Amended Version/No.  and Date:</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36BDEB5A" w14:textId="77777777" w:rsidR="00C731BB" w:rsidRDefault="00C731BB">
            <w:pPr>
              <w:textAlignment w:val="baseline"/>
              <w:rPr>
                <w:ins w:id="1985" w:author="Benjamin Devantier -du Plessis" w:date="2025-10-01T11:31:00Z" w16du:dateUtc="2025-10-01T09:31:00Z"/>
                <w:rFonts w:eastAsia="Times New Roman"/>
              </w:rPr>
            </w:pPr>
            <w:ins w:id="1986" w:author="Benjamin Devantier -du Plessis" w:date="2025-10-01T11:31:00Z" w16du:dateUtc="2025-10-01T09:31:00Z">
              <w:r>
                <w:rPr>
                  <w:rFonts w:ascii="Nunito" w:eastAsia="Times New Roman" w:hAnsi="Nunito"/>
                  <w:color w:val="000000"/>
                  <w:sz w:val="20"/>
                  <w:szCs w:val="20"/>
                </w:rPr>
                <w:t> </w:t>
              </w:r>
            </w:ins>
          </w:p>
        </w:tc>
      </w:tr>
      <w:tr w:rsidR="00C731BB" w14:paraId="7AC3C4B6" w14:textId="77777777" w:rsidTr="00C731BB">
        <w:trPr>
          <w:trHeight w:val="300"/>
          <w:ins w:id="198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619A8B62" w14:textId="77777777" w:rsidR="00C731BB" w:rsidRDefault="00C731BB">
            <w:pPr>
              <w:textAlignment w:val="baseline"/>
              <w:rPr>
                <w:ins w:id="1988" w:author="Benjamin Devantier -du Plessis" w:date="2025-10-01T11:31:00Z" w16du:dateUtc="2025-10-01T09:31:00Z"/>
                <w:rFonts w:eastAsia="Times New Roman"/>
              </w:rPr>
            </w:pPr>
            <w:ins w:id="1989" w:author="Benjamin Devantier -du Plessis" w:date="2025-10-01T11:31:00Z" w16du:dateUtc="2025-10-01T09:31:00Z">
              <w:r>
                <w:rPr>
                  <w:rFonts w:ascii="Nunito" w:eastAsia="Times New Roman" w:hAnsi="Nunito"/>
                  <w:color w:val="000000"/>
                  <w:sz w:val="20"/>
                  <w:szCs w:val="20"/>
                  <w:lang w:val="en-ZA"/>
                </w:rPr>
                <w:t>Health product being studied:</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00E20AC4" w14:textId="77777777" w:rsidR="00C731BB" w:rsidRDefault="00C731BB">
            <w:pPr>
              <w:textAlignment w:val="baseline"/>
              <w:rPr>
                <w:ins w:id="1990" w:author="Benjamin Devantier -du Plessis" w:date="2025-10-01T11:31:00Z" w16du:dateUtc="2025-10-01T09:31:00Z"/>
                <w:rFonts w:eastAsia="Times New Roman"/>
              </w:rPr>
            </w:pPr>
            <w:ins w:id="1991" w:author="Benjamin Devantier -du Plessis" w:date="2025-10-01T11:31:00Z" w16du:dateUtc="2025-10-01T09:31:00Z">
              <w:r>
                <w:rPr>
                  <w:rFonts w:ascii="Nunito" w:eastAsia="Times New Roman" w:hAnsi="Nunito"/>
                  <w:color w:val="000000"/>
                  <w:sz w:val="20"/>
                  <w:szCs w:val="20"/>
                </w:rPr>
                <w:t> </w:t>
              </w:r>
            </w:ins>
          </w:p>
        </w:tc>
      </w:tr>
      <w:tr w:rsidR="00C731BB" w14:paraId="78176A79" w14:textId="77777777" w:rsidTr="00C731BB">
        <w:trPr>
          <w:trHeight w:val="300"/>
          <w:ins w:id="1992" w:author="Benjamin Devantier -du Plessis" w:date="2025-10-01T11:31:00Z"/>
        </w:trPr>
        <w:tc>
          <w:tcPr>
            <w:tcW w:w="2805" w:type="dxa"/>
            <w:tcBorders>
              <w:top w:val="nil"/>
              <w:left w:val="single" w:sz="6" w:space="0" w:color="auto"/>
              <w:bottom w:val="single" w:sz="6" w:space="0" w:color="auto"/>
              <w:right w:val="single" w:sz="6" w:space="0" w:color="auto"/>
            </w:tcBorders>
            <w:hideMark/>
          </w:tcPr>
          <w:p w14:paraId="435E6D35" w14:textId="77777777" w:rsidR="00C731BB" w:rsidRDefault="00C731BB">
            <w:pPr>
              <w:textAlignment w:val="baseline"/>
              <w:rPr>
                <w:ins w:id="1993" w:author="Benjamin Devantier -du Plessis" w:date="2025-10-01T11:31:00Z" w16du:dateUtc="2025-10-01T09:31:00Z"/>
                <w:rFonts w:eastAsia="Times New Roman"/>
              </w:rPr>
            </w:pPr>
            <w:ins w:id="1994" w:author="Benjamin Devantier -du Plessis" w:date="2025-10-01T11:31:00Z" w16du:dateUtc="2025-10-01T09:31:00Z">
              <w:r>
                <w:rPr>
                  <w:rFonts w:ascii="Nunito" w:eastAsia="Times New Roman" w:hAnsi="Nunito"/>
                  <w:color w:val="000000"/>
                  <w:sz w:val="20"/>
                  <w:szCs w:val="20"/>
                  <w:lang w:val="en-ZA"/>
                </w:rPr>
                <w:t>Sponsor/Funder/Donor:</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18906FA2" w14:textId="77777777" w:rsidR="00C731BB" w:rsidRDefault="00C731BB">
            <w:pPr>
              <w:textAlignment w:val="baseline"/>
              <w:rPr>
                <w:ins w:id="1995" w:author="Benjamin Devantier -du Plessis" w:date="2025-10-01T11:31:00Z" w16du:dateUtc="2025-10-01T09:31:00Z"/>
                <w:rFonts w:eastAsia="Times New Roman"/>
              </w:rPr>
            </w:pPr>
            <w:ins w:id="1996" w:author="Benjamin Devantier -du Plessis" w:date="2025-10-01T11:31:00Z" w16du:dateUtc="2025-10-01T09:31:00Z">
              <w:r>
                <w:rPr>
                  <w:rFonts w:ascii="Nunito" w:eastAsia="Times New Roman" w:hAnsi="Nunito"/>
                  <w:color w:val="000000"/>
                  <w:sz w:val="20"/>
                  <w:szCs w:val="20"/>
                </w:rPr>
                <w:t> </w:t>
              </w:r>
            </w:ins>
          </w:p>
        </w:tc>
      </w:tr>
      <w:tr w:rsidR="00C731BB" w14:paraId="12401CFE" w14:textId="77777777" w:rsidTr="00C731BB">
        <w:trPr>
          <w:trHeight w:val="300"/>
          <w:ins w:id="1997" w:author="Benjamin Devantier -du Plessis" w:date="2025-10-01T11:31:00Z"/>
        </w:trPr>
        <w:tc>
          <w:tcPr>
            <w:tcW w:w="2805" w:type="dxa"/>
            <w:tcBorders>
              <w:top w:val="nil"/>
              <w:left w:val="single" w:sz="6" w:space="0" w:color="auto"/>
              <w:bottom w:val="single" w:sz="6" w:space="0" w:color="auto"/>
              <w:right w:val="single" w:sz="6" w:space="0" w:color="auto"/>
            </w:tcBorders>
            <w:hideMark/>
          </w:tcPr>
          <w:p w14:paraId="355C8EE1" w14:textId="77777777" w:rsidR="00C731BB" w:rsidRDefault="00C731BB">
            <w:pPr>
              <w:textAlignment w:val="baseline"/>
              <w:rPr>
                <w:ins w:id="1998" w:author="Benjamin Devantier -du Plessis" w:date="2025-10-01T11:31:00Z" w16du:dateUtc="2025-10-01T09:31:00Z"/>
                <w:rFonts w:eastAsia="Times New Roman"/>
              </w:rPr>
            </w:pPr>
            <w:ins w:id="1999" w:author="Benjamin Devantier -du Plessis" w:date="2025-10-01T11:31:00Z" w16du:dateUtc="2025-10-01T09:31:00Z">
              <w:r>
                <w:rPr>
                  <w:rFonts w:ascii="Nunito" w:eastAsia="Times New Roman" w:hAnsi="Nunito"/>
                  <w:color w:val="000000"/>
                  <w:sz w:val="20"/>
                  <w:szCs w:val="20"/>
                  <w:lang w:val="en-ZA"/>
                </w:rPr>
                <w:t>Applicant:</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3AE22F5F" w14:textId="77777777" w:rsidR="00C731BB" w:rsidRDefault="00C731BB">
            <w:pPr>
              <w:textAlignment w:val="baseline"/>
              <w:rPr>
                <w:ins w:id="2000" w:author="Benjamin Devantier -du Plessis" w:date="2025-10-01T11:31:00Z" w16du:dateUtc="2025-10-01T09:31:00Z"/>
                <w:rFonts w:eastAsia="Times New Roman"/>
              </w:rPr>
            </w:pPr>
            <w:ins w:id="2001" w:author="Benjamin Devantier -du Plessis" w:date="2025-10-01T11:31:00Z" w16du:dateUtc="2025-10-01T09:31:00Z">
              <w:r>
                <w:rPr>
                  <w:rFonts w:ascii="Nunito" w:eastAsia="Times New Roman" w:hAnsi="Nunito"/>
                  <w:color w:val="000000"/>
                  <w:sz w:val="20"/>
                  <w:szCs w:val="20"/>
                </w:rPr>
                <w:t> </w:t>
              </w:r>
            </w:ins>
          </w:p>
        </w:tc>
      </w:tr>
      <w:tr w:rsidR="00C731BB" w14:paraId="7EBAA8E6" w14:textId="77777777" w:rsidTr="00C731BB">
        <w:trPr>
          <w:trHeight w:val="300"/>
          <w:ins w:id="200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40A4E8B5" w14:textId="77777777" w:rsidR="00C731BB" w:rsidRDefault="00C731BB">
            <w:pPr>
              <w:textAlignment w:val="baseline"/>
              <w:rPr>
                <w:ins w:id="2003" w:author="Benjamin Devantier -du Plessis" w:date="2025-10-01T11:31:00Z" w16du:dateUtc="2025-10-01T09:31:00Z"/>
                <w:rFonts w:eastAsia="Times New Roman"/>
              </w:rPr>
            </w:pPr>
            <w:ins w:id="2004" w:author="Benjamin Devantier -du Plessis" w:date="2025-10-01T11:31:00Z" w16du:dateUtc="2025-10-01T09:31:00Z">
              <w:r>
                <w:rPr>
                  <w:rFonts w:ascii="Nunito" w:eastAsia="Times New Roman" w:hAnsi="Nunito"/>
                  <w:color w:val="000000"/>
                  <w:sz w:val="20"/>
                  <w:szCs w:val="20"/>
                  <w:lang w:val="en-ZA"/>
                </w:rPr>
                <w:t>Contact Person:</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11803695" w14:textId="77777777" w:rsidR="00C731BB" w:rsidRDefault="00C731BB">
            <w:pPr>
              <w:textAlignment w:val="baseline"/>
              <w:rPr>
                <w:ins w:id="2005" w:author="Benjamin Devantier -du Plessis" w:date="2025-10-01T11:31:00Z" w16du:dateUtc="2025-10-01T09:31:00Z"/>
                <w:rFonts w:eastAsia="Times New Roman"/>
              </w:rPr>
            </w:pPr>
            <w:ins w:id="2006" w:author="Benjamin Devantier -du Plessis" w:date="2025-10-01T11:31:00Z" w16du:dateUtc="2025-10-01T09:31:00Z">
              <w:r>
                <w:rPr>
                  <w:rFonts w:ascii="Nunito" w:eastAsia="Times New Roman" w:hAnsi="Nunito"/>
                  <w:color w:val="000000"/>
                  <w:sz w:val="20"/>
                  <w:szCs w:val="20"/>
                </w:rPr>
                <w:t> </w:t>
              </w:r>
            </w:ins>
          </w:p>
        </w:tc>
      </w:tr>
      <w:tr w:rsidR="00C731BB" w14:paraId="7512588C" w14:textId="77777777" w:rsidTr="00C731BB">
        <w:trPr>
          <w:trHeight w:val="300"/>
          <w:ins w:id="200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59EE774A" w14:textId="77777777" w:rsidR="00C731BB" w:rsidRDefault="00C731BB">
            <w:pPr>
              <w:textAlignment w:val="baseline"/>
              <w:rPr>
                <w:ins w:id="2008" w:author="Benjamin Devantier -du Plessis" w:date="2025-10-01T11:31:00Z" w16du:dateUtc="2025-10-01T09:31:00Z"/>
                <w:rFonts w:eastAsia="Times New Roman"/>
              </w:rPr>
            </w:pPr>
            <w:ins w:id="2009" w:author="Benjamin Devantier -du Plessis" w:date="2025-10-01T11:31:00Z" w16du:dateUtc="2025-10-01T09:31:00Z">
              <w:r>
                <w:rPr>
                  <w:rFonts w:ascii="Nunito" w:eastAsia="Times New Roman" w:hAnsi="Nunito"/>
                  <w:color w:val="000000"/>
                  <w:sz w:val="20"/>
                  <w:szCs w:val="20"/>
                  <w:lang w:val="en-ZA"/>
                </w:rPr>
                <w:t>Address:</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2C6335C4" w14:textId="77777777" w:rsidR="00C731BB" w:rsidRDefault="00C731BB">
            <w:pPr>
              <w:textAlignment w:val="baseline"/>
              <w:rPr>
                <w:ins w:id="2010" w:author="Benjamin Devantier -du Plessis" w:date="2025-10-01T11:31:00Z" w16du:dateUtc="2025-10-01T09:31:00Z"/>
                <w:rFonts w:eastAsia="Times New Roman"/>
              </w:rPr>
            </w:pPr>
            <w:ins w:id="2011" w:author="Benjamin Devantier -du Plessis" w:date="2025-10-01T11:31:00Z" w16du:dateUtc="2025-10-01T09:31:00Z">
              <w:r>
                <w:rPr>
                  <w:rFonts w:ascii="Nunito" w:eastAsia="Times New Roman" w:hAnsi="Nunito"/>
                  <w:color w:val="000000"/>
                  <w:sz w:val="20"/>
                  <w:szCs w:val="20"/>
                </w:rPr>
                <w:t> </w:t>
              </w:r>
            </w:ins>
          </w:p>
        </w:tc>
      </w:tr>
      <w:tr w:rsidR="00C731BB" w14:paraId="67B60B0C" w14:textId="77777777" w:rsidTr="00C731BB">
        <w:trPr>
          <w:trHeight w:val="300"/>
          <w:ins w:id="201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5BDBE37A" w14:textId="77777777" w:rsidR="00C731BB" w:rsidRDefault="00C731BB">
            <w:pPr>
              <w:textAlignment w:val="baseline"/>
              <w:rPr>
                <w:ins w:id="2013" w:author="Benjamin Devantier -du Plessis" w:date="2025-10-01T11:31:00Z" w16du:dateUtc="2025-10-01T09:31:00Z"/>
                <w:rFonts w:eastAsia="Times New Roman"/>
              </w:rPr>
            </w:pPr>
            <w:ins w:id="2014" w:author="Benjamin Devantier -du Plessis" w:date="2025-10-01T11:31:00Z" w16du:dateUtc="2025-10-01T09:31:00Z">
              <w:r>
                <w:rPr>
                  <w:rFonts w:ascii="Nunito" w:eastAsia="Times New Roman" w:hAnsi="Nunito"/>
                  <w:color w:val="000000"/>
                  <w:sz w:val="20"/>
                  <w:szCs w:val="20"/>
                  <w:lang w:val="en-ZA"/>
                </w:rPr>
                <w:t>Cell No.:</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1DB29976" w14:textId="77777777" w:rsidR="00C731BB" w:rsidRDefault="00C731BB">
            <w:pPr>
              <w:textAlignment w:val="baseline"/>
              <w:rPr>
                <w:ins w:id="2015" w:author="Benjamin Devantier -du Plessis" w:date="2025-10-01T11:31:00Z" w16du:dateUtc="2025-10-01T09:31:00Z"/>
                <w:rFonts w:eastAsia="Times New Roman"/>
              </w:rPr>
            </w:pPr>
            <w:ins w:id="2016" w:author="Benjamin Devantier -du Plessis" w:date="2025-10-01T11:31:00Z" w16du:dateUtc="2025-10-01T09:31:00Z">
              <w:r>
                <w:rPr>
                  <w:rFonts w:ascii="Nunito" w:eastAsia="Times New Roman" w:hAnsi="Nunito"/>
                  <w:color w:val="000000"/>
                  <w:sz w:val="20"/>
                  <w:szCs w:val="20"/>
                </w:rPr>
                <w:t> </w:t>
              </w:r>
            </w:ins>
          </w:p>
        </w:tc>
      </w:tr>
      <w:tr w:rsidR="00C731BB" w14:paraId="66E635A5" w14:textId="77777777" w:rsidTr="00C731BB">
        <w:trPr>
          <w:trHeight w:val="300"/>
          <w:ins w:id="2017"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4DD2BAA1" w14:textId="77777777" w:rsidR="00C731BB" w:rsidRDefault="00C731BB">
            <w:pPr>
              <w:textAlignment w:val="baseline"/>
              <w:rPr>
                <w:ins w:id="2018" w:author="Benjamin Devantier -du Plessis" w:date="2025-10-01T11:31:00Z" w16du:dateUtc="2025-10-01T09:31:00Z"/>
                <w:rFonts w:eastAsia="Times New Roman"/>
              </w:rPr>
            </w:pPr>
            <w:ins w:id="2019" w:author="Benjamin Devantier -du Plessis" w:date="2025-10-01T11:31:00Z" w16du:dateUtc="2025-10-01T09:31:00Z">
              <w:r>
                <w:rPr>
                  <w:rFonts w:ascii="Nunito" w:eastAsia="Times New Roman" w:hAnsi="Nunito"/>
                  <w:color w:val="000000"/>
                  <w:sz w:val="20"/>
                  <w:szCs w:val="20"/>
                  <w:lang w:val="en-ZA"/>
                </w:rPr>
                <w:t>E-mail address:</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284E8237" w14:textId="77777777" w:rsidR="00C731BB" w:rsidRDefault="00C731BB">
            <w:pPr>
              <w:textAlignment w:val="baseline"/>
              <w:rPr>
                <w:ins w:id="2020" w:author="Benjamin Devantier -du Plessis" w:date="2025-10-01T11:31:00Z" w16du:dateUtc="2025-10-01T09:31:00Z"/>
                <w:rFonts w:eastAsia="Times New Roman"/>
              </w:rPr>
            </w:pPr>
            <w:ins w:id="2021" w:author="Benjamin Devantier -du Plessis" w:date="2025-10-01T11:31:00Z" w16du:dateUtc="2025-10-01T09:31:00Z">
              <w:r>
                <w:rPr>
                  <w:rFonts w:ascii="Nunito" w:eastAsia="Times New Roman" w:hAnsi="Nunito"/>
                  <w:color w:val="000000"/>
                  <w:sz w:val="20"/>
                  <w:szCs w:val="20"/>
                </w:rPr>
                <w:t> </w:t>
              </w:r>
            </w:ins>
          </w:p>
        </w:tc>
      </w:tr>
      <w:tr w:rsidR="00C731BB" w14:paraId="38991876" w14:textId="77777777" w:rsidTr="00C731BB">
        <w:trPr>
          <w:trHeight w:val="300"/>
          <w:ins w:id="2022" w:author="Benjamin Devantier -du Plessis" w:date="2025-10-01T11:31:00Z"/>
        </w:trPr>
        <w:tc>
          <w:tcPr>
            <w:tcW w:w="2805" w:type="dxa"/>
            <w:tcBorders>
              <w:top w:val="single" w:sz="6" w:space="0" w:color="auto"/>
              <w:left w:val="single" w:sz="6" w:space="0" w:color="auto"/>
              <w:bottom w:val="single" w:sz="6" w:space="0" w:color="auto"/>
              <w:right w:val="single" w:sz="6" w:space="0" w:color="auto"/>
            </w:tcBorders>
            <w:hideMark/>
          </w:tcPr>
          <w:p w14:paraId="28A4E797" w14:textId="77777777" w:rsidR="00C731BB" w:rsidRDefault="00C731BB">
            <w:pPr>
              <w:textAlignment w:val="baseline"/>
              <w:rPr>
                <w:ins w:id="2023" w:author="Benjamin Devantier -du Plessis" w:date="2025-10-01T11:31:00Z" w16du:dateUtc="2025-10-01T09:31:00Z"/>
                <w:rFonts w:eastAsia="Times New Roman"/>
              </w:rPr>
            </w:pPr>
            <w:ins w:id="2024" w:author="Benjamin Devantier -du Plessis" w:date="2025-10-01T11:31:00Z" w16du:dateUtc="2025-10-01T09:31:00Z">
              <w:r>
                <w:rPr>
                  <w:rFonts w:ascii="Nunito" w:eastAsia="Times New Roman" w:hAnsi="Nunito"/>
                  <w:color w:val="000000"/>
                  <w:sz w:val="20"/>
                  <w:szCs w:val="20"/>
                  <w:lang w:val="en-ZA"/>
                </w:rPr>
                <w:lastRenderedPageBreak/>
                <w:t>Date of Application: </w:t>
              </w:r>
              <w:r>
                <w:rPr>
                  <w:rFonts w:ascii="Nunito" w:eastAsia="Times New Roman" w:hAnsi="Nunito"/>
                  <w:color w:val="000000"/>
                  <w:sz w:val="20"/>
                  <w:szCs w:val="20"/>
                </w:rPr>
                <w:t> </w:t>
              </w:r>
            </w:ins>
          </w:p>
        </w:tc>
        <w:tc>
          <w:tcPr>
            <w:tcW w:w="7110" w:type="dxa"/>
            <w:tcBorders>
              <w:top w:val="single" w:sz="6" w:space="0" w:color="auto"/>
              <w:left w:val="single" w:sz="6" w:space="0" w:color="auto"/>
              <w:bottom w:val="single" w:sz="6" w:space="0" w:color="auto"/>
              <w:right w:val="single" w:sz="6" w:space="0" w:color="auto"/>
            </w:tcBorders>
            <w:hideMark/>
          </w:tcPr>
          <w:p w14:paraId="59554DDE" w14:textId="77777777" w:rsidR="00C731BB" w:rsidRDefault="00C731BB">
            <w:pPr>
              <w:textAlignment w:val="baseline"/>
              <w:rPr>
                <w:ins w:id="2025" w:author="Benjamin Devantier -du Plessis" w:date="2025-10-01T11:31:00Z" w16du:dateUtc="2025-10-01T09:31:00Z"/>
                <w:rFonts w:eastAsia="Times New Roman"/>
              </w:rPr>
            </w:pPr>
            <w:ins w:id="2026" w:author="Benjamin Devantier -du Plessis" w:date="2025-10-01T11:31:00Z" w16du:dateUtc="2025-10-01T09:31:00Z">
              <w:r>
                <w:rPr>
                  <w:rFonts w:ascii="Nunito" w:eastAsia="Times New Roman" w:hAnsi="Nunito"/>
                  <w:color w:val="000000"/>
                  <w:sz w:val="20"/>
                  <w:szCs w:val="20"/>
                </w:rPr>
                <w:t> </w:t>
              </w:r>
            </w:ins>
          </w:p>
        </w:tc>
      </w:tr>
    </w:tbl>
    <w:p w14:paraId="644C4666" w14:textId="77777777" w:rsidR="00C731BB" w:rsidRDefault="00C731BB" w:rsidP="00C731BB">
      <w:pPr>
        <w:textAlignment w:val="baseline"/>
        <w:rPr>
          <w:ins w:id="2027" w:author="Benjamin Devantier -du Plessis" w:date="2025-10-01T11:31:00Z" w16du:dateUtc="2025-10-01T09:31:00Z"/>
          <w:rFonts w:ascii="Segoe UI" w:eastAsia="Times New Roman" w:hAnsi="Segoe UI" w:cs="Segoe UI"/>
          <w:sz w:val="18"/>
          <w:szCs w:val="18"/>
          <w:lang w:eastAsia="en-US"/>
        </w:rPr>
      </w:pPr>
      <w:ins w:id="2028" w:author="Benjamin Devantier -du Plessis" w:date="2025-10-01T11:31:00Z" w16du:dateUtc="2025-10-01T09:31:00Z">
        <w:r>
          <w:rPr>
            <w:rFonts w:ascii="Nunito" w:eastAsia="Times New Roman" w:hAnsi="Nunito" w:cs="Segoe UI"/>
            <w:color w:val="000000"/>
            <w:sz w:val="20"/>
            <w:szCs w:val="20"/>
          </w:rPr>
          <w:t> </w:t>
        </w:r>
      </w:ins>
    </w:p>
    <w:p w14:paraId="5D35A798" w14:textId="77777777" w:rsidR="00C731BB" w:rsidRDefault="00C731BB" w:rsidP="00C731BB">
      <w:pPr>
        <w:textAlignment w:val="baseline"/>
        <w:rPr>
          <w:ins w:id="2029" w:author="Benjamin Devantier -du Plessis" w:date="2025-10-01T11:31:00Z" w16du:dateUtc="2025-10-01T09:31:00Z"/>
          <w:rFonts w:ascii="Segoe UI" w:eastAsia="Times New Roman" w:hAnsi="Segoe UI" w:cs="Segoe UI"/>
          <w:sz w:val="18"/>
          <w:szCs w:val="18"/>
        </w:rPr>
      </w:pPr>
      <w:ins w:id="2030" w:author="Benjamin Devantier -du Plessis" w:date="2025-10-01T11:31:00Z" w16du:dateUtc="2025-10-01T09:31:00Z">
        <w:r>
          <w:rPr>
            <w:rFonts w:ascii="Nunito" w:eastAsia="Times New Roman" w:hAnsi="Nunito" w:cs="Segoe UI"/>
            <w:color w:val="000000"/>
            <w:sz w:val="20"/>
            <w:szCs w:val="20"/>
          </w:rPr>
          <w:t> </w:t>
        </w:r>
      </w:ins>
    </w:p>
    <w:p w14:paraId="6E6B6BAD" w14:textId="77777777" w:rsidR="00C731BB" w:rsidRDefault="00C731BB" w:rsidP="00C731BB">
      <w:pPr>
        <w:textAlignment w:val="baseline"/>
        <w:rPr>
          <w:ins w:id="2031" w:author="Benjamin Devantier -du Plessis" w:date="2025-10-01T11:31:00Z" w16du:dateUtc="2025-10-01T09:31:00Z"/>
          <w:rFonts w:ascii="Segoe UI" w:eastAsia="Times New Roman" w:hAnsi="Segoe UI" w:cs="Segoe UI"/>
          <w:sz w:val="18"/>
          <w:szCs w:val="18"/>
        </w:rPr>
      </w:pPr>
      <w:ins w:id="2032" w:author="Benjamin Devantier -du Plessis" w:date="2025-10-01T11:31:00Z" w16du:dateUtc="2025-10-01T09:31:00Z">
        <w:r>
          <w:rPr>
            <w:rFonts w:ascii="Nunito" w:eastAsia="Times New Roman" w:hAnsi="Nunito" w:cs="Segoe UI"/>
            <w:b/>
            <w:bCs/>
            <w:color w:val="000000"/>
            <w:sz w:val="20"/>
            <w:szCs w:val="20"/>
            <w:lang w:val="en-ZA"/>
          </w:rPr>
          <w:t>PART 2: DETAILS OF NOTIFICATION</w:t>
        </w:r>
        <w:r>
          <w:rPr>
            <w:rFonts w:ascii="Nunito" w:eastAsia="Times New Roman" w:hAnsi="Nunito" w:cs="Segoe UI"/>
            <w:color w:val="000000"/>
            <w:sz w:val="20"/>
            <w:szCs w:val="20"/>
          </w:rPr>
          <w:t> </w:t>
        </w:r>
      </w:ins>
    </w:p>
    <w:p w14:paraId="2A0EB68C" w14:textId="77777777" w:rsidR="00C731BB" w:rsidRDefault="00C731BB" w:rsidP="00C731BB">
      <w:pPr>
        <w:textAlignment w:val="baseline"/>
        <w:rPr>
          <w:ins w:id="2033" w:author="Benjamin Devantier -du Plessis" w:date="2025-10-01T11:31:00Z" w16du:dateUtc="2025-10-01T09:31:00Z"/>
          <w:rFonts w:ascii="Segoe UI" w:eastAsia="Times New Roman" w:hAnsi="Segoe UI" w:cs="Segoe UI"/>
          <w:sz w:val="18"/>
          <w:szCs w:val="18"/>
        </w:rPr>
      </w:pPr>
      <w:ins w:id="2034" w:author="Benjamin Devantier -du Plessis" w:date="2025-10-01T11:31:00Z" w16du:dateUtc="2025-10-01T09:31:00Z">
        <w:r>
          <w:rPr>
            <w:rFonts w:ascii="Nunito" w:eastAsia="Times New Roman" w:hAnsi="Nunito" w:cs="Segoe UI"/>
            <w:color w:val="000000"/>
            <w:sz w:val="20"/>
            <w:szCs w:val="20"/>
          </w:rPr>
          <w:t> </w:t>
        </w:r>
      </w:ins>
    </w:p>
    <w:p w14:paraId="117DE584" w14:textId="77777777" w:rsidR="00C731BB" w:rsidRDefault="00C731BB" w:rsidP="00C731BB">
      <w:pPr>
        <w:textAlignment w:val="baseline"/>
        <w:rPr>
          <w:ins w:id="2035" w:author="Benjamin Devantier -du Plessis" w:date="2025-10-01T11:31:00Z" w16du:dateUtc="2025-10-01T09:31:00Z"/>
          <w:rFonts w:ascii="Segoe UI" w:eastAsia="Times New Roman" w:hAnsi="Segoe UI" w:cs="Segoe UI"/>
          <w:sz w:val="18"/>
          <w:szCs w:val="18"/>
        </w:rPr>
      </w:pPr>
      <w:ins w:id="2036" w:author="Benjamin Devantier -du Plessis" w:date="2025-10-01T11:31:00Z" w16du:dateUtc="2025-10-01T09:31:00Z">
        <w:r>
          <w:rPr>
            <w:rFonts w:ascii="Nunito" w:eastAsia="Times New Roman" w:hAnsi="Nunito" w:cs="Segoe UI"/>
            <w:b/>
            <w:bCs/>
            <w:color w:val="000000"/>
            <w:sz w:val="20"/>
            <w:szCs w:val="20"/>
            <w:lang w:val="en-ZA"/>
          </w:rPr>
          <w:t>Briefly provide:</w:t>
        </w:r>
        <w:r>
          <w:rPr>
            <w:rFonts w:ascii="Nunito" w:eastAsia="Times New Roman" w:hAnsi="Nunito" w:cs="Segoe UI"/>
            <w:color w:val="000000"/>
            <w:sz w:val="20"/>
            <w:szCs w:val="20"/>
          </w:rPr>
          <w:t> </w:t>
        </w:r>
      </w:ins>
    </w:p>
    <w:p w14:paraId="25DAA576" w14:textId="77777777" w:rsidR="00C731BB" w:rsidRDefault="00C731BB" w:rsidP="00C731BB">
      <w:pPr>
        <w:textAlignment w:val="baseline"/>
        <w:rPr>
          <w:ins w:id="2037" w:author="Benjamin Devantier -du Plessis" w:date="2025-10-01T11:31:00Z" w16du:dateUtc="2025-10-01T09:31:00Z"/>
          <w:rFonts w:ascii="Segoe UI" w:eastAsia="Times New Roman" w:hAnsi="Segoe UI" w:cs="Segoe UI"/>
          <w:sz w:val="18"/>
          <w:szCs w:val="18"/>
        </w:rPr>
      </w:pPr>
      <w:ins w:id="2038" w:author="Benjamin Devantier -du Plessis" w:date="2025-10-01T11:31:00Z" w16du:dateUtc="2025-10-01T09:31:00Z">
        <w:r>
          <w:rPr>
            <w:rFonts w:ascii="Nunito" w:eastAsia="Times New Roman" w:hAnsi="Nunito" w:cs="Segoe UI"/>
            <w:color w:val="000000"/>
            <w:sz w:val="20"/>
            <w:szCs w:val="20"/>
            <w:lang w:val="en-ZA"/>
          </w:rPr>
          <w:t>1. Motivation / Background:</w:t>
        </w:r>
        <w:r>
          <w:rPr>
            <w:rFonts w:ascii="Nunito" w:eastAsia="Times New Roman" w:hAnsi="Nunito" w:cs="Segoe UI"/>
            <w:color w:val="000000"/>
            <w:sz w:val="20"/>
            <w:szCs w:val="20"/>
          </w:rPr>
          <w:t> </w:t>
        </w:r>
      </w:ins>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15"/>
        <w:gridCol w:w="4800"/>
      </w:tblGrid>
      <w:tr w:rsidR="00C731BB" w14:paraId="3C50AD69" w14:textId="77777777" w:rsidTr="00C731BB">
        <w:trPr>
          <w:trHeight w:val="300"/>
          <w:ins w:id="2039" w:author="Benjamin Devantier -du Plessis" w:date="2025-10-01T11:31:00Z"/>
        </w:trPr>
        <w:tc>
          <w:tcPr>
            <w:tcW w:w="9915" w:type="dxa"/>
            <w:gridSpan w:val="2"/>
            <w:tcBorders>
              <w:top w:val="single" w:sz="6" w:space="0" w:color="000000"/>
              <w:left w:val="single" w:sz="6" w:space="0" w:color="000000"/>
              <w:bottom w:val="single" w:sz="6" w:space="0" w:color="000000"/>
              <w:right w:val="single" w:sz="6" w:space="0" w:color="000000"/>
            </w:tcBorders>
            <w:hideMark/>
          </w:tcPr>
          <w:p w14:paraId="500A75A9" w14:textId="77777777" w:rsidR="00C731BB" w:rsidRDefault="00C731BB">
            <w:pPr>
              <w:textAlignment w:val="baseline"/>
              <w:rPr>
                <w:ins w:id="2040" w:author="Benjamin Devantier -du Plessis" w:date="2025-10-01T11:31:00Z" w16du:dateUtc="2025-10-01T09:31:00Z"/>
                <w:rFonts w:eastAsia="Times New Roman"/>
              </w:rPr>
            </w:pPr>
            <w:ins w:id="2041" w:author="Benjamin Devantier -du Plessis" w:date="2025-10-01T11:31:00Z" w16du:dateUtc="2025-10-01T09:31:00Z">
              <w:r>
                <w:rPr>
                  <w:rFonts w:ascii="Nunito" w:eastAsia="Times New Roman" w:hAnsi="Nunito"/>
                  <w:color w:val="000000"/>
                  <w:sz w:val="20"/>
                  <w:szCs w:val="20"/>
                  <w:lang w:val="en-ZA"/>
                </w:rPr>
                <w:t>2. Study Plan:</w:t>
              </w:r>
              <w:r>
                <w:rPr>
                  <w:rFonts w:ascii="Nunito" w:eastAsia="Times New Roman" w:hAnsi="Nunito"/>
                  <w:color w:val="000000"/>
                  <w:sz w:val="20"/>
                  <w:szCs w:val="20"/>
                </w:rPr>
                <w:t> </w:t>
              </w:r>
              <w:r>
                <w:rPr>
                  <w:rFonts w:ascii="Nunito" w:eastAsia="Times New Roman" w:hAnsi="Nunito"/>
                  <w:color w:val="000000"/>
                  <w:sz w:val="20"/>
                  <w:szCs w:val="20"/>
                </w:rPr>
                <w:br/>
              </w:r>
              <w:r>
                <w:rPr>
                  <w:rFonts w:ascii="Nunito" w:eastAsia="Times New Roman" w:hAnsi="Nunito"/>
                  <w:sz w:val="20"/>
                  <w:szCs w:val="20"/>
                </w:rPr>
                <w:t> </w:t>
              </w:r>
              <w:r>
                <w:rPr>
                  <w:rFonts w:ascii="Nunito" w:eastAsia="Times New Roman" w:hAnsi="Nunito"/>
                  <w:sz w:val="20"/>
                  <w:szCs w:val="20"/>
                </w:rPr>
                <w:br/>
              </w:r>
              <w:r>
                <w:rPr>
                  <w:rFonts w:ascii="Nunito" w:eastAsia="Times New Roman" w:hAnsi="Nunito"/>
                  <w:color w:val="000000"/>
                  <w:sz w:val="20"/>
                  <w:szCs w:val="20"/>
                  <w:lang w:val="en-ZA"/>
                </w:rPr>
                <w:t>I, the undersigned, agree to conduct/manage the above-mentioned study under the conditions as stated in this application</w:t>
              </w:r>
              <w:r>
                <w:rPr>
                  <w:rFonts w:ascii="Nunito" w:eastAsia="Times New Roman" w:hAnsi="Nunito"/>
                  <w:color w:val="000000"/>
                  <w:sz w:val="20"/>
                  <w:szCs w:val="20"/>
                </w:rPr>
                <w:t> </w:t>
              </w:r>
            </w:ins>
          </w:p>
        </w:tc>
      </w:tr>
      <w:tr w:rsidR="00C731BB" w14:paraId="7EFB17B3" w14:textId="77777777" w:rsidTr="00C731BB">
        <w:trPr>
          <w:trHeight w:val="300"/>
          <w:ins w:id="2042" w:author="Benjamin Devantier -du Plessis" w:date="2025-10-01T11:31:00Z"/>
        </w:trPr>
        <w:tc>
          <w:tcPr>
            <w:tcW w:w="5115" w:type="dxa"/>
            <w:tcBorders>
              <w:top w:val="single" w:sz="6" w:space="0" w:color="000000"/>
              <w:left w:val="single" w:sz="6" w:space="0" w:color="000000"/>
              <w:bottom w:val="single" w:sz="6" w:space="0" w:color="000000"/>
              <w:right w:val="single" w:sz="6" w:space="0" w:color="000000"/>
            </w:tcBorders>
            <w:hideMark/>
          </w:tcPr>
          <w:p w14:paraId="7E1966E3" w14:textId="77777777" w:rsidR="00C731BB" w:rsidRDefault="00C731BB">
            <w:pPr>
              <w:textAlignment w:val="baseline"/>
              <w:rPr>
                <w:ins w:id="2043" w:author="Benjamin Devantier -du Plessis" w:date="2025-10-01T11:31:00Z" w16du:dateUtc="2025-10-01T09:31:00Z"/>
                <w:rFonts w:eastAsia="Times New Roman"/>
              </w:rPr>
            </w:pPr>
            <w:ins w:id="2044" w:author="Benjamin Devantier -du Plessis" w:date="2025-10-01T11:31:00Z" w16du:dateUtc="2025-10-01T09:31:00Z">
              <w:r>
                <w:rPr>
                  <w:rFonts w:ascii="Nunito" w:eastAsia="Times New Roman" w:hAnsi="Nunito"/>
                  <w:color w:val="000000"/>
                  <w:sz w:val="20"/>
                  <w:szCs w:val="20"/>
                </w:rPr>
                <w:t> </w:t>
              </w:r>
            </w:ins>
          </w:p>
          <w:p w14:paraId="2F8D1930" w14:textId="77777777" w:rsidR="00C731BB" w:rsidRDefault="00C731BB">
            <w:pPr>
              <w:textAlignment w:val="baseline"/>
              <w:rPr>
                <w:ins w:id="2045" w:author="Benjamin Devantier -du Plessis" w:date="2025-10-01T11:31:00Z" w16du:dateUtc="2025-10-01T09:31:00Z"/>
                <w:rFonts w:eastAsia="Times New Roman"/>
              </w:rPr>
            </w:pPr>
            <w:ins w:id="2046" w:author="Benjamin Devantier -du Plessis" w:date="2025-10-01T11:31:00Z" w16du:dateUtc="2025-10-01T09:31:00Z">
              <w:r>
                <w:rPr>
                  <w:rFonts w:ascii="Nunito" w:eastAsia="Times New Roman" w:hAnsi="Nunito"/>
                  <w:color w:val="000000"/>
                  <w:sz w:val="20"/>
                  <w:szCs w:val="20"/>
                  <w:lang w:val="en-ZA"/>
                </w:rPr>
                <w:t>Applicant/Principal Investigator:</w:t>
              </w:r>
              <w:r>
                <w:rPr>
                  <w:rFonts w:ascii="Nunito" w:eastAsia="Times New Roman" w:hAnsi="Nunito"/>
                  <w:color w:val="000000"/>
                  <w:sz w:val="20"/>
                  <w:szCs w:val="20"/>
                </w:rPr>
                <w:t> </w:t>
              </w:r>
            </w:ins>
          </w:p>
          <w:p w14:paraId="530C108A" w14:textId="77777777" w:rsidR="00C731BB" w:rsidRDefault="00C731BB">
            <w:pPr>
              <w:textAlignment w:val="baseline"/>
              <w:rPr>
                <w:ins w:id="2047" w:author="Benjamin Devantier -du Plessis" w:date="2025-10-01T11:31:00Z" w16du:dateUtc="2025-10-01T09:31:00Z"/>
                <w:rFonts w:eastAsia="Times New Roman"/>
              </w:rPr>
            </w:pPr>
            <w:ins w:id="2048" w:author="Benjamin Devantier -du Plessis" w:date="2025-10-01T11:31:00Z" w16du:dateUtc="2025-10-01T09:31:00Z">
              <w:r>
                <w:rPr>
                  <w:rFonts w:ascii="Nunito" w:eastAsia="Times New Roman" w:hAnsi="Nunito"/>
                  <w:color w:val="000000"/>
                  <w:sz w:val="20"/>
                  <w:szCs w:val="20"/>
                </w:rPr>
                <w:t> </w:t>
              </w:r>
            </w:ins>
          </w:p>
          <w:p w14:paraId="10E370A0" w14:textId="77777777" w:rsidR="00C731BB" w:rsidRDefault="00C731BB">
            <w:pPr>
              <w:textAlignment w:val="baseline"/>
              <w:rPr>
                <w:ins w:id="2049" w:author="Benjamin Devantier -du Plessis" w:date="2025-10-01T11:31:00Z" w16du:dateUtc="2025-10-01T09:31:00Z"/>
                <w:rFonts w:eastAsia="Times New Roman"/>
              </w:rPr>
            </w:pPr>
            <w:ins w:id="2050" w:author="Benjamin Devantier -du Plessis" w:date="2025-10-01T11:31:00Z" w16du:dateUtc="2025-10-01T09:31:00Z">
              <w:r>
                <w:rPr>
                  <w:rFonts w:ascii="Nunito" w:eastAsia="Times New Roman" w:hAnsi="Nunito"/>
                  <w:color w:val="000000"/>
                  <w:sz w:val="20"/>
                  <w:szCs w:val="20"/>
                </w:rPr>
                <w:t> </w:t>
              </w:r>
            </w:ins>
          </w:p>
          <w:p w14:paraId="00647296" w14:textId="77777777" w:rsidR="00C731BB" w:rsidRDefault="00C731BB">
            <w:pPr>
              <w:textAlignment w:val="baseline"/>
              <w:rPr>
                <w:ins w:id="2051" w:author="Benjamin Devantier -du Plessis" w:date="2025-10-01T11:31:00Z" w16du:dateUtc="2025-10-01T09:31:00Z"/>
                <w:rFonts w:eastAsia="Times New Roman"/>
              </w:rPr>
            </w:pPr>
            <w:ins w:id="2052" w:author="Benjamin Devantier -du Plessis" w:date="2025-10-01T11:31:00Z" w16du:dateUtc="2025-10-01T09:31:00Z">
              <w:r>
                <w:rPr>
                  <w:rFonts w:ascii="Nunito" w:eastAsia="Times New Roman" w:hAnsi="Nunito"/>
                  <w:color w:val="000000"/>
                  <w:sz w:val="20"/>
                  <w:szCs w:val="20"/>
                  <w:lang w:val="en-ZA"/>
                </w:rPr>
                <w:t>Signature: </w:t>
              </w:r>
              <w:r>
                <w:rPr>
                  <w:rFonts w:ascii="Nunito" w:eastAsia="Times New Roman" w:hAnsi="Nunito"/>
                  <w:color w:val="000000"/>
                  <w:sz w:val="20"/>
                  <w:szCs w:val="20"/>
                </w:rPr>
                <w:t> </w:t>
              </w:r>
            </w:ins>
          </w:p>
          <w:p w14:paraId="288C8A68" w14:textId="77777777" w:rsidR="00C731BB" w:rsidRDefault="00C731BB">
            <w:pPr>
              <w:textAlignment w:val="baseline"/>
              <w:rPr>
                <w:ins w:id="2053" w:author="Benjamin Devantier -du Plessis" w:date="2025-10-01T11:31:00Z" w16du:dateUtc="2025-10-01T09:31:00Z"/>
                <w:rFonts w:eastAsia="Times New Roman"/>
              </w:rPr>
            </w:pPr>
            <w:ins w:id="2054" w:author="Benjamin Devantier -du Plessis" w:date="2025-10-01T11:31:00Z" w16du:dateUtc="2025-10-01T09:31:00Z">
              <w:r>
                <w:rPr>
                  <w:rFonts w:ascii="Nunito" w:eastAsia="Times New Roman" w:hAnsi="Nunito"/>
                  <w:color w:val="000000"/>
                  <w:sz w:val="20"/>
                  <w:szCs w:val="20"/>
                  <w:lang w:val="en-ZA"/>
                </w:rPr>
                <w:t>…………………………………………………</w:t>
              </w:r>
              <w:r>
                <w:rPr>
                  <w:rFonts w:ascii="Nunito" w:eastAsia="Times New Roman" w:hAnsi="Nunito"/>
                  <w:color w:val="000000"/>
                  <w:sz w:val="20"/>
                  <w:szCs w:val="20"/>
                </w:rPr>
                <w:t> </w:t>
              </w:r>
            </w:ins>
          </w:p>
        </w:tc>
        <w:tc>
          <w:tcPr>
            <w:tcW w:w="4785" w:type="dxa"/>
            <w:tcBorders>
              <w:top w:val="single" w:sz="6" w:space="0" w:color="000000"/>
              <w:left w:val="single" w:sz="6" w:space="0" w:color="000000"/>
              <w:bottom w:val="single" w:sz="6" w:space="0" w:color="000000"/>
              <w:right w:val="single" w:sz="6" w:space="0" w:color="000000"/>
            </w:tcBorders>
            <w:hideMark/>
          </w:tcPr>
          <w:p w14:paraId="32A68E2D" w14:textId="77777777" w:rsidR="00C731BB" w:rsidRDefault="00C731BB">
            <w:pPr>
              <w:textAlignment w:val="baseline"/>
              <w:rPr>
                <w:ins w:id="2055" w:author="Benjamin Devantier -du Plessis" w:date="2025-10-01T11:31:00Z" w16du:dateUtc="2025-10-01T09:31:00Z"/>
                <w:rFonts w:eastAsia="Times New Roman"/>
              </w:rPr>
            </w:pPr>
            <w:ins w:id="2056" w:author="Benjamin Devantier -du Plessis" w:date="2025-10-01T11:31:00Z" w16du:dateUtc="2025-10-01T09:31:00Z">
              <w:r>
                <w:rPr>
                  <w:rFonts w:ascii="Nunito" w:eastAsia="Times New Roman" w:hAnsi="Nunito"/>
                  <w:color w:val="000000"/>
                  <w:sz w:val="20"/>
                  <w:szCs w:val="20"/>
                </w:rPr>
                <w:t> </w:t>
              </w:r>
            </w:ins>
          </w:p>
          <w:p w14:paraId="3AA926C5" w14:textId="77777777" w:rsidR="00C731BB" w:rsidRDefault="00C731BB">
            <w:pPr>
              <w:textAlignment w:val="baseline"/>
              <w:rPr>
                <w:ins w:id="2057" w:author="Benjamin Devantier -du Plessis" w:date="2025-10-01T11:31:00Z" w16du:dateUtc="2025-10-01T09:31:00Z"/>
                <w:rFonts w:eastAsia="Times New Roman"/>
              </w:rPr>
            </w:pPr>
            <w:ins w:id="2058" w:author="Benjamin Devantier -du Plessis" w:date="2025-10-01T11:31:00Z" w16du:dateUtc="2025-10-01T09:31:00Z">
              <w:r>
                <w:rPr>
                  <w:rFonts w:ascii="Nunito" w:eastAsia="Times New Roman" w:hAnsi="Nunito"/>
                  <w:color w:val="000000"/>
                  <w:sz w:val="20"/>
                  <w:szCs w:val="20"/>
                  <w:lang w:val="en-ZA"/>
                </w:rPr>
                <w:t>Date</w:t>
              </w:r>
              <w:r>
                <w:rPr>
                  <w:rFonts w:ascii="Nunito" w:eastAsia="Times New Roman" w:hAnsi="Nunito"/>
                  <w:color w:val="000000"/>
                  <w:sz w:val="20"/>
                  <w:szCs w:val="20"/>
                </w:rPr>
                <w:t> </w:t>
              </w:r>
            </w:ins>
          </w:p>
          <w:p w14:paraId="064125EB" w14:textId="77777777" w:rsidR="00C731BB" w:rsidRDefault="00C731BB">
            <w:pPr>
              <w:textAlignment w:val="baseline"/>
              <w:rPr>
                <w:ins w:id="2059" w:author="Benjamin Devantier -du Plessis" w:date="2025-10-01T11:31:00Z" w16du:dateUtc="2025-10-01T09:31:00Z"/>
                <w:rFonts w:eastAsia="Times New Roman"/>
              </w:rPr>
            </w:pPr>
            <w:ins w:id="2060" w:author="Benjamin Devantier -du Plessis" w:date="2025-10-01T11:31:00Z" w16du:dateUtc="2025-10-01T09:31:00Z">
              <w:r>
                <w:rPr>
                  <w:rFonts w:ascii="Nunito" w:eastAsia="Times New Roman" w:hAnsi="Nunito"/>
                  <w:color w:val="000000"/>
                  <w:sz w:val="20"/>
                  <w:szCs w:val="20"/>
                </w:rPr>
                <w:t> </w:t>
              </w:r>
            </w:ins>
          </w:p>
          <w:p w14:paraId="0C584D64" w14:textId="77777777" w:rsidR="00C731BB" w:rsidRDefault="00C731BB">
            <w:pPr>
              <w:textAlignment w:val="baseline"/>
              <w:rPr>
                <w:ins w:id="2061" w:author="Benjamin Devantier -du Plessis" w:date="2025-10-01T11:31:00Z" w16du:dateUtc="2025-10-01T09:31:00Z"/>
                <w:rFonts w:eastAsia="Times New Roman"/>
              </w:rPr>
            </w:pPr>
            <w:ins w:id="2062" w:author="Benjamin Devantier -du Plessis" w:date="2025-10-01T11:31:00Z" w16du:dateUtc="2025-10-01T09:31:00Z">
              <w:r>
                <w:rPr>
                  <w:rFonts w:ascii="Nunito" w:eastAsia="Times New Roman" w:hAnsi="Nunito"/>
                  <w:color w:val="000000"/>
                  <w:sz w:val="20"/>
                  <w:szCs w:val="20"/>
                </w:rPr>
                <w:t> </w:t>
              </w:r>
            </w:ins>
          </w:p>
          <w:p w14:paraId="329D9E77" w14:textId="77777777" w:rsidR="00C731BB" w:rsidRDefault="00C731BB">
            <w:pPr>
              <w:textAlignment w:val="baseline"/>
              <w:rPr>
                <w:ins w:id="2063" w:author="Benjamin Devantier -du Plessis" w:date="2025-10-01T11:31:00Z" w16du:dateUtc="2025-10-01T09:31:00Z"/>
                <w:rFonts w:eastAsia="Times New Roman"/>
              </w:rPr>
            </w:pPr>
            <w:ins w:id="2064" w:author="Benjamin Devantier -du Plessis" w:date="2025-10-01T11:31:00Z" w16du:dateUtc="2025-10-01T09:31:00Z">
              <w:r>
                <w:rPr>
                  <w:rFonts w:ascii="Nunito" w:eastAsia="Times New Roman" w:hAnsi="Nunito"/>
                  <w:color w:val="000000"/>
                  <w:sz w:val="20"/>
                  <w:szCs w:val="20"/>
                </w:rPr>
                <w:t> </w:t>
              </w:r>
            </w:ins>
          </w:p>
          <w:p w14:paraId="63D50A5A" w14:textId="77777777" w:rsidR="00C731BB" w:rsidRDefault="00C731BB">
            <w:pPr>
              <w:textAlignment w:val="baseline"/>
              <w:rPr>
                <w:ins w:id="2065" w:author="Benjamin Devantier -du Plessis" w:date="2025-10-01T11:31:00Z" w16du:dateUtc="2025-10-01T09:31:00Z"/>
                <w:rFonts w:eastAsia="Times New Roman"/>
              </w:rPr>
            </w:pPr>
            <w:ins w:id="2066" w:author="Benjamin Devantier -du Plessis" w:date="2025-10-01T11:31:00Z" w16du:dateUtc="2025-10-01T09:31:00Z">
              <w:r>
                <w:rPr>
                  <w:rFonts w:ascii="Nunito" w:eastAsia="Times New Roman" w:hAnsi="Nunito"/>
                  <w:color w:val="000000"/>
                  <w:sz w:val="20"/>
                  <w:szCs w:val="20"/>
                  <w:lang w:val="en-ZA"/>
                </w:rPr>
                <w:t>…………………………………….</w:t>
              </w:r>
              <w:r>
                <w:rPr>
                  <w:rFonts w:ascii="Nunito" w:eastAsia="Times New Roman" w:hAnsi="Nunito"/>
                  <w:color w:val="000000"/>
                  <w:sz w:val="20"/>
                  <w:szCs w:val="20"/>
                </w:rPr>
                <w:t> </w:t>
              </w:r>
            </w:ins>
          </w:p>
        </w:tc>
      </w:tr>
    </w:tbl>
    <w:p w14:paraId="14FD0684" w14:textId="77777777" w:rsidR="0040454C" w:rsidRDefault="0040454C">
      <w:pPr>
        <w:pStyle w:val="NormalWeb"/>
        <w:rPr>
          <w:ins w:id="2067" w:author="Benjamin Devantier -du Plessis" w:date="2025-10-01T11:32:00Z" w16du:dateUtc="2025-10-01T09:32:00Z"/>
          <w:strike/>
          <w:color w:val="FF0000"/>
        </w:rPr>
      </w:pPr>
    </w:p>
    <w:p w14:paraId="09B3F91A" w14:textId="77777777" w:rsidR="0040454C" w:rsidRDefault="0040454C">
      <w:pPr>
        <w:rPr>
          <w:ins w:id="2068" w:author="Benjamin Devantier -du Plessis" w:date="2025-10-01T11:32:00Z" w16du:dateUtc="2025-10-01T09:32:00Z"/>
          <w:strike/>
          <w:color w:val="FF0000"/>
        </w:rPr>
      </w:pPr>
      <w:ins w:id="2069" w:author="Benjamin Devantier -du Plessis" w:date="2025-10-01T11:32:00Z" w16du:dateUtc="2025-10-01T09:32:00Z">
        <w:r>
          <w:rPr>
            <w:strike/>
            <w:color w:val="FF0000"/>
          </w:rPr>
          <w:br w:type="page"/>
        </w:r>
      </w:ins>
    </w:p>
    <w:p w14:paraId="14DF3ACC" w14:textId="5D3F96A8" w:rsidR="00FD7366" w:rsidRDefault="0040454C">
      <w:pPr>
        <w:pStyle w:val="NormalWeb"/>
        <w:rPr>
          <w:ins w:id="2070" w:author="Benjamin Devantier -du Plessis" w:date="2025-10-01T11:32:00Z" w16du:dateUtc="2025-10-01T09:32:00Z"/>
        </w:rPr>
      </w:pPr>
      <w:bookmarkStart w:id="2071" w:name="_Toc209788461"/>
      <w:ins w:id="2072" w:author="Benjamin Devantier -du Plessis" w:date="2025-10-01T11:32:00Z" w16du:dateUtc="2025-10-01T09:32:00Z">
        <w:r>
          <w:lastRenderedPageBreak/>
          <w:t>Annex 5: Data Access Committee Terms of Reference</w:t>
        </w:r>
      </w:ins>
      <w:bookmarkEnd w:id="2071"/>
      <w:del w:id="2073" w:author="Unknown">
        <w:r>
          <w:rPr>
            <w:strike/>
            <w:color w:val="FF0000"/>
          </w:rPr>
          <w:delText>The following agreement will be signed by each person (Operator under POPIA definitions) involved in processing personal information used by the project. [Full name] hereby agree to comply with the requirements of the POPIA Act of South Africa as regards processing of personal information. These requirements include: 1. Only processing personal information for the purposes described in the HE2AT center research protocols 2. Only processing personal information that is required for these purposes 3. Not enabling or allowing access to personal information to anyone who does not have authorization for such access 4. Notifying the HE2AT, Steering Committee as the responsible party, if there is any reason to believe that personal information has been accessed or made available to an unauthorized person Signed at on this day of in the year</w:delText>
        </w:r>
      </w:del>
    </w:p>
    <w:p w14:paraId="4DB81FC1" w14:textId="77777777" w:rsidR="0040454C" w:rsidRDefault="0040454C" w:rsidP="0040454C">
      <w:pPr>
        <w:pStyle w:val="paragraph"/>
        <w:shd w:val="clear" w:color="auto" w:fill="FFFFFF"/>
        <w:spacing w:before="0" w:beforeAutospacing="0" w:after="0" w:afterAutospacing="0"/>
        <w:jc w:val="both"/>
        <w:textAlignment w:val="baseline"/>
        <w:rPr>
          <w:ins w:id="2074" w:author="Benjamin Devantier -du Plessis" w:date="2025-10-01T11:33:00Z" w16du:dateUtc="2025-10-01T09:33:00Z"/>
          <w:rFonts w:ascii="Nunito" w:hAnsi="Nunito"/>
        </w:rPr>
      </w:pPr>
      <w:ins w:id="2075" w:author="Benjamin Devantier -du Plessis" w:date="2025-10-01T11:33:00Z" w16du:dateUtc="2025-10-01T09:33:00Z">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ins>
    </w:p>
    <w:p w14:paraId="2BA6FE04" w14:textId="77777777" w:rsidR="0040454C" w:rsidRDefault="0040454C" w:rsidP="0040454C">
      <w:pPr>
        <w:pStyle w:val="paragraph"/>
        <w:shd w:val="clear" w:color="auto" w:fill="FFFFFF" w:themeFill="background1"/>
        <w:spacing w:before="0" w:beforeAutospacing="0" w:after="0" w:afterAutospacing="0"/>
        <w:jc w:val="both"/>
        <w:textAlignment w:val="baseline"/>
        <w:rPr>
          <w:ins w:id="2076" w:author="Benjamin Devantier -du Plessis" w:date="2025-10-01T11:33:00Z" w16du:dateUtc="2025-10-01T09:33:00Z"/>
          <w:rFonts w:ascii="Nunito" w:hAnsi="Nunito"/>
        </w:rPr>
      </w:pPr>
      <w:ins w:id="2077" w:author="Benjamin Devantier -du Plessis" w:date="2025-10-01T11:33:00Z" w16du:dateUtc="2025-10-01T09:33:00Z">
        <w:r>
          <w:rPr>
            <w:rStyle w:val="normaltextrun"/>
            <w:rFonts w:ascii="Nunito" w:hAnsi="Nunito"/>
            <w:color w:val="000000" w:themeColor="text1"/>
            <w:lang w:val="en-ZA"/>
          </w:rPr>
          <w:t xml:space="preserve">The HE²AT </w:t>
        </w:r>
        <w:proofErr w:type="spellStart"/>
        <w:r>
          <w:rPr>
            <w:rStyle w:val="normaltextrun"/>
            <w:rFonts w:ascii="Nunito" w:hAnsi="Nunito"/>
            <w:color w:val="000000" w:themeColor="text1"/>
            <w:lang w:val="en-ZA"/>
          </w:rPr>
          <w:t>Center's</w:t>
        </w:r>
        <w:proofErr w:type="spellEnd"/>
        <w:r>
          <w:rPr>
            <w:rStyle w:val="normaltextrun"/>
            <w:rFonts w:ascii="Nunito" w:hAnsi="Nunito"/>
            <w:color w:val="000000" w:themeColor="text1"/>
            <w:lang w:val="en-ZA"/>
          </w:rPr>
          <w:t xml:space="preserve"> DAC oversees and governs access to health-related data in Research Project 1 (RP1) and Research Project 2 (RP2) that has been de-identified and where the data provider has given legal permission.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Pr>
            <w:rStyle w:val="eop"/>
            <w:rFonts w:ascii="Nunito" w:eastAsiaTheme="majorEastAsia" w:hAnsi="Nunito"/>
            <w:color w:val="000000" w:themeColor="text1"/>
          </w:rPr>
          <w:t> </w:t>
        </w:r>
      </w:ins>
    </w:p>
    <w:p w14:paraId="406B9D32" w14:textId="77777777" w:rsidR="0040454C" w:rsidRDefault="0040454C" w:rsidP="0040454C">
      <w:pPr>
        <w:pStyle w:val="paragraph"/>
        <w:shd w:val="clear" w:color="auto" w:fill="FFFFFF"/>
        <w:spacing w:before="0" w:beforeAutospacing="0" w:after="0" w:afterAutospacing="0"/>
        <w:jc w:val="both"/>
        <w:textAlignment w:val="baseline"/>
        <w:rPr>
          <w:ins w:id="2078" w:author="Benjamin Devantier -du Plessis" w:date="2025-10-01T11:33:00Z" w16du:dateUtc="2025-10-01T09:33:00Z"/>
          <w:rFonts w:ascii="Nunito" w:hAnsi="Nunito"/>
        </w:rPr>
      </w:pPr>
      <w:ins w:id="2079" w:author="Benjamin Devantier -du Plessis" w:date="2025-10-01T11:33:00Z" w16du:dateUtc="2025-10-01T09:33:00Z">
        <w:r>
          <w:rPr>
            <w:rStyle w:val="normaltextrun"/>
            <w:rFonts w:ascii="Nunito" w:hAnsi="Nunito"/>
            <w:b/>
            <w:bCs/>
            <w:color w:val="000000"/>
            <w:lang w:val="en-ZA"/>
          </w:rPr>
          <w:t>2. Roles and Responsibilities</w:t>
        </w:r>
        <w:r>
          <w:rPr>
            <w:rStyle w:val="eop"/>
            <w:rFonts w:ascii="Nunito" w:eastAsiaTheme="majorEastAsia" w:hAnsi="Nunito"/>
            <w:color w:val="000000"/>
          </w:rPr>
          <w:t> </w:t>
        </w:r>
      </w:ins>
    </w:p>
    <w:p w14:paraId="7B7A5469" w14:textId="77777777" w:rsidR="0040454C" w:rsidRDefault="0040454C" w:rsidP="0040454C">
      <w:pPr>
        <w:pStyle w:val="paragraph"/>
        <w:numPr>
          <w:ilvl w:val="0"/>
          <w:numId w:val="1"/>
        </w:numPr>
        <w:shd w:val="clear" w:color="auto" w:fill="FFFFFF"/>
        <w:spacing w:before="0" w:beforeAutospacing="0" w:after="0" w:afterAutospacing="0"/>
        <w:ind w:left="1080" w:firstLine="0"/>
        <w:jc w:val="both"/>
        <w:textAlignment w:val="baseline"/>
        <w:rPr>
          <w:ins w:id="2080" w:author="Benjamin Devantier -du Plessis" w:date="2025-10-01T11:33:00Z" w16du:dateUtc="2025-10-01T09:33:00Z"/>
          <w:rFonts w:ascii="Nunito" w:hAnsi="Nunito"/>
        </w:rPr>
      </w:pPr>
      <w:ins w:id="2081" w:author="Benjamin Devantier -du Plessis" w:date="2025-10-01T11:33:00Z" w16du:dateUtc="2025-10-01T09:33:00Z">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ins>
    </w:p>
    <w:p w14:paraId="1F054AC4" w14:textId="77777777" w:rsidR="0040454C" w:rsidRDefault="0040454C" w:rsidP="0040454C">
      <w:pPr>
        <w:pStyle w:val="paragraph"/>
        <w:numPr>
          <w:ilvl w:val="0"/>
          <w:numId w:val="2"/>
        </w:numPr>
        <w:shd w:val="clear" w:color="auto" w:fill="FFFFFF"/>
        <w:spacing w:before="0" w:beforeAutospacing="0" w:after="0" w:afterAutospacing="0"/>
        <w:ind w:left="1080" w:firstLine="0"/>
        <w:jc w:val="both"/>
        <w:textAlignment w:val="baseline"/>
        <w:rPr>
          <w:ins w:id="2082" w:author="Benjamin Devantier -du Plessis" w:date="2025-10-01T11:33:00Z" w16du:dateUtc="2025-10-01T09:33:00Z"/>
          <w:rFonts w:ascii="Nunito" w:hAnsi="Nunito"/>
        </w:rPr>
      </w:pPr>
      <w:ins w:id="2083" w:author="Benjamin Devantier -du Plessis" w:date="2025-10-01T11:33:00Z" w16du:dateUtc="2025-10-01T09:33:00Z">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ins>
    </w:p>
    <w:p w14:paraId="2911F608" w14:textId="77777777" w:rsidR="0040454C" w:rsidRDefault="0040454C" w:rsidP="0040454C">
      <w:pPr>
        <w:pStyle w:val="paragraph"/>
        <w:numPr>
          <w:ilvl w:val="0"/>
          <w:numId w:val="3"/>
        </w:numPr>
        <w:shd w:val="clear" w:color="auto" w:fill="FFFFFF"/>
        <w:spacing w:before="0" w:beforeAutospacing="0" w:after="0" w:afterAutospacing="0"/>
        <w:ind w:left="1080" w:firstLine="0"/>
        <w:jc w:val="both"/>
        <w:textAlignment w:val="baseline"/>
        <w:rPr>
          <w:ins w:id="2084" w:author="Benjamin Devantier -du Plessis" w:date="2025-10-01T11:33:00Z" w16du:dateUtc="2025-10-01T09:33:00Z"/>
          <w:rFonts w:ascii="Nunito" w:hAnsi="Nunito"/>
        </w:rPr>
      </w:pPr>
      <w:ins w:id="2085" w:author="Benjamin Devantier -du Plessis" w:date="2025-10-01T11:33:00Z" w16du:dateUtc="2025-10-01T09:33:00Z">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ins>
    </w:p>
    <w:p w14:paraId="3118468E" w14:textId="77777777" w:rsidR="0040454C" w:rsidRDefault="0040454C" w:rsidP="0040454C">
      <w:pPr>
        <w:pStyle w:val="paragraph"/>
        <w:shd w:val="clear" w:color="auto" w:fill="FFFFFF"/>
        <w:spacing w:before="0" w:beforeAutospacing="0" w:after="0" w:afterAutospacing="0"/>
        <w:jc w:val="both"/>
        <w:textAlignment w:val="baseline"/>
        <w:rPr>
          <w:ins w:id="2086" w:author="Benjamin Devantier -du Plessis" w:date="2025-10-01T11:33:00Z" w16du:dateUtc="2025-10-01T09:33:00Z"/>
          <w:rFonts w:ascii="Nunito" w:hAnsi="Nunito"/>
        </w:rPr>
      </w:pPr>
      <w:ins w:id="2087" w:author="Benjamin Devantier -du Plessis" w:date="2025-10-01T11:33:00Z" w16du:dateUtc="2025-10-01T09:33:00Z">
        <w:r>
          <w:rPr>
            <w:rStyle w:val="normaltextrun"/>
            <w:rFonts w:ascii="Nunito" w:hAnsi="Nunito"/>
            <w:b/>
            <w:bCs/>
            <w:color w:val="000000"/>
            <w:lang w:val="en-ZA"/>
          </w:rPr>
          <w:t>5. Meeting frequency</w:t>
        </w:r>
        <w:r>
          <w:rPr>
            <w:rStyle w:val="eop"/>
            <w:rFonts w:ascii="Nunito" w:eastAsiaTheme="majorEastAsia" w:hAnsi="Nunito"/>
            <w:color w:val="000000"/>
          </w:rPr>
          <w:t> </w:t>
        </w:r>
      </w:ins>
    </w:p>
    <w:p w14:paraId="0B579187" w14:textId="77777777" w:rsidR="0040454C" w:rsidRDefault="0040454C" w:rsidP="0040454C">
      <w:pPr>
        <w:pStyle w:val="paragraph"/>
        <w:shd w:val="clear" w:color="auto" w:fill="FFFFFF"/>
        <w:spacing w:before="0" w:beforeAutospacing="0" w:after="0" w:afterAutospacing="0"/>
        <w:jc w:val="both"/>
        <w:textAlignment w:val="baseline"/>
        <w:rPr>
          <w:ins w:id="2088" w:author="Benjamin Devantier -du Plessis" w:date="2025-10-01T11:33:00Z" w16du:dateUtc="2025-10-01T09:33:00Z"/>
          <w:rFonts w:ascii="Nunito" w:hAnsi="Nunito"/>
        </w:rPr>
      </w:pPr>
      <w:ins w:id="2089" w:author="Benjamin Devantier -du Plessis" w:date="2025-10-01T11:33:00Z" w16du:dateUtc="2025-10-01T09:33:00Z">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ins>
    </w:p>
    <w:p w14:paraId="397696A6" w14:textId="77777777" w:rsidR="0040454C" w:rsidRDefault="0040454C" w:rsidP="0040454C">
      <w:pPr>
        <w:pStyle w:val="paragraph"/>
        <w:shd w:val="clear" w:color="auto" w:fill="FFFFFF"/>
        <w:spacing w:before="0" w:beforeAutospacing="0" w:after="0" w:afterAutospacing="0"/>
        <w:jc w:val="both"/>
        <w:textAlignment w:val="baseline"/>
        <w:rPr>
          <w:ins w:id="2090" w:author="Benjamin Devantier -du Plessis" w:date="2025-10-01T11:33:00Z" w16du:dateUtc="2025-10-01T09:33:00Z"/>
          <w:rFonts w:ascii="Nunito" w:hAnsi="Nunito"/>
        </w:rPr>
      </w:pPr>
      <w:ins w:id="2091" w:author="Benjamin Devantier -du Plessis" w:date="2025-10-01T11:33:00Z" w16du:dateUtc="2025-10-01T09:33:00Z">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ins>
    </w:p>
    <w:p w14:paraId="157E3766" w14:textId="77777777" w:rsidR="0040454C" w:rsidRDefault="0040454C" w:rsidP="0040454C">
      <w:pPr>
        <w:pStyle w:val="paragraph"/>
        <w:numPr>
          <w:ilvl w:val="0"/>
          <w:numId w:val="4"/>
        </w:numPr>
        <w:shd w:val="clear" w:color="auto" w:fill="FFFFFF"/>
        <w:spacing w:before="0" w:beforeAutospacing="0" w:after="0" w:afterAutospacing="0"/>
        <w:ind w:left="1080" w:firstLine="0"/>
        <w:jc w:val="both"/>
        <w:textAlignment w:val="baseline"/>
        <w:rPr>
          <w:ins w:id="2092" w:author="Benjamin Devantier -du Plessis" w:date="2025-10-01T11:33:00Z" w16du:dateUtc="2025-10-01T09:33:00Z"/>
          <w:rFonts w:ascii="Nunito" w:hAnsi="Nunito"/>
        </w:rPr>
      </w:pPr>
      <w:ins w:id="2093" w:author="Benjamin Devantier -du Plessis" w:date="2025-10-01T11:33:00Z" w16du:dateUtc="2025-10-01T09:33:00Z">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ins>
    </w:p>
    <w:p w14:paraId="261FF669" w14:textId="77777777" w:rsidR="0040454C" w:rsidRDefault="0040454C" w:rsidP="0040454C">
      <w:pPr>
        <w:rPr>
          <w:ins w:id="2094" w:author="Benjamin Devantier -du Plessis" w:date="2025-10-01T11:33:00Z" w16du:dateUtc="2025-10-01T09:33:00Z"/>
          <w:rFonts w:eastAsiaTheme="majorEastAsia" w:cstheme="majorBidi"/>
          <w:color w:val="0F4761" w:themeColor="accent1" w:themeShade="BF"/>
          <w:sz w:val="28"/>
          <w:szCs w:val="28"/>
        </w:rPr>
        <w:sectPr w:rsidR="0040454C" w:rsidSect="005E4D05">
          <w:footnotePr>
            <w:numRestart w:val="eachSect"/>
          </w:footnotePr>
          <w:pgSz w:w="15840" w:h="12240" w:orient="landscape"/>
          <w:pgMar w:top="1440" w:right="1440" w:bottom="1440" w:left="1440" w:header="720" w:footer="720" w:gutter="0"/>
          <w:cols w:space="720"/>
          <w:docGrid w:linePitch="326"/>
        </w:sectPr>
      </w:pPr>
    </w:p>
    <w:p w14:paraId="333CD005" w14:textId="77777777" w:rsidR="0040454C" w:rsidRDefault="0040454C" w:rsidP="0040454C">
      <w:pPr>
        <w:pStyle w:val="Heading3"/>
        <w:rPr>
          <w:ins w:id="2095" w:author="Benjamin Devantier -du Plessis" w:date="2025-10-01T11:33:00Z" w16du:dateUtc="2025-10-01T09:33:00Z"/>
          <w:rFonts w:asciiTheme="minorHAnsi" w:hAnsiTheme="minorHAnsi"/>
        </w:rPr>
      </w:pPr>
      <w:bookmarkStart w:id="2096" w:name="_Toc209788462"/>
      <w:bookmarkStart w:id="2097" w:name="_Toc210224921"/>
      <w:ins w:id="2098" w:author="Benjamin Devantier -du Plessis" w:date="2025-10-01T11:33:00Z" w16du:dateUtc="2025-10-01T09:33:00Z">
        <w:r>
          <w:lastRenderedPageBreak/>
          <w:t>Annex 6: Data Request Form</w:t>
        </w:r>
        <w:bookmarkEnd w:id="2096"/>
        <w:bookmarkEnd w:id="2097"/>
      </w:ins>
    </w:p>
    <w:p w14:paraId="3F051A4C" w14:textId="77777777" w:rsidR="0040454C" w:rsidRDefault="0040454C" w:rsidP="0040454C">
      <w:pPr>
        <w:pStyle w:val="paragraph"/>
        <w:spacing w:before="0" w:beforeAutospacing="0" w:after="0" w:afterAutospacing="0"/>
        <w:textAlignment w:val="baseline"/>
        <w:rPr>
          <w:ins w:id="2099" w:author="Benjamin Devantier -du Plessis" w:date="2025-10-01T11:33:00Z" w16du:dateUtc="2025-10-01T09:33:00Z"/>
          <w:rFonts w:ascii="Segoe UI" w:hAnsi="Segoe UI" w:cs="Segoe UI"/>
          <w:sz w:val="18"/>
          <w:szCs w:val="18"/>
        </w:rPr>
      </w:pPr>
      <w:ins w:id="2100" w:author="Benjamin Devantier -du Plessis" w:date="2025-10-01T11:33:00Z" w16du:dateUtc="2025-10-01T09:33:00Z">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ins>
    </w:p>
    <w:p w14:paraId="41CE9E37" w14:textId="77777777" w:rsidR="0040454C" w:rsidRDefault="0040454C" w:rsidP="0040454C">
      <w:pPr>
        <w:pStyle w:val="paragraph"/>
        <w:spacing w:before="0" w:beforeAutospacing="0" w:after="0" w:afterAutospacing="0"/>
        <w:textAlignment w:val="baseline"/>
        <w:rPr>
          <w:ins w:id="2101" w:author="Benjamin Devantier -du Plessis" w:date="2025-10-01T11:33:00Z" w16du:dateUtc="2025-10-01T09:33:00Z"/>
          <w:rFonts w:ascii="Segoe UI" w:hAnsi="Segoe UI" w:cs="Segoe UI"/>
          <w:sz w:val="18"/>
          <w:szCs w:val="18"/>
        </w:rPr>
      </w:pPr>
      <w:ins w:id="2102" w:author="Benjamin Devantier -du Plessis" w:date="2025-10-01T11:33:00Z" w16du:dateUtc="2025-10-01T09:33:00Z">
        <w:r>
          <w:rPr>
            <w:rStyle w:val="normaltextrun"/>
            <w:rFonts w:ascii="Calibri" w:hAnsi="Calibri" w:cs="Calibri"/>
            <w:sz w:val="22"/>
            <w:szCs w:val="22"/>
          </w:rPr>
          <w:t>Proposals for new studies that utilize data collected in the HE²AT Center may be submitted by internal or external investigators in the form of a study proposal. The proposal will be reviewed by the HE²AT Center Steering Committee and the Data Access Committee (DAC) using the following criteria:</w:t>
        </w:r>
        <w:r>
          <w:rPr>
            <w:rStyle w:val="scxw206003939"/>
            <w:rFonts w:ascii="Calibri" w:eastAsiaTheme="majorEastAsia" w:hAnsi="Calibri" w:cs="Calibri"/>
            <w:sz w:val="22"/>
            <w:szCs w:val="22"/>
          </w:rPr>
          <w:t> </w:t>
        </w:r>
        <w:r>
          <w:br/>
        </w:r>
        <w:r>
          <w:rPr>
            <w:rStyle w:val="scxw206003939"/>
            <w:rFonts w:ascii="Calibri" w:eastAsiaTheme="majorEastAsia" w:hAnsi="Calibri" w:cs="Calibri"/>
            <w:sz w:val="22"/>
            <w:szCs w:val="22"/>
          </w:rPr>
          <w:t> </w:t>
        </w:r>
        <w:r>
          <w:br/>
        </w:r>
        <w:r>
          <w:rPr>
            <w:rStyle w:val="normaltextrun"/>
            <w:rFonts w:ascii="Calibri" w:hAnsi="Calibri" w:cs="Calibri"/>
            <w:sz w:val="22"/>
            <w:szCs w:val="22"/>
          </w:rPr>
          <w:t>1. Scientific Merit:</w:t>
        </w:r>
        <w:r>
          <w:rPr>
            <w:rStyle w:val="scxw206003939"/>
            <w:rFonts w:ascii="Calibri" w:eastAsiaTheme="majorEastAsia" w:hAnsi="Calibri" w:cs="Calibri"/>
            <w:sz w:val="22"/>
            <w:szCs w:val="22"/>
          </w:rPr>
          <w:t> </w:t>
        </w:r>
        <w:r>
          <w:br/>
        </w:r>
        <w:r>
          <w:rPr>
            <w:rStyle w:val="normaltextrun"/>
            <w:rFonts w:ascii="Calibri" w:hAnsi="Calibri" w:cs="Calibri"/>
            <w:sz w:val="22"/>
            <w:szCs w:val="22"/>
          </w:rPr>
          <w:t>- Research question is scientifically sound and can be tested with the proposed study design and methodologies.</w:t>
        </w:r>
        <w:r>
          <w:rPr>
            <w:rStyle w:val="scxw206003939"/>
            <w:rFonts w:ascii="Calibri" w:eastAsiaTheme="majorEastAsia" w:hAnsi="Calibri" w:cs="Calibri"/>
            <w:sz w:val="22"/>
            <w:szCs w:val="22"/>
          </w:rPr>
          <w:t> </w:t>
        </w:r>
        <w:r>
          <w:br/>
        </w:r>
        <w:r>
          <w:rPr>
            <w:rStyle w:val="normaltextrun"/>
            <w:rFonts w:ascii="Calibri" w:hAnsi="Calibri" w:cs="Calibri"/>
            <w:sz w:val="22"/>
            <w:szCs w:val="22"/>
          </w:rPr>
          <w:t>- Appropriate skills and expertise available in the proposed investigators.</w:t>
        </w:r>
        <w:r>
          <w:rPr>
            <w:rStyle w:val="scxw206003939"/>
            <w:rFonts w:ascii="Calibri" w:eastAsiaTheme="majorEastAsia" w:hAnsi="Calibri" w:cs="Calibri"/>
            <w:sz w:val="22"/>
            <w:szCs w:val="22"/>
          </w:rPr>
          <w:t> </w:t>
        </w:r>
        <w:r>
          <w:br/>
        </w:r>
        <w:r>
          <w:rPr>
            <w:rStyle w:val="scxw206003939"/>
            <w:rFonts w:ascii="Calibri" w:eastAsiaTheme="majorEastAsia" w:hAnsi="Calibri" w:cs="Calibri"/>
            <w:sz w:val="22"/>
            <w:szCs w:val="22"/>
          </w:rPr>
          <w:t> </w:t>
        </w:r>
        <w:r>
          <w:br/>
        </w:r>
        <w:r>
          <w:rPr>
            <w:rStyle w:val="normaltextrun"/>
            <w:rFonts w:ascii="Calibri" w:hAnsi="Calibri" w:cs="Calibri"/>
            <w:sz w:val="22"/>
            <w:szCs w:val="22"/>
          </w:rPr>
          <w:t>2. Potential Public Health Impact:</w:t>
        </w:r>
        <w:r>
          <w:rPr>
            <w:rStyle w:val="scxw206003939"/>
            <w:rFonts w:ascii="Calibri" w:eastAsiaTheme="majorEastAsia" w:hAnsi="Calibri" w:cs="Calibri"/>
            <w:sz w:val="22"/>
            <w:szCs w:val="22"/>
          </w:rPr>
          <w:t> </w:t>
        </w:r>
        <w:r>
          <w:br/>
        </w:r>
        <w:r>
          <w:rPr>
            <w:rStyle w:val="normaltextrun"/>
            <w:rFonts w:ascii="Calibri" w:hAnsi="Calibri" w:cs="Calibri"/>
            <w:sz w:val="22"/>
            <w:szCs w:val="22"/>
          </w:rPr>
          <w:t>- Study is relevant to one or more HE²AT Center study populations (pregnant women, postpartum women, children in RP1, and adolescents or adults in RP2).</w:t>
        </w:r>
        <w:r>
          <w:rPr>
            <w:rStyle w:val="scxw206003939"/>
            <w:rFonts w:ascii="Calibri" w:eastAsiaTheme="majorEastAsia" w:hAnsi="Calibri" w:cs="Calibri"/>
            <w:sz w:val="22"/>
            <w:szCs w:val="22"/>
          </w:rPr>
          <w:t> </w:t>
        </w:r>
        <w:r>
          <w:br/>
        </w:r>
        <w:r>
          <w:rPr>
            <w:rStyle w:val="normaltextrun"/>
            <w:rFonts w:ascii="Calibri" w:hAnsi="Calibri" w:cs="Calibri"/>
            <w:sz w:val="22"/>
            <w:szCs w:val="22"/>
          </w:rPr>
          <w:t>- Study will answer important public health questions or is in the critical pathway of research toward such answers.</w:t>
        </w:r>
        <w:r>
          <w:rPr>
            <w:rStyle w:val="scxw206003939"/>
            <w:rFonts w:ascii="Calibri" w:eastAsiaTheme="majorEastAsia" w:hAnsi="Calibri" w:cs="Calibri"/>
            <w:sz w:val="22"/>
            <w:szCs w:val="22"/>
          </w:rPr>
          <w:t> </w:t>
        </w:r>
        <w:r>
          <w:br/>
        </w:r>
        <w:r>
          <w:rPr>
            <w:rStyle w:val="scxw206003939"/>
            <w:rFonts w:ascii="Calibri" w:eastAsiaTheme="majorEastAsia" w:hAnsi="Calibri" w:cs="Calibri"/>
            <w:sz w:val="22"/>
            <w:szCs w:val="22"/>
          </w:rPr>
          <w:t> </w:t>
        </w:r>
        <w:r>
          <w:br/>
        </w:r>
        <w:r>
          <w:rPr>
            <w:rStyle w:val="normaltextrun"/>
            <w:rFonts w:ascii="Calibri" w:hAnsi="Calibri" w:cs="Calibri"/>
            <w:sz w:val="22"/>
            <w:szCs w:val="22"/>
          </w:rPr>
          <w:t>3. Feasibility:</w:t>
        </w:r>
        <w:r>
          <w:rPr>
            <w:rStyle w:val="scxw206003939"/>
            <w:rFonts w:ascii="Calibri" w:eastAsiaTheme="majorEastAsia" w:hAnsi="Calibri" w:cs="Calibri"/>
            <w:sz w:val="22"/>
            <w:szCs w:val="22"/>
          </w:rPr>
          <w:t> </w:t>
        </w:r>
        <w:r>
          <w:br/>
        </w:r>
        <w:r>
          <w:rPr>
            <w:rStyle w:val="normaltextrun"/>
            <w:rFonts w:ascii="Calibri" w:hAnsi="Calibri" w:cs="Calibri"/>
            <w:sz w:val="22"/>
            <w:szCs w:val="22"/>
          </w:rPr>
          <w:t>- Study population and variables required are available in the HE²AT Center data.</w:t>
        </w:r>
        <w:r>
          <w:rPr>
            <w:rStyle w:val="scxw206003939"/>
            <w:rFonts w:ascii="Calibri" w:eastAsiaTheme="majorEastAsia" w:hAnsi="Calibri" w:cs="Calibri"/>
            <w:sz w:val="22"/>
            <w:szCs w:val="22"/>
          </w:rPr>
          <w:t> </w:t>
        </w:r>
        <w:r>
          <w:br/>
        </w:r>
        <w:r>
          <w:rPr>
            <w:rStyle w:val="normaltextrun"/>
            <w:rFonts w:ascii="Calibri" w:hAnsi="Calibri" w:cs="Calibri"/>
            <w:sz w:val="22"/>
            <w:szCs w:val="22"/>
          </w:rPr>
          <w:t>- Study is feasible within proposed timelines.</w:t>
        </w:r>
        <w:r>
          <w:rPr>
            <w:rStyle w:val="scxw206003939"/>
            <w:rFonts w:ascii="Calibri" w:eastAsiaTheme="majorEastAsia" w:hAnsi="Calibri" w:cs="Calibri"/>
            <w:sz w:val="22"/>
            <w:szCs w:val="22"/>
          </w:rPr>
          <w:t> </w:t>
        </w:r>
        <w:r>
          <w:br/>
        </w:r>
        <w:r>
          <w:rPr>
            <w:rStyle w:val="scxw206003939"/>
            <w:rFonts w:ascii="Calibri" w:eastAsiaTheme="majorEastAsia" w:hAnsi="Calibri" w:cs="Calibri"/>
            <w:sz w:val="22"/>
            <w:szCs w:val="22"/>
          </w:rPr>
          <w:t> </w:t>
        </w:r>
        <w:r>
          <w:br/>
        </w:r>
        <w:r>
          <w:rPr>
            <w:rStyle w:val="normaltextrun"/>
            <w:rFonts w:ascii="Calibri" w:hAnsi="Calibri" w:cs="Calibri"/>
            <w:sz w:val="22"/>
            <w:szCs w:val="22"/>
          </w:rPr>
          <w:t>4. Data Management:</w:t>
        </w:r>
        <w:r>
          <w:rPr>
            <w:rStyle w:val="scxw206003939"/>
            <w:rFonts w:ascii="Calibri" w:eastAsiaTheme="majorEastAsia" w:hAnsi="Calibri" w:cs="Calibri"/>
            <w:sz w:val="22"/>
            <w:szCs w:val="22"/>
          </w:rPr>
          <w:t> </w:t>
        </w:r>
        <w:r>
          <w:br/>
        </w:r>
        <w:r>
          <w:rPr>
            <w:rStyle w:val="normaltextrun"/>
            <w:rFonts w:ascii="Calibri" w:hAnsi="Calibri" w:cs="Calibri"/>
            <w:sz w:val="22"/>
            <w:szCs w:val="22"/>
          </w:rPr>
          <w:t>- The study proposal has outlined how data will be managed to ensure the data security and protection of individual’s health data.</w:t>
        </w:r>
        <w:r>
          <w:rPr>
            <w:rStyle w:val="scxw206003939"/>
            <w:rFonts w:ascii="Calibri" w:eastAsiaTheme="majorEastAsia" w:hAnsi="Calibri" w:cs="Calibri"/>
            <w:sz w:val="22"/>
            <w:szCs w:val="22"/>
          </w:rPr>
          <w:t> </w:t>
        </w:r>
        <w:r>
          <w:br/>
        </w:r>
        <w:r>
          <w:rPr>
            <w:rStyle w:val="scxw206003939"/>
            <w:rFonts w:ascii="Calibri" w:eastAsiaTheme="majorEastAsia" w:hAnsi="Calibri" w:cs="Calibri"/>
            <w:sz w:val="22"/>
            <w:szCs w:val="22"/>
          </w:rPr>
          <w:t> </w:t>
        </w:r>
        <w:r>
          <w:br/>
        </w:r>
        <w:r>
          <w:rPr>
            <w:rStyle w:val="normaltextrun"/>
            <w:rFonts w:ascii="Calibri" w:hAnsi="Calibri" w:cs="Calibri"/>
            <w:sz w:val="22"/>
            <w:szCs w:val="22"/>
          </w:rPr>
          <w:t>Please contact Elizabeth Frederick (reneilwe.satekge@witsphr.org) with any queries.</w:t>
        </w:r>
        <w:r>
          <w:rPr>
            <w:rStyle w:val="eop"/>
            <w:rFonts w:ascii="Calibri" w:eastAsiaTheme="majorEastAsia" w:hAnsi="Calibri" w:cs="Calibri"/>
            <w:sz w:val="22"/>
            <w:szCs w:val="22"/>
          </w:rPr>
          <w:t> </w:t>
        </w:r>
      </w:ins>
    </w:p>
    <w:p w14:paraId="2E987E32" w14:textId="77777777" w:rsidR="0040454C" w:rsidRDefault="0040454C" w:rsidP="0040454C">
      <w:pPr>
        <w:pStyle w:val="paragraph"/>
        <w:spacing w:before="0" w:beforeAutospacing="0" w:after="0" w:afterAutospacing="0"/>
        <w:textAlignment w:val="baseline"/>
        <w:rPr>
          <w:ins w:id="2103" w:author="Benjamin Devantier -du Plessis" w:date="2025-10-01T11:33:00Z" w16du:dateUtc="2025-10-01T09:33:00Z"/>
          <w:rFonts w:ascii="Calibri" w:eastAsiaTheme="majorEastAsia" w:hAnsi="Calibri" w:cs="Calibri"/>
          <w:b/>
          <w:bCs/>
          <w:sz w:val="32"/>
          <w:szCs w:val="32"/>
        </w:rPr>
      </w:pPr>
      <w:ins w:id="2104" w:author="Benjamin Devantier -du Plessis" w:date="2025-10-01T11:33:00Z" w16du:dateUtc="2025-10-01T09:33:00Z">
        <w:r>
          <w:rPr>
            <w:rStyle w:val="eop"/>
            <w:rFonts w:ascii="Calibri" w:eastAsiaTheme="majorEastAsia" w:hAnsi="Calibri" w:cs="Calibri"/>
            <w:b/>
            <w:bCs/>
            <w:sz w:val="32"/>
            <w:szCs w:val="32"/>
          </w:rPr>
          <w:t> </w:t>
        </w:r>
      </w:ins>
    </w:p>
    <w:p w14:paraId="2B2E1251" w14:textId="77777777" w:rsidR="0040454C" w:rsidRDefault="0040454C" w:rsidP="0040454C">
      <w:pPr>
        <w:pStyle w:val="paragraph"/>
        <w:spacing w:before="0" w:beforeAutospacing="0" w:after="0" w:afterAutospacing="0"/>
        <w:textAlignment w:val="baseline"/>
        <w:rPr>
          <w:ins w:id="2105" w:author="Benjamin Devantier -du Plessis" w:date="2025-10-01T11:33:00Z" w16du:dateUtc="2025-10-01T09:33:00Z"/>
          <w:rFonts w:ascii="Segoe UI" w:hAnsi="Segoe UI" w:cs="Segoe UI"/>
          <w:sz w:val="18"/>
          <w:szCs w:val="18"/>
        </w:rPr>
      </w:pPr>
      <w:ins w:id="2106" w:author="Benjamin Devantier -du Plessis" w:date="2025-10-01T11:33:00Z" w16du:dateUtc="2025-10-01T09:33:00Z">
        <w:r>
          <w:rPr>
            <w:rStyle w:val="eop"/>
            <w:rFonts w:ascii="Nunito" w:eastAsiaTheme="majorEastAsia" w:hAnsi="Nunito" w:cs="Segoe UI"/>
            <w:sz w:val="22"/>
            <w:szCs w:val="22"/>
          </w:rPr>
          <w:t> </w:t>
        </w:r>
      </w:ins>
    </w:p>
    <w:p w14:paraId="21817236" w14:textId="77777777" w:rsidR="0040454C" w:rsidRDefault="0040454C" w:rsidP="0040454C">
      <w:pPr>
        <w:pStyle w:val="paragraph"/>
        <w:spacing w:before="0" w:beforeAutospacing="0" w:after="0" w:afterAutospacing="0"/>
        <w:textAlignment w:val="baseline"/>
        <w:rPr>
          <w:ins w:id="2107" w:author="Benjamin Devantier -du Plessis" w:date="2025-10-01T11:33:00Z" w16du:dateUtc="2025-10-01T09:33:00Z"/>
          <w:rFonts w:ascii="Segoe UI" w:hAnsi="Segoe UI" w:cs="Segoe UI"/>
          <w:sz w:val="18"/>
          <w:szCs w:val="18"/>
        </w:rPr>
      </w:pPr>
      <w:ins w:id="2108" w:author="Benjamin Devantier -du Plessis" w:date="2025-10-01T11:33:00Z" w16du:dateUtc="2025-10-01T09:33:00Z">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ins>
    </w:p>
    <w:p w14:paraId="7E0751B6" w14:textId="77777777" w:rsidR="0040454C" w:rsidRDefault="0040454C" w:rsidP="0040454C">
      <w:pPr>
        <w:pStyle w:val="paragraph"/>
        <w:spacing w:before="0" w:beforeAutospacing="0" w:after="0" w:afterAutospacing="0"/>
        <w:textAlignment w:val="baseline"/>
        <w:rPr>
          <w:ins w:id="2109" w:author="Benjamin Devantier -du Plessis" w:date="2025-10-01T11:33:00Z" w16du:dateUtc="2025-10-01T09:33:00Z"/>
          <w:rFonts w:ascii="Segoe UI" w:hAnsi="Segoe UI" w:cs="Segoe UI"/>
          <w:sz w:val="18"/>
          <w:szCs w:val="18"/>
        </w:rPr>
      </w:pPr>
      <w:ins w:id="2110" w:author="Benjamin Devantier -du Plessis" w:date="2025-10-01T11:33:00Z" w16du:dateUtc="2025-10-01T09:33:00Z">
        <w:r>
          <w:rPr>
            <w:rStyle w:val="normaltextrun"/>
            <w:rFonts w:ascii="Cambria" w:hAnsi="Cambria" w:cs="Segoe UI"/>
            <w:sz w:val="22"/>
            <w:szCs w:val="22"/>
          </w:rPr>
          <w:t xml:space="preserve">Submit the completed form to the HE²AT Center for consideration to Reneilwe </w:t>
        </w:r>
        <w:proofErr w:type="spellStart"/>
        <w:r>
          <w:rPr>
            <w:rStyle w:val="normaltextrun"/>
            <w:rFonts w:ascii="Cambria" w:hAnsi="Cambria" w:cs="Segoe UI"/>
            <w:sz w:val="22"/>
            <w:szCs w:val="22"/>
          </w:rPr>
          <w:t>Satekge</w:t>
        </w:r>
        <w:proofErr w:type="spellEnd"/>
        <w:r>
          <w:rPr>
            <w:rStyle w:val="normaltextrun"/>
            <w:rFonts w:ascii="Cambria" w:hAnsi="Cambria" w:cs="Segoe UI"/>
            <w:sz w:val="22"/>
            <w:szCs w:val="22"/>
          </w:rPr>
          <w:t xml:space="preserve"> (reneilwe.satekge@witsphr.org)</w:t>
        </w:r>
      </w:ins>
    </w:p>
    <w:p w14:paraId="79D6B9FC" w14:textId="77777777" w:rsidR="0040454C" w:rsidRDefault="0040454C" w:rsidP="0040454C">
      <w:pPr>
        <w:pStyle w:val="paragraph"/>
        <w:spacing w:before="0" w:beforeAutospacing="0" w:after="0" w:afterAutospacing="0"/>
        <w:textAlignment w:val="baseline"/>
        <w:rPr>
          <w:ins w:id="2111" w:author="Benjamin Devantier -du Plessis" w:date="2025-10-01T11:33:00Z" w16du:dateUtc="2025-10-01T09:33:00Z"/>
          <w:rFonts w:ascii="Segoe UI" w:hAnsi="Segoe UI" w:cs="Segoe UI"/>
          <w:sz w:val="18"/>
          <w:szCs w:val="18"/>
        </w:rPr>
      </w:pPr>
      <w:ins w:id="2112" w:author="Benjamin Devantier -du Plessis" w:date="2025-10-01T11:33:00Z" w16du:dateUtc="2025-10-01T09:33:00Z">
        <w:r>
          <w:rPr>
            <w:rStyle w:val="eop"/>
            <w:rFonts w:ascii="Nunito" w:eastAsiaTheme="majorEastAsia" w:hAnsi="Nunito" w:cs="Segoe UI"/>
            <w:sz w:val="32"/>
            <w:szCs w:val="32"/>
          </w:rPr>
          <w:t> </w:t>
        </w:r>
      </w:ins>
    </w:p>
    <w:p w14:paraId="3DA9F6F4" w14:textId="77777777" w:rsidR="0040454C" w:rsidRDefault="0040454C" w:rsidP="0040454C">
      <w:pPr>
        <w:pStyle w:val="paragraph"/>
        <w:spacing w:before="0" w:beforeAutospacing="0" w:after="0" w:afterAutospacing="0"/>
        <w:textAlignment w:val="baseline"/>
        <w:rPr>
          <w:ins w:id="2113" w:author="Benjamin Devantier -du Plessis" w:date="2025-10-01T11:33:00Z" w16du:dateUtc="2025-10-01T09:33:00Z"/>
          <w:rFonts w:ascii="Segoe UI" w:hAnsi="Segoe UI" w:cs="Segoe UI"/>
          <w:sz w:val="18"/>
          <w:szCs w:val="18"/>
        </w:rPr>
      </w:pPr>
      <w:ins w:id="2114" w:author="Benjamin Devantier -du Plessis" w:date="2025-10-01T11:33:00Z" w16du:dateUtc="2025-10-01T09:33:00Z">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ins>
    </w:p>
    <w:p w14:paraId="3C73B29A" w14:textId="77777777" w:rsidR="0040454C" w:rsidRDefault="0040454C" w:rsidP="0040454C">
      <w:pPr>
        <w:pStyle w:val="paragraph"/>
        <w:spacing w:before="0" w:beforeAutospacing="0" w:after="0" w:afterAutospacing="0"/>
        <w:textAlignment w:val="baseline"/>
        <w:rPr>
          <w:ins w:id="2115" w:author="Benjamin Devantier -du Plessis" w:date="2025-10-01T11:33:00Z" w16du:dateUtc="2025-10-01T09:33:00Z"/>
          <w:rFonts w:ascii="Segoe UI" w:hAnsi="Segoe UI" w:cs="Segoe UI"/>
          <w:sz w:val="18"/>
          <w:szCs w:val="18"/>
        </w:rPr>
      </w:pPr>
      <w:ins w:id="2116" w:author="Benjamin Devantier -du Plessis" w:date="2025-10-01T11:33:00Z" w16du:dateUtc="2025-10-01T09:33:00Z">
        <w:r>
          <w:rPr>
            <w:rStyle w:val="normaltextrun"/>
            <w:rFonts w:ascii="Cambria" w:hAnsi="Cambria" w:cs="Segoe UI"/>
            <w:sz w:val="22"/>
            <w:szCs w:val="22"/>
          </w:rPr>
          <w:t>Request submitted by:</w:t>
        </w:r>
        <w:r>
          <w:rPr>
            <w:rStyle w:val="eop"/>
            <w:rFonts w:ascii="Cambria" w:eastAsiaTheme="majorEastAsia" w:hAnsi="Cambria" w:cs="Segoe UI"/>
            <w:sz w:val="22"/>
            <w:szCs w:val="22"/>
          </w:rPr>
          <w:t> </w:t>
        </w:r>
      </w:ins>
    </w:p>
    <w:p w14:paraId="3D978E1E" w14:textId="77777777" w:rsidR="0040454C" w:rsidRDefault="0040454C" w:rsidP="0040454C">
      <w:pPr>
        <w:pStyle w:val="paragraph"/>
        <w:spacing w:before="0" w:beforeAutospacing="0" w:after="0" w:afterAutospacing="0"/>
        <w:textAlignment w:val="baseline"/>
        <w:rPr>
          <w:ins w:id="2117" w:author="Benjamin Devantier -du Plessis" w:date="2025-10-01T11:33:00Z" w16du:dateUtc="2025-10-01T09:33:00Z"/>
          <w:rFonts w:ascii="Segoe UI" w:hAnsi="Segoe UI" w:cs="Segoe UI"/>
          <w:sz w:val="18"/>
          <w:szCs w:val="18"/>
        </w:rPr>
      </w:pPr>
      <w:ins w:id="2118" w:author="Benjamin Devantier -du Plessis" w:date="2025-10-01T11:33:00Z" w16du:dateUtc="2025-10-01T09:33:00Z">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ins>
    </w:p>
    <w:p w14:paraId="7A33FC5F" w14:textId="77777777" w:rsidR="0040454C" w:rsidRDefault="0040454C" w:rsidP="0040454C">
      <w:pPr>
        <w:pStyle w:val="paragraph"/>
        <w:spacing w:before="0" w:beforeAutospacing="0" w:after="0" w:afterAutospacing="0"/>
        <w:textAlignment w:val="baseline"/>
        <w:rPr>
          <w:ins w:id="2119" w:author="Benjamin Devantier -du Plessis" w:date="2025-10-01T11:33:00Z" w16du:dateUtc="2025-10-01T09:33:00Z"/>
          <w:rFonts w:ascii="Segoe UI" w:hAnsi="Segoe UI" w:cs="Segoe UI"/>
          <w:sz w:val="18"/>
          <w:szCs w:val="18"/>
        </w:rPr>
      </w:pPr>
      <w:ins w:id="2120" w:author="Benjamin Devantier -du Plessis" w:date="2025-10-01T11:33:00Z" w16du:dateUtc="2025-10-01T09:33:00Z">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ins>
    </w:p>
    <w:p w14:paraId="3765C2CC" w14:textId="77777777" w:rsidR="0040454C" w:rsidRDefault="0040454C" w:rsidP="0040454C">
      <w:pPr>
        <w:pStyle w:val="paragraph"/>
        <w:spacing w:before="0" w:beforeAutospacing="0" w:after="0" w:afterAutospacing="0"/>
        <w:textAlignment w:val="baseline"/>
        <w:rPr>
          <w:ins w:id="2121" w:author="Benjamin Devantier -du Plessis" w:date="2025-10-01T11:33:00Z" w16du:dateUtc="2025-10-01T09:33:00Z"/>
          <w:rFonts w:ascii="Segoe UI" w:hAnsi="Segoe UI" w:cs="Segoe UI"/>
          <w:sz w:val="18"/>
          <w:szCs w:val="18"/>
        </w:rPr>
      </w:pPr>
      <w:ins w:id="2122" w:author="Benjamin Devantier -du Plessis" w:date="2025-10-01T11:33:00Z" w16du:dateUtc="2025-10-01T09:33:00Z">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ins>
    </w:p>
    <w:p w14:paraId="55EED05E" w14:textId="77777777" w:rsidR="0040454C" w:rsidRDefault="0040454C" w:rsidP="0040454C">
      <w:pPr>
        <w:pStyle w:val="paragraph"/>
        <w:spacing w:before="0" w:beforeAutospacing="0" w:after="0" w:afterAutospacing="0"/>
        <w:textAlignment w:val="baseline"/>
        <w:rPr>
          <w:ins w:id="2123" w:author="Benjamin Devantier -du Plessis" w:date="2025-10-01T11:33:00Z" w16du:dateUtc="2025-10-01T09:33:00Z"/>
          <w:rFonts w:ascii="Segoe UI" w:hAnsi="Segoe UI" w:cs="Segoe UI"/>
          <w:sz w:val="18"/>
          <w:szCs w:val="18"/>
        </w:rPr>
      </w:pPr>
      <w:ins w:id="2124" w:author="Benjamin Devantier -du Plessis" w:date="2025-10-01T11:33:00Z" w16du:dateUtc="2025-10-01T09:33:00Z">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ins>
    </w:p>
    <w:p w14:paraId="45BC9232" w14:textId="77777777" w:rsidR="0040454C" w:rsidRDefault="0040454C" w:rsidP="0040454C">
      <w:pPr>
        <w:pStyle w:val="paragraph"/>
        <w:spacing w:before="0" w:beforeAutospacing="0" w:after="0" w:afterAutospacing="0"/>
        <w:textAlignment w:val="baseline"/>
        <w:rPr>
          <w:ins w:id="2125" w:author="Benjamin Devantier -du Plessis" w:date="2025-10-01T11:33:00Z" w16du:dateUtc="2025-10-01T09:33:00Z"/>
          <w:rFonts w:ascii="Segoe UI" w:hAnsi="Segoe UI" w:cs="Segoe UI"/>
          <w:sz w:val="18"/>
          <w:szCs w:val="18"/>
        </w:rPr>
      </w:pPr>
      <w:ins w:id="2126" w:author="Benjamin Devantier -du Plessis" w:date="2025-10-01T11:33:00Z" w16du:dateUtc="2025-10-01T09:33:00Z">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ins>
    </w:p>
    <w:p w14:paraId="6E415F27" w14:textId="77777777" w:rsidR="0040454C" w:rsidRDefault="0040454C" w:rsidP="0040454C">
      <w:pPr>
        <w:pStyle w:val="paragraph"/>
        <w:spacing w:before="0" w:beforeAutospacing="0" w:after="0" w:afterAutospacing="0"/>
        <w:textAlignment w:val="baseline"/>
        <w:rPr>
          <w:ins w:id="2127" w:author="Benjamin Devantier -du Plessis" w:date="2025-10-01T11:33:00Z" w16du:dateUtc="2025-10-01T09:33:00Z"/>
          <w:rFonts w:ascii="Segoe UI" w:hAnsi="Segoe UI" w:cs="Segoe UI"/>
          <w:sz w:val="18"/>
          <w:szCs w:val="18"/>
        </w:rPr>
      </w:pPr>
      <w:ins w:id="2128" w:author="Benjamin Devantier -du Plessis" w:date="2025-10-01T11:33:00Z" w16du:dateUtc="2025-10-01T09:33:00Z">
        <w:r>
          <w:rPr>
            <w:rStyle w:val="normaltextrun"/>
            <w:rFonts w:ascii="Cambria" w:hAnsi="Cambria" w:cs="Segoe UI"/>
            <w:sz w:val="22"/>
            <w:szCs w:val="22"/>
          </w:rPr>
          <w:t>Lead investigator:</w:t>
        </w:r>
        <w:r>
          <w:rPr>
            <w:rStyle w:val="eop"/>
            <w:rFonts w:ascii="Cambria" w:eastAsiaTheme="majorEastAsia" w:hAnsi="Cambria" w:cs="Segoe UI"/>
            <w:sz w:val="22"/>
            <w:szCs w:val="22"/>
          </w:rPr>
          <w:t> </w:t>
        </w:r>
      </w:ins>
    </w:p>
    <w:p w14:paraId="5CEC56F3" w14:textId="77777777" w:rsidR="0040454C" w:rsidRDefault="0040454C" w:rsidP="0040454C">
      <w:pPr>
        <w:pStyle w:val="paragraph"/>
        <w:spacing w:before="0" w:beforeAutospacing="0" w:after="0" w:afterAutospacing="0"/>
        <w:textAlignment w:val="baseline"/>
        <w:rPr>
          <w:ins w:id="2129" w:author="Benjamin Devantier -du Plessis" w:date="2025-10-01T11:33:00Z" w16du:dateUtc="2025-10-01T09:33:00Z"/>
          <w:rFonts w:ascii="Segoe UI" w:hAnsi="Segoe UI" w:cs="Segoe UI"/>
          <w:sz w:val="18"/>
          <w:szCs w:val="18"/>
        </w:rPr>
      </w:pPr>
      <w:ins w:id="2130" w:author="Benjamin Devantier -du Plessis" w:date="2025-10-01T11:33:00Z" w16du:dateUtc="2025-10-01T09:33:00Z">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ins>
    </w:p>
    <w:p w14:paraId="71D084D0" w14:textId="77777777" w:rsidR="0040454C" w:rsidRDefault="0040454C" w:rsidP="0040454C">
      <w:pPr>
        <w:pStyle w:val="paragraph"/>
        <w:spacing w:before="0" w:beforeAutospacing="0" w:after="0" w:afterAutospacing="0"/>
        <w:textAlignment w:val="baseline"/>
        <w:rPr>
          <w:ins w:id="2131" w:author="Benjamin Devantier -du Plessis" w:date="2025-10-01T11:33:00Z" w16du:dateUtc="2025-10-01T09:33:00Z"/>
          <w:rFonts w:ascii="Segoe UI" w:hAnsi="Segoe UI" w:cs="Segoe UI"/>
          <w:sz w:val="18"/>
          <w:szCs w:val="18"/>
        </w:rPr>
      </w:pPr>
      <w:ins w:id="2132" w:author="Benjamin Devantier -du Plessis" w:date="2025-10-01T11:33:00Z" w16du:dateUtc="2025-10-01T09:33:00Z">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ins>
    </w:p>
    <w:p w14:paraId="678405EA" w14:textId="77777777" w:rsidR="0040454C" w:rsidRDefault="0040454C" w:rsidP="0040454C">
      <w:pPr>
        <w:pStyle w:val="paragraph"/>
        <w:spacing w:before="0" w:beforeAutospacing="0" w:after="0" w:afterAutospacing="0"/>
        <w:textAlignment w:val="baseline"/>
        <w:rPr>
          <w:ins w:id="2133" w:author="Benjamin Devantier -du Plessis" w:date="2025-10-01T11:33:00Z" w16du:dateUtc="2025-10-01T09:33:00Z"/>
          <w:rFonts w:ascii="Segoe UI" w:hAnsi="Segoe UI" w:cs="Segoe UI"/>
          <w:sz w:val="18"/>
          <w:szCs w:val="18"/>
        </w:rPr>
      </w:pPr>
      <w:ins w:id="2134" w:author="Benjamin Devantier -du Plessis" w:date="2025-10-01T11:33:00Z" w16du:dateUtc="2025-10-01T09:33:00Z">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ins>
    </w:p>
    <w:p w14:paraId="4EE3C07E" w14:textId="77777777" w:rsidR="0040454C" w:rsidRDefault="0040454C" w:rsidP="0040454C">
      <w:pPr>
        <w:pStyle w:val="paragraph"/>
        <w:spacing w:before="0" w:beforeAutospacing="0" w:after="0" w:afterAutospacing="0"/>
        <w:textAlignment w:val="baseline"/>
        <w:rPr>
          <w:ins w:id="2135" w:author="Benjamin Devantier -du Plessis" w:date="2025-10-01T11:33:00Z" w16du:dateUtc="2025-10-01T09:33:00Z"/>
          <w:rFonts w:ascii="Segoe UI" w:hAnsi="Segoe UI" w:cs="Segoe UI"/>
          <w:sz w:val="18"/>
          <w:szCs w:val="18"/>
        </w:rPr>
      </w:pPr>
      <w:ins w:id="2136" w:author="Benjamin Devantier -du Plessis" w:date="2025-10-01T11:33:00Z" w16du:dateUtc="2025-10-01T09:33:00Z">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ins>
    </w:p>
    <w:p w14:paraId="125C7D7D" w14:textId="77777777" w:rsidR="0040454C" w:rsidRDefault="0040454C" w:rsidP="0040454C">
      <w:pPr>
        <w:pStyle w:val="paragraph"/>
        <w:spacing w:before="0" w:beforeAutospacing="0" w:after="0" w:afterAutospacing="0"/>
        <w:textAlignment w:val="baseline"/>
        <w:rPr>
          <w:ins w:id="2137" w:author="Benjamin Devantier -du Plessis" w:date="2025-10-01T11:33:00Z" w16du:dateUtc="2025-10-01T09:33:00Z"/>
          <w:rFonts w:ascii="Segoe UI" w:hAnsi="Segoe UI" w:cs="Segoe UI"/>
          <w:sz w:val="18"/>
          <w:szCs w:val="18"/>
        </w:rPr>
      </w:pPr>
      <w:ins w:id="213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0146E47A" w14:textId="77777777" w:rsidR="0040454C" w:rsidRDefault="0040454C" w:rsidP="0040454C">
      <w:pPr>
        <w:pStyle w:val="paragraph"/>
        <w:spacing w:before="0" w:beforeAutospacing="0" w:after="0" w:afterAutospacing="0"/>
        <w:textAlignment w:val="baseline"/>
        <w:rPr>
          <w:ins w:id="2139" w:author="Benjamin Devantier -du Plessis" w:date="2025-10-01T11:33:00Z" w16du:dateUtc="2025-10-01T09:33:00Z"/>
          <w:rFonts w:ascii="Segoe UI" w:hAnsi="Segoe UI" w:cs="Segoe UI"/>
          <w:sz w:val="18"/>
          <w:szCs w:val="18"/>
        </w:rPr>
      </w:pPr>
      <w:ins w:id="214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17B7DB6A" w14:textId="77777777" w:rsidR="0040454C" w:rsidRDefault="0040454C" w:rsidP="0040454C">
      <w:pPr>
        <w:pStyle w:val="paragraph"/>
        <w:spacing w:before="0" w:beforeAutospacing="0" w:after="0" w:afterAutospacing="0"/>
        <w:textAlignment w:val="baseline"/>
        <w:rPr>
          <w:ins w:id="2141" w:author="Benjamin Devantier -du Plessis" w:date="2025-10-01T11:33:00Z" w16du:dateUtc="2025-10-01T09:33:00Z"/>
          <w:rFonts w:ascii="Segoe UI" w:hAnsi="Segoe UI" w:cs="Segoe UI"/>
          <w:sz w:val="18"/>
          <w:szCs w:val="18"/>
        </w:rPr>
      </w:pPr>
      <w:ins w:id="2142" w:author="Benjamin Devantier -du Plessis" w:date="2025-10-01T11:33:00Z" w16du:dateUtc="2025-10-01T09:33:00Z">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ins>
    </w:p>
    <w:p w14:paraId="036922BE" w14:textId="77777777" w:rsidR="0040454C" w:rsidRDefault="0040454C" w:rsidP="0040454C">
      <w:pPr>
        <w:pStyle w:val="paragraph"/>
        <w:spacing w:before="0" w:beforeAutospacing="0" w:after="0" w:afterAutospacing="0"/>
        <w:textAlignment w:val="baseline"/>
        <w:rPr>
          <w:ins w:id="2143" w:author="Benjamin Devantier -du Plessis" w:date="2025-10-01T11:33:00Z" w16du:dateUtc="2025-10-01T09:33:00Z"/>
          <w:rFonts w:ascii="Segoe UI" w:hAnsi="Segoe UI" w:cs="Segoe UI"/>
          <w:sz w:val="18"/>
          <w:szCs w:val="18"/>
        </w:rPr>
      </w:pPr>
      <w:ins w:id="2144" w:author="Benjamin Devantier -du Plessis" w:date="2025-10-01T11:33:00Z" w16du:dateUtc="2025-10-01T09:33:00Z">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ins>
    </w:p>
    <w:p w14:paraId="73667899" w14:textId="77777777" w:rsidR="0040454C" w:rsidRDefault="0040454C" w:rsidP="0040454C">
      <w:pPr>
        <w:pStyle w:val="paragraph"/>
        <w:spacing w:before="0" w:beforeAutospacing="0" w:after="0" w:afterAutospacing="0"/>
        <w:textAlignment w:val="baseline"/>
        <w:rPr>
          <w:ins w:id="2145" w:author="Benjamin Devantier -du Plessis" w:date="2025-10-01T11:33:00Z" w16du:dateUtc="2025-10-01T09:33:00Z"/>
          <w:rFonts w:ascii="Segoe UI" w:hAnsi="Segoe UI" w:cs="Segoe UI"/>
          <w:sz w:val="18"/>
          <w:szCs w:val="18"/>
        </w:rPr>
      </w:pPr>
      <w:ins w:id="214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D2D762A" w14:textId="77777777" w:rsidR="0040454C" w:rsidRDefault="0040454C" w:rsidP="0040454C">
      <w:pPr>
        <w:pStyle w:val="paragraph"/>
        <w:spacing w:before="0" w:beforeAutospacing="0" w:after="0" w:afterAutospacing="0"/>
        <w:textAlignment w:val="baseline"/>
        <w:rPr>
          <w:ins w:id="2147" w:author="Benjamin Devantier -du Plessis" w:date="2025-10-01T11:33:00Z" w16du:dateUtc="2025-10-01T09:33:00Z"/>
          <w:rFonts w:ascii="Segoe UI" w:hAnsi="Segoe UI" w:cs="Segoe UI"/>
          <w:sz w:val="18"/>
          <w:szCs w:val="18"/>
        </w:rPr>
      </w:pPr>
      <w:ins w:id="214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141AEC9F" w14:textId="77777777" w:rsidR="0040454C" w:rsidRDefault="0040454C" w:rsidP="0040454C">
      <w:pPr>
        <w:pStyle w:val="paragraph"/>
        <w:spacing w:before="0" w:beforeAutospacing="0" w:after="0" w:afterAutospacing="0"/>
        <w:textAlignment w:val="baseline"/>
        <w:rPr>
          <w:ins w:id="2149" w:author="Benjamin Devantier -du Plessis" w:date="2025-10-01T11:33:00Z" w16du:dateUtc="2025-10-01T09:33:00Z"/>
          <w:rFonts w:ascii="Segoe UI" w:hAnsi="Segoe UI" w:cs="Segoe UI"/>
          <w:sz w:val="18"/>
          <w:szCs w:val="18"/>
        </w:rPr>
      </w:pPr>
      <w:ins w:id="215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7F44E8D" w14:textId="77777777" w:rsidR="0040454C" w:rsidRDefault="0040454C" w:rsidP="0040454C">
      <w:pPr>
        <w:pStyle w:val="paragraph"/>
        <w:spacing w:before="0" w:beforeAutospacing="0" w:after="0" w:afterAutospacing="0"/>
        <w:textAlignment w:val="baseline"/>
        <w:rPr>
          <w:ins w:id="2151" w:author="Benjamin Devantier -du Plessis" w:date="2025-10-01T11:33:00Z" w16du:dateUtc="2025-10-01T09:33:00Z"/>
          <w:rFonts w:ascii="Segoe UI" w:hAnsi="Segoe UI" w:cs="Segoe UI"/>
          <w:sz w:val="18"/>
          <w:szCs w:val="18"/>
        </w:rPr>
      </w:pPr>
      <w:ins w:id="2152" w:author="Benjamin Devantier -du Plessis" w:date="2025-10-01T11:33:00Z" w16du:dateUtc="2025-10-01T09:33:00Z">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ins>
    </w:p>
    <w:p w14:paraId="2276594E" w14:textId="77777777" w:rsidR="0040454C" w:rsidRDefault="0040454C" w:rsidP="0040454C">
      <w:pPr>
        <w:pStyle w:val="paragraph"/>
        <w:spacing w:before="0" w:beforeAutospacing="0" w:after="0" w:afterAutospacing="0"/>
        <w:textAlignment w:val="baseline"/>
        <w:rPr>
          <w:ins w:id="2153" w:author="Benjamin Devantier -du Plessis" w:date="2025-10-01T11:33:00Z" w16du:dateUtc="2025-10-01T09:33:00Z"/>
          <w:rFonts w:ascii="Segoe UI" w:hAnsi="Segoe UI" w:cs="Segoe UI"/>
          <w:sz w:val="18"/>
          <w:szCs w:val="18"/>
        </w:rPr>
      </w:pPr>
      <w:ins w:id="215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14CD642" w14:textId="77777777" w:rsidR="0040454C" w:rsidRDefault="0040454C" w:rsidP="0040454C">
      <w:pPr>
        <w:pStyle w:val="paragraph"/>
        <w:spacing w:before="0" w:beforeAutospacing="0" w:after="0" w:afterAutospacing="0"/>
        <w:textAlignment w:val="baseline"/>
        <w:rPr>
          <w:ins w:id="2155" w:author="Benjamin Devantier -du Plessis" w:date="2025-10-01T11:33:00Z" w16du:dateUtc="2025-10-01T09:33:00Z"/>
          <w:rFonts w:ascii="Segoe UI" w:hAnsi="Segoe UI" w:cs="Segoe UI"/>
          <w:sz w:val="18"/>
          <w:szCs w:val="18"/>
        </w:rPr>
      </w:pPr>
      <w:ins w:id="215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BC48268" w14:textId="77777777" w:rsidR="0040454C" w:rsidRDefault="0040454C" w:rsidP="0040454C">
      <w:pPr>
        <w:pStyle w:val="paragraph"/>
        <w:spacing w:before="0" w:beforeAutospacing="0" w:after="0" w:afterAutospacing="0"/>
        <w:textAlignment w:val="baseline"/>
        <w:rPr>
          <w:ins w:id="2157" w:author="Benjamin Devantier -du Plessis" w:date="2025-10-01T11:33:00Z" w16du:dateUtc="2025-10-01T09:33:00Z"/>
          <w:rFonts w:ascii="Segoe UI" w:hAnsi="Segoe UI" w:cs="Segoe UI"/>
          <w:sz w:val="18"/>
          <w:szCs w:val="18"/>
        </w:rPr>
      </w:pPr>
      <w:ins w:id="215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CCBC737" w14:textId="77777777" w:rsidR="0040454C" w:rsidRDefault="0040454C" w:rsidP="0040454C">
      <w:pPr>
        <w:pStyle w:val="paragraph"/>
        <w:spacing w:before="0" w:beforeAutospacing="0" w:after="0" w:afterAutospacing="0"/>
        <w:textAlignment w:val="baseline"/>
        <w:rPr>
          <w:ins w:id="2159" w:author="Benjamin Devantier -du Plessis" w:date="2025-10-01T11:33:00Z" w16du:dateUtc="2025-10-01T09:33:00Z"/>
          <w:rFonts w:ascii="Segoe UI" w:hAnsi="Segoe UI" w:cs="Segoe UI"/>
          <w:sz w:val="18"/>
          <w:szCs w:val="18"/>
        </w:rPr>
      </w:pPr>
      <w:ins w:id="2160" w:author="Benjamin Devantier -du Plessis" w:date="2025-10-01T11:33:00Z" w16du:dateUtc="2025-10-01T09:33:00Z">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ins>
    </w:p>
    <w:p w14:paraId="60A67759" w14:textId="77777777" w:rsidR="0040454C" w:rsidRDefault="0040454C" w:rsidP="0040454C">
      <w:pPr>
        <w:pStyle w:val="paragraph"/>
        <w:spacing w:before="0" w:beforeAutospacing="0" w:after="0" w:afterAutospacing="0"/>
        <w:textAlignment w:val="baseline"/>
        <w:rPr>
          <w:ins w:id="2161" w:author="Benjamin Devantier -du Plessis" w:date="2025-10-01T11:33:00Z" w16du:dateUtc="2025-10-01T09:33:00Z"/>
          <w:rFonts w:ascii="Segoe UI" w:hAnsi="Segoe UI" w:cs="Segoe UI"/>
          <w:sz w:val="18"/>
          <w:szCs w:val="18"/>
        </w:rPr>
      </w:pPr>
      <w:ins w:id="216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ins>
    </w:p>
    <w:p w14:paraId="6D3D8099" w14:textId="77777777" w:rsidR="0040454C" w:rsidRDefault="0040454C" w:rsidP="0040454C">
      <w:pPr>
        <w:pStyle w:val="paragraph"/>
        <w:spacing w:before="0" w:beforeAutospacing="0" w:after="0" w:afterAutospacing="0"/>
        <w:textAlignment w:val="baseline"/>
        <w:rPr>
          <w:ins w:id="2163" w:author="Benjamin Devantier -du Plessis" w:date="2025-10-01T11:33:00Z" w16du:dateUtc="2025-10-01T09:33:00Z"/>
          <w:rFonts w:ascii="Segoe UI" w:hAnsi="Segoe UI" w:cs="Segoe UI"/>
          <w:sz w:val="18"/>
          <w:szCs w:val="18"/>
        </w:rPr>
      </w:pPr>
      <w:ins w:id="216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ins>
    </w:p>
    <w:p w14:paraId="6B7B63AB" w14:textId="77777777" w:rsidR="0040454C" w:rsidRDefault="0040454C" w:rsidP="0040454C">
      <w:pPr>
        <w:pStyle w:val="paragraph"/>
        <w:spacing w:before="0" w:beforeAutospacing="0" w:after="0" w:afterAutospacing="0"/>
        <w:textAlignment w:val="baseline"/>
        <w:rPr>
          <w:ins w:id="2165" w:author="Benjamin Devantier -du Plessis" w:date="2025-10-01T11:33:00Z" w16du:dateUtc="2025-10-01T09:33:00Z"/>
          <w:rFonts w:ascii="Segoe UI" w:hAnsi="Segoe UI" w:cs="Segoe UI"/>
          <w:sz w:val="18"/>
          <w:szCs w:val="18"/>
        </w:rPr>
      </w:pPr>
      <w:ins w:id="216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ins>
    </w:p>
    <w:p w14:paraId="77AB7B26" w14:textId="77777777" w:rsidR="0040454C" w:rsidRDefault="0040454C" w:rsidP="0040454C">
      <w:pPr>
        <w:pStyle w:val="paragraph"/>
        <w:spacing w:before="0" w:beforeAutospacing="0" w:after="0" w:afterAutospacing="0"/>
        <w:textAlignment w:val="baseline"/>
        <w:rPr>
          <w:ins w:id="2167" w:author="Benjamin Devantier -du Plessis" w:date="2025-10-01T11:33:00Z" w16du:dateUtc="2025-10-01T09:33:00Z"/>
          <w:rFonts w:ascii="Segoe UI" w:hAnsi="Segoe UI" w:cs="Segoe UI"/>
          <w:sz w:val="18"/>
          <w:szCs w:val="18"/>
        </w:rPr>
      </w:pPr>
      <w:ins w:id="2168" w:author="Benjamin Devantier -du Plessis" w:date="2025-10-01T11:33:00Z" w16du:dateUtc="2025-10-01T09:33:00Z">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ins>
    </w:p>
    <w:p w14:paraId="08A04D88" w14:textId="77777777" w:rsidR="0040454C" w:rsidRDefault="0040454C" w:rsidP="0040454C">
      <w:pPr>
        <w:pStyle w:val="paragraph"/>
        <w:spacing w:before="0" w:beforeAutospacing="0" w:after="0" w:afterAutospacing="0"/>
        <w:textAlignment w:val="baseline"/>
        <w:rPr>
          <w:ins w:id="2169" w:author="Benjamin Devantier -du Plessis" w:date="2025-10-01T11:33:00Z" w16du:dateUtc="2025-10-01T09:33:00Z"/>
          <w:rFonts w:ascii="Segoe UI" w:hAnsi="Segoe UI" w:cs="Segoe UI"/>
          <w:sz w:val="18"/>
          <w:szCs w:val="18"/>
        </w:rPr>
      </w:pPr>
      <w:ins w:id="2170"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08CAFD1A" w14:textId="77777777" w:rsidR="0040454C" w:rsidRDefault="0040454C" w:rsidP="0040454C">
      <w:pPr>
        <w:pStyle w:val="paragraph"/>
        <w:spacing w:before="0" w:beforeAutospacing="0" w:after="0" w:afterAutospacing="0"/>
        <w:textAlignment w:val="baseline"/>
        <w:rPr>
          <w:ins w:id="2171" w:author="Benjamin Devantier -du Plessis" w:date="2025-10-01T11:33:00Z" w16du:dateUtc="2025-10-01T09:33:00Z"/>
          <w:rFonts w:ascii="Segoe UI" w:hAnsi="Segoe UI" w:cs="Segoe UI"/>
          <w:sz w:val="18"/>
          <w:szCs w:val="18"/>
        </w:rPr>
      </w:pPr>
      <w:ins w:id="2172"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6E5C85BD" w14:textId="77777777" w:rsidR="0040454C" w:rsidRDefault="0040454C" w:rsidP="0040454C">
      <w:pPr>
        <w:pStyle w:val="paragraph"/>
        <w:spacing w:before="0" w:beforeAutospacing="0" w:after="0" w:afterAutospacing="0"/>
        <w:textAlignment w:val="baseline"/>
        <w:rPr>
          <w:ins w:id="2173" w:author="Benjamin Devantier -du Plessis" w:date="2025-10-01T11:33:00Z" w16du:dateUtc="2025-10-01T09:33:00Z"/>
          <w:rFonts w:ascii="Segoe UI" w:hAnsi="Segoe UI" w:cs="Segoe UI"/>
          <w:sz w:val="18"/>
          <w:szCs w:val="18"/>
        </w:rPr>
      </w:pPr>
      <w:ins w:id="2174"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6E83A5CF" w14:textId="77777777" w:rsidR="0040454C" w:rsidRDefault="0040454C" w:rsidP="0040454C">
      <w:pPr>
        <w:pStyle w:val="paragraph"/>
        <w:spacing w:before="0" w:beforeAutospacing="0" w:after="0" w:afterAutospacing="0"/>
        <w:textAlignment w:val="baseline"/>
        <w:rPr>
          <w:ins w:id="2175" w:author="Benjamin Devantier -du Plessis" w:date="2025-10-01T11:33:00Z" w16du:dateUtc="2025-10-01T09:33:00Z"/>
          <w:rFonts w:ascii="Segoe UI" w:hAnsi="Segoe UI" w:cs="Segoe UI"/>
          <w:sz w:val="18"/>
          <w:szCs w:val="18"/>
        </w:rPr>
      </w:pPr>
      <w:ins w:id="2176"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4B7CE3AB" w14:textId="77777777" w:rsidR="0040454C" w:rsidRDefault="0040454C" w:rsidP="0040454C">
      <w:pPr>
        <w:pStyle w:val="paragraph"/>
        <w:spacing w:before="0" w:beforeAutospacing="0" w:after="0" w:afterAutospacing="0"/>
        <w:textAlignment w:val="baseline"/>
        <w:rPr>
          <w:ins w:id="2177" w:author="Benjamin Devantier -du Plessis" w:date="2025-10-01T11:33:00Z" w16du:dateUtc="2025-10-01T09:33:00Z"/>
          <w:rFonts w:ascii="Segoe UI" w:hAnsi="Segoe UI" w:cs="Segoe UI"/>
          <w:sz w:val="18"/>
          <w:szCs w:val="18"/>
        </w:rPr>
      </w:pPr>
      <w:ins w:id="2178"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1136FF80" w14:textId="77777777" w:rsidR="0040454C" w:rsidRDefault="0040454C" w:rsidP="0040454C">
      <w:pPr>
        <w:pStyle w:val="paragraph"/>
        <w:spacing w:before="0" w:beforeAutospacing="0" w:after="0" w:afterAutospacing="0"/>
        <w:textAlignment w:val="baseline"/>
        <w:rPr>
          <w:ins w:id="2179" w:author="Benjamin Devantier -du Plessis" w:date="2025-10-01T11:33:00Z" w16du:dateUtc="2025-10-01T09:33:00Z"/>
          <w:rFonts w:ascii="Segoe UI" w:hAnsi="Segoe UI" w:cs="Segoe UI"/>
          <w:sz w:val="18"/>
          <w:szCs w:val="18"/>
        </w:rPr>
      </w:pPr>
      <w:ins w:id="2180"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05F485F4" w14:textId="77777777" w:rsidR="0040454C" w:rsidRDefault="0040454C" w:rsidP="0040454C">
      <w:pPr>
        <w:pStyle w:val="paragraph"/>
        <w:spacing w:before="0" w:beforeAutospacing="0" w:after="0" w:afterAutospacing="0"/>
        <w:textAlignment w:val="baseline"/>
        <w:rPr>
          <w:ins w:id="2181" w:author="Benjamin Devantier -du Plessis" w:date="2025-10-01T11:33:00Z" w16du:dateUtc="2025-10-01T09:33:00Z"/>
          <w:rFonts w:ascii="Segoe UI" w:hAnsi="Segoe UI" w:cs="Segoe UI"/>
          <w:sz w:val="18"/>
          <w:szCs w:val="18"/>
        </w:rPr>
      </w:pPr>
      <w:ins w:id="2182"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10C39AD0" w14:textId="77777777" w:rsidR="0040454C" w:rsidRDefault="0040454C" w:rsidP="0040454C">
      <w:pPr>
        <w:pStyle w:val="paragraph"/>
        <w:spacing w:before="0" w:beforeAutospacing="0" w:after="0" w:afterAutospacing="0"/>
        <w:textAlignment w:val="baseline"/>
        <w:rPr>
          <w:ins w:id="2183" w:author="Benjamin Devantier -du Plessis" w:date="2025-10-01T11:33:00Z" w16du:dateUtc="2025-10-01T09:33:00Z"/>
          <w:rFonts w:ascii="Segoe UI" w:hAnsi="Segoe UI" w:cs="Segoe UI"/>
          <w:sz w:val="18"/>
          <w:szCs w:val="18"/>
        </w:rPr>
      </w:pPr>
      <w:ins w:id="2184"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3B16E7BE" w14:textId="77777777" w:rsidR="0040454C" w:rsidRDefault="0040454C" w:rsidP="0040454C">
      <w:pPr>
        <w:pStyle w:val="paragraph"/>
        <w:spacing w:before="0" w:beforeAutospacing="0" w:after="0" w:afterAutospacing="0"/>
        <w:textAlignment w:val="baseline"/>
        <w:rPr>
          <w:ins w:id="2185" w:author="Benjamin Devantier -du Plessis" w:date="2025-10-01T11:33:00Z" w16du:dateUtc="2025-10-01T09:33:00Z"/>
          <w:rFonts w:ascii="Segoe UI" w:hAnsi="Segoe UI" w:cs="Segoe UI"/>
          <w:sz w:val="18"/>
          <w:szCs w:val="18"/>
        </w:rPr>
      </w:pPr>
      <w:ins w:id="2186"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78C5371E" w14:textId="77777777" w:rsidR="0040454C" w:rsidRDefault="0040454C" w:rsidP="0040454C">
      <w:pPr>
        <w:pStyle w:val="paragraph"/>
        <w:spacing w:before="0" w:beforeAutospacing="0" w:after="0" w:afterAutospacing="0"/>
        <w:textAlignment w:val="baseline"/>
        <w:rPr>
          <w:ins w:id="2187" w:author="Benjamin Devantier -du Plessis" w:date="2025-10-01T11:33:00Z" w16du:dateUtc="2025-10-01T09:33:00Z"/>
          <w:rFonts w:ascii="Segoe UI" w:hAnsi="Segoe UI" w:cs="Segoe UI"/>
          <w:sz w:val="18"/>
          <w:szCs w:val="18"/>
        </w:rPr>
      </w:pPr>
      <w:ins w:id="2188" w:author="Benjamin Devantier -du Plessis" w:date="2025-10-01T11:33:00Z" w16du:dateUtc="2025-10-01T09:33:00Z">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ins>
    </w:p>
    <w:p w14:paraId="40E06499" w14:textId="77777777" w:rsidR="0040454C" w:rsidRDefault="0040454C" w:rsidP="0040454C">
      <w:pPr>
        <w:pStyle w:val="paragraph"/>
        <w:spacing w:before="0" w:beforeAutospacing="0" w:after="0" w:afterAutospacing="0"/>
        <w:textAlignment w:val="baseline"/>
        <w:rPr>
          <w:ins w:id="2189" w:author="Benjamin Devantier -du Plessis" w:date="2025-10-01T11:33:00Z" w16du:dateUtc="2025-10-01T09:33:00Z"/>
          <w:rFonts w:ascii="Segoe UI" w:hAnsi="Segoe UI" w:cs="Segoe UI"/>
          <w:sz w:val="18"/>
          <w:szCs w:val="18"/>
        </w:rPr>
      </w:pPr>
      <w:ins w:id="2190" w:author="Benjamin Devantier -du Plessis" w:date="2025-10-01T11:33:00Z" w16du:dateUtc="2025-10-01T09:33:00Z">
        <w:r>
          <w:rPr>
            <w:rStyle w:val="eop"/>
            <w:rFonts w:ascii="Calibri" w:eastAsiaTheme="majorEastAsia" w:hAnsi="Calibri" w:cs="Calibri"/>
            <w:sz w:val="22"/>
            <w:szCs w:val="22"/>
          </w:rPr>
          <w:t> </w:t>
        </w:r>
      </w:ins>
    </w:p>
    <w:p w14:paraId="7B800E3B" w14:textId="77777777" w:rsidR="0040454C" w:rsidRDefault="0040454C" w:rsidP="0040454C">
      <w:pPr>
        <w:pStyle w:val="paragraph"/>
        <w:spacing w:before="0" w:beforeAutospacing="0" w:after="0" w:afterAutospacing="0"/>
        <w:textAlignment w:val="baseline"/>
        <w:rPr>
          <w:ins w:id="2191" w:author="Benjamin Devantier -du Plessis" w:date="2025-10-01T11:33:00Z" w16du:dateUtc="2025-10-01T09:33:00Z"/>
          <w:rFonts w:ascii="Segoe UI" w:hAnsi="Segoe UI" w:cs="Segoe UI"/>
          <w:sz w:val="18"/>
          <w:szCs w:val="18"/>
        </w:rPr>
      </w:pPr>
      <w:ins w:id="2192" w:author="Benjamin Devantier -du Plessis" w:date="2025-10-01T11:33:00Z" w16du:dateUtc="2025-10-01T09:33:00Z">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ins>
    </w:p>
    <w:p w14:paraId="7AAEE6AA" w14:textId="77777777" w:rsidR="0040454C" w:rsidRDefault="0040454C" w:rsidP="0040454C">
      <w:pPr>
        <w:pStyle w:val="paragraph"/>
        <w:spacing w:before="0" w:beforeAutospacing="0" w:after="0" w:afterAutospacing="0"/>
        <w:textAlignment w:val="baseline"/>
        <w:rPr>
          <w:ins w:id="2193" w:author="Benjamin Devantier -du Plessis" w:date="2025-10-01T11:33:00Z" w16du:dateUtc="2025-10-01T09:33:00Z"/>
          <w:rFonts w:ascii="Segoe UI" w:hAnsi="Segoe UI" w:cs="Segoe UI"/>
          <w:sz w:val="18"/>
          <w:szCs w:val="18"/>
        </w:rPr>
      </w:pPr>
      <w:ins w:id="2194"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ins>
    </w:p>
    <w:p w14:paraId="22D403EB" w14:textId="77777777" w:rsidR="0040454C" w:rsidRDefault="0040454C" w:rsidP="0040454C">
      <w:pPr>
        <w:pStyle w:val="paragraph"/>
        <w:spacing w:before="0" w:beforeAutospacing="0" w:after="0" w:afterAutospacing="0"/>
        <w:textAlignment w:val="baseline"/>
        <w:rPr>
          <w:ins w:id="2195" w:author="Benjamin Devantier -du Plessis" w:date="2025-10-01T11:33:00Z" w16du:dateUtc="2025-10-01T09:33:00Z"/>
          <w:rFonts w:ascii="Segoe UI" w:hAnsi="Segoe UI" w:cs="Segoe UI"/>
          <w:sz w:val="18"/>
          <w:szCs w:val="18"/>
        </w:rPr>
      </w:pPr>
      <w:ins w:id="2196"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ins>
    </w:p>
    <w:p w14:paraId="3AA70119" w14:textId="77777777" w:rsidR="0040454C" w:rsidRDefault="0040454C" w:rsidP="0040454C">
      <w:pPr>
        <w:pStyle w:val="paragraph"/>
        <w:spacing w:before="0" w:beforeAutospacing="0" w:after="0" w:afterAutospacing="0"/>
        <w:textAlignment w:val="baseline"/>
        <w:rPr>
          <w:ins w:id="2197" w:author="Benjamin Devantier -du Plessis" w:date="2025-10-01T11:33:00Z" w16du:dateUtc="2025-10-01T09:33:00Z"/>
          <w:rFonts w:ascii="Segoe UI" w:hAnsi="Segoe UI" w:cs="Segoe UI"/>
          <w:sz w:val="18"/>
          <w:szCs w:val="18"/>
        </w:rPr>
      </w:pPr>
      <w:ins w:id="2198"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ins>
    </w:p>
    <w:p w14:paraId="33E1F4CC" w14:textId="77777777" w:rsidR="0040454C" w:rsidRDefault="0040454C" w:rsidP="0040454C">
      <w:pPr>
        <w:pStyle w:val="paragraph"/>
        <w:spacing w:before="0" w:beforeAutospacing="0" w:after="0" w:afterAutospacing="0"/>
        <w:textAlignment w:val="baseline"/>
        <w:rPr>
          <w:ins w:id="2199" w:author="Benjamin Devantier -du Plessis" w:date="2025-10-01T11:33:00Z" w16du:dateUtc="2025-10-01T09:33:00Z"/>
          <w:rFonts w:ascii="Segoe UI" w:hAnsi="Segoe UI" w:cs="Segoe UI"/>
          <w:sz w:val="18"/>
          <w:szCs w:val="18"/>
        </w:rPr>
      </w:pPr>
      <w:ins w:id="2200" w:author="Benjamin Devantier -du Plessis" w:date="2025-10-01T11:33:00Z" w16du:dateUtc="2025-10-01T09:33:00Z">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ins>
    </w:p>
    <w:p w14:paraId="7E791258" w14:textId="77777777" w:rsidR="0040454C" w:rsidRDefault="0040454C" w:rsidP="0040454C">
      <w:pPr>
        <w:pStyle w:val="paragraph"/>
        <w:spacing w:before="0" w:beforeAutospacing="0" w:after="0" w:afterAutospacing="0"/>
        <w:textAlignment w:val="baseline"/>
        <w:rPr>
          <w:ins w:id="2201" w:author="Benjamin Devantier -du Plessis" w:date="2025-10-01T11:33:00Z" w16du:dateUtc="2025-10-01T09:33:00Z"/>
          <w:rFonts w:ascii="Segoe UI" w:hAnsi="Segoe UI" w:cs="Segoe UI"/>
          <w:sz w:val="18"/>
          <w:szCs w:val="18"/>
        </w:rPr>
      </w:pPr>
      <w:ins w:id="2202"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ins>
    </w:p>
    <w:p w14:paraId="05C1AAD1" w14:textId="77777777" w:rsidR="0040454C" w:rsidRDefault="0040454C" w:rsidP="0040454C">
      <w:pPr>
        <w:pStyle w:val="paragraph"/>
        <w:spacing w:before="0" w:beforeAutospacing="0" w:after="0" w:afterAutospacing="0"/>
        <w:textAlignment w:val="baseline"/>
        <w:rPr>
          <w:ins w:id="2203" w:author="Benjamin Devantier -du Plessis" w:date="2025-10-01T11:33:00Z" w16du:dateUtc="2025-10-01T09:33:00Z"/>
          <w:rFonts w:ascii="Segoe UI" w:hAnsi="Segoe UI" w:cs="Segoe UI"/>
          <w:sz w:val="18"/>
          <w:szCs w:val="18"/>
        </w:rPr>
      </w:pPr>
      <w:ins w:id="2204"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ins>
    </w:p>
    <w:p w14:paraId="71C2B62A" w14:textId="77777777" w:rsidR="0040454C" w:rsidRDefault="0040454C" w:rsidP="0040454C">
      <w:pPr>
        <w:pStyle w:val="paragraph"/>
        <w:spacing w:before="0" w:beforeAutospacing="0" w:after="0" w:afterAutospacing="0"/>
        <w:textAlignment w:val="baseline"/>
        <w:rPr>
          <w:ins w:id="2205" w:author="Benjamin Devantier -du Plessis" w:date="2025-10-01T11:33:00Z" w16du:dateUtc="2025-10-01T09:33:00Z"/>
          <w:rFonts w:ascii="Segoe UI" w:hAnsi="Segoe UI" w:cs="Segoe UI"/>
          <w:sz w:val="18"/>
          <w:szCs w:val="18"/>
        </w:rPr>
      </w:pPr>
      <w:ins w:id="2206" w:author="Benjamin Devantier -du Plessis" w:date="2025-10-01T11:33:00Z" w16du:dateUtc="2025-10-01T09:33:00Z">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ins>
    </w:p>
    <w:p w14:paraId="55D369D5" w14:textId="77777777" w:rsidR="0040454C" w:rsidRDefault="0040454C" w:rsidP="0040454C">
      <w:pPr>
        <w:pStyle w:val="paragraph"/>
        <w:spacing w:before="0" w:beforeAutospacing="0" w:after="0" w:afterAutospacing="0"/>
        <w:textAlignment w:val="baseline"/>
        <w:rPr>
          <w:ins w:id="2207" w:author="Benjamin Devantier -du Plessis" w:date="2025-10-01T11:33:00Z" w16du:dateUtc="2025-10-01T09:33:00Z"/>
          <w:rFonts w:ascii="Segoe UI" w:hAnsi="Segoe UI" w:cs="Segoe UI"/>
          <w:sz w:val="18"/>
          <w:szCs w:val="18"/>
        </w:rPr>
      </w:pPr>
      <w:ins w:id="2208"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ins>
    </w:p>
    <w:p w14:paraId="2A9004E5" w14:textId="77777777" w:rsidR="0040454C" w:rsidRDefault="0040454C" w:rsidP="0040454C">
      <w:pPr>
        <w:pStyle w:val="paragraph"/>
        <w:spacing w:before="0" w:beforeAutospacing="0" w:after="0" w:afterAutospacing="0"/>
        <w:textAlignment w:val="baseline"/>
        <w:rPr>
          <w:ins w:id="2209" w:author="Benjamin Devantier -du Plessis" w:date="2025-10-01T11:33:00Z" w16du:dateUtc="2025-10-01T09:33:00Z"/>
          <w:rFonts w:ascii="Segoe UI" w:hAnsi="Segoe UI" w:cs="Segoe UI"/>
          <w:sz w:val="18"/>
          <w:szCs w:val="18"/>
        </w:rPr>
      </w:pPr>
      <w:ins w:id="2210"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ins>
    </w:p>
    <w:p w14:paraId="721889F9" w14:textId="77777777" w:rsidR="0040454C" w:rsidRDefault="0040454C" w:rsidP="0040454C">
      <w:pPr>
        <w:pStyle w:val="paragraph"/>
        <w:spacing w:before="0" w:beforeAutospacing="0" w:after="0" w:afterAutospacing="0"/>
        <w:textAlignment w:val="baseline"/>
        <w:rPr>
          <w:ins w:id="2211" w:author="Benjamin Devantier -du Plessis" w:date="2025-10-01T11:33:00Z" w16du:dateUtc="2025-10-01T09:33:00Z"/>
          <w:rFonts w:ascii="Segoe UI" w:hAnsi="Segoe UI" w:cs="Segoe UI"/>
          <w:sz w:val="18"/>
          <w:szCs w:val="18"/>
        </w:rPr>
      </w:pPr>
      <w:ins w:id="2212" w:author="Benjamin Devantier -du Plessis" w:date="2025-10-01T11:33:00Z" w16du:dateUtc="2025-10-01T09:33:00Z">
        <w:r>
          <w:rPr>
            <w:rStyle w:val="normaltextrun"/>
            <w:rFonts w:ascii="Cambria" w:hAnsi="Cambria" w:cs="Segoe UI"/>
            <w:sz w:val="22"/>
            <w:szCs w:val="22"/>
          </w:rPr>
          <w:t>For access to HE²AT Center data, you will need to agree not to ever make an attempt to re-identify a data subject using the data provided. Will you agree to, and adhere to this condition?</w:t>
        </w:r>
        <w:r>
          <w:rPr>
            <w:rStyle w:val="eop"/>
            <w:rFonts w:ascii="Cambria" w:eastAsiaTheme="majorEastAsia" w:hAnsi="Cambria" w:cs="Segoe UI"/>
            <w:sz w:val="22"/>
            <w:szCs w:val="22"/>
          </w:rPr>
          <w:t> </w:t>
        </w:r>
      </w:ins>
    </w:p>
    <w:p w14:paraId="32720BEB" w14:textId="77777777" w:rsidR="0040454C" w:rsidRDefault="0040454C" w:rsidP="0040454C">
      <w:pPr>
        <w:pStyle w:val="paragraph"/>
        <w:spacing w:before="0" w:beforeAutospacing="0" w:after="0" w:afterAutospacing="0"/>
        <w:textAlignment w:val="baseline"/>
        <w:rPr>
          <w:ins w:id="2213" w:author="Benjamin Devantier -du Plessis" w:date="2025-10-01T11:33:00Z" w16du:dateUtc="2025-10-01T09:33:00Z"/>
          <w:rFonts w:ascii="Segoe UI" w:hAnsi="Segoe UI" w:cs="Segoe UI"/>
          <w:sz w:val="18"/>
          <w:szCs w:val="18"/>
        </w:rPr>
      </w:pPr>
      <w:ins w:id="2214"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ins>
    </w:p>
    <w:p w14:paraId="5C4016F4" w14:textId="77777777" w:rsidR="0040454C" w:rsidRDefault="0040454C" w:rsidP="0040454C">
      <w:pPr>
        <w:pStyle w:val="paragraph"/>
        <w:spacing w:before="0" w:beforeAutospacing="0" w:after="0" w:afterAutospacing="0"/>
        <w:textAlignment w:val="baseline"/>
        <w:rPr>
          <w:ins w:id="2215" w:author="Benjamin Devantier -du Plessis" w:date="2025-10-01T11:33:00Z" w16du:dateUtc="2025-10-01T09:33:00Z"/>
          <w:rFonts w:ascii="Segoe UI" w:hAnsi="Segoe UI" w:cs="Segoe UI"/>
          <w:sz w:val="18"/>
          <w:szCs w:val="18"/>
        </w:rPr>
      </w:pPr>
      <w:ins w:id="2216" w:author="Benjamin Devantier -du Plessis" w:date="2025-10-01T11:33:00Z" w16du:dateUtc="2025-10-01T09:33:00Z">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ins>
    </w:p>
    <w:p w14:paraId="21BD6DA7" w14:textId="77777777" w:rsidR="0040454C" w:rsidRDefault="0040454C" w:rsidP="0040454C">
      <w:pPr>
        <w:pStyle w:val="paragraph"/>
        <w:spacing w:before="0" w:beforeAutospacing="0" w:after="0" w:afterAutospacing="0"/>
        <w:textAlignment w:val="baseline"/>
        <w:rPr>
          <w:ins w:id="2217" w:author="Benjamin Devantier -du Plessis" w:date="2025-10-01T11:33:00Z" w16du:dateUtc="2025-10-01T09:33:00Z"/>
          <w:rFonts w:ascii="Segoe UI" w:hAnsi="Segoe UI" w:cs="Segoe UI"/>
          <w:sz w:val="18"/>
          <w:szCs w:val="18"/>
        </w:rPr>
      </w:pPr>
      <w:ins w:id="2218" w:author="Benjamin Devantier -du Plessis" w:date="2025-10-01T11:33:00Z" w16du:dateUtc="2025-10-01T09:33:00Z">
        <w:r>
          <w:rPr>
            <w:rStyle w:val="normaltextrun"/>
            <w:rFonts w:ascii="Nunito" w:hAnsi="Nunito" w:cs="Segoe UI"/>
            <w:b/>
            <w:bCs/>
            <w:sz w:val="32"/>
            <w:szCs w:val="32"/>
          </w:rPr>
          <w:t>STUDY DESIGN</w:t>
        </w:r>
        <w:r>
          <w:rPr>
            <w:rStyle w:val="eop"/>
            <w:rFonts w:ascii="Nunito" w:eastAsiaTheme="majorEastAsia" w:hAnsi="Nunito" w:cs="Segoe UI"/>
            <w:sz w:val="32"/>
            <w:szCs w:val="32"/>
          </w:rPr>
          <w:t> </w:t>
        </w:r>
      </w:ins>
    </w:p>
    <w:p w14:paraId="7B245F6E" w14:textId="77777777" w:rsidR="0040454C" w:rsidRDefault="0040454C" w:rsidP="0040454C">
      <w:pPr>
        <w:pStyle w:val="paragraph"/>
        <w:spacing w:before="0" w:beforeAutospacing="0" w:after="0" w:afterAutospacing="0"/>
        <w:textAlignment w:val="baseline"/>
        <w:rPr>
          <w:ins w:id="2219" w:author="Benjamin Devantier -du Plessis" w:date="2025-10-01T11:33:00Z" w16du:dateUtc="2025-10-01T09:33:00Z"/>
          <w:rFonts w:ascii="Segoe UI" w:hAnsi="Segoe UI" w:cs="Segoe UI"/>
          <w:sz w:val="18"/>
          <w:szCs w:val="18"/>
        </w:rPr>
      </w:pPr>
      <w:ins w:id="2220" w:author="Benjamin Devantier -du Plessis" w:date="2025-10-01T11:33:00Z" w16du:dateUtc="2025-10-01T09:33:00Z">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ins>
    </w:p>
    <w:p w14:paraId="3D6DEEE7" w14:textId="77777777" w:rsidR="0040454C" w:rsidRDefault="0040454C" w:rsidP="0040454C">
      <w:pPr>
        <w:pStyle w:val="paragraph"/>
        <w:spacing w:before="0" w:beforeAutospacing="0" w:after="0" w:afterAutospacing="0"/>
        <w:textAlignment w:val="baseline"/>
        <w:rPr>
          <w:ins w:id="2221" w:author="Benjamin Devantier -du Plessis" w:date="2025-10-01T11:33:00Z" w16du:dateUtc="2025-10-01T09:33:00Z"/>
          <w:rFonts w:ascii="Segoe UI" w:hAnsi="Segoe UI" w:cs="Segoe UI"/>
          <w:sz w:val="18"/>
          <w:szCs w:val="18"/>
        </w:rPr>
      </w:pPr>
      <w:ins w:id="222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D72FBFE" w14:textId="77777777" w:rsidR="0040454C" w:rsidRDefault="0040454C" w:rsidP="0040454C">
      <w:pPr>
        <w:pStyle w:val="paragraph"/>
        <w:spacing w:before="0" w:beforeAutospacing="0" w:after="0" w:afterAutospacing="0"/>
        <w:textAlignment w:val="baseline"/>
        <w:rPr>
          <w:ins w:id="2223" w:author="Benjamin Devantier -du Plessis" w:date="2025-10-01T11:33:00Z" w16du:dateUtc="2025-10-01T09:33:00Z"/>
          <w:rFonts w:ascii="Segoe UI" w:hAnsi="Segoe UI" w:cs="Segoe UI"/>
          <w:sz w:val="18"/>
          <w:szCs w:val="18"/>
        </w:rPr>
      </w:pPr>
      <w:ins w:id="222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ins>
    </w:p>
    <w:p w14:paraId="7F3A2493" w14:textId="77777777" w:rsidR="0040454C" w:rsidRDefault="0040454C" w:rsidP="0040454C">
      <w:pPr>
        <w:pStyle w:val="paragraph"/>
        <w:spacing w:before="0" w:beforeAutospacing="0" w:after="0" w:afterAutospacing="0"/>
        <w:textAlignment w:val="baseline"/>
        <w:rPr>
          <w:ins w:id="2225" w:author="Benjamin Devantier -du Plessis" w:date="2025-10-01T11:33:00Z" w16du:dateUtc="2025-10-01T09:33:00Z"/>
          <w:rFonts w:ascii="Segoe UI" w:hAnsi="Segoe UI" w:cs="Segoe UI"/>
          <w:sz w:val="18"/>
          <w:szCs w:val="18"/>
        </w:rPr>
      </w:pPr>
      <w:ins w:id="222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49A0B6B" w14:textId="77777777" w:rsidR="0040454C" w:rsidRDefault="0040454C" w:rsidP="0040454C">
      <w:pPr>
        <w:pStyle w:val="paragraph"/>
        <w:spacing w:before="0" w:beforeAutospacing="0" w:after="0" w:afterAutospacing="0"/>
        <w:textAlignment w:val="baseline"/>
        <w:rPr>
          <w:ins w:id="2227" w:author="Benjamin Devantier -du Plessis" w:date="2025-10-01T11:33:00Z" w16du:dateUtc="2025-10-01T09:33:00Z"/>
          <w:rFonts w:ascii="Segoe UI" w:hAnsi="Segoe UI" w:cs="Segoe UI"/>
          <w:sz w:val="18"/>
          <w:szCs w:val="18"/>
        </w:rPr>
      </w:pPr>
      <w:ins w:id="222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4B4F6FD" w14:textId="77777777" w:rsidR="0040454C" w:rsidRDefault="0040454C" w:rsidP="0040454C">
      <w:pPr>
        <w:pStyle w:val="paragraph"/>
        <w:spacing w:before="0" w:beforeAutospacing="0" w:after="0" w:afterAutospacing="0"/>
        <w:textAlignment w:val="baseline"/>
        <w:rPr>
          <w:ins w:id="2229" w:author="Benjamin Devantier -du Plessis" w:date="2025-10-01T11:33:00Z" w16du:dateUtc="2025-10-01T09:33:00Z"/>
          <w:rFonts w:ascii="Segoe UI" w:hAnsi="Segoe UI" w:cs="Segoe UI"/>
          <w:sz w:val="18"/>
          <w:szCs w:val="18"/>
        </w:rPr>
      </w:pPr>
      <w:ins w:id="223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D743023" w14:textId="77777777" w:rsidR="0040454C" w:rsidRDefault="0040454C" w:rsidP="0040454C">
      <w:pPr>
        <w:pStyle w:val="paragraph"/>
        <w:spacing w:before="0" w:beforeAutospacing="0" w:after="0" w:afterAutospacing="0"/>
        <w:textAlignment w:val="baseline"/>
        <w:rPr>
          <w:ins w:id="2231" w:author="Benjamin Devantier -du Plessis" w:date="2025-10-01T11:33:00Z" w16du:dateUtc="2025-10-01T09:33:00Z"/>
          <w:rFonts w:ascii="Segoe UI" w:hAnsi="Segoe UI" w:cs="Segoe UI"/>
          <w:sz w:val="18"/>
          <w:szCs w:val="18"/>
        </w:rPr>
      </w:pPr>
      <w:ins w:id="2232" w:author="Benjamin Devantier -du Plessis" w:date="2025-10-01T11:33:00Z" w16du:dateUtc="2025-10-01T09:33:00Z">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ins>
    </w:p>
    <w:p w14:paraId="2D677B98" w14:textId="77777777" w:rsidR="0040454C" w:rsidRDefault="0040454C" w:rsidP="0040454C">
      <w:pPr>
        <w:pStyle w:val="paragraph"/>
        <w:spacing w:before="0" w:beforeAutospacing="0" w:after="0" w:afterAutospacing="0"/>
        <w:textAlignment w:val="baseline"/>
        <w:rPr>
          <w:ins w:id="2233" w:author="Benjamin Devantier -du Plessis" w:date="2025-10-01T11:33:00Z" w16du:dateUtc="2025-10-01T09:33:00Z"/>
          <w:rFonts w:ascii="Segoe UI" w:hAnsi="Segoe UI" w:cs="Segoe UI"/>
          <w:sz w:val="18"/>
          <w:szCs w:val="18"/>
        </w:rPr>
      </w:pPr>
      <w:ins w:id="223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5FD37A1" w14:textId="77777777" w:rsidR="0040454C" w:rsidRDefault="0040454C" w:rsidP="0040454C">
      <w:pPr>
        <w:pStyle w:val="paragraph"/>
        <w:spacing w:before="0" w:beforeAutospacing="0" w:after="0" w:afterAutospacing="0"/>
        <w:textAlignment w:val="baseline"/>
        <w:rPr>
          <w:ins w:id="2235" w:author="Benjamin Devantier -du Plessis" w:date="2025-10-01T11:33:00Z" w16du:dateUtc="2025-10-01T09:33:00Z"/>
          <w:rFonts w:ascii="Segoe UI" w:hAnsi="Segoe UI" w:cs="Segoe UI"/>
          <w:sz w:val="18"/>
          <w:szCs w:val="18"/>
        </w:rPr>
      </w:pPr>
      <w:ins w:id="223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0E4C0B49" w14:textId="77777777" w:rsidR="0040454C" w:rsidRDefault="0040454C" w:rsidP="0040454C">
      <w:pPr>
        <w:pStyle w:val="paragraph"/>
        <w:spacing w:before="0" w:beforeAutospacing="0" w:after="0" w:afterAutospacing="0"/>
        <w:textAlignment w:val="baseline"/>
        <w:rPr>
          <w:ins w:id="2237" w:author="Benjamin Devantier -du Plessis" w:date="2025-10-01T11:33:00Z" w16du:dateUtc="2025-10-01T09:33:00Z"/>
          <w:rFonts w:ascii="Segoe UI" w:hAnsi="Segoe UI" w:cs="Segoe UI"/>
          <w:sz w:val="18"/>
          <w:szCs w:val="18"/>
        </w:rPr>
      </w:pPr>
      <w:ins w:id="2238" w:author="Benjamin Devantier -du Plessis" w:date="2025-10-01T11:33:00Z" w16du:dateUtc="2025-10-01T09:33:00Z">
        <w:r>
          <w:rPr>
            <w:rStyle w:val="eop"/>
            <w:rFonts w:ascii="Cambria" w:eastAsiaTheme="majorEastAsia" w:hAnsi="Cambria" w:cs="Segoe UI"/>
            <w:sz w:val="22"/>
            <w:szCs w:val="22"/>
          </w:rPr>
          <w:t> </w:t>
        </w:r>
      </w:ins>
    </w:p>
    <w:p w14:paraId="1659A34C" w14:textId="77777777" w:rsidR="0040454C" w:rsidRDefault="0040454C" w:rsidP="0040454C">
      <w:pPr>
        <w:pStyle w:val="paragraph"/>
        <w:spacing w:before="0" w:beforeAutospacing="0" w:after="0" w:afterAutospacing="0"/>
        <w:textAlignment w:val="baseline"/>
        <w:rPr>
          <w:ins w:id="2239" w:author="Benjamin Devantier -du Plessis" w:date="2025-10-01T11:33:00Z" w16du:dateUtc="2025-10-01T09:33:00Z"/>
          <w:rFonts w:ascii="Segoe UI" w:hAnsi="Segoe UI" w:cs="Segoe UI"/>
          <w:sz w:val="18"/>
          <w:szCs w:val="18"/>
        </w:rPr>
      </w:pPr>
      <w:ins w:id="2240" w:author="Benjamin Devantier -du Plessis" w:date="2025-10-01T11:33:00Z" w16du:dateUtc="2025-10-01T09:33:00Z">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ins>
    </w:p>
    <w:p w14:paraId="07DA61CC" w14:textId="77777777" w:rsidR="0040454C" w:rsidRDefault="0040454C" w:rsidP="0040454C">
      <w:pPr>
        <w:pStyle w:val="paragraph"/>
        <w:spacing w:before="0" w:beforeAutospacing="0" w:after="0" w:afterAutospacing="0"/>
        <w:textAlignment w:val="baseline"/>
        <w:rPr>
          <w:ins w:id="2241" w:author="Benjamin Devantier -du Plessis" w:date="2025-10-01T11:33:00Z" w16du:dateUtc="2025-10-01T09:33:00Z"/>
          <w:rFonts w:ascii="Segoe UI" w:hAnsi="Segoe UI" w:cs="Segoe UI"/>
          <w:sz w:val="18"/>
          <w:szCs w:val="18"/>
        </w:rPr>
      </w:pPr>
      <w:ins w:id="224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FE671A6" w14:textId="77777777" w:rsidR="0040454C" w:rsidRDefault="0040454C" w:rsidP="0040454C">
      <w:pPr>
        <w:pStyle w:val="paragraph"/>
        <w:spacing w:before="0" w:beforeAutospacing="0" w:after="0" w:afterAutospacing="0"/>
        <w:textAlignment w:val="baseline"/>
        <w:rPr>
          <w:ins w:id="2243" w:author="Benjamin Devantier -du Plessis" w:date="2025-10-01T11:33:00Z" w16du:dateUtc="2025-10-01T09:33:00Z"/>
          <w:rFonts w:ascii="Segoe UI" w:hAnsi="Segoe UI" w:cs="Segoe UI"/>
          <w:sz w:val="18"/>
          <w:szCs w:val="18"/>
        </w:rPr>
      </w:pPr>
      <w:ins w:id="224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6A2E365" w14:textId="77777777" w:rsidR="0040454C" w:rsidRDefault="0040454C" w:rsidP="0040454C">
      <w:pPr>
        <w:pStyle w:val="paragraph"/>
        <w:spacing w:before="0" w:beforeAutospacing="0" w:after="0" w:afterAutospacing="0"/>
        <w:textAlignment w:val="baseline"/>
        <w:rPr>
          <w:ins w:id="2245" w:author="Benjamin Devantier -du Plessis" w:date="2025-10-01T11:33:00Z" w16du:dateUtc="2025-10-01T09:33:00Z"/>
          <w:rFonts w:ascii="Segoe UI" w:hAnsi="Segoe UI" w:cs="Segoe UI"/>
          <w:sz w:val="18"/>
          <w:szCs w:val="18"/>
        </w:rPr>
      </w:pPr>
      <w:ins w:id="224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1FA575B" w14:textId="77777777" w:rsidR="0040454C" w:rsidRDefault="0040454C" w:rsidP="0040454C">
      <w:pPr>
        <w:pStyle w:val="paragraph"/>
        <w:spacing w:before="0" w:beforeAutospacing="0" w:after="0" w:afterAutospacing="0"/>
        <w:textAlignment w:val="baseline"/>
        <w:rPr>
          <w:ins w:id="2247" w:author="Benjamin Devantier -du Plessis" w:date="2025-10-01T11:33:00Z" w16du:dateUtc="2025-10-01T09:33:00Z"/>
          <w:rFonts w:ascii="Segoe UI" w:hAnsi="Segoe UI" w:cs="Segoe UI"/>
          <w:sz w:val="18"/>
          <w:szCs w:val="18"/>
        </w:rPr>
      </w:pPr>
      <w:ins w:id="224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0BF62AB5" w14:textId="77777777" w:rsidR="0040454C" w:rsidRDefault="0040454C" w:rsidP="0040454C">
      <w:pPr>
        <w:pStyle w:val="paragraph"/>
        <w:spacing w:before="0" w:beforeAutospacing="0" w:after="0" w:afterAutospacing="0"/>
        <w:textAlignment w:val="baseline"/>
        <w:rPr>
          <w:ins w:id="2249" w:author="Benjamin Devantier -du Plessis" w:date="2025-10-01T11:33:00Z" w16du:dateUtc="2025-10-01T09:33:00Z"/>
          <w:rFonts w:ascii="Segoe UI" w:hAnsi="Segoe UI" w:cs="Segoe UI"/>
          <w:sz w:val="18"/>
          <w:szCs w:val="18"/>
        </w:rPr>
      </w:pPr>
      <w:ins w:id="225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DD123C3" w14:textId="77777777" w:rsidR="0040454C" w:rsidRDefault="0040454C" w:rsidP="0040454C">
      <w:pPr>
        <w:pStyle w:val="paragraph"/>
        <w:spacing w:before="0" w:beforeAutospacing="0" w:after="0" w:afterAutospacing="0"/>
        <w:textAlignment w:val="baseline"/>
        <w:rPr>
          <w:ins w:id="2251" w:author="Benjamin Devantier -du Plessis" w:date="2025-10-01T11:33:00Z" w16du:dateUtc="2025-10-01T09:33:00Z"/>
          <w:rFonts w:ascii="Segoe UI" w:hAnsi="Segoe UI" w:cs="Segoe UI"/>
          <w:sz w:val="18"/>
          <w:szCs w:val="18"/>
        </w:rPr>
      </w:pPr>
      <w:ins w:id="225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B55F104" w14:textId="77777777" w:rsidR="0040454C" w:rsidRDefault="0040454C" w:rsidP="0040454C">
      <w:pPr>
        <w:pStyle w:val="paragraph"/>
        <w:spacing w:before="0" w:beforeAutospacing="0" w:after="0" w:afterAutospacing="0"/>
        <w:textAlignment w:val="baseline"/>
        <w:rPr>
          <w:ins w:id="2253" w:author="Benjamin Devantier -du Plessis" w:date="2025-10-01T11:33:00Z" w16du:dateUtc="2025-10-01T09:33:00Z"/>
          <w:rFonts w:ascii="Segoe UI" w:hAnsi="Segoe UI" w:cs="Segoe UI"/>
          <w:sz w:val="18"/>
          <w:szCs w:val="18"/>
        </w:rPr>
      </w:pPr>
      <w:ins w:id="2254" w:author="Benjamin Devantier -du Plessis" w:date="2025-10-01T11:33:00Z" w16du:dateUtc="2025-10-01T09:33:00Z">
        <w:r>
          <w:rPr>
            <w:rStyle w:val="eop"/>
            <w:rFonts w:ascii="Calibri" w:eastAsiaTheme="majorEastAsia" w:hAnsi="Calibri" w:cs="Calibri"/>
            <w:sz w:val="22"/>
            <w:szCs w:val="22"/>
          </w:rPr>
          <w:t> </w:t>
        </w:r>
      </w:ins>
    </w:p>
    <w:p w14:paraId="0B0C05FE" w14:textId="77777777" w:rsidR="0040454C" w:rsidRDefault="0040454C" w:rsidP="0040454C">
      <w:pPr>
        <w:pStyle w:val="paragraph"/>
        <w:spacing w:before="0" w:beforeAutospacing="0" w:after="0" w:afterAutospacing="0"/>
        <w:textAlignment w:val="baseline"/>
        <w:rPr>
          <w:ins w:id="2255" w:author="Benjamin Devantier -du Plessis" w:date="2025-10-01T11:33:00Z" w16du:dateUtc="2025-10-01T09:33:00Z"/>
          <w:rFonts w:ascii="Segoe UI" w:hAnsi="Segoe UI" w:cs="Segoe UI"/>
          <w:sz w:val="18"/>
          <w:szCs w:val="18"/>
        </w:rPr>
      </w:pPr>
      <w:ins w:id="2256" w:author="Benjamin Devantier -du Plessis" w:date="2025-10-01T11:33:00Z" w16du:dateUtc="2025-10-01T09:33:00Z">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ins>
    </w:p>
    <w:p w14:paraId="674E8516" w14:textId="77777777" w:rsidR="0040454C" w:rsidRDefault="0040454C" w:rsidP="0040454C">
      <w:pPr>
        <w:pStyle w:val="paragraph"/>
        <w:spacing w:before="0" w:beforeAutospacing="0" w:after="0" w:afterAutospacing="0"/>
        <w:textAlignment w:val="baseline"/>
        <w:rPr>
          <w:ins w:id="2257" w:author="Benjamin Devantier -du Plessis" w:date="2025-10-01T11:33:00Z" w16du:dateUtc="2025-10-01T09:33:00Z"/>
          <w:rFonts w:ascii="Segoe UI" w:hAnsi="Segoe UI" w:cs="Segoe UI"/>
          <w:sz w:val="18"/>
          <w:szCs w:val="18"/>
        </w:rPr>
      </w:pPr>
      <w:ins w:id="225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ins>
    </w:p>
    <w:p w14:paraId="4A549673" w14:textId="77777777" w:rsidR="0040454C" w:rsidRDefault="0040454C" w:rsidP="0040454C">
      <w:pPr>
        <w:pStyle w:val="paragraph"/>
        <w:spacing w:before="0" w:beforeAutospacing="0" w:after="0" w:afterAutospacing="0"/>
        <w:textAlignment w:val="baseline"/>
        <w:rPr>
          <w:ins w:id="2259" w:author="Benjamin Devantier -du Plessis" w:date="2025-10-01T11:33:00Z" w16du:dateUtc="2025-10-01T09:33:00Z"/>
          <w:rFonts w:ascii="Segoe UI" w:hAnsi="Segoe UI" w:cs="Segoe UI"/>
          <w:sz w:val="18"/>
          <w:szCs w:val="18"/>
        </w:rPr>
      </w:pPr>
      <w:ins w:id="226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A1CA47A" w14:textId="77777777" w:rsidR="0040454C" w:rsidRDefault="0040454C" w:rsidP="0040454C">
      <w:pPr>
        <w:pStyle w:val="paragraph"/>
        <w:spacing w:before="0" w:beforeAutospacing="0" w:after="0" w:afterAutospacing="0"/>
        <w:textAlignment w:val="baseline"/>
        <w:rPr>
          <w:ins w:id="2261" w:author="Benjamin Devantier -du Plessis" w:date="2025-10-01T11:33:00Z" w16du:dateUtc="2025-10-01T09:33:00Z"/>
          <w:rFonts w:ascii="Segoe UI" w:hAnsi="Segoe UI" w:cs="Segoe UI"/>
          <w:sz w:val="18"/>
          <w:szCs w:val="18"/>
        </w:rPr>
      </w:pPr>
      <w:ins w:id="226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7DEA8F9" w14:textId="77777777" w:rsidR="0040454C" w:rsidRDefault="0040454C" w:rsidP="0040454C">
      <w:pPr>
        <w:pStyle w:val="paragraph"/>
        <w:spacing w:before="0" w:beforeAutospacing="0" w:after="0" w:afterAutospacing="0"/>
        <w:textAlignment w:val="baseline"/>
        <w:rPr>
          <w:ins w:id="2263" w:author="Benjamin Devantier -du Plessis" w:date="2025-10-01T11:33:00Z" w16du:dateUtc="2025-10-01T09:33:00Z"/>
          <w:rFonts w:ascii="Segoe UI" w:hAnsi="Segoe UI" w:cs="Segoe UI"/>
          <w:sz w:val="18"/>
          <w:szCs w:val="18"/>
        </w:rPr>
      </w:pPr>
      <w:ins w:id="226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4052B54" w14:textId="77777777" w:rsidR="0040454C" w:rsidRDefault="0040454C" w:rsidP="0040454C">
      <w:pPr>
        <w:pStyle w:val="paragraph"/>
        <w:spacing w:before="0" w:beforeAutospacing="0" w:after="0" w:afterAutospacing="0"/>
        <w:textAlignment w:val="baseline"/>
        <w:rPr>
          <w:ins w:id="2265" w:author="Benjamin Devantier -du Plessis" w:date="2025-10-01T11:33:00Z" w16du:dateUtc="2025-10-01T09:33:00Z"/>
          <w:rFonts w:ascii="Segoe UI" w:hAnsi="Segoe UI" w:cs="Segoe UI"/>
          <w:sz w:val="18"/>
          <w:szCs w:val="18"/>
        </w:rPr>
      </w:pPr>
      <w:ins w:id="226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55C0B4E" w14:textId="77777777" w:rsidR="0040454C" w:rsidRDefault="0040454C" w:rsidP="0040454C">
      <w:pPr>
        <w:pStyle w:val="paragraph"/>
        <w:spacing w:before="0" w:beforeAutospacing="0" w:after="0" w:afterAutospacing="0"/>
        <w:textAlignment w:val="baseline"/>
        <w:rPr>
          <w:ins w:id="2267" w:author="Benjamin Devantier -du Plessis" w:date="2025-10-01T11:33:00Z" w16du:dateUtc="2025-10-01T09:33:00Z"/>
          <w:rFonts w:ascii="Segoe UI" w:hAnsi="Segoe UI" w:cs="Segoe UI"/>
          <w:sz w:val="18"/>
          <w:szCs w:val="18"/>
        </w:rPr>
      </w:pPr>
      <w:ins w:id="2268" w:author="Benjamin Devantier -du Plessis" w:date="2025-10-01T11:33:00Z" w16du:dateUtc="2025-10-01T09:33:00Z">
        <w:r>
          <w:rPr>
            <w:rStyle w:val="eop"/>
            <w:rFonts w:ascii="Calibri" w:eastAsiaTheme="majorEastAsia" w:hAnsi="Calibri" w:cs="Calibri"/>
            <w:sz w:val="22"/>
            <w:szCs w:val="22"/>
          </w:rPr>
          <w:t> </w:t>
        </w:r>
      </w:ins>
    </w:p>
    <w:p w14:paraId="672AAEB6" w14:textId="77777777" w:rsidR="0040454C" w:rsidRDefault="0040454C" w:rsidP="0040454C">
      <w:pPr>
        <w:pStyle w:val="paragraph"/>
        <w:spacing w:before="0" w:beforeAutospacing="0" w:after="0" w:afterAutospacing="0"/>
        <w:textAlignment w:val="baseline"/>
        <w:rPr>
          <w:ins w:id="2269" w:author="Benjamin Devantier -du Plessis" w:date="2025-10-01T11:33:00Z" w16du:dateUtc="2025-10-01T09:33:00Z"/>
          <w:rFonts w:ascii="Segoe UI" w:hAnsi="Segoe UI" w:cs="Segoe UI"/>
          <w:sz w:val="18"/>
          <w:szCs w:val="18"/>
        </w:rPr>
      </w:pPr>
      <w:ins w:id="2270" w:author="Benjamin Devantier -du Plessis" w:date="2025-10-01T11:33:00Z" w16du:dateUtc="2025-10-01T09:33:00Z">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ins>
    </w:p>
    <w:p w14:paraId="6B7D743A" w14:textId="77777777" w:rsidR="0040454C" w:rsidRDefault="0040454C" w:rsidP="0040454C">
      <w:pPr>
        <w:pStyle w:val="paragraph"/>
        <w:spacing w:before="0" w:beforeAutospacing="0" w:after="0" w:afterAutospacing="0"/>
        <w:textAlignment w:val="baseline"/>
        <w:rPr>
          <w:ins w:id="2271" w:author="Benjamin Devantier -du Plessis" w:date="2025-10-01T11:33:00Z" w16du:dateUtc="2025-10-01T09:33:00Z"/>
          <w:rFonts w:ascii="Segoe UI" w:hAnsi="Segoe UI" w:cs="Segoe UI"/>
          <w:sz w:val="18"/>
          <w:szCs w:val="18"/>
        </w:rPr>
      </w:pPr>
      <w:ins w:id="227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46E0B56E" w14:textId="77777777" w:rsidR="0040454C" w:rsidRDefault="0040454C" w:rsidP="0040454C">
      <w:pPr>
        <w:pStyle w:val="paragraph"/>
        <w:spacing w:before="0" w:beforeAutospacing="0" w:after="0" w:afterAutospacing="0"/>
        <w:textAlignment w:val="baseline"/>
        <w:rPr>
          <w:ins w:id="2273" w:author="Benjamin Devantier -du Plessis" w:date="2025-10-01T11:33:00Z" w16du:dateUtc="2025-10-01T09:33:00Z"/>
          <w:rFonts w:ascii="Segoe UI" w:hAnsi="Segoe UI" w:cs="Segoe UI"/>
          <w:sz w:val="18"/>
          <w:szCs w:val="18"/>
        </w:rPr>
      </w:pPr>
      <w:ins w:id="227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59D0711" w14:textId="77777777" w:rsidR="0040454C" w:rsidRDefault="0040454C" w:rsidP="0040454C">
      <w:pPr>
        <w:pStyle w:val="paragraph"/>
        <w:spacing w:before="0" w:beforeAutospacing="0" w:after="0" w:afterAutospacing="0"/>
        <w:textAlignment w:val="baseline"/>
        <w:rPr>
          <w:ins w:id="2275" w:author="Benjamin Devantier -du Plessis" w:date="2025-10-01T11:33:00Z" w16du:dateUtc="2025-10-01T09:33:00Z"/>
          <w:rFonts w:ascii="Segoe UI" w:hAnsi="Segoe UI" w:cs="Segoe UI"/>
          <w:sz w:val="18"/>
          <w:szCs w:val="18"/>
        </w:rPr>
      </w:pPr>
      <w:ins w:id="227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424E34D" w14:textId="77777777" w:rsidR="0040454C" w:rsidRDefault="0040454C" w:rsidP="0040454C">
      <w:pPr>
        <w:pStyle w:val="paragraph"/>
        <w:spacing w:before="0" w:beforeAutospacing="0" w:after="0" w:afterAutospacing="0"/>
        <w:textAlignment w:val="baseline"/>
        <w:rPr>
          <w:ins w:id="2277" w:author="Benjamin Devantier -du Plessis" w:date="2025-10-01T11:33:00Z" w16du:dateUtc="2025-10-01T09:33:00Z"/>
          <w:rFonts w:ascii="Segoe UI" w:hAnsi="Segoe UI" w:cs="Segoe UI"/>
          <w:sz w:val="18"/>
          <w:szCs w:val="18"/>
        </w:rPr>
      </w:pPr>
      <w:ins w:id="227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630EFCA" w14:textId="77777777" w:rsidR="0040454C" w:rsidRDefault="0040454C" w:rsidP="0040454C">
      <w:pPr>
        <w:pStyle w:val="paragraph"/>
        <w:spacing w:before="0" w:beforeAutospacing="0" w:after="0" w:afterAutospacing="0"/>
        <w:textAlignment w:val="baseline"/>
        <w:rPr>
          <w:ins w:id="2279" w:author="Benjamin Devantier -du Plessis" w:date="2025-10-01T11:33:00Z" w16du:dateUtc="2025-10-01T09:33:00Z"/>
          <w:rFonts w:ascii="Segoe UI" w:hAnsi="Segoe UI" w:cs="Segoe UI"/>
          <w:sz w:val="18"/>
          <w:szCs w:val="18"/>
        </w:rPr>
      </w:pPr>
      <w:ins w:id="228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4E6C0B06" w14:textId="77777777" w:rsidR="0040454C" w:rsidRDefault="0040454C" w:rsidP="0040454C">
      <w:pPr>
        <w:pStyle w:val="paragraph"/>
        <w:spacing w:before="0" w:beforeAutospacing="0" w:after="0" w:afterAutospacing="0"/>
        <w:textAlignment w:val="baseline"/>
        <w:rPr>
          <w:ins w:id="2281" w:author="Benjamin Devantier -du Plessis" w:date="2025-10-01T11:33:00Z" w16du:dateUtc="2025-10-01T09:33:00Z"/>
          <w:rFonts w:ascii="Segoe UI" w:hAnsi="Segoe UI" w:cs="Segoe UI"/>
          <w:sz w:val="18"/>
          <w:szCs w:val="18"/>
        </w:rPr>
      </w:pPr>
      <w:ins w:id="228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1EFBB93" w14:textId="77777777" w:rsidR="0040454C" w:rsidRDefault="0040454C" w:rsidP="0040454C">
      <w:pPr>
        <w:pStyle w:val="paragraph"/>
        <w:spacing w:before="0" w:beforeAutospacing="0" w:after="0" w:afterAutospacing="0"/>
        <w:textAlignment w:val="baseline"/>
        <w:rPr>
          <w:ins w:id="2283" w:author="Benjamin Devantier -du Plessis" w:date="2025-10-01T11:33:00Z" w16du:dateUtc="2025-10-01T09:33:00Z"/>
          <w:rFonts w:ascii="Segoe UI" w:hAnsi="Segoe UI" w:cs="Segoe UI"/>
          <w:sz w:val="18"/>
          <w:szCs w:val="18"/>
        </w:rPr>
      </w:pPr>
      <w:ins w:id="2284" w:author="Benjamin Devantier -du Plessis" w:date="2025-10-01T11:33:00Z" w16du:dateUtc="2025-10-01T09:33:00Z">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ins>
    </w:p>
    <w:p w14:paraId="04FBBA71" w14:textId="77777777" w:rsidR="0040454C" w:rsidRDefault="0040454C" w:rsidP="0040454C">
      <w:pPr>
        <w:pStyle w:val="paragraph"/>
        <w:spacing w:before="0" w:beforeAutospacing="0" w:after="0" w:afterAutospacing="0"/>
        <w:textAlignment w:val="baseline"/>
        <w:rPr>
          <w:ins w:id="2285" w:author="Benjamin Devantier -du Plessis" w:date="2025-10-01T11:33:00Z" w16du:dateUtc="2025-10-01T09:33:00Z"/>
          <w:rFonts w:ascii="Segoe UI" w:hAnsi="Segoe UI" w:cs="Segoe UI"/>
          <w:sz w:val="18"/>
          <w:szCs w:val="18"/>
        </w:rPr>
      </w:pPr>
      <w:ins w:id="228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482C31D4" w14:textId="77777777" w:rsidR="0040454C" w:rsidRDefault="0040454C" w:rsidP="0040454C">
      <w:pPr>
        <w:pStyle w:val="paragraph"/>
        <w:spacing w:before="0" w:beforeAutospacing="0" w:after="0" w:afterAutospacing="0"/>
        <w:textAlignment w:val="baseline"/>
        <w:rPr>
          <w:ins w:id="2287" w:author="Benjamin Devantier -du Plessis" w:date="2025-10-01T11:33:00Z" w16du:dateUtc="2025-10-01T09:33:00Z"/>
          <w:rFonts w:ascii="Segoe UI" w:hAnsi="Segoe UI" w:cs="Segoe UI"/>
          <w:sz w:val="18"/>
          <w:szCs w:val="18"/>
        </w:rPr>
      </w:pPr>
      <w:ins w:id="228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280755E" w14:textId="77777777" w:rsidR="0040454C" w:rsidRDefault="0040454C" w:rsidP="0040454C">
      <w:pPr>
        <w:pStyle w:val="paragraph"/>
        <w:spacing w:before="0" w:beforeAutospacing="0" w:after="0" w:afterAutospacing="0"/>
        <w:textAlignment w:val="baseline"/>
        <w:rPr>
          <w:ins w:id="2289" w:author="Benjamin Devantier -du Plessis" w:date="2025-10-01T11:33:00Z" w16du:dateUtc="2025-10-01T09:33:00Z"/>
          <w:rFonts w:ascii="Segoe UI" w:hAnsi="Segoe UI" w:cs="Segoe UI"/>
          <w:sz w:val="18"/>
          <w:szCs w:val="18"/>
        </w:rPr>
      </w:pPr>
      <w:ins w:id="229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52391CE" w14:textId="77777777" w:rsidR="0040454C" w:rsidRDefault="0040454C" w:rsidP="0040454C">
      <w:pPr>
        <w:pStyle w:val="paragraph"/>
        <w:spacing w:before="0" w:beforeAutospacing="0" w:after="0" w:afterAutospacing="0"/>
        <w:textAlignment w:val="baseline"/>
        <w:rPr>
          <w:ins w:id="2291" w:author="Benjamin Devantier -du Plessis" w:date="2025-10-01T11:33:00Z" w16du:dateUtc="2025-10-01T09:33:00Z"/>
          <w:rFonts w:ascii="Segoe UI" w:hAnsi="Segoe UI" w:cs="Segoe UI"/>
          <w:sz w:val="18"/>
          <w:szCs w:val="18"/>
        </w:rPr>
      </w:pPr>
      <w:ins w:id="229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09D72EF" w14:textId="77777777" w:rsidR="0040454C" w:rsidRDefault="0040454C" w:rsidP="0040454C">
      <w:pPr>
        <w:pStyle w:val="paragraph"/>
        <w:spacing w:before="0" w:beforeAutospacing="0" w:after="0" w:afterAutospacing="0"/>
        <w:textAlignment w:val="baseline"/>
        <w:rPr>
          <w:ins w:id="2293" w:author="Benjamin Devantier -du Plessis" w:date="2025-10-01T11:33:00Z" w16du:dateUtc="2025-10-01T09:33:00Z"/>
          <w:rFonts w:ascii="Segoe UI" w:hAnsi="Segoe UI" w:cs="Segoe UI"/>
          <w:sz w:val="18"/>
          <w:szCs w:val="18"/>
        </w:rPr>
      </w:pPr>
      <w:ins w:id="2294" w:author="Benjamin Devantier -du Plessis" w:date="2025-10-01T11:33:00Z" w16du:dateUtc="2025-10-01T09:33:00Z">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ins>
    </w:p>
    <w:p w14:paraId="634F38A1" w14:textId="77777777" w:rsidR="0040454C" w:rsidRDefault="0040454C" w:rsidP="0040454C">
      <w:pPr>
        <w:pStyle w:val="paragraph"/>
        <w:spacing w:before="0" w:beforeAutospacing="0" w:after="0" w:afterAutospacing="0"/>
        <w:textAlignment w:val="baseline"/>
        <w:rPr>
          <w:ins w:id="2295" w:author="Benjamin Devantier -du Plessis" w:date="2025-10-01T11:33:00Z" w16du:dateUtc="2025-10-01T09:33:00Z"/>
          <w:rFonts w:ascii="Segoe UI" w:hAnsi="Segoe UI" w:cs="Segoe UI"/>
          <w:sz w:val="18"/>
          <w:szCs w:val="18"/>
        </w:rPr>
      </w:pPr>
      <w:ins w:id="229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713C516D" w14:textId="77777777" w:rsidR="0040454C" w:rsidRDefault="0040454C" w:rsidP="0040454C">
      <w:pPr>
        <w:pStyle w:val="paragraph"/>
        <w:spacing w:before="0" w:beforeAutospacing="0" w:after="0" w:afterAutospacing="0"/>
        <w:textAlignment w:val="baseline"/>
        <w:rPr>
          <w:ins w:id="2297" w:author="Benjamin Devantier -du Plessis" w:date="2025-10-01T11:33:00Z" w16du:dateUtc="2025-10-01T09:33:00Z"/>
          <w:rFonts w:ascii="Segoe UI" w:hAnsi="Segoe UI" w:cs="Segoe UI"/>
          <w:sz w:val="18"/>
          <w:szCs w:val="18"/>
        </w:rPr>
      </w:pPr>
      <w:ins w:id="229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20CB3BE" w14:textId="77777777" w:rsidR="0040454C" w:rsidRDefault="0040454C" w:rsidP="0040454C">
      <w:pPr>
        <w:pStyle w:val="paragraph"/>
        <w:spacing w:before="0" w:beforeAutospacing="0" w:after="0" w:afterAutospacing="0"/>
        <w:textAlignment w:val="baseline"/>
        <w:rPr>
          <w:ins w:id="2299" w:author="Benjamin Devantier -du Plessis" w:date="2025-10-01T11:33:00Z" w16du:dateUtc="2025-10-01T09:33:00Z"/>
          <w:rFonts w:ascii="Segoe UI" w:hAnsi="Segoe UI" w:cs="Segoe UI"/>
          <w:sz w:val="18"/>
          <w:szCs w:val="18"/>
        </w:rPr>
      </w:pPr>
      <w:ins w:id="230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C583E24" w14:textId="77777777" w:rsidR="0040454C" w:rsidRDefault="0040454C" w:rsidP="0040454C">
      <w:pPr>
        <w:pStyle w:val="paragraph"/>
        <w:spacing w:before="0" w:beforeAutospacing="0" w:after="0" w:afterAutospacing="0"/>
        <w:textAlignment w:val="baseline"/>
        <w:rPr>
          <w:ins w:id="2301" w:author="Benjamin Devantier -du Plessis" w:date="2025-10-01T11:33:00Z" w16du:dateUtc="2025-10-01T09:33:00Z"/>
          <w:rFonts w:ascii="Segoe UI" w:hAnsi="Segoe UI" w:cs="Segoe UI"/>
          <w:sz w:val="18"/>
          <w:szCs w:val="18"/>
        </w:rPr>
      </w:pPr>
      <w:ins w:id="230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054B4CF" w14:textId="77777777" w:rsidR="0040454C" w:rsidRDefault="0040454C" w:rsidP="0040454C">
      <w:pPr>
        <w:pStyle w:val="paragraph"/>
        <w:spacing w:before="0" w:beforeAutospacing="0" w:after="0" w:afterAutospacing="0"/>
        <w:textAlignment w:val="baseline"/>
        <w:rPr>
          <w:ins w:id="2303" w:author="Benjamin Devantier -du Plessis" w:date="2025-10-01T11:33:00Z" w16du:dateUtc="2025-10-01T09:33:00Z"/>
          <w:rFonts w:ascii="Segoe UI" w:hAnsi="Segoe UI" w:cs="Segoe UI"/>
          <w:sz w:val="18"/>
          <w:szCs w:val="18"/>
        </w:rPr>
      </w:pPr>
      <w:ins w:id="2304" w:author="Benjamin Devantier -du Plessis" w:date="2025-10-01T11:33:00Z" w16du:dateUtc="2025-10-01T09:33:00Z">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ins>
    </w:p>
    <w:p w14:paraId="5CA938D9" w14:textId="77777777" w:rsidR="0040454C" w:rsidRDefault="0040454C" w:rsidP="0040454C">
      <w:pPr>
        <w:pStyle w:val="paragraph"/>
        <w:spacing w:before="0" w:beforeAutospacing="0" w:after="0" w:afterAutospacing="0"/>
        <w:textAlignment w:val="baseline"/>
        <w:rPr>
          <w:ins w:id="2305" w:author="Benjamin Devantier -du Plessis" w:date="2025-10-01T11:33:00Z" w16du:dateUtc="2025-10-01T09:33:00Z"/>
          <w:rFonts w:ascii="Segoe UI" w:hAnsi="Segoe UI" w:cs="Segoe UI"/>
          <w:sz w:val="18"/>
          <w:szCs w:val="18"/>
        </w:rPr>
      </w:pPr>
      <w:ins w:id="230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62F6B9E4" w14:textId="77777777" w:rsidR="0040454C" w:rsidRDefault="0040454C" w:rsidP="0040454C">
      <w:pPr>
        <w:pStyle w:val="paragraph"/>
        <w:spacing w:before="0" w:beforeAutospacing="0" w:after="0" w:afterAutospacing="0"/>
        <w:textAlignment w:val="baseline"/>
        <w:rPr>
          <w:ins w:id="2307" w:author="Benjamin Devantier -du Plessis" w:date="2025-10-01T11:33:00Z" w16du:dateUtc="2025-10-01T09:33:00Z"/>
          <w:rFonts w:ascii="Segoe UI" w:hAnsi="Segoe UI" w:cs="Segoe UI"/>
          <w:sz w:val="18"/>
          <w:szCs w:val="18"/>
        </w:rPr>
      </w:pPr>
      <w:ins w:id="2308"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E465099" w14:textId="77777777" w:rsidR="0040454C" w:rsidRDefault="0040454C" w:rsidP="0040454C">
      <w:pPr>
        <w:pStyle w:val="paragraph"/>
        <w:spacing w:before="0" w:beforeAutospacing="0" w:after="0" w:afterAutospacing="0"/>
        <w:textAlignment w:val="baseline"/>
        <w:rPr>
          <w:ins w:id="2309" w:author="Benjamin Devantier -du Plessis" w:date="2025-10-01T11:33:00Z" w16du:dateUtc="2025-10-01T09:33:00Z"/>
          <w:rFonts w:ascii="Segoe UI" w:hAnsi="Segoe UI" w:cs="Segoe UI"/>
          <w:sz w:val="18"/>
          <w:szCs w:val="18"/>
        </w:rPr>
      </w:pPr>
      <w:ins w:id="231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5A8EBF38" w14:textId="77777777" w:rsidR="0040454C" w:rsidRDefault="0040454C" w:rsidP="0040454C">
      <w:pPr>
        <w:pStyle w:val="paragraph"/>
        <w:spacing w:before="0" w:beforeAutospacing="0" w:after="0" w:afterAutospacing="0"/>
        <w:textAlignment w:val="baseline"/>
        <w:rPr>
          <w:ins w:id="2311" w:author="Benjamin Devantier -du Plessis" w:date="2025-10-01T11:33:00Z" w16du:dateUtc="2025-10-01T09:33:00Z"/>
          <w:rFonts w:ascii="Segoe UI" w:hAnsi="Segoe UI" w:cs="Segoe UI"/>
          <w:sz w:val="18"/>
          <w:szCs w:val="18"/>
        </w:rPr>
      </w:pPr>
      <w:ins w:id="231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314AA5AE" w14:textId="77777777" w:rsidR="0040454C" w:rsidRDefault="0040454C" w:rsidP="0040454C">
      <w:pPr>
        <w:pStyle w:val="paragraph"/>
        <w:spacing w:before="0" w:beforeAutospacing="0" w:after="0" w:afterAutospacing="0"/>
        <w:textAlignment w:val="baseline"/>
        <w:rPr>
          <w:ins w:id="2313" w:author="Benjamin Devantier -du Plessis" w:date="2025-10-01T11:33:00Z" w16du:dateUtc="2025-10-01T09:33:00Z"/>
          <w:rFonts w:ascii="Segoe UI" w:hAnsi="Segoe UI" w:cs="Segoe UI"/>
          <w:sz w:val="18"/>
          <w:szCs w:val="18"/>
        </w:rPr>
      </w:pPr>
      <w:ins w:id="231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17C2D1FD" w14:textId="77777777" w:rsidR="0040454C" w:rsidRDefault="0040454C" w:rsidP="0040454C">
      <w:pPr>
        <w:pStyle w:val="paragraph"/>
        <w:spacing w:before="0" w:beforeAutospacing="0" w:after="0" w:afterAutospacing="0"/>
        <w:textAlignment w:val="baseline"/>
        <w:rPr>
          <w:ins w:id="2315" w:author="Benjamin Devantier -du Plessis" w:date="2025-10-01T11:33:00Z" w16du:dateUtc="2025-10-01T09:33:00Z"/>
          <w:rFonts w:ascii="Segoe UI" w:hAnsi="Segoe UI" w:cs="Segoe UI"/>
          <w:sz w:val="18"/>
          <w:szCs w:val="18"/>
        </w:rPr>
      </w:pPr>
      <w:ins w:id="2316" w:author="Benjamin Devantier -du Plessis" w:date="2025-10-01T11:33:00Z" w16du:dateUtc="2025-10-01T09:33:00Z">
        <w:r>
          <w:rPr>
            <w:rStyle w:val="eop"/>
            <w:rFonts w:ascii="Cambria" w:eastAsiaTheme="majorEastAsia" w:hAnsi="Cambria" w:cs="Segoe UI"/>
            <w:sz w:val="22"/>
            <w:szCs w:val="22"/>
          </w:rPr>
          <w:t> </w:t>
        </w:r>
      </w:ins>
    </w:p>
    <w:p w14:paraId="27FE9F38" w14:textId="77777777" w:rsidR="0040454C" w:rsidRDefault="0040454C" w:rsidP="0040454C">
      <w:pPr>
        <w:pStyle w:val="paragraph"/>
        <w:spacing w:before="0" w:beforeAutospacing="0" w:after="0" w:afterAutospacing="0"/>
        <w:textAlignment w:val="baseline"/>
        <w:rPr>
          <w:ins w:id="2317" w:author="Benjamin Devantier -du Plessis" w:date="2025-10-01T11:33:00Z" w16du:dateUtc="2025-10-01T09:33:00Z"/>
          <w:rFonts w:ascii="Segoe UI" w:hAnsi="Segoe UI" w:cs="Segoe UI"/>
          <w:sz w:val="18"/>
          <w:szCs w:val="18"/>
        </w:rPr>
      </w:pPr>
      <w:ins w:id="2318" w:author="Benjamin Devantier -du Plessis" w:date="2025-10-01T11:33:00Z" w16du:dateUtc="2025-10-01T09:33:00Z">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ins>
    </w:p>
    <w:p w14:paraId="6E2EE5AE" w14:textId="77777777" w:rsidR="0040454C" w:rsidRDefault="0040454C" w:rsidP="0040454C">
      <w:pPr>
        <w:pStyle w:val="paragraph"/>
        <w:spacing w:before="0" w:beforeAutospacing="0" w:after="0" w:afterAutospacing="0"/>
        <w:textAlignment w:val="baseline"/>
        <w:rPr>
          <w:ins w:id="2319" w:author="Benjamin Devantier -du Plessis" w:date="2025-10-01T11:33:00Z" w16du:dateUtc="2025-10-01T09:33:00Z"/>
          <w:rFonts w:ascii="Segoe UI" w:hAnsi="Segoe UI" w:cs="Segoe UI"/>
          <w:sz w:val="18"/>
          <w:szCs w:val="18"/>
        </w:rPr>
      </w:pPr>
      <w:ins w:id="2320"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182E4936" w14:textId="77777777" w:rsidR="0040454C" w:rsidRDefault="0040454C" w:rsidP="0040454C">
      <w:pPr>
        <w:pStyle w:val="paragraph"/>
        <w:spacing w:before="0" w:beforeAutospacing="0" w:after="0" w:afterAutospacing="0"/>
        <w:textAlignment w:val="baseline"/>
        <w:rPr>
          <w:ins w:id="2321" w:author="Benjamin Devantier -du Plessis" w:date="2025-10-01T11:33:00Z" w16du:dateUtc="2025-10-01T09:33:00Z"/>
          <w:rFonts w:ascii="Segoe UI" w:hAnsi="Segoe UI" w:cs="Segoe UI"/>
          <w:sz w:val="18"/>
          <w:szCs w:val="18"/>
        </w:rPr>
      </w:pPr>
      <w:ins w:id="2322"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42BB5FFA" w14:textId="77777777" w:rsidR="0040454C" w:rsidRDefault="0040454C" w:rsidP="0040454C">
      <w:pPr>
        <w:pStyle w:val="paragraph"/>
        <w:spacing w:before="0" w:beforeAutospacing="0" w:after="0" w:afterAutospacing="0"/>
        <w:textAlignment w:val="baseline"/>
        <w:rPr>
          <w:ins w:id="2323" w:author="Benjamin Devantier -du Plessis" w:date="2025-10-01T11:33:00Z" w16du:dateUtc="2025-10-01T09:33:00Z"/>
          <w:rFonts w:ascii="Segoe UI" w:hAnsi="Segoe UI" w:cs="Segoe UI"/>
          <w:sz w:val="18"/>
          <w:szCs w:val="18"/>
        </w:rPr>
      </w:pPr>
      <w:ins w:id="2324"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295DDEFA" w14:textId="77777777" w:rsidR="0040454C" w:rsidRDefault="0040454C" w:rsidP="0040454C">
      <w:pPr>
        <w:pStyle w:val="paragraph"/>
        <w:spacing w:before="0" w:beforeAutospacing="0" w:after="0" w:afterAutospacing="0"/>
        <w:textAlignment w:val="baseline"/>
        <w:rPr>
          <w:ins w:id="2325" w:author="Benjamin Devantier -du Plessis" w:date="2025-10-01T11:33:00Z" w16du:dateUtc="2025-10-01T09:33:00Z"/>
          <w:rFonts w:ascii="Segoe UI" w:hAnsi="Segoe UI" w:cs="Segoe UI"/>
          <w:sz w:val="18"/>
          <w:szCs w:val="18"/>
        </w:rPr>
      </w:pPr>
      <w:ins w:id="2326" w:author="Benjamin Devantier -du Plessis" w:date="2025-10-01T11:33:00Z" w16du:dateUtc="2025-10-01T09:33:00Z">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ins>
    </w:p>
    <w:p w14:paraId="113FD88B" w14:textId="77777777" w:rsidR="0040454C" w:rsidRDefault="0040454C" w:rsidP="0040454C">
      <w:pPr>
        <w:pStyle w:val="paragraph"/>
        <w:spacing w:before="0" w:beforeAutospacing="0" w:after="0" w:afterAutospacing="0"/>
        <w:textAlignment w:val="baseline"/>
        <w:rPr>
          <w:ins w:id="2327" w:author="Benjamin Devantier -du Plessis" w:date="2025-10-01T11:33:00Z" w16du:dateUtc="2025-10-01T09:33:00Z"/>
          <w:rFonts w:ascii="Segoe UI" w:hAnsi="Segoe UI" w:cs="Segoe UI"/>
          <w:sz w:val="18"/>
          <w:szCs w:val="18"/>
        </w:rPr>
      </w:pPr>
      <w:ins w:id="2328" w:author="Benjamin Devantier -du Plessis" w:date="2025-10-01T11:33:00Z" w16du:dateUtc="2025-10-01T09:33:00Z">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ins>
    </w:p>
    <w:p w14:paraId="5962F70E" w14:textId="77777777" w:rsidR="0040454C" w:rsidRDefault="0040454C" w:rsidP="0040454C">
      <w:pPr>
        <w:pStyle w:val="paragraph"/>
        <w:spacing w:before="0" w:beforeAutospacing="0" w:after="0" w:afterAutospacing="0"/>
        <w:textAlignment w:val="baseline"/>
        <w:rPr>
          <w:ins w:id="2329" w:author="Benjamin Devantier -du Plessis" w:date="2025-10-01T11:33:00Z" w16du:dateUtc="2025-10-01T09:33:00Z"/>
          <w:rFonts w:ascii="Segoe UI" w:hAnsi="Segoe UI" w:cs="Segoe UI"/>
          <w:sz w:val="18"/>
          <w:szCs w:val="18"/>
        </w:rPr>
      </w:pPr>
      <w:ins w:id="2330" w:author="Benjamin Devantier -du Plessis" w:date="2025-10-01T11:33:00Z" w16du:dateUtc="2025-10-01T09:33:00Z">
        <w:r>
          <w:rPr>
            <w:rStyle w:val="eop"/>
            <w:rFonts w:ascii="Calibri" w:eastAsiaTheme="majorEastAsia" w:hAnsi="Calibri" w:cs="Calibri"/>
            <w:sz w:val="22"/>
            <w:szCs w:val="22"/>
          </w:rPr>
          <w:t> </w:t>
        </w:r>
      </w:ins>
    </w:p>
    <w:p w14:paraId="702AD529" w14:textId="77777777" w:rsidR="0040454C" w:rsidRDefault="0040454C">
      <w:pPr>
        <w:pStyle w:val="NormalWeb"/>
      </w:pPr>
    </w:p>
    <w:p w14:paraId="5F354FE2" w14:textId="77777777" w:rsidR="00FD7366" w:rsidRDefault="00C3062C">
      <w:pPr>
        <w:pStyle w:val="Heading2"/>
        <w:rPr>
          <w:rFonts w:eastAsia="Times New Roman"/>
        </w:rPr>
      </w:pPr>
      <w:bookmarkStart w:id="2331" w:name="_Toc210224922"/>
      <w:r>
        <w:rPr>
          <w:rFonts w:eastAsia="Times New Roman"/>
        </w:rPr>
        <w:t>References</w:t>
      </w:r>
      <w:bookmarkEnd w:id="2331"/>
    </w:p>
    <w:p w14:paraId="1B4683F8" w14:textId="77777777" w:rsidR="00FD7366" w:rsidRDefault="00C3062C">
      <w:pPr>
        <w:pStyle w:val="NormalWeb"/>
      </w:pPr>
      <w:del w:id="2332" w:author="Unknown">
        <w:r>
          <w:rPr>
            <w:strike/>
            <w:color w:val="FF0000"/>
          </w:rPr>
          <w:delText>Zandbergen, P. A. (2014). Ensuring confidentiality of geocoded health data: assessing geographic masking strategies for individual-level data. Advances in medicine, 2014.</w:delText>
        </w:r>
      </w:del>
    </w:p>
    <w:p w14:paraId="7B418606" w14:textId="77777777" w:rsidR="00FD7366" w:rsidRPr="0040454C" w:rsidRDefault="00C3062C">
      <w:pPr>
        <w:pStyle w:val="NormalWeb"/>
      </w:pPr>
      <w:r w:rsidRPr="0040454C">
        <w:rPr>
          <w:color w:val="0000FF"/>
          <w:shd w:val="clear" w:color="auto" w:fill="FFFF00"/>
          <w:rPrChange w:id="2333" w:author="Benjamin Devantier -du Plessis" w:date="2025-10-01T11:34:00Z" w16du:dateUtc="2025-10-01T09:34:00Z">
            <w:rPr>
              <w:b/>
              <w:bCs/>
              <w:color w:val="0000FF"/>
              <w:shd w:val="clear" w:color="auto" w:fill="FFFF00"/>
            </w:rPr>
          </w:rPrChange>
        </w:rPr>
        <w:t>Zandbergen, P. A. (2014). Ensuring confidentiality of geocoded health data: assessing geographic masking strategies for individual-level data. Advances in medicine, 2014. Additional references for v2.2: 1. [Systematic mapping reference for RP1] 2. [Evidence on heat impacts reference for RP1] 3. [Early warning system reference for RP2]</w:t>
      </w:r>
    </w:p>
    <w:p w14:paraId="1BBF9895" w14:textId="77777777" w:rsidR="00FD7366" w:rsidRDefault="0011172E">
      <w:pPr>
        <w:jc w:val="center"/>
        <w:rPr>
          <w:rFonts w:eastAsia="Times New Roman"/>
          <w:noProof/>
        </w:rPr>
      </w:pPr>
      <w:r>
        <w:rPr>
          <w:rFonts w:eastAsia="Times New Roman"/>
          <w:noProof/>
        </w:rPr>
      </w:r>
      <w:r w:rsidR="0011172E">
        <w:rPr>
          <w:rFonts w:eastAsia="Times New Roman"/>
          <w:noProof/>
        </w:rPr>
        <w:pict w14:anchorId="03E94088">
          <v:rect id="_x0000_i1027" alt="" style="width:451.3pt;height:1pt;mso-width-percent:0;mso-height-percent:0;mso-width-percent:0;mso-height-percent:0" o:hralign="center" o:hrstd="t" o:hr="t" fillcolor="#a0a0a0" stroked="f"/>
        </w:pict>
      </w:r>
    </w:p>
    <w:p w14:paraId="4E547191" w14:textId="3FA17755" w:rsidR="00FD7366" w:rsidDel="0040454C" w:rsidRDefault="00C3062C">
      <w:pPr>
        <w:pStyle w:val="NormalWeb"/>
        <w:rPr>
          <w:del w:id="2334" w:author="Benjamin Devantier -du Plessis" w:date="2025-10-01T11:34:00Z" w16du:dateUtc="2025-10-01T09:34:00Z"/>
        </w:rPr>
      </w:pPr>
      <w:del w:id="2335" w:author="Benjamin Devantier -du Plessis" w:date="2025-10-01T11:34:00Z" w16du:dateUtc="2025-10-01T09:34:00Z">
        <w:r w:rsidDel="0040454C">
          <w:rPr>
            <w:rStyle w:val="Strong"/>
          </w:rPr>
          <w:delText>END OF TRACK CHANGES DOCUMENT</w:delText>
        </w:r>
      </w:del>
    </w:p>
    <w:p w14:paraId="1895A6C3" w14:textId="306BC941" w:rsidR="00F235A0" w:rsidRDefault="00C3062C">
      <w:pPr>
        <w:pStyle w:val="NormalWeb"/>
      </w:pPr>
      <w:del w:id="2336" w:author="Benjamin Devantier -du Plessis" w:date="2025-10-01T11:34:00Z" w16du:dateUtc="2025-10-01T09:34:00Z">
        <w:r w:rsidDel="0040454C">
          <w:rPr>
            <w:rStyle w:val="Emphasis"/>
          </w:rPr>
          <w:delText>This document represents the complete transformation from HE²AT Center Data Management Plan Version 1.0 to Version 2.2, showing all deletions and additions in standard track changes format for HREC submission.</w:delText>
        </w:r>
      </w:del>
    </w:p>
    <w:sectPr w:rsidR="00F235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33" w:author="Sam Zermatten-Jack" w:date="2025-10-08T13:11:00Z" w:initials="SZ">
    <w:p w14:paraId="07F490D1" w14:textId="019A1903" w:rsidR="00CA5693" w:rsidRDefault="00CA5693">
      <w:pPr>
        <w:pStyle w:val="CommentText"/>
      </w:pPr>
      <w:r>
        <w:rPr>
          <w:rStyle w:val="CommentReference"/>
        </w:rPr>
        <w:annotationRef/>
      </w:r>
      <w:r w:rsidRPr="383DB21E">
        <w:t>This is key information here</w:t>
      </w:r>
    </w:p>
  </w:comment>
  <w:comment w:id="1606" w:author="Lisa van Aardenne" w:date="2025-08-25T20:15:00Z" w:initials="LA">
    <w:p w14:paraId="3DD6CBBA" w14:textId="77777777" w:rsidR="00700025" w:rsidRDefault="00700025" w:rsidP="00700025">
      <w:pPr>
        <w:pStyle w:val="CommentText"/>
      </w:pPr>
      <w:r>
        <w:rPr>
          <w:rStyle w:val="CommentReference"/>
        </w:rPr>
        <w:annotationRef/>
      </w:r>
      <w:r>
        <w:t>Should we add WHC since they are not taking on much of the responsibility?</w:t>
      </w:r>
    </w:p>
  </w:comment>
  <w:comment w:id="1607" w:author="Craig Parker" w:date="2025-09-09T11:42:00Z" w:initials="CP">
    <w:p w14:paraId="745282AC" w14:textId="77777777" w:rsidR="00700025" w:rsidRDefault="00700025" w:rsidP="00700025">
      <w:r>
        <w:rPr>
          <w:rStyle w:val="CommentReference"/>
        </w:rPr>
        <w:annotationRef/>
      </w:r>
      <w:r>
        <w:rPr>
          <w:sz w:val="20"/>
          <w:szCs w:val="20"/>
        </w:rPr>
        <w:t>I agree good catch Lisa</w:t>
      </w:r>
    </w:p>
  </w:comment>
  <w:comment w:id="1640" w:author="Lisa van Aardenne" w:date="2025-08-25T20:15:00Z" w:initials="LA">
    <w:p w14:paraId="6DF2715F" w14:textId="77777777" w:rsidR="00FD7366" w:rsidRDefault="00C3062C">
      <w:pPr>
        <w:pStyle w:val="CommentText"/>
      </w:pPr>
      <w:r>
        <w:rPr>
          <w:rStyle w:val="CommentReference"/>
        </w:rPr>
        <w:annotationRef/>
      </w:r>
      <w:r>
        <w:t>Should we add WHC since they are not taking on much of the responsibility?</w:t>
      </w:r>
    </w:p>
  </w:comment>
  <w:comment w:id="1641" w:author="Craig Parker" w:date="2025-09-09T11:42:00Z" w:initials="CP">
    <w:p w14:paraId="1A2DB7BC" w14:textId="77777777" w:rsidR="00FD7366" w:rsidRDefault="00C3062C">
      <w:r>
        <w:rPr>
          <w:rStyle w:val="CommentReference"/>
        </w:rPr>
        <w:annotationRef/>
      </w:r>
      <w:r>
        <w:rPr>
          <w:sz w:val="20"/>
          <w:szCs w:val="20"/>
        </w:rPr>
        <w:t>I agree good catch Lisa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F490D1" w15:done="0"/>
  <w15:commentEx w15:paraId="3DD6CBBA" w15:done="1"/>
  <w15:commentEx w15:paraId="745282AC" w15:paraIdParent="3DD6CBBA" w15:done="1"/>
  <w15:commentEx w15:paraId="6DF2715F" w15:done="1"/>
  <w15:commentEx w15:paraId="1A2DB7BC" w15:paraIdParent="6DF271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82DDD" w16cex:dateUtc="2025-10-08T11:11:00Z"/>
  <w16cex:commentExtensible w16cex:durableId="0DE90CF7" w16cex:dateUtc="2025-10-01T07:47:00Z"/>
  <w16cex:commentExtensible w16cex:durableId="2F36D6F7" w16cex:dateUtc="2025-10-01T07:47:00Z"/>
  <w16cex:commentExtensible w16cex:durableId="08D02D5C" w16cex:dateUtc="2025-10-01T07:47:00Z"/>
  <w16cex:commentExtensible w16cex:durableId="7C6BC27E" w16cex:dateUtc="2025-10-01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F490D1" w16cid:durableId="31182DDD"/>
  <w16cid:commentId w16cid:paraId="3DD6CBBA" w16cid:durableId="0DE90CF7"/>
  <w16cid:commentId w16cid:paraId="745282AC" w16cid:durableId="2F36D6F7"/>
  <w16cid:commentId w16cid:paraId="6DF2715F" w16cid:durableId="08D02D5C"/>
  <w16cid:commentId w16cid:paraId="1A2DB7BC" w16cid:durableId="7C6BC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A542" w14:textId="77777777" w:rsidR="00DA5E7D" w:rsidRDefault="00DA5E7D" w:rsidP="00C94D51">
      <w:r>
        <w:separator/>
      </w:r>
    </w:p>
  </w:endnote>
  <w:endnote w:type="continuationSeparator" w:id="0">
    <w:p w14:paraId="17C31008" w14:textId="77777777" w:rsidR="00DA5E7D" w:rsidRDefault="00DA5E7D" w:rsidP="00C9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notTrueType/>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w:altName w:val="Calibri"/>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1723416"/>
      <w:docPartObj>
        <w:docPartGallery w:val="Page Numbers (Bottom of Page)"/>
        <w:docPartUnique/>
      </w:docPartObj>
    </w:sdtPr>
    <w:sdtEndPr>
      <w:rPr>
        <w:rStyle w:val="PageNumber"/>
      </w:rPr>
    </w:sdtEndPr>
    <w:sdtContent>
      <w:p w14:paraId="07F8F904" w14:textId="3F8CB0EE" w:rsidR="00C94D51" w:rsidRDefault="00C94D51" w:rsidP="001D7A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7BF96E" w14:textId="77777777" w:rsidR="00C94D51" w:rsidRDefault="00C94D51" w:rsidP="00C94D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3215003"/>
      <w:docPartObj>
        <w:docPartGallery w:val="Page Numbers (Bottom of Page)"/>
        <w:docPartUnique/>
      </w:docPartObj>
    </w:sdtPr>
    <w:sdtEndPr>
      <w:rPr>
        <w:rStyle w:val="PageNumber"/>
      </w:rPr>
    </w:sdtEndPr>
    <w:sdtContent>
      <w:p w14:paraId="27A3981C" w14:textId="73825E7C" w:rsidR="00C94D51" w:rsidRDefault="00C94D51" w:rsidP="001D7A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850A12E" w14:textId="5B58703B" w:rsidR="00C94D51" w:rsidRPr="00C94D51" w:rsidRDefault="00C94D51" w:rsidP="00C94D51">
    <w:pPr>
      <w:pStyle w:val="Footer"/>
      <w:ind w:right="360"/>
    </w:pPr>
    <w:r>
      <w:t>Document version 2.2 | 09-09-2025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FDF1" w14:textId="77777777" w:rsidR="00DA5E7D" w:rsidRDefault="00DA5E7D" w:rsidP="00C94D51">
      <w:r>
        <w:separator/>
      </w:r>
    </w:p>
  </w:footnote>
  <w:footnote w:type="continuationSeparator" w:id="0">
    <w:p w14:paraId="62426915" w14:textId="77777777" w:rsidR="00DA5E7D" w:rsidRDefault="00DA5E7D" w:rsidP="00C94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3C8"/>
    <w:multiLevelType w:val="hybridMultilevel"/>
    <w:tmpl w:val="56767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D4CC9"/>
    <w:multiLevelType w:val="hybridMultilevel"/>
    <w:tmpl w:val="047EC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052E11"/>
    <w:multiLevelType w:val="hybridMultilevel"/>
    <w:tmpl w:val="DE40F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A4C28"/>
    <w:multiLevelType w:val="hybridMultilevel"/>
    <w:tmpl w:val="BFF47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9E1DE1"/>
    <w:multiLevelType w:val="hybridMultilevel"/>
    <w:tmpl w:val="D0A4B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2812833">
    <w:abstractNumId w:val="7"/>
  </w:num>
  <w:num w:numId="2" w16cid:durableId="983387325">
    <w:abstractNumId w:val="3"/>
  </w:num>
  <w:num w:numId="3" w16cid:durableId="1045837725">
    <w:abstractNumId w:val="1"/>
  </w:num>
  <w:num w:numId="4" w16cid:durableId="1557738128">
    <w:abstractNumId w:val="5"/>
  </w:num>
  <w:num w:numId="5" w16cid:durableId="1109159700">
    <w:abstractNumId w:val="0"/>
  </w:num>
  <w:num w:numId="6" w16cid:durableId="1917544125">
    <w:abstractNumId w:val="4"/>
  </w:num>
  <w:num w:numId="7" w16cid:durableId="936520308">
    <w:abstractNumId w:val="6"/>
  </w:num>
  <w:num w:numId="8" w16cid:durableId="661540561">
    <w:abstractNumId w:val="8"/>
  </w:num>
  <w:num w:numId="9" w16cid:durableId="30193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Devantier -du Plessis">
    <w15:presenceInfo w15:providerId="Windows Live" w15:userId="03c08c55e9dc58cb"/>
  </w15:person>
  <w15:person w15:author="Sam Zermatten-Jack">
    <w15:presenceInfo w15:providerId="AD" w15:userId="S::sam-zermatten-jack@witsphr.org::6714735b-7734-4c53-8e53-46b23cdfbc9b"/>
  </w15:person>
  <w15:person w15:author="Craig Parker">
    <w15:presenceInfo w15:providerId="Windows Live" w15:userId="20201307339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A3"/>
    <w:rsid w:val="0011172E"/>
    <w:rsid w:val="0013183B"/>
    <w:rsid w:val="001804EB"/>
    <w:rsid w:val="00195612"/>
    <w:rsid w:val="001C30F2"/>
    <w:rsid w:val="001D7ACC"/>
    <w:rsid w:val="00231E27"/>
    <w:rsid w:val="002C01B4"/>
    <w:rsid w:val="002F4E9D"/>
    <w:rsid w:val="003B53DF"/>
    <w:rsid w:val="003D1D74"/>
    <w:rsid w:val="0040454C"/>
    <w:rsid w:val="0048208C"/>
    <w:rsid w:val="004A7EE4"/>
    <w:rsid w:val="004F62ED"/>
    <w:rsid w:val="005E4D05"/>
    <w:rsid w:val="00611777"/>
    <w:rsid w:val="00664D88"/>
    <w:rsid w:val="00700025"/>
    <w:rsid w:val="00861DF3"/>
    <w:rsid w:val="00993A61"/>
    <w:rsid w:val="009A5554"/>
    <w:rsid w:val="00A202B1"/>
    <w:rsid w:val="00A46234"/>
    <w:rsid w:val="00A51B1D"/>
    <w:rsid w:val="00A74FA3"/>
    <w:rsid w:val="00A93F62"/>
    <w:rsid w:val="00AC1751"/>
    <w:rsid w:val="00B102E0"/>
    <w:rsid w:val="00B37764"/>
    <w:rsid w:val="00BB23A1"/>
    <w:rsid w:val="00BC270B"/>
    <w:rsid w:val="00C3062C"/>
    <w:rsid w:val="00C479C3"/>
    <w:rsid w:val="00C7100C"/>
    <w:rsid w:val="00C731BB"/>
    <w:rsid w:val="00C94D51"/>
    <w:rsid w:val="00CA5693"/>
    <w:rsid w:val="00DA5E7D"/>
    <w:rsid w:val="00E779F1"/>
    <w:rsid w:val="00E80E54"/>
    <w:rsid w:val="00F035D3"/>
    <w:rsid w:val="00F235A0"/>
    <w:rsid w:val="00FA1386"/>
    <w:rsid w:val="00FB10CE"/>
    <w:rsid w:val="00FD7366"/>
    <w:rsid w:val="0C39E658"/>
    <w:rsid w:val="379EDDB1"/>
    <w:rsid w:val="383A1ADE"/>
    <w:rsid w:val="396C7C54"/>
    <w:rsid w:val="3A4E9163"/>
    <w:rsid w:val="61E0D4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7E02B7B"/>
  <w15:chartTrackingRefBased/>
  <w15:docId w15:val="{E4DC0F3B-9F8D-4DF1-A09C-A56A9106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TOC1">
    <w:name w:val="toc 1"/>
    <w:basedOn w:val="Normal"/>
    <w:next w:val="Normal"/>
    <w:autoRedefine/>
    <w:uiPriority w:val="39"/>
    <w:unhideWhenUsed/>
    <w:pPr>
      <w:spacing w:before="120"/>
    </w:pPr>
    <w:rPr>
      <w:rFonts w:asciiTheme="minorHAnsi" w:hAnsiTheme="minorHAnsi"/>
      <w:b/>
      <w:bCs/>
      <w:i/>
      <w:iCs/>
    </w:rPr>
  </w:style>
  <w:style w:type="paragraph" w:styleId="TOC2">
    <w:name w:val="toc 2"/>
    <w:basedOn w:val="Normal"/>
    <w:next w:val="Normal"/>
    <w:autoRedefine/>
    <w:uiPriority w:val="39"/>
    <w:unhideWhenUsed/>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pPr>
      <w:ind w:left="480"/>
    </w:pPr>
    <w:rPr>
      <w:rFonts w:asciiTheme="minorHAnsi" w:hAnsiTheme="minorHAnsi"/>
      <w:sz w:val="20"/>
      <w:szCs w:val="20"/>
    </w:rPr>
  </w:style>
  <w:style w:type="paragraph" w:styleId="TOC4">
    <w:name w:val="toc 4"/>
    <w:basedOn w:val="Normal"/>
    <w:next w:val="Normal"/>
    <w:autoRedefine/>
    <w:uiPriority w:val="39"/>
    <w:semiHidden/>
    <w:unhideWhenUsed/>
    <w:pPr>
      <w:ind w:left="720"/>
    </w:pPr>
    <w:rPr>
      <w:rFonts w:asciiTheme="minorHAnsi" w:hAnsiTheme="minorHAnsi"/>
      <w:sz w:val="20"/>
      <w:szCs w:val="20"/>
    </w:rPr>
  </w:style>
  <w:style w:type="paragraph" w:styleId="TOC5">
    <w:name w:val="toc 5"/>
    <w:basedOn w:val="Normal"/>
    <w:next w:val="Normal"/>
    <w:autoRedefine/>
    <w:uiPriority w:val="39"/>
    <w:semiHidden/>
    <w:unhideWhenUsed/>
    <w:pPr>
      <w:ind w:left="960"/>
    </w:pPr>
    <w:rPr>
      <w:rFonts w:asciiTheme="minorHAnsi" w:hAnsiTheme="minorHAnsi"/>
      <w:sz w:val="20"/>
      <w:szCs w:val="20"/>
    </w:rPr>
  </w:style>
  <w:style w:type="paragraph" w:styleId="TOC6">
    <w:name w:val="toc 6"/>
    <w:basedOn w:val="Normal"/>
    <w:next w:val="Normal"/>
    <w:autoRedefine/>
    <w:uiPriority w:val="39"/>
    <w:semiHidden/>
    <w:unhideWhenUsed/>
    <w:pPr>
      <w:ind w:left="1200"/>
    </w:pPr>
    <w:rPr>
      <w:rFonts w:asciiTheme="minorHAnsi" w:hAnsiTheme="minorHAnsi"/>
      <w:sz w:val="20"/>
      <w:szCs w:val="20"/>
    </w:rPr>
  </w:style>
  <w:style w:type="paragraph" w:styleId="TOC7">
    <w:name w:val="toc 7"/>
    <w:basedOn w:val="Normal"/>
    <w:next w:val="Normal"/>
    <w:autoRedefine/>
    <w:uiPriority w:val="39"/>
    <w:semiHidden/>
    <w:unhideWhenUsed/>
    <w:pPr>
      <w:ind w:left="1440"/>
    </w:pPr>
    <w:rPr>
      <w:rFonts w:asciiTheme="minorHAnsi" w:hAnsiTheme="minorHAnsi"/>
      <w:sz w:val="20"/>
      <w:szCs w:val="20"/>
    </w:rPr>
  </w:style>
  <w:style w:type="paragraph" w:styleId="TOC8">
    <w:name w:val="toc 8"/>
    <w:basedOn w:val="Normal"/>
    <w:next w:val="Normal"/>
    <w:autoRedefine/>
    <w:uiPriority w:val="39"/>
    <w:semiHidden/>
    <w:unhideWhenUsed/>
    <w:pPr>
      <w:ind w:left="1680"/>
    </w:pPr>
    <w:rPr>
      <w:rFonts w:asciiTheme="minorHAnsi" w:hAnsiTheme="minorHAnsi"/>
      <w:sz w:val="20"/>
      <w:szCs w:val="20"/>
    </w:rPr>
  </w:style>
  <w:style w:type="paragraph" w:styleId="TOC9">
    <w:name w:val="toc 9"/>
    <w:basedOn w:val="Normal"/>
    <w:next w:val="Normal"/>
    <w:autoRedefine/>
    <w:uiPriority w:val="39"/>
    <w:semiHidden/>
    <w:unhideWhenUsed/>
    <w:pPr>
      <w:ind w:left="1920"/>
    </w:pPr>
    <w:rPr>
      <w:rFonts w:asciiTheme="minorHAnsi" w:hAnsiTheme="minorHAnsi"/>
      <w:sz w:val="20"/>
      <w:szCs w:val="20"/>
    </w:rPr>
  </w:style>
  <w:style w:type="paragraph" w:styleId="CommentText">
    <w:name w:val="annotation text"/>
    <w:basedOn w:val="Normal"/>
    <w:link w:val="CommentTextChar"/>
    <w:uiPriority w:val="99"/>
    <w:semiHidden/>
    <w:unhideWhenUsed/>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locked/>
    <w:rPr>
      <w:rFonts w:asciiTheme="minorHAnsi" w:eastAsiaTheme="minorHAnsi" w:hAnsiTheme="minorHAnsi" w:cstheme="minorBidi" w:hint="default"/>
      <w:lang w:val="en-US" w:eastAsia="en-US"/>
    </w:rPr>
  </w:style>
  <w:style w:type="character" w:customStyle="1" w:styleId="CaptionChar">
    <w:name w:val="Caption Char"/>
    <w:basedOn w:val="DefaultParagraphFont"/>
    <w:link w:val="Caption"/>
    <w:semiHidden/>
    <w:locked/>
    <w:rPr>
      <w:i/>
      <w:iCs w:val="0"/>
    </w:rPr>
  </w:style>
  <w:style w:type="paragraph" w:styleId="Caption">
    <w:name w:val="caption"/>
    <w:basedOn w:val="Normal"/>
    <w:link w:val="CaptionChar"/>
    <w:uiPriority w:val="99"/>
    <w:semiHidden/>
    <w:unhideWhenUsed/>
    <w:qFormat/>
    <w:pPr>
      <w:spacing w:after="120"/>
    </w:pPr>
    <w:rPr>
      <w:rFonts w:eastAsia="Times New Roman"/>
      <w:i/>
      <w:sz w:val="20"/>
      <w:szCs w:val="20"/>
    </w:r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paragraph" w:styleId="BodyText">
    <w:name w:val="Body Text"/>
    <w:basedOn w:val="Normal"/>
    <w:link w:val="BodyTextChar"/>
    <w:uiPriority w:val="99"/>
    <w:semiHidden/>
    <w:unhideWhenUsed/>
    <w:pPr>
      <w:spacing w:after="120"/>
    </w:pPr>
    <w:rPr>
      <w:rFonts w:asciiTheme="minorHAnsi" w:eastAsiaTheme="minorHAnsi" w:hAnsiTheme="minorHAnsi" w:cstheme="minorBidi"/>
      <w:lang w:eastAsia="en-US"/>
    </w:rPr>
  </w:style>
  <w:style w:type="character" w:customStyle="1" w:styleId="BodyTextChar">
    <w:name w:val="Body Text Char"/>
    <w:basedOn w:val="DefaultParagraphFont"/>
    <w:link w:val="BodyText"/>
    <w:uiPriority w:val="99"/>
    <w:semiHidden/>
    <w:locked/>
    <w:rPr>
      <w:rFonts w:asciiTheme="minorHAnsi" w:eastAsiaTheme="minorHAnsi" w:hAnsiTheme="minorHAnsi" w:cstheme="minorBidi" w:hint="default"/>
      <w:sz w:val="24"/>
      <w:szCs w:val="24"/>
      <w:lang w:val="en-US" w:eastAsia="en-US"/>
    </w:rPr>
  </w:style>
  <w:style w:type="paragraph" w:styleId="NoSpacing">
    <w:name w:val="No Spacing"/>
    <w:uiPriority w:val="1"/>
    <w:semiHidden/>
    <w:qFormat/>
    <w:rPr>
      <w:rFonts w:eastAsiaTheme="minorEastAsia"/>
      <w:sz w:val="24"/>
      <w:szCs w:val="24"/>
    </w:rPr>
  </w:style>
  <w:style w:type="paragraph" w:styleId="TOCHeading">
    <w:name w:val="TOC Heading"/>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lang w:eastAsia="en-US"/>
    </w:rPr>
  </w:style>
  <w:style w:type="paragraph" w:customStyle="1" w:styleId="FirstParagraph">
    <w:name w:val="First Paragraph"/>
    <w:basedOn w:val="BodyText"/>
    <w:next w:val="BodyText"/>
    <w:uiPriority w:val="99"/>
    <w:semiHidden/>
    <w:qFormat/>
    <w:pPr>
      <w:spacing w:before="180" w:after="180"/>
    </w:pPr>
  </w:style>
  <w:style w:type="character" w:styleId="CommentReference">
    <w:name w:val="annotation reference"/>
    <w:basedOn w:val="DefaultParagraphFont"/>
    <w:semiHidden/>
    <w:unhideWhenUsed/>
    <w:rPr>
      <w:sz w:val="16"/>
      <w:szCs w:val="16"/>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pPr>
      <w:spacing w:after="0"/>
    </w:pPr>
    <w:rPr>
      <w:rFonts w:ascii="Times New Roman" w:eastAsiaTheme="minorEastAsia" w:hAnsi="Times New Roman" w:cs="Times New Roman"/>
      <w:b/>
      <w:bCs/>
      <w:lang w:eastAsia="en-GB"/>
    </w:rPr>
  </w:style>
  <w:style w:type="character" w:customStyle="1" w:styleId="CommentSubjectChar">
    <w:name w:val="Comment Subject Char"/>
    <w:basedOn w:val="CommentTextChar"/>
    <w:link w:val="CommentSubject"/>
    <w:uiPriority w:val="99"/>
    <w:semiHidden/>
    <w:rPr>
      <w:rFonts w:asciiTheme="minorHAnsi" w:eastAsiaTheme="minorEastAsia" w:hAnsiTheme="minorHAnsi" w:cstheme="minorBidi" w:hint="default"/>
      <w:b/>
      <w:bCs/>
      <w:lang w:val="en-US" w:eastAsia="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Compact">
    <w:name w:val="Compact"/>
    <w:basedOn w:val="BodyText"/>
    <w:qFormat/>
    <w:rsid w:val="00195612"/>
    <w:pPr>
      <w:spacing w:before="36" w:after="36"/>
    </w:pPr>
  </w:style>
  <w:style w:type="table" w:customStyle="1" w:styleId="Table">
    <w:name w:val="Table"/>
    <w:semiHidden/>
    <w:qFormat/>
    <w:rsid w:val="00195612"/>
    <w:pPr>
      <w:spacing w:after="200"/>
    </w:pPr>
    <w:rPr>
      <w:rFonts w:asciiTheme="minorHAnsi" w:eastAsiaTheme="minorHAnsi" w:hAnsiTheme="minorHAnsi" w:cstheme="minorBidi"/>
      <w:sz w:val="24"/>
      <w:szCs w:val="24"/>
      <w:lang w:val="en-BA"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Revision">
    <w:name w:val="Revision"/>
    <w:hidden/>
    <w:uiPriority w:val="99"/>
    <w:semiHidden/>
    <w:rsid w:val="00195612"/>
    <w:rPr>
      <w:rFonts w:eastAsiaTheme="minorEastAsia"/>
      <w:sz w:val="24"/>
      <w:szCs w:val="24"/>
    </w:rPr>
  </w:style>
  <w:style w:type="paragraph" w:customStyle="1" w:styleId="paragraph">
    <w:name w:val="paragraph"/>
    <w:basedOn w:val="Normal"/>
    <w:rsid w:val="0040454C"/>
    <w:pPr>
      <w:spacing w:before="100" w:beforeAutospacing="1" w:after="100" w:afterAutospacing="1"/>
    </w:pPr>
    <w:rPr>
      <w:rFonts w:eastAsia="Times New Roman"/>
      <w:lang w:eastAsia="en-US"/>
    </w:rPr>
  </w:style>
  <w:style w:type="character" w:customStyle="1" w:styleId="eop">
    <w:name w:val="eop"/>
    <w:basedOn w:val="DefaultParagraphFont"/>
    <w:rsid w:val="0040454C"/>
  </w:style>
  <w:style w:type="character" w:customStyle="1" w:styleId="normaltextrun">
    <w:name w:val="normaltextrun"/>
    <w:basedOn w:val="DefaultParagraphFont"/>
    <w:rsid w:val="0040454C"/>
  </w:style>
  <w:style w:type="character" w:customStyle="1" w:styleId="scxw206003939">
    <w:name w:val="scxw206003939"/>
    <w:basedOn w:val="DefaultParagraphFont"/>
    <w:rsid w:val="0040454C"/>
  </w:style>
  <w:style w:type="paragraph" w:styleId="Header">
    <w:name w:val="header"/>
    <w:basedOn w:val="Normal"/>
    <w:link w:val="HeaderChar"/>
    <w:uiPriority w:val="99"/>
    <w:unhideWhenUsed/>
    <w:rsid w:val="00C94D51"/>
    <w:pPr>
      <w:tabs>
        <w:tab w:val="center" w:pos="4513"/>
        <w:tab w:val="right" w:pos="9026"/>
      </w:tabs>
    </w:pPr>
  </w:style>
  <w:style w:type="character" w:customStyle="1" w:styleId="HeaderChar">
    <w:name w:val="Header Char"/>
    <w:basedOn w:val="DefaultParagraphFont"/>
    <w:link w:val="Header"/>
    <w:uiPriority w:val="99"/>
    <w:rsid w:val="00C94D51"/>
    <w:rPr>
      <w:rFonts w:eastAsiaTheme="minorEastAsia"/>
      <w:sz w:val="24"/>
      <w:szCs w:val="24"/>
    </w:rPr>
  </w:style>
  <w:style w:type="paragraph" w:styleId="Footer">
    <w:name w:val="footer"/>
    <w:basedOn w:val="Normal"/>
    <w:link w:val="FooterChar"/>
    <w:uiPriority w:val="99"/>
    <w:unhideWhenUsed/>
    <w:rsid w:val="00C94D51"/>
    <w:pPr>
      <w:tabs>
        <w:tab w:val="center" w:pos="4513"/>
        <w:tab w:val="right" w:pos="9026"/>
      </w:tabs>
    </w:pPr>
  </w:style>
  <w:style w:type="character" w:customStyle="1" w:styleId="FooterChar">
    <w:name w:val="Footer Char"/>
    <w:basedOn w:val="DefaultParagraphFont"/>
    <w:link w:val="Footer"/>
    <w:uiPriority w:val="99"/>
    <w:rsid w:val="00C94D51"/>
    <w:rPr>
      <w:rFonts w:eastAsiaTheme="minorEastAsia"/>
      <w:sz w:val="24"/>
      <w:szCs w:val="24"/>
    </w:rPr>
  </w:style>
  <w:style w:type="character" w:styleId="PageNumber">
    <w:name w:val="page number"/>
    <w:basedOn w:val="DefaultParagraphFont"/>
    <w:uiPriority w:val="99"/>
    <w:semiHidden/>
    <w:unhideWhenUsed/>
    <w:rsid w:val="00C94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3.jp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emz"/><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7E082A84860242B45BC6D30879A328" ma:contentTypeVersion="14" ma:contentTypeDescription="Create a new document." ma:contentTypeScope="" ma:versionID="9b84c3bebc639ae60535a5c815370d25">
  <xsd:schema xmlns:xsd="http://www.w3.org/2001/XMLSchema" xmlns:xs="http://www.w3.org/2001/XMLSchema" xmlns:p="http://schemas.microsoft.com/office/2006/metadata/properties" xmlns:ns2="b86890a7-83bc-4963-873c-92f0d166e79b" xmlns:ns3="932b8929-0070-47e0-ac91-1e6b0fb07a1a" targetNamespace="http://schemas.microsoft.com/office/2006/metadata/properties" ma:root="true" ma:fieldsID="dd94d0dc43f9e8f5df8f6d4e700b5ee0" ns2:_="" ns3:_="">
    <xsd:import namespace="b86890a7-83bc-4963-873c-92f0d166e79b"/>
    <xsd:import namespace="932b8929-0070-47e0-ac91-1e6b0fb07a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890a7-83bc-4963-873c-92f0d166e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b8929-0070-47e0-ac91-1e6b0fb07a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7a98aea-7b70-4cff-8862-cf0b96989968}" ma:internalName="TaxCatchAll" ma:showField="CatchAllData" ma:web="932b8929-0070-47e0-ac91-1e6b0fb07a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890a7-83bc-4963-873c-92f0d166e79b">
      <Terms xmlns="http://schemas.microsoft.com/office/infopath/2007/PartnerControls"/>
    </lcf76f155ced4ddcb4097134ff3c332f>
    <TaxCatchAll xmlns="932b8929-0070-47e0-ac91-1e6b0fb07a1a" xsi:nil="true"/>
  </documentManagement>
</p:properties>
</file>

<file path=customXml/itemProps1.xml><?xml version="1.0" encoding="utf-8"?>
<ds:datastoreItem xmlns:ds="http://schemas.openxmlformats.org/officeDocument/2006/customXml" ds:itemID="{6B3F582E-565F-4EDD-BC21-3A02F7C06C29}">
  <ds:schemaRefs>
    <ds:schemaRef ds:uri="http://schemas.microsoft.com/sharepoint/v3/contenttype/forms"/>
  </ds:schemaRefs>
</ds:datastoreItem>
</file>

<file path=customXml/itemProps2.xml><?xml version="1.0" encoding="utf-8"?>
<ds:datastoreItem xmlns:ds="http://schemas.openxmlformats.org/officeDocument/2006/customXml" ds:itemID="{E23DABA8-8999-428D-AF44-7280E23BEF3F}"/>
</file>

<file path=customXml/itemProps3.xml><?xml version="1.0" encoding="utf-8"?>
<ds:datastoreItem xmlns:ds="http://schemas.openxmlformats.org/officeDocument/2006/customXml" ds:itemID="{C72C9639-B988-4C73-88F4-8AEDF509A8FF}">
  <ds:schemaRefs>
    <ds:schemaRef ds:uri="http://schemas.microsoft.com/office/2006/metadata/properties"/>
    <ds:schemaRef ds:uri="http://schemas.microsoft.com/office/infopath/2007/PartnerControls"/>
    <ds:schemaRef ds:uri="b86890a7-83bc-4963-873c-92f0d166e79b"/>
    <ds:schemaRef ds:uri="932b8929-0070-47e0-ac91-1e6b0fb07a1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13409</Words>
  <Characters>171435</Characters>
  <Application>Microsoft Office Word</Application>
  <DocSecurity>0</DocSecurity>
  <Lines>1428</Lines>
  <Paragraphs>368</Paragraphs>
  <ScaleCrop>false</ScaleCrop>
  <Company/>
  <LinksUpToDate>false</LinksUpToDate>
  <CharactersWithSpaces>184476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Devantier -du Plessis</dc:creator>
  <cp:keywords/>
  <dc:description/>
  <cp:lastModifiedBy>Benjamin Devantier -du Plessis</cp:lastModifiedBy>
  <cp:revision>7</cp:revision>
  <dcterms:created xsi:type="dcterms:W3CDTF">2025-10-08T10:28:00Z</dcterms:created>
  <dcterms:modified xsi:type="dcterms:W3CDTF">2025-10-28T12:21:00Z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0x010100B77E082A84860242B45BC6D30879A328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{"FileActivityType":"6","FileActivityTimeStamp":"2025-10-08T11:11:52.997Z","FileActivityUsersOnPage":[{"DisplayName":"Sam Zermatten-Jack","Id":"sam-zermatten-jack@witsphr.org"}],"FileActivityNavigationId":null}</vt:lpwstr>
  </property>
  <property fmtid="{D5CDD505-2E9C-101B-9397-08002B2CF9AE}" pid="9" name="TriggerFlowInfo">
    <vt:lpwstr/>
  </property>
</Properties>
</file>