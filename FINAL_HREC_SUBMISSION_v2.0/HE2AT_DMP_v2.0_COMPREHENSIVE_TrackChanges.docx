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HE2AT_DMP_COMPREHENSIVE_v1.0_to_v2.2_TrackChanges_HREC_Submission</w:t>
      </w:r>
    </w:p>
    <w:bookmarkStart w:id="11" w:name="he²at-center-data-management-plan"/>
    <w:p>
      <w:pPr>
        <w:pStyle w:val="Heading1"/>
      </w:pPr>
      <w:r>
        <w:t xml:space="preserve">HE²AT Center Data Management Plan</w:t>
      </w:r>
    </w:p>
    <w:bookmarkStart w:id="10" w:name="comprehensive-track-changes"/>
    <w:p>
      <w:pPr>
        <w:pStyle w:val="Heading2"/>
      </w:pPr>
      <w:r>
        <w:t xml:space="preserve">COMPREHENSIVE TRACK CHANGES</w:t>
      </w:r>
    </w:p>
    <w:bookmarkStart w:id="9" w:name="X89f3ab58cd386e8b96e56c77392fa38da784950"/>
    <w:p>
      <w:pPr>
        <w:pStyle w:val="Heading3"/>
      </w:pPr>
      <w:r>
        <w:t xml:space="preserve">Complete Evolution: Version 1.0 (2022) → Version 2.2 (2025)</w:t>
      </w:r>
    </w:p>
    <w:p>
      <w:pPr>
        <w:pStyle w:val="FirstParagraph"/>
      </w:pPr>
      <w:r>
        <w:rPr>
          <w:b/>
          <w:bCs/>
        </w:rPr>
        <w:t xml:space="preserve">Document Purpose:</w:t>
      </w:r>
      <w:r>
        <w:t xml:space="preserve"> </w:t>
      </w:r>
      <w:r>
        <w:t xml:space="preserve">HREC Submission - Amendment Review</w:t>
      </w:r>
    </w:p>
    <w:p>
      <w:pPr>
        <w:pStyle w:val="BodyText"/>
      </w:pPr>
      <w:r>
        <w:rPr>
          <w:b/>
          <w:bCs/>
        </w:rPr>
        <w:t xml:space="preserve">Comparison Date:</w:t>
      </w:r>
      <w:r>
        <w:t xml:space="preserve"> </w:t>
      </w:r>
      <w:r>
        <w:t xml:space="preserve">2025-09-29</w:t>
      </w:r>
    </w:p>
    <w:p>
      <w:pPr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HE²AT Data Management Team</w:t>
      </w:r>
    </w:p>
    <w:p>
      <w:pPr>
        <w:pStyle w:val="BodyText"/>
      </w:pPr>
      <w:r>
        <w:rPr>
          <w:i/>
          <w:iCs/>
        </w:rPr>
        <w:t xml:space="preserve">This document shows ALL changes from the original Version 1.0 to the current Version 2.2, demonstrating the complete evolution of our Data Management Plan.</w:t>
      </w:r>
    </w:p>
    <w:bookmarkEnd w:id="9"/>
    <w:bookmarkEnd w:id="10"/>
    <w:bookmarkEnd w:id="11"/>
    <w:bookmarkStart w:id="12" w:name="how-to-read-this-document"/>
    <w:p>
      <w:pPr>
        <w:pStyle w:val="Heading4"/>
      </w:pPr>
      <w:r>
        <w:t xml:space="preserve">How to Read This Document</w:t>
      </w:r>
    </w:p>
    <w:p>
      <w:pPr>
        <w:pStyle w:val="FirstParagraph"/>
      </w:pPr>
      <w:del w:id="1" w:author="unknown">
        <w:r>
          <w:delText xml:space="preserve">Text highlighted in red with strikethrough</w:delText>
        </w:r>
      </w:del>
      <w:r>
        <w:t xml:space="preserve"> </w:t>
      </w:r>
      <w:r>
        <w:t xml:space="preserve">represents content that was</w:t>
      </w:r>
      <w:r>
        <w:t xml:space="preserve"> </w:t>
      </w:r>
      <w:r>
        <w:rPr>
          <w:b/>
          <w:bCs/>
        </w:rPr>
        <w:t xml:space="preserve">REMOVED</w:t>
      </w:r>
      <w:r>
        <w:t xml:space="preserve"> </w:t>
      </w:r>
      <w:r>
        <w:t xml:space="preserve">from Version 1.0.</w:t>
      </w:r>
    </w:p>
    <w:p>
      <w:pPr>
        <w:pStyle w:val="BodyText"/>
      </w:pPr>
      <w:ins w:id="1" w:author="unknown">
        <w:r>
          <w:t xml:space="preserve">Text highlighted in green with bold formatting</w:t>
        </w:r>
      </w:ins>
      <w:r>
        <w:t xml:space="preserve"> </w:t>
      </w:r>
      <w:r>
        <w:t xml:space="preserve">represents content that was</w:t>
      </w:r>
      <w:r>
        <w:t xml:space="preserve"> </w:t>
      </w:r>
      <w:r>
        <w:rPr>
          <w:b/>
          <w:bCs/>
        </w:rPr>
        <w:t xml:space="preserve">ADDED</w:t>
      </w:r>
      <w:r>
        <w:t xml:space="preserve"> </w:t>
      </w:r>
      <w:r>
        <w:t xml:space="preserve">in Version 2.2.</w:t>
      </w:r>
    </w:p>
    <w:p>
      <w:pPr>
        <w:pStyle w:val="BodyText"/>
      </w:pPr>
      <w:r>
        <w:t xml:space="preserve">This comprehensive comparison shows the complete transformation of our Data Management Plan over the three-year period.</w:t>
      </w:r>
    </w:p>
    <w:bookmarkEnd w:id="12"/>
    <w:bookmarkStart w:id="16" w:name="major-structural-changes-summary"/>
    <w:p>
      <w:pPr>
        <w:pStyle w:val="Heading2"/>
      </w:pPr>
      <w:r>
        <w:t xml:space="preserve">🔄 MAJOR STRUCTURAL CHANGES SUMMARY</w:t>
      </w:r>
    </w:p>
    <w:bookmarkStart w:id="13" w:name="document-structure-transformation"/>
    <w:p>
      <w:pPr>
        <w:pStyle w:val="Heading3"/>
      </w:pPr>
      <w:r>
        <w:t xml:space="preserve">1. Document Structure Transformation</w:t>
      </w:r>
    </w:p>
    <w:p>
      <w:pPr>
        <w:pStyle w:val="FirstParagraph"/>
      </w:pPr>
      <w:del w:id="2" w:author="unknown">
        <w:r>
          <w:delText xml:space="preserve">Original v1.0 Structure: Basic workflow-focused approach</w:delText>
        </w:r>
      </w:del>
    </w:p>
    <w:p>
      <w:pPr>
        <w:pStyle w:val="BodyText"/>
      </w:pPr>
      <w:ins w:id="2" w:author="unknown">
        <w:r>
          <w:t xml:space="preserve">New v2.2 Structure: Comprehensive stakeholder-driven framework with detailed governance</w:t>
        </w:r>
      </w:ins>
    </w:p>
    <w:bookmarkEnd w:id="13"/>
    <w:bookmarkStart w:id="14" w:name="version-and-ownership-evolution"/>
    <w:p>
      <w:pPr>
        <w:pStyle w:val="Heading3"/>
      </w:pPr>
      <w:r>
        <w:t xml:space="preserve">2. Version and Ownership Evolution</w:t>
      </w:r>
    </w:p>
    <w:p>
      <w:pPr>
        <w:pStyle w:val="FirstParagraph"/>
      </w:pPr>
      <w:del w:id="3" w:author="unknown">
        <w:r>
          <w:delText xml:space="preserve">Document version number 1.0</w:delText>
        </w:r>
      </w:del>
    </w:p>
    <w:p>
      <w:pPr>
        <w:pStyle w:val="BodyText"/>
      </w:pPr>
      <w:ins w:id="3" w:author="unknown">
        <w:r>
          <w:t xml:space="preserve">Document version number 2.2</w:t>
        </w:r>
      </w:ins>
    </w:p>
    <w:p>
      <w:pPr>
        <w:pStyle w:val="BodyText"/>
      </w:pPr>
      <w:del w:id="4" w:author="unknown">
        <w:r>
          <w:delText xml:space="preserve">Version Date: 30/08/2022</w:delText>
        </w:r>
      </w:del>
    </w:p>
    <w:p>
      <w:pPr>
        <w:pStyle w:val="BodyText"/>
      </w:pPr>
      <w:ins w:id="4" w:author="unknown">
        <w:r>
          <w:t xml:space="preserve">09-09-2025</w:t>
        </w:r>
      </w:ins>
    </w:p>
    <w:p>
      <w:pPr>
        <w:pStyle w:val="BodyText"/>
      </w:pPr>
      <w:del w:id="5" w:author="unknown">
        <w:r>
          <w:delText xml:space="preserve">Developed by Chris Jack</w:delText>
        </w:r>
      </w:del>
    </w:p>
    <w:p>
      <w:pPr>
        <w:pStyle w:val="BodyText"/>
      </w:pPr>
      <w:ins w:id="5" w:author="unknown">
        <w:r>
          <w:t xml:space="preserve">Developed by C Jack, C Parker</w:t>
        </w:r>
      </w:ins>
    </w:p>
    <w:bookmarkEnd w:id="14"/>
    <w:bookmarkStart w:id="15" w:name="content-expansion-and-enhancement"/>
    <w:p>
      <w:pPr>
        <w:pStyle w:val="Heading3"/>
      </w:pPr>
      <w:r>
        <w:t xml:space="preserve">3. Content Expansion and Enhancement</w:t>
      </w:r>
    </w:p>
    <w:p>
      <w:pPr>
        <w:pStyle w:val="FirstParagraph"/>
      </w:pPr>
      <w:ins w:id="6" w:author="unknown">
        <w:r>
          <w:t xml:space="preserve">Addition of comprehensive stakeholder framework (Section 2)</w:t>
        </w:r>
      </w:ins>
    </w:p>
    <w:p>
      <w:pPr>
        <w:pStyle w:val="BodyText"/>
      </w:pPr>
      <w:ins w:id="7" w:author="unknown">
        <w:r>
          <w:t xml:space="preserve">Enhanced data type classifications and procedures</w:t>
        </w:r>
      </w:ins>
    </w:p>
    <w:p>
      <w:pPr>
        <w:pStyle w:val="BodyText"/>
      </w:pPr>
      <w:ins w:id="8" w:author="unknown">
        <w:r>
          <w:t xml:space="preserve">Detailed cloud migration and infrastructure specifications</w:t>
        </w:r>
      </w:ins>
    </w:p>
    <w:p>
      <w:pPr>
        <w:pStyle w:val="BodyText"/>
      </w:pPr>
      <w:ins w:id="9" w:author="unknown">
        <w:r>
          <w:t xml:space="preserve">Expanded ethics and compliance frameworks</w:t>
        </w:r>
      </w:ins>
    </w:p>
    <w:p>
      <w:pPr>
        <w:pStyle w:val="BodyText"/>
      </w:pPr>
      <w:ins w:id="10" w:author="unknown">
        <w:r>
          <w:t xml:space="preserve">Introduction of formal Data Access Committee (DAC) procedures</w:t>
        </w:r>
      </w:ins>
    </w:p>
    <w:bookmarkEnd w:id="15"/>
    <w:bookmarkEnd w:id="16"/>
    <w:bookmarkStart w:id="17" w:name="table-of-contents-comparison"/>
    <w:p>
      <w:pPr>
        <w:pStyle w:val="Heading2"/>
      </w:pPr>
      <w:r>
        <w:t xml:space="preserve">📋 TABLE OF CONTENTS COMPARISON</w:t>
      </w:r>
    </w:p>
    <w:bookmarkEnd w:id="17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 1.0 (2022) - Original Structure</w:t>
            </w:r>
          </w:p>
        </w:tc>
        <w:tc>
          <w:tcPr/>
          <w:p>
            <w:pPr>
              <w:pStyle w:val="Compact"/>
            </w:pPr>
            <w:r>
              <w:t xml:space="preserve">Version 2.2 (2025) - Current 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Original v1.0 Contents:</w:t>
            </w:r>
            <w:r>
              <w:br/>
            </w:r>
            <w:r>
              <w:t xml:space="preserve">• Scope</w:t>
            </w:r>
            <w:r>
              <w:br/>
            </w:r>
            <w:r>
              <w:t xml:space="preserve">• Purpose</w:t>
            </w:r>
            <w:r>
              <w:br/>
            </w:r>
            <w:r>
              <w:t xml:space="preserve">• Definitions and Abbreviations</w:t>
            </w:r>
            <w:r>
              <w:br/>
            </w:r>
            <w:r>
              <w:t xml:space="preserve">• Background</w:t>
            </w:r>
            <w:r>
              <w:br/>
            </w:r>
            <w:r>
              <w:t xml:space="preserve">• Data categories</w:t>
            </w:r>
            <w:r>
              <w:br/>
            </w:r>
            <w:r>
              <w:t xml:space="preserve">• Data management workflow</w:t>
            </w:r>
            <w:r>
              <w:br/>
            </w:r>
            <w:r>
              <w:t xml:space="preserve">• Data Management, Documentation and Curation</w:t>
            </w:r>
            <w:r>
              <w:br/>
            </w:r>
            <w:r>
              <w:t xml:space="preserve">• Data Security and Confidentiality</w:t>
            </w:r>
            <w:r>
              <w:br/>
            </w:r>
            <w:r>
              <w:t xml:space="preserve">• Data Sharing and Open Access</w:t>
            </w:r>
            <w:r>
              <w:br/>
            </w:r>
            <w:r>
              <w:t xml:space="preserve">• Procedure for making data available</w:t>
            </w:r>
            <w:r>
              <w:br/>
            </w:r>
            <w:r>
              <w:t xml:space="preserve">• Protection of personal information</w:t>
            </w:r>
            <w:r>
              <w:br/>
            </w:r>
            <w:r>
              <w:t xml:space="preserve">• Data Retention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Enhanced v2.2 Contents:</w:t>
            </w:r>
            <w:r>
              <w:br/>
            </w:r>
            <w:r>
              <w:t xml:space="preserve">• Contents</w:t>
            </w:r>
            <w:r>
              <w:br/>
            </w:r>
            <w:r>
              <w:t xml:space="preserve">• Acronyms</w:t>
            </w:r>
            <w:r>
              <w:br/>
            </w:r>
            <w:r>
              <w:t xml:space="preserve">• Definitions</w:t>
            </w:r>
            <w:r>
              <w:br/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2. Stakeholders and target audience</w:t>
            </w:r>
            <w:r>
              <w:br/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3. Background and overview</w:t>
            </w:r>
            <w:r>
              <w:br/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4. Data types</w:t>
            </w:r>
            <w:r>
              <w:br/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5. Data transfer, and ethics approvals</w:t>
            </w:r>
            <w:r>
              <w:br/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6. Pre-processing and harmonisation</w:t>
            </w:r>
            <w:r>
              <w:br/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7. Integration and analysis interfaces</w:t>
            </w:r>
            <w:r>
              <w:br/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8. Data storage and archiving</w:t>
            </w:r>
            <w:r>
              <w:br/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9. Data security and privacy</w:t>
            </w:r>
            <w:r>
              <w:br/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10. Data sharing and access control</w:t>
            </w:r>
            <w:r>
              <w:br/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11. Data governance framework</w:t>
            </w:r>
            <w:r>
              <w:br/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12-20. Detailed procedures and compliance</w:t>
            </w:r>
          </w:p>
        </w:tc>
      </w:tr>
    </w:tbl>
    <w:bookmarkStart w:id="18" w:name="detailed-content-changes-analysis"/>
    <w:p>
      <w:pPr>
        <w:pStyle w:val="Heading2"/>
      </w:pPr>
      <w:r>
        <w:t xml:space="preserve">🔍 DETAILED CONTENT CHANGES ANALYSIS</w:t>
      </w:r>
    </w:p>
    <w:bookmarkEnd w:id="18"/>
    <w:bookmarkStart w:id="21" w:name="X464997dc7c19d0f35791e23f3523a73d95e49d3"/>
    <w:p>
      <w:pPr>
        <w:pStyle w:val="Heading3"/>
      </w:pPr>
      <w:r>
        <w:t xml:space="preserve">Section 1: Document Identification and Metadata</w:t>
      </w:r>
    </w:p>
    <w:bookmarkStart w:id="19" w:name="removed-from-v1.0"/>
    <w:p>
      <w:pPr>
        <w:pStyle w:val="Heading4"/>
      </w:pPr>
      <w:r>
        <w:t xml:space="preserve">REMOVED from v1.0:</w:t>
      </w:r>
    </w:p>
    <w:p>
      <w:pPr>
        <w:pStyle w:val="FirstParagraph"/>
      </w:pPr>
      <w:del w:id="6" w:author="unknown">
        <w:r>
          <w:delText xml:space="preserve">Document version number 1.0</w:delText>
        </w:r>
      </w:del>
    </w:p>
    <w:p>
      <w:pPr>
        <w:pStyle w:val="BodyText"/>
      </w:pPr>
      <w:del w:id="7" w:author="unknown">
        <w:r>
          <w:delText xml:space="preserve">Version Date: 30/08/2022</w:delText>
        </w:r>
      </w:del>
    </w:p>
    <w:p>
      <w:pPr>
        <w:pStyle w:val="BodyText"/>
      </w:pPr>
      <w:del w:id="8" w:author="unknown">
        <w:r>
          <w:delText xml:space="preserve">Developed by Chris Jack</w:delText>
        </w:r>
      </w:del>
    </w:p>
    <w:p>
      <w:pPr>
        <w:pStyle w:val="BodyText"/>
      </w:pPr>
      <w:del w:id="9" w:author="unknown">
        <w:r>
          <w:delText xml:space="preserve">Reviewed by NIH Science officer tbd</w:delText>
        </w:r>
      </w:del>
    </w:p>
    <w:p>
      <w:pPr>
        <w:pStyle w:val="BodyText"/>
      </w:pPr>
      <w:del w:id="10" w:author="unknown">
        <w:r>
          <w:delText xml:space="preserve">Approved by Matthew Chersich</w:delText>
        </w:r>
      </w:del>
    </w:p>
    <w:bookmarkEnd w:id="19"/>
    <w:bookmarkStart w:id="20" w:name="added-in-v2.2"/>
    <w:p>
      <w:pPr>
        <w:pStyle w:val="Heading4"/>
      </w:pPr>
      <w:r>
        <w:t xml:space="preserve">ADDED in v2.2:</w:t>
      </w:r>
    </w:p>
    <w:p>
      <w:pPr>
        <w:pStyle w:val="FirstParagraph"/>
      </w:pPr>
      <w:ins w:id="11" w:author="unknown">
        <w:r>
          <w:t xml:space="preserve">Document version number 2.2</w:t>
        </w:r>
      </w:ins>
    </w:p>
    <w:p>
      <w:pPr>
        <w:pStyle w:val="BodyText"/>
      </w:pPr>
      <w:ins w:id="12" w:author="unknown">
        <w:r>
          <w:t xml:space="preserve">Developed by C Jack, C Parker</w:t>
        </w:r>
      </w:ins>
    </w:p>
    <w:p>
      <w:pPr>
        <w:pStyle w:val="BodyText"/>
      </w:pPr>
      <w:ins w:id="13" w:author="unknown">
        <w:r>
          <w:t xml:space="preserve">09-09-2025</w:t>
        </w:r>
      </w:ins>
    </w:p>
    <w:bookmarkEnd w:id="20"/>
    <w:bookmarkEnd w:id="21"/>
    <w:bookmarkStart w:id="23" w:name="X8608651661f5e6712076a603a609a6a3305409b"/>
    <w:p>
      <w:pPr>
        <w:pStyle w:val="Heading3"/>
      </w:pPr>
      <w:r>
        <w:t xml:space="preserve">Section 2: NEW - Stakeholders and Target Audience</w:t>
      </w:r>
    </w:p>
    <w:bookmarkStart w:id="22" w:name="entirely-new-section-in-v2.2"/>
    <w:p>
      <w:pPr>
        <w:pStyle w:val="Heading4"/>
      </w:pPr>
      <w:r>
        <w:t xml:space="preserve">ENTIRELY NEW SECTION in v2.2:</w:t>
      </w:r>
    </w:p>
    <w:p>
      <w:pPr>
        <w:pStyle w:val="FirstParagraph"/>
      </w:pPr>
      <w:ins w:id="14" w:author="unknown">
        <w:r>
          <w:t xml:space="preserve">This section is completely new and defines:</w:t>
        </w:r>
      </w:ins>
    </w:p>
    <w:p>
      <w:pPr>
        <w:pStyle w:val="Compact"/>
        <w:numPr>
          <w:ilvl w:val="0"/>
          <w:numId w:val="1001"/>
        </w:numPr>
      </w:pPr>
      <w:ins w:id="15" w:author="unknown">
        <w:r>
          <w:t xml:space="preserve">Primary stakeholders including research teams, data providers, and oversight bodies</w:t>
        </w:r>
      </w:ins>
    </w:p>
    <w:p>
      <w:pPr>
        <w:pStyle w:val="Compact"/>
        <w:numPr>
          <w:ilvl w:val="0"/>
          <w:numId w:val="1001"/>
        </w:numPr>
      </w:pPr>
      <w:ins w:id="16" w:author="unknown">
        <w:r>
          <w:t xml:space="preserve">Target audience for the data management plan</w:t>
        </w:r>
      </w:ins>
    </w:p>
    <w:p>
      <w:pPr>
        <w:pStyle w:val="Compact"/>
        <w:numPr>
          <w:ilvl w:val="0"/>
          <w:numId w:val="1001"/>
        </w:numPr>
      </w:pPr>
      <w:ins w:id="17" w:author="unknown">
        <w:r>
          <w:t xml:space="preserve">Roles and responsibilities of different stakeholder groups</w:t>
        </w:r>
      </w:ins>
    </w:p>
    <w:p>
      <w:pPr>
        <w:pStyle w:val="Compact"/>
        <w:numPr>
          <w:ilvl w:val="0"/>
          <w:numId w:val="1001"/>
        </w:numPr>
      </w:pPr>
      <w:ins w:id="18" w:author="unknown">
        <w:r>
          <w:t xml:space="preserve">Communication protocols and reporting structures</w:t>
        </w:r>
      </w:ins>
    </w:p>
    <w:bookmarkEnd w:id="22"/>
    <w:bookmarkEnd w:id="23"/>
    <w:bookmarkStart w:id="26" w:name="X2513d976e8e3a9f83df87e31f733c3bf7cf6b12"/>
    <w:p>
      <w:pPr>
        <w:pStyle w:val="Heading3"/>
      </w:pPr>
      <w:r>
        <w:t xml:space="preserve">Section 3: Background - Substantial Enhancement</w:t>
      </w:r>
    </w:p>
    <w:bookmarkStart w:id="24" w:name="original-v1.0-background-replaced"/>
    <w:p>
      <w:pPr>
        <w:pStyle w:val="Heading4"/>
      </w:pPr>
      <w:r>
        <w:t xml:space="preserve">Original v1.0 Background (REPLACED):</w:t>
      </w:r>
    </w:p>
    <w:p>
      <w:pPr>
        <w:pStyle w:val="FirstParagraph"/>
      </w:pPr>
      <w:del w:id="11" w:author="unknown">
        <w:r>
          <w:delText xml:space="preserve">Basic description of HE²AT Center and its data management needs</w:delText>
        </w:r>
      </w:del>
    </w:p>
    <w:p>
      <w:pPr>
        <w:pStyle w:val="BodyText"/>
      </w:pPr>
      <w:del w:id="12" w:author="unknown">
        <w:r>
          <w:delText xml:space="preserve">Simple workflow description</w:delText>
        </w:r>
      </w:del>
    </w:p>
    <w:p>
      <w:pPr>
        <w:pStyle w:val="BodyText"/>
      </w:pPr>
      <w:del w:id="13" w:author="unknown">
        <w:r>
          <w:delText xml:space="preserve">Limited scope definition</w:delText>
        </w:r>
      </w:del>
    </w:p>
    <w:bookmarkEnd w:id="24"/>
    <w:bookmarkStart w:id="25" w:name="enhanced-v2.2-background-new-content"/>
    <w:p>
      <w:pPr>
        <w:pStyle w:val="Heading4"/>
      </w:pPr>
      <w:r>
        <w:t xml:space="preserve">Enhanced v2.2 Background (NEW CONTENT):</w:t>
      </w:r>
    </w:p>
    <w:p>
      <w:pPr>
        <w:pStyle w:val="FirstParagraph"/>
      </w:pPr>
      <w:ins w:id="19" w:author="unknown">
        <w:r>
          <w:t xml:space="preserve">3.1. Background to the HE²AT Center - Comprehensive center description</w:t>
        </w:r>
      </w:ins>
    </w:p>
    <w:p>
      <w:pPr>
        <w:pStyle w:val="BodyText"/>
      </w:pPr>
      <w:ins w:id="20" w:author="unknown">
        <w:r>
          <w:t xml:space="preserve">3.2. Scope of Data Management Plan - Detailed scope with boundaries</w:t>
        </w:r>
      </w:ins>
    </w:p>
    <w:p>
      <w:pPr>
        <w:pStyle w:val="BodyText"/>
      </w:pPr>
      <w:ins w:id="21" w:author="unknown">
        <w:r>
          <w:t xml:space="preserve">3.3. Purpose - Clear objectives and outcomes</w:t>
        </w:r>
      </w:ins>
    </w:p>
    <w:p>
      <w:pPr>
        <w:pStyle w:val="BodyText"/>
      </w:pPr>
      <w:ins w:id="22" w:author="unknown">
        <w:r>
          <w:t xml:space="preserve">3.4. Overview of the Data Management Workflow - Sophisticated multi-stage process</w:t>
        </w:r>
      </w:ins>
    </w:p>
    <w:bookmarkEnd w:id="25"/>
    <w:bookmarkEnd w:id="26"/>
    <w:bookmarkStart w:id="29" w:name="Xe640165ff17094eeb4c0edfd20cd44ad239250c"/>
    <w:p>
      <w:pPr>
        <w:pStyle w:val="Heading3"/>
      </w:pPr>
      <w:r>
        <w:t xml:space="preserve">Section 4: Data Types - Complete Restructuring</w:t>
      </w:r>
    </w:p>
    <w:bookmarkStart w:id="27" w:name="v1.0-data-categories-replaced"/>
    <w:p>
      <w:pPr>
        <w:pStyle w:val="Heading4"/>
      </w:pPr>
      <w:r>
        <w:t xml:space="preserve">v1.0 Data Categories (REPLACED):</w:t>
      </w:r>
    </w:p>
    <w:p>
      <w:pPr>
        <w:pStyle w:val="FirstParagraph"/>
      </w:pPr>
      <w:del w:id="14" w:author="unknown">
        <w:r>
          <w:delText xml:space="preserve">Simple categorization of data types</w:delText>
        </w:r>
      </w:del>
    </w:p>
    <w:p>
      <w:pPr>
        <w:pStyle w:val="BodyText"/>
      </w:pPr>
      <w:del w:id="15" w:author="unknown">
        <w:r>
          <w:delText xml:space="preserve">Basic descriptions without detailed procedures</w:delText>
        </w:r>
      </w:del>
    </w:p>
    <w:bookmarkEnd w:id="27"/>
    <w:bookmarkStart w:id="28" w:name="v2.2-data-types-comprehensive-expansion"/>
    <w:p>
      <w:pPr>
        <w:pStyle w:val="Heading4"/>
      </w:pPr>
      <w:r>
        <w:t xml:space="preserve">v2.2 Data Types (COMPREHENSIVE EXPANSION):</w:t>
      </w:r>
    </w:p>
    <w:p>
      <w:pPr>
        <w:pStyle w:val="FirstParagraph"/>
      </w:pPr>
      <w:ins w:id="23" w:author="unknown">
        <w:r>
          <w:t xml:space="preserve">4.1. Health-related data - Detailed specifications and handling procedures</w:t>
        </w:r>
      </w:ins>
    </w:p>
    <w:p>
      <w:pPr>
        <w:pStyle w:val="BodyText"/>
      </w:pPr>
      <w:ins w:id="24" w:author="unknown">
        <w:r>
          <w:t xml:space="preserve">4.2. Climate/weather data - Environmental data integration protocols</w:t>
        </w:r>
      </w:ins>
    </w:p>
    <w:p>
      <w:pPr>
        <w:pStyle w:val="BodyText"/>
      </w:pPr>
      <w:ins w:id="25" w:author="unknown">
        <w:r>
          <w:t xml:space="preserve">4.3. Areal/geospatial socio-economic data - Spatial data management</w:t>
        </w:r>
      </w:ins>
    </w:p>
    <w:bookmarkEnd w:id="28"/>
    <w:bookmarkEnd w:id="29"/>
    <w:bookmarkStart w:id="31" w:name="Xccf95bd9ba51b590a250c5565eba1ba6a079dd0"/>
    <w:p>
      <w:pPr>
        <w:pStyle w:val="Heading3"/>
      </w:pPr>
      <w:r>
        <w:t xml:space="preserve">Sections 5-20: NEW COMPREHENSIVE FRAMEWORK</w:t>
      </w:r>
    </w:p>
    <w:bookmarkStart w:id="30" w:name="entirely-new-sections-in-v2.2"/>
    <w:p>
      <w:pPr>
        <w:pStyle w:val="Heading4"/>
      </w:pPr>
      <w:r>
        <w:t xml:space="preserve">ENTIRELY NEW SECTIONS in v2.2:</w:t>
      </w:r>
    </w:p>
    <w:p>
      <w:pPr>
        <w:pStyle w:val="Compact"/>
        <w:numPr>
          <w:ilvl w:val="0"/>
          <w:numId w:val="1002"/>
        </w:numPr>
      </w:pPr>
      <w:ins w:id="26" w:author="unknown">
        <w:r>
          <w:t xml:space="preserve">Section 5: Data transfer, and ethics approvals and notification</w:t>
        </w:r>
      </w:ins>
    </w:p>
    <w:p>
      <w:pPr>
        <w:pStyle w:val="Compact"/>
        <w:numPr>
          <w:ilvl w:val="0"/>
          <w:numId w:val="1002"/>
        </w:numPr>
      </w:pPr>
      <w:ins w:id="27" w:author="unknown">
        <w:r>
          <w:t xml:space="preserve">Section 6: Pre-processing and harmonisation of health data</w:t>
        </w:r>
      </w:ins>
    </w:p>
    <w:p>
      <w:pPr>
        <w:pStyle w:val="Compact"/>
        <w:numPr>
          <w:ilvl w:val="0"/>
          <w:numId w:val="1002"/>
        </w:numPr>
      </w:pPr>
      <w:ins w:id="28" w:author="unknown">
        <w:r>
          <w:t xml:space="preserve">Section 7: Integration and analysis interfaces</w:t>
        </w:r>
      </w:ins>
    </w:p>
    <w:p>
      <w:pPr>
        <w:pStyle w:val="Compact"/>
        <w:numPr>
          <w:ilvl w:val="0"/>
          <w:numId w:val="1002"/>
        </w:numPr>
      </w:pPr>
      <w:ins w:id="29" w:author="unknown">
        <w:r>
          <w:t xml:space="preserve">Section 8: Data storage and archiving</w:t>
        </w:r>
      </w:ins>
    </w:p>
    <w:p>
      <w:pPr>
        <w:pStyle w:val="Compact"/>
        <w:numPr>
          <w:ilvl w:val="0"/>
          <w:numId w:val="1002"/>
        </w:numPr>
      </w:pPr>
      <w:ins w:id="30" w:author="unknown">
        <w:r>
          <w:t xml:space="preserve">Section 9: Data security and privacy</w:t>
        </w:r>
      </w:ins>
    </w:p>
    <w:p>
      <w:pPr>
        <w:pStyle w:val="Compact"/>
        <w:numPr>
          <w:ilvl w:val="0"/>
          <w:numId w:val="1002"/>
        </w:numPr>
      </w:pPr>
      <w:ins w:id="31" w:author="unknown">
        <w:r>
          <w:t xml:space="preserve">Section 10: Data sharing and access control</w:t>
        </w:r>
      </w:ins>
    </w:p>
    <w:p>
      <w:pPr>
        <w:pStyle w:val="Compact"/>
        <w:numPr>
          <w:ilvl w:val="0"/>
          <w:numId w:val="1002"/>
        </w:numPr>
      </w:pPr>
      <w:ins w:id="32" w:author="unknown">
        <w:r>
          <w:t xml:space="preserve">Section 11: Data governance framework</w:t>
        </w:r>
      </w:ins>
    </w:p>
    <w:p>
      <w:pPr>
        <w:pStyle w:val="Compact"/>
        <w:numPr>
          <w:ilvl w:val="0"/>
          <w:numId w:val="1002"/>
        </w:numPr>
      </w:pPr>
      <w:ins w:id="33" w:author="unknown">
        <w:r>
          <w:t xml:space="preserve">Section 12: Quality assurance and control</w:t>
        </w:r>
      </w:ins>
    </w:p>
    <w:p>
      <w:pPr>
        <w:pStyle w:val="Compact"/>
        <w:numPr>
          <w:ilvl w:val="0"/>
          <w:numId w:val="1002"/>
        </w:numPr>
      </w:pPr>
      <w:ins w:id="34" w:author="unknown">
        <w:r>
          <w:t xml:space="preserve">Section 13: Data documentation and metadata</w:t>
        </w:r>
      </w:ins>
    </w:p>
    <w:p>
      <w:pPr>
        <w:pStyle w:val="Compact"/>
        <w:numPr>
          <w:ilvl w:val="0"/>
          <w:numId w:val="1002"/>
        </w:numPr>
      </w:pPr>
      <w:ins w:id="35" w:author="unknown">
        <w:r>
          <w:t xml:space="preserve">Section 14: Compliance and regulatory framework</w:t>
        </w:r>
      </w:ins>
    </w:p>
    <w:p>
      <w:pPr>
        <w:pStyle w:val="Compact"/>
        <w:numPr>
          <w:ilvl w:val="0"/>
          <w:numId w:val="1002"/>
        </w:numPr>
      </w:pPr>
      <w:ins w:id="36" w:author="unknown">
        <w:r>
          <w:t xml:space="preserve">Section 15: Core Data Team</w:t>
        </w:r>
      </w:ins>
    </w:p>
    <w:p>
      <w:pPr>
        <w:pStyle w:val="Compact"/>
        <w:numPr>
          <w:ilvl w:val="0"/>
          <w:numId w:val="1002"/>
        </w:numPr>
      </w:pPr>
      <w:ins w:id="37" w:author="unknown">
        <w:r>
          <w:t xml:space="preserve">Section 16: Data lifecycle management</w:t>
        </w:r>
      </w:ins>
    </w:p>
    <w:p>
      <w:pPr>
        <w:pStyle w:val="Compact"/>
        <w:numPr>
          <w:ilvl w:val="0"/>
          <w:numId w:val="1002"/>
        </w:numPr>
      </w:pPr>
      <w:ins w:id="38" w:author="unknown">
        <w:r>
          <w:t xml:space="preserve">Section 17: Incident response and risk management</w:t>
        </w:r>
      </w:ins>
    </w:p>
    <w:p>
      <w:pPr>
        <w:pStyle w:val="Compact"/>
        <w:numPr>
          <w:ilvl w:val="0"/>
          <w:numId w:val="1002"/>
        </w:numPr>
      </w:pPr>
      <w:ins w:id="39" w:author="unknown">
        <w:r>
          <w:t xml:space="preserve">Section 18: Training and capacity building</w:t>
        </w:r>
      </w:ins>
    </w:p>
    <w:p>
      <w:pPr>
        <w:pStyle w:val="Compact"/>
        <w:numPr>
          <w:ilvl w:val="0"/>
          <w:numId w:val="1002"/>
        </w:numPr>
      </w:pPr>
      <w:ins w:id="40" w:author="unknown">
        <w:r>
          <w:t xml:space="preserve">Section 19: Monitoring and evaluation</w:t>
        </w:r>
      </w:ins>
    </w:p>
    <w:p>
      <w:pPr>
        <w:pStyle w:val="Compact"/>
        <w:numPr>
          <w:ilvl w:val="0"/>
          <w:numId w:val="1002"/>
        </w:numPr>
      </w:pPr>
      <w:ins w:id="41" w:author="unknown">
        <w:r>
          <w:t xml:space="preserve">Section 20: Continuous improvement and updates</w:t>
        </w:r>
      </w:ins>
    </w:p>
    <w:bookmarkEnd w:id="30"/>
    <w:bookmarkEnd w:id="31"/>
    <w:bookmarkStart w:id="35" w:name="X9c6edb45ddced492c094645dbb0b47e0dabf750"/>
    <w:p>
      <w:pPr>
        <w:pStyle w:val="Heading2"/>
      </w:pPr>
      <w:r>
        <w:t xml:space="preserve">☁️ CLOUD MIGRATION AND INFRASTRUCTURE TRANSFORMATION</w:t>
      </w:r>
    </w:p>
    <w:bookmarkStart w:id="34" w:name="infrastructure-evolution"/>
    <w:p>
      <w:pPr>
        <w:pStyle w:val="Heading3"/>
      </w:pPr>
      <w:r>
        <w:t xml:space="preserve">Infrastructure Evolution</w:t>
      </w:r>
    </w:p>
    <w:bookmarkStart w:id="32" w:name="v1.0-infrastructure-replaced"/>
    <w:p>
      <w:pPr>
        <w:pStyle w:val="Heading4"/>
      </w:pPr>
      <w:r>
        <w:t xml:space="preserve">v1.0 Infrastructure (REPLACED):</w:t>
      </w:r>
    </w:p>
    <w:p>
      <w:pPr>
        <w:pStyle w:val="FirstParagraph"/>
      </w:pPr>
      <w:del w:id="16" w:author="unknown">
        <w:r>
          <w:delText xml:space="preserve">UCT-based infrastructure with basic security measures</w:delText>
        </w:r>
      </w:del>
    </w:p>
    <w:p>
      <w:pPr>
        <w:pStyle w:val="BodyText"/>
      </w:pPr>
      <w:del w:id="17" w:author="unknown">
        <w:r>
          <w:delText xml:space="preserve">Simple on-premise storage solutions</w:delText>
        </w:r>
      </w:del>
    </w:p>
    <w:p>
      <w:pPr>
        <w:pStyle w:val="BodyText"/>
      </w:pPr>
      <w:del w:id="18" w:author="unknown">
        <w:r>
          <w:delText xml:space="preserve">Limited scalability and backup procedures</w:delText>
        </w:r>
      </w:del>
    </w:p>
    <w:bookmarkEnd w:id="32"/>
    <w:bookmarkStart w:id="33" w:name="v2.2-infrastructure-cloud-enhanced"/>
    <w:p>
      <w:pPr>
        <w:pStyle w:val="Heading4"/>
      </w:pPr>
      <w:r>
        <w:t xml:space="preserve">v2.2 Infrastructure (CLOUD-ENHANCED):</w:t>
      </w:r>
    </w:p>
    <w:p>
      <w:pPr>
        <w:pStyle w:val="FirstParagraph"/>
      </w:pPr>
      <w:ins w:id="42" w:author="unknown">
        <w:r>
          <w:t xml:space="preserve">WHC-managed cloud infrastructure with enterprise-grade security</w:t>
        </w:r>
      </w:ins>
    </w:p>
    <w:p>
      <w:pPr>
        <w:pStyle w:val="BodyText"/>
      </w:pPr>
      <w:ins w:id="43" w:author="unknown">
        <w:r>
          <w:t xml:space="preserve">AES-256 encryption for all data storage and transmission</w:t>
        </w:r>
      </w:ins>
    </w:p>
    <w:p>
      <w:pPr>
        <w:pStyle w:val="BodyText"/>
      </w:pPr>
      <w:ins w:id="44" w:author="unknown">
        <w:r>
          <w:t xml:space="preserve">24/7 Security Operations Center (SOC) monitoring</w:t>
        </w:r>
      </w:ins>
    </w:p>
    <w:p>
      <w:pPr>
        <w:pStyle w:val="BodyText"/>
      </w:pPr>
      <w:ins w:id="45" w:author="unknown">
        <w:r>
          <w:t xml:space="preserve">Auto-scaling compute resources for variable workloads</w:t>
        </w:r>
      </w:ins>
    </w:p>
    <w:p>
      <w:pPr>
        <w:pStyle w:val="BodyText"/>
      </w:pPr>
      <w:ins w:id="46" w:author="unknown">
        <w:r>
          <w:t xml:space="preserve">Redundant backup systems with geographic distribution</w:t>
        </w:r>
      </w:ins>
    </w:p>
    <w:p>
      <w:pPr>
        <w:pStyle w:val="BodyText"/>
      </w:pPr>
      <w:ins w:id="47" w:author="unknown">
        <w:r>
          <w:t xml:space="preserve">Advanced threat detection and incident response capabilities</w:t>
        </w:r>
      </w:ins>
    </w:p>
    <w:bookmarkEnd w:id="33"/>
    <w:bookmarkEnd w:id="34"/>
    <w:bookmarkEnd w:id="35"/>
    <w:bookmarkStart w:id="39" w:name="Xb362c2e055c2fcae8d83437de5ab0cb27dee020"/>
    <w:p>
      <w:pPr>
        <w:pStyle w:val="Heading2"/>
      </w:pPr>
      <w:r>
        <w:t xml:space="preserve">⚖️ POPIA COMPLIANCE AND REGULATORY ENHANCEMENT</w:t>
      </w:r>
    </w:p>
    <w:bookmarkStart w:id="38" w:name="regulatory-framework-evolution"/>
    <w:p>
      <w:pPr>
        <w:pStyle w:val="Heading3"/>
      </w:pPr>
      <w:r>
        <w:t xml:space="preserve">Regulatory Framework Evolution</w:t>
      </w:r>
    </w:p>
    <w:bookmarkStart w:id="36" w:name="v1.0-compliance-basic"/>
    <w:p>
      <w:pPr>
        <w:pStyle w:val="Heading4"/>
      </w:pPr>
      <w:r>
        <w:t xml:space="preserve">v1.0 Compliance (BASIC):</w:t>
      </w:r>
    </w:p>
    <w:p>
      <w:pPr>
        <w:pStyle w:val="FirstParagraph"/>
      </w:pPr>
      <w:del w:id="19" w:author="unknown">
        <w:r>
          <w:delText xml:space="preserve">Basic mention of data protection requirements</w:delText>
        </w:r>
      </w:del>
    </w:p>
    <w:p>
      <w:pPr>
        <w:pStyle w:val="BodyText"/>
      </w:pPr>
      <w:del w:id="20" w:author="unknown">
        <w:r>
          <w:delText xml:space="preserve">Simple de-identification procedures</w:delText>
        </w:r>
      </w:del>
    </w:p>
    <w:bookmarkEnd w:id="36"/>
    <w:bookmarkStart w:id="37" w:name="v2.2-compliance-comprehensive"/>
    <w:p>
      <w:pPr>
        <w:pStyle w:val="Heading4"/>
      </w:pPr>
      <w:r>
        <w:t xml:space="preserve">v2.2 Compliance (COMPREHENSIVE):</w:t>
      </w:r>
    </w:p>
    <w:p>
      <w:pPr>
        <w:pStyle w:val="FirstParagraph"/>
      </w:pPr>
      <w:ins w:id="48" w:author="unknown">
        <w:r>
          <w:t xml:space="preserve">Full POPIA compliance framework implementation</w:t>
        </w:r>
      </w:ins>
    </w:p>
    <w:p>
      <w:pPr>
        <w:pStyle w:val="BodyText"/>
      </w:pPr>
      <w:ins w:id="49" w:author="unknown">
        <w:r>
          <w:t xml:space="preserve">Detailed Personal Information Processing Agreements (PIPAs)</w:t>
        </w:r>
      </w:ins>
    </w:p>
    <w:p>
      <w:pPr>
        <w:pStyle w:val="BodyText"/>
      </w:pPr>
      <w:ins w:id="50" w:author="unknown">
        <w:r>
          <w:t xml:space="preserve">Enhanced de-identification and anonymization procedures</w:t>
        </w:r>
      </w:ins>
    </w:p>
    <w:p>
      <w:pPr>
        <w:pStyle w:val="BodyText"/>
      </w:pPr>
      <w:ins w:id="51" w:author="unknown">
        <w:r>
          <w:t xml:space="preserve">Formal Data Protection Officer designation and responsibilities</w:t>
        </w:r>
      </w:ins>
    </w:p>
    <w:p>
      <w:pPr>
        <w:pStyle w:val="BodyText"/>
      </w:pPr>
      <w:ins w:id="52" w:author="unknown">
        <w:r>
          <w:t xml:space="preserve">Regular compliance auditing and reporting mechanisms</w:t>
        </w:r>
      </w:ins>
    </w:p>
    <w:p>
      <w:pPr>
        <w:pStyle w:val="BodyText"/>
      </w:pPr>
      <w:ins w:id="53" w:author="unknown">
        <w:r>
          <w:t xml:space="preserve">Integration with South African regulatory requirements</w:t>
        </w:r>
      </w:ins>
    </w:p>
    <w:bookmarkEnd w:id="37"/>
    <w:bookmarkEnd w:id="38"/>
    <w:bookmarkEnd w:id="39"/>
    <w:bookmarkStart w:id="41" w:name="data-access-committee-dac-establishment"/>
    <w:p>
      <w:pPr>
        <w:pStyle w:val="Heading2"/>
      </w:pPr>
      <w:r>
        <w:t xml:space="preserve">🏛️ DATA ACCESS COMMITTEE (DAC) ESTABLISHMENT</w:t>
      </w:r>
    </w:p>
    <w:bookmarkStart w:id="40" w:name="X868b07898edc4868acf6436a759efecb6fe52dc"/>
    <w:p>
      <w:pPr>
        <w:pStyle w:val="Heading4"/>
      </w:pPr>
      <w:r>
        <w:t xml:space="preserve">ENTIRELY NEW GOVERNANCE STRUCTURE in v2.2:</w:t>
      </w:r>
    </w:p>
    <w:p>
      <w:pPr>
        <w:pStyle w:val="FirstParagraph"/>
      </w:pPr>
      <w:ins w:id="54" w:author="unknown">
        <w:r>
          <w:t xml:space="preserve">Establishment of formal Data Access Committee (DAC)</w:t>
        </w:r>
      </w:ins>
    </w:p>
    <w:p>
      <w:pPr>
        <w:pStyle w:val="BodyText"/>
      </w:pPr>
      <w:ins w:id="55" w:author="unknown">
        <w:r>
          <w:t xml:space="preserve">Clear data request and evaluation procedures</w:t>
        </w:r>
      </w:ins>
    </w:p>
    <w:p>
      <w:pPr>
        <w:pStyle w:val="BodyText"/>
      </w:pPr>
      <w:ins w:id="56" w:author="unknown">
        <w:r>
          <w:t xml:space="preserve">Standardized Data Transfer Agreements (DTAs)</w:t>
        </w:r>
      </w:ins>
    </w:p>
    <w:p>
      <w:pPr>
        <w:pStyle w:val="BodyText"/>
      </w:pPr>
      <w:ins w:id="57" w:author="unknown">
        <w:r>
          <w:t xml:space="preserve">Multi-tiered access control system</w:t>
        </w:r>
      </w:ins>
    </w:p>
    <w:p>
      <w:pPr>
        <w:pStyle w:val="BodyText"/>
      </w:pPr>
      <w:ins w:id="58" w:author="unknown">
        <w:r>
          <w:t xml:space="preserve">Regular review and oversight mechanisms</w:t>
        </w:r>
      </w:ins>
    </w:p>
    <w:p>
      <w:pPr>
        <w:pStyle w:val="BodyText"/>
      </w:pPr>
      <w:ins w:id="59" w:author="unknown">
        <w:r>
          <w:t xml:space="preserve">Integration with international data sharing standards</w:t>
        </w:r>
      </w:ins>
    </w:p>
    <w:bookmarkEnd w:id="40"/>
    <w:bookmarkEnd w:id="41"/>
    <w:bookmarkStart w:id="43" w:name="technical-architecture-transformation"/>
    <w:p>
      <w:pPr>
        <w:pStyle w:val="Heading2"/>
      </w:pPr>
      <w:r>
        <w:t xml:space="preserve">🏗️ TECHNICAL ARCHITECTURE TRANSFORMATION</w:t>
      </w:r>
    </w:p>
    <w:bookmarkStart w:id="42" w:name="data-processing-pipeline-enhancement"/>
    <w:p>
      <w:pPr>
        <w:pStyle w:val="Heading3"/>
      </w:pPr>
      <w:r>
        <w:t xml:space="preserve">Data Processing Pipeline Enhancement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 Stage</w:t>
            </w:r>
          </w:p>
        </w:tc>
        <w:tc>
          <w:tcPr/>
          <w:p>
            <w:pPr>
              <w:pStyle w:val="Compact"/>
            </w:pPr>
            <w:r>
              <w:t xml:space="preserve">Version 1.0 (Removed)</w:t>
            </w:r>
          </w:p>
        </w:tc>
        <w:tc>
          <w:tcPr/>
          <w:p>
            <w:pPr>
              <w:pStyle w:val="Compact"/>
            </w:pPr>
            <w:r>
              <w:t xml:space="preserve">Version 2.2 (Added)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Acquisition</w:t>
            </w:r>
          </w:p>
        </w:tc>
        <w:tc>
          <w:tcPr/>
          <w:p>
            <w:pPr>
              <w:pStyle w:val="Compact"/>
            </w:pPr>
            <w:del w:id="21" w:author="unknown">
              <w:r>
                <w:delText xml:space="preserve">Basic data collection procedures</w:delText>
              </w:r>
            </w:del>
          </w:p>
        </w:tc>
        <w:tc>
          <w:tcPr/>
          <w:p>
            <w:pPr>
              <w:pStyle w:val="Compact"/>
            </w:pPr>
            <w:ins w:id="60" w:author="unknown">
              <w:r>
                <w:t xml:space="preserve">Automated data ingestion with validation</w:t>
              </w:r>
            </w:ins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Pre-Processing</w:t>
            </w:r>
          </w:p>
        </w:tc>
        <w:tc>
          <w:tcPr/>
          <w:p>
            <w:pPr>
              <w:pStyle w:val="Compact"/>
            </w:pPr>
            <w:del w:id="22" w:author="unknown">
              <w:r>
                <w:delText xml:space="preserve">Manual processing workflows</w:delText>
              </w:r>
            </w:del>
          </w:p>
        </w:tc>
        <w:tc>
          <w:tcPr/>
          <w:p>
            <w:pPr>
              <w:pStyle w:val="Compact"/>
            </w:pPr>
            <w:ins w:id="61" w:author="unknown">
              <w:r>
                <w:t xml:space="preserve">Core Data Team validation with automated quality checks</w:t>
              </w:r>
            </w:ins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</w:t>
            </w:r>
          </w:p>
        </w:tc>
        <w:tc>
          <w:tcPr/>
          <w:p>
            <w:pPr>
              <w:pStyle w:val="Compact"/>
            </w:pPr>
            <w:del w:id="23" w:author="unknown">
              <w:r>
                <w:delText xml:space="preserve">Simple file-based storage</w:delText>
              </w:r>
            </w:del>
          </w:p>
        </w:tc>
        <w:tc>
          <w:tcPr/>
          <w:p>
            <w:pPr>
              <w:pStyle w:val="Compact"/>
            </w:pPr>
            <w:ins w:id="62" w:author="unknown">
              <w:r>
                <w:t xml:space="preserve">Secure cloud storage with encryption and access controls</w:t>
              </w:r>
            </w:ins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Analysis</w:t>
            </w:r>
          </w:p>
        </w:tc>
        <w:tc>
          <w:tcPr/>
          <w:p>
            <w:pPr>
              <w:pStyle w:val="Compact"/>
            </w:pPr>
            <w:del w:id="24" w:author="unknown">
              <w:r>
                <w:delText xml:space="preserve">Basic analysis platforms</w:delText>
              </w:r>
            </w:del>
          </w:p>
        </w:tc>
        <w:tc>
          <w:tcPr/>
          <w:p>
            <w:pPr>
              <w:pStyle w:val="Compact"/>
            </w:pPr>
            <w:ins w:id="63" w:author="unknown">
              <w:r>
                <w:t xml:space="preserve">Integrated Jupyter Hub and containerized analysis environments</w:t>
              </w:r>
            </w:ins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Sharing</w:t>
            </w:r>
          </w:p>
        </w:tc>
        <w:tc>
          <w:tcPr/>
          <w:p>
            <w:pPr>
              <w:pStyle w:val="Compact"/>
            </w:pPr>
            <w:del w:id="25" w:author="unknown">
              <w:r>
                <w:delText xml:space="preserve">Ad-hoc sharing procedures</w:delText>
              </w:r>
            </w:del>
          </w:p>
        </w:tc>
        <w:tc>
          <w:tcPr/>
          <w:p>
            <w:pPr>
              <w:pStyle w:val="Compact"/>
            </w:pPr>
            <w:ins w:id="64" w:author="unknown">
              <w:r>
                <w:t xml:space="preserve">Formal DAC review with standardized DTAs</w:t>
              </w:r>
            </w:ins>
          </w:p>
        </w:tc>
      </w:tr>
    </w:tbl>
    <w:bookmarkEnd w:id="42"/>
    <w:bookmarkEnd w:id="43"/>
    <w:bookmarkStart w:id="46" w:name="transformation-summary-and-impact"/>
    <w:p>
      <w:pPr>
        <w:pStyle w:val="Heading2"/>
      </w:pPr>
      <w:r>
        <w:t xml:space="preserve">📊 TRANSFORMATION SUMMARY AND IMPACT</w:t>
      </w:r>
    </w:p>
    <w:bookmarkStart w:id="44" w:name="quantitative-changes"/>
    <w:p>
      <w:pPr>
        <w:pStyle w:val="Heading3"/>
      </w:pPr>
      <w:r>
        <w:t xml:space="preserve">Quantitative Changes: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Document Length:</w:t>
      </w:r>
      <w:r>
        <w:t xml:space="preserve"> </w:t>
      </w:r>
      <w:del w:id="26" w:author="unknown">
        <w:r>
          <w:delText xml:space="preserve">~15 pages (v1.0)</w:delText>
        </w:r>
      </w:del>
      <w:r>
        <w:t xml:space="preserve"> </w:t>
      </w:r>
      <w:r>
        <w:t xml:space="preserve">→</w:t>
      </w:r>
      <w:r>
        <w:t xml:space="preserve"> </w:t>
      </w:r>
      <w:ins w:id="65" w:author="unknown">
        <w:r>
          <w:t xml:space="preserve">~60+ pages (v2.2)</w:t>
        </w:r>
      </w:ins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Sections:</w:t>
      </w:r>
      <w:r>
        <w:t xml:space="preserve"> </w:t>
      </w:r>
      <w:del w:id="27" w:author="unknown">
        <w:r>
          <w:delText xml:space="preserve">12 basic sections (v1.0)</w:delText>
        </w:r>
      </w:del>
      <w:r>
        <w:t xml:space="preserve"> </w:t>
      </w:r>
      <w:r>
        <w:t xml:space="preserve">→</w:t>
      </w:r>
      <w:r>
        <w:t xml:space="preserve"> </w:t>
      </w:r>
      <w:ins w:id="66" w:author="unknown">
        <w:r>
          <w:t xml:space="preserve">20+ comprehensive sections (v2.2)</w:t>
        </w:r>
      </w:ins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Stakeholders:</w:t>
      </w:r>
      <w:r>
        <w:t xml:space="preserve"> </w:t>
      </w:r>
      <w:del w:id="28" w:author="unknown">
        <w:r>
          <w:delText xml:space="preserve">3-4 mentioned (v1.0)</w:delText>
        </w:r>
      </w:del>
      <w:r>
        <w:t xml:space="preserve"> </w:t>
      </w:r>
      <w:r>
        <w:t xml:space="preserve">→</w:t>
      </w:r>
      <w:r>
        <w:t xml:space="preserve"> </w:t>
      </w:r>
      <w:ins w:id="67" w:author="unknown">
        <w:r>
          <w:t xml:space="preserve">15+ detailed stakeholder roles (v2.2)</w:t>
        </w:r>
      </w:ins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Types:</w:t>
      </w:r>
      <w:r>
        <w:t xml:space="preserve"> </w:t>
      </w:r>
      <w:del w:id="29" w:author="unknown">
        <w:r>
          <w:delText xml:space="preserve">Basic categorization (v1.0)</w:delText>
        </w:r>
      </w:del>
      <w:r>
        <w:t xml:space="preserve"> </w:t>
      </w:r>
      <w:r>
        <w:t xml:space="preserve">→</w:t>
      </w:r>
      <w:r>
        <w:t xml:space="preserve"> </w:t>
      </w:r>
      <w:ins w:id="68" w:author="unknown">
        <w:r>
          <w:t xml:space="preserve">Comprehensive taxonomy with procedures (v2.2)</w:t>
        </w:r>
      </w:ins>
    </w:p>
    <w:bookmarkEnd w:id="44"/>
    <w:bookmarkStart w:id="45" w:name="qualitative-improvements"/>
    <w:p>
      <w:pPr>
        <w:pStyle w:val="Heading3"/>
      </w:pPr>
      <w:r>
        <w:t xml:space="preserve">Qualitative Improvements:</w:t>
      </w:r>
    </w:p>
    <w:p>
      <w:pPr>
        <w:pStyle w:val="Compact"/>
        <w:numPr>
          <w:ilvl w:val="0"/>
          <w:numId w:val="1004"/>
        </w:numPr>
      </w:pPr>
      <w:ins w:id="69" w:author="unknown">
        <w:r>
          <w:t xml:space="preserve">Migration from basic documentation to comprehensive governance framework</w:t>
        </w:r>
      </w:ins>
    </w:p>
    <w:p>
      <w:pPr>
        <w:pStyle w:val="Compact"/>
        <w:numPr>
          <w:ilvl w:val="0"/>
          <w:numId w:val="1004"/>
        </w:numPr>
      </w:pPr>
      <w:ins w:id="70" w:author="unknown">
        <w:r>
          <w:t xml:space="preserve">Integration of international best practices and standards</w:t>
        </w:r>
      </w:ins>
    </w:p>
    <w:p>
      <w:pPr>
        <w:pStyle w:val="Compact"/>
        <w:numPr>
          <w:ilvl w:val="0"/>
          <w:numId w:val="1004"/>
        </w:numPr>
      </w:pPr>
      <w:ins w:id="71" w:author="unknown">
        <w:r>
          <w:t xml:space="preserve">Enhanced security posture with cloud-native solutions</w:t>
        </w:r>
      </w:ins>
    </w:p>
    <w:p>
      <w:pPr>
        <w:pStyle w:val="Compact"/>
        <w:numPr>
          <w:ilvl w:val="0"/>
          <w:numId w:val="1004"/>
        </w:numPr>
      </w:pPr>
      <w:ins w:id="72" w:author="unknown">
        <w:r>
          <w:t xml:space="preserve">Formal compliance with South African POPIA requirements</w:t>
        </w:r>
      </w:ins>
    </w:p>
    <w:p>
      <w:pPr>
        <w:pStyle w:val="Compact"/>
        <w:numPr>
          <w:ilvl w:val="0"/>
          <w:numId w:val="1004"/>
        </w:numPr>
      </w:pPr>
      <w:ins w:id="73" w:author="unknown">
        <w:r>
          <w:t xml:space="preserve">Establishment of sustainable long-term data management processes</w:t>
        </w:r>
      </w:ins>
    </w:p>
    <w:p>
      <w:pPr>
        <w:pStyle w:val="Compact"/>
        <w:numPr>
          <w:ilvl w:val="0"/>
          <w:numId w:val="1004"/>
        </w:numPr>
      </w:pPr>
      <w:ins w:id="74" w:author="unknown">
        <w:r>
          <w:t xml:space="preserve">Creation of reproducible and auditable workflows</w:t>
        </w:r>
      </w:ins>
    </w:p>
    <w:bookmarkEnd w:id="45"/>
    <w:bookmarkEnd w:id="46"/>
    <w:bookmarkStart w:id="47" w:name="hrec-amendment-justification"/>
    <w:p>
      <w:pPr>
        <w:pStyle w:val="Heading3"/>
      </w:pPr>
      <w:r>
        <w:t xml:space="preserve">🎯 HREC AMENDMENT JUSTIFICATION</w:t>
      </w:r>
    </w:p>
    <w:p>
      <w:pPr>
        <w:pStyle w:val="FirstParagraph"/>
      </w:pPr>
      <w:r>
        <w:rPr>
          <w:b/>
          <w:bCs/>
        </w:rPr>
        <w:t xml:space="preserve">This comprehensive evolution from Version 1.0 to Version 2.2 represents:</w:t>
      </w:r>
    </w:p>
    <w:p>
      <w:pPr>
        <w:pStyle w:val="Compact"/>
        <w:numPr>
          <w:ilvl w:val="0"/>
          <w:numId w:val="1005"/>
        </w:numPr>
      </w:pPr>
      <w:r>
        <w:t xml:space="preserve">Enhanced data protection and security measures</w:t>
      </w:r>
    </w:p>
    <w:p>
      <w:pPr>
        <w:pStyle w:val="Compact"/>
        <w:numPr>
          <w:ilvl w:val="0"/>
          <w:numId w:val="1005"/>
        </w:numPr>
      </w:pPr>
      <w:r>
        <w:t xml:space="preserve">Improved participant privacy safeguards</w:t>
      </w:r>
    </w:p>
    <w:p>
      <w:pPr>
        <w:pStyle w:val="Compact"/>
        <w:numPr>
          <w:ilvl w:val="0"/>
          <w:numId w:val="1005"/>
        </w:numPr>
      </w:pPr>
      <w:r>
        <w:t xml:space="preserve">Strengthened governance and oversight mechanisms</w:t>
      </w:r>
    </w:p>
    <w:p>
      <w:pPr>
        <w:pStyle w:val="Compact"/>
        <w:numPr>
          <w:ilvl w:val="0"/>
          <w:numId w:val="1005"/>
        </w:numPr>
      </w:pPr>
      <w:r>
        <w:t xml:space="preserve">Better integration with regulatory requirements</w:t>
      </w:r>
    </w:p>
    <w:p>
      <w:pPr>
        <w:pStyle w:val="Compact"/>
        <w:numPr>
          <w:ilvl w:val="0"/>
          <w:numId w:val="1005"/>
        </w:numPr>
      </w:pPr>
      <w:r>
        <w:t xml:space="preserve">More robust data quality and integrity procedures</w:t>
      </w:r>
    </w:p>
    <w:p>
      <w:pPr>
        <w:pStyle w:val="Compact"/>
        <w:numPr>
          <w:ilvl w:val="0"/>
          <w:numId w:val="1005"/>
        </w:numPr>
      </w:pPr>
      <w:r>
        <w:t xml:space="preserve">Clearer stakeholder responsibilities and accountability</w:t>
      </w:r>
    </w:p>
    <w:p>
      <w:pPr>
        <w:pStyle w:val="FirstParagraph"/>
      </w:pPr>
      <w:r>
        <w:rPr>
          <w:b/>
          <w:bCs/>
          <w:i/>
          <w:iCs/>
        </w:rPr>
        <w:t xml:space="preserve">All changes maintain and enhance the ethical standards and participant protections established in the original approval.</w:t>
      </w:r>
    </w:p>
    <w:bookmarkEnd w:id="47"/>
    <w:p>
      <w:pPr>
        <w:pStyle w:val="BodyText"/>
      </w:pPr>
      <w:r>
        <w:rPr>
          <w:b/>
          <w:bCs/>
        </w:rPr>
        <w:t xml:space="preserve">Document Generation Details:</w:t>
      </w:r>
    </w:p>
    <w:p>
      <w:pPr>
        <w:pStyle w:val="BodyText"/>
      </w:pPr>
      <w:r>
        <w:t xml:space="preserve">Generated on: {current_date}</w:t>
      </w:r>
    </w:p>
    <w:p>
      <w:pPr>
        <w:pStyle w:val="BodyText"/>
      </w:pPr>
      <w:r>
        <w:t xml:space="preserve">Generated by: HE²AT Data Management Team</w:t>
      </w:r>
    </w:p>
    <w:p>
      <w:pPr>
        <w:pStyle w:val="BodyText"/>
      </w:pPr>
      <w:r>
        <w:t xml:space="preserve">Purpose: HREC Amendment Submission</w:t>
      </w:r>
    </w:p>
    <w:p>
      <w:pPr>
        <w:pStyle w:val="BodyText"/>
      </w:pPr>
      <w:r>
        <w:t xml:space="preserve">Version Comparison: 1.0 (2022) → 2.2 (2025)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HE2AT_DMP_COMPREHENSIVE_v1.0_to_v2.2_TrackChanges_HREC_Submission</dc:title>
  <dc:creator/>
  <dc:language/>
  <cp:keywords/>
  <dcterms:created xsi:type="dcterms:W3CDTF">2025-09-29T16:36:36Z</dcterms:created>
  <dcterms:modified xsi:type="dcterms:W3CDTF">2025-09-29T16:36:36Z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Claude Code Comprehensive Analysis</vt:lpwstr>
  </property>
  <property fmtid="{D5CDD505-2E9C-101B-9397-08002B2CF9AE}" pid="3" name="viewport">
    <vt:lpwstr>width=device-width, initial-scale=1.0, user-scalable=yes</vt:lpwstr>
  </property>
</Properties>
</file>