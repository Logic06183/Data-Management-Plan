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97031F" w:rsidR="00DB4E7A" w:rsidP="00DB4E7A" w:rsidRDefault="00DB4E7A" w14:paraId="192FAE2E" w14:textId="765CD462">
      <w:pPr>
        <w:pStyle w:val="Default"/>
        <w:jc w:val="center"/>
        <w:rPr>
          <w:rFonts w:asciiTheme="minorHAnsi" w:hAnsiTheme="minorHAnsi" w:cstheme="minorHAnsi"/>
        </w:rPr>
      </w:pPr>
      <w:r w:rsidRPr="0097031F">
        <w:rPr>
          <w:rFonts w:asciiTheme="minorHAnsi" w:hAnsiTheme="minorHAnsi" w:cstheme="minorHAnsi"/>
          <w:b/>
          <w:bCs/>
        </w:rPr>
        <w:t>Letter of Amendment #</w:t>
      </w:r>
      <w:r>
        <w:rPr>
          <w:rFonts w:asciiTheme="minorHAnsi" w:hAnsiTheme="minorHAnsi" w:cstheme="minorHAnsi"/>
          <w:b/>
          <w:bCs/>
        </w:rPr>
        <w:t>1 dates 28 July 2023</w:t>
      </w:r>
    </w:p>
    <w:p w:rsidRPr="0097031F" w:rsidR="00DB4E7A" w:rsidP="00DB4E7A" w:rsidRDefault="00DB4E7A" w14:paraId="5539DFDE" w14:textId="77777777">
      <w:pPr>
        <w:pStyle w:val="Default"/>
        <w:jc w:val="center"/>
        <w:rPr>
          <w:rFonts w:asciiTheme="minorHAnsi" w:hAnsiTheme="minorHAnsi" w:cstheme="minorHAnsi"/>
          <w:sz w:val="22"/>
          <w:szCs w:val="22"/>
        </w:rPr>
      </w:pPr>
    </w:p>
    <w:p w:rsidRPr="0097031F" w:rsidR="00DB4E7A" w:rsidP="00DB4E7A" w:rsidRDefault="00DB4E7A" w14:paraId="284E3A97" w14:textId="09111CD9">
      <w:pPr>
        <w:pStyle w:val="Default"/>
        <w:jc w:val="center"/>
        <w:rPr>
          <w:rFonts w:asciiTheme="minorHAnsi" w:hAnsiTheme="minorHAnsi" w:cstheme="minorHAnsi"/>
          <w:sz w:val="22"/>
          <w:szCs w:val="22"/>
        </w:rPr>
      </w:pPr>
      <w:r w:rsidRPr="0097031F">
        <w:rPr>
          <w:rFonts w:asciiTheme="minorHAnsi" w:hAnsiTheme="minorHAnsi" w:cstheme="minorHAnsi"/>
          <w:b/>
          <w:bCs/>
          <w:sz w:val="22"/>
          <w:szCs w:val="22"/>
        </w:rPr>
        <w:t>Study Title:</w:t>
      </w:r>
      <w:r>
        <w:rPr>
          <w:rFonts w:asciiTheme="minorHAnsi" w:hAnsiTheme="minorHAnsi" w:cstheme="minorHAnsi"/>
          <w:b/>
          <w:bCs/>
          <w:sz w:val="22"/>
          <w:szCs w:val="22"/>
        </w:rPr>
        <w:t xml:space="preserve"> </w:t>
      </w:r>
      <w:r w:rsidRPr="00DB4E7A">
        <w:rPr>
          <w:rFonts w:asciiTheme="minorHAnsi" w:hAnsiTheme="minorHAnsi" w:cstheme="minorHAnsi"/>
          <w:b/>
          <w:bCs/>
          <w:sz w:val="22"/>
          <w:szCs w:val="22"/>
          <w:lang w:val="en-US"/>
        </w:rPr>
        <w:t>Individual Participant Data meta-analysis to quantify the impact of high ambient temperatures on maternal and child health in Africa</w:t>
      </w:r>
      <w:r w:rsidRPr="0097031F">
        <w:rPr>
          <w:rFonts w:asciiTheme="minorHAnsi" w:hAnsiTheme="minorHAnsi" w:cstheme="minorHAnsi"/>
          <w:b/>
          <w:bCs/>
          <w:sz w:val="22"/>
          <w:szCs w:val="22"/>
        </w:rPr>
        <w:t xml:space="preserve"> </w:t>
      </w:r>
    </w:p>
    <w:p w:rsidRPr="0097031F" w:rsidR="00DB4E7A" w:rsidP="00DB4E7A" w:rsidRDefault="00DB4E7A" w14:paraId="5C2A7EC2" w14:textId="5DD2EC77">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Protocol number: </w:t>
      </w:r>
      <w:r>
        <w:rPr>
          <w:rFonts w:asciiTheme="minorHAnsi" w:hAnsiTheme="minorHAnsi" w:cstheme="minorHAnsi"/>
          <w:b/>
          <w:bCs/>
          <w:sz w:val="22"/>
          <w:szCs w:val="22"/>
        </w:rPr>
        <w:t>HEAT001</w:t>
      </w:r>
    </w:p>
    <w:p w:rsidRPr="0097031F" w:rsidR="00DB4E7A" w:rsidP="00DB4E7A" w:rsidRDefault="00DB4E7A" w14:paraId="654DB263" w14:textId="14F9943B">
      <w:pPr>
        <w:autoSpaceDE w:val="0"/>
        <w:autoSpaceDN w:val="0"/>
        <w:adjustRightInd w:val="0"/>
        <w:jc w:val="center"/>
        <w:rPr>
          <w:b/>
          <w:bCs/>
          <w:sz w:val="22"/>
          <w:szCs w:val="22"/>
          <w:lang w:val="en-ZA"/>
        </w:rPr>
      </w:pPr>
      <w:r w:rsidRPr="45745257">
        <w:rPr>
          <w:b/>
          <w:bCs/>
          <w:sz w:val="22"/>
          <w:szCs w:val="22"/>
        </w:rPr>
        <w:t xml:space="preserve">Date of last version of protocol: </w:t>
      </w:r>
      <w:r>
        <w:rPr>
          <w:b/>
          <w:bCs/>
          <w:sz w:val="22"/>
          <w:szCs w:val="22"/>
        </w:rPr>
        <w:t>05 May 2022</w:t>
      </w:r>
    </w:p>
    <w:p w:rsidRPr="0097031F" w:rsidR="00DB4E7A" w:rsidP="00DB4E7A" w:rsidRDefault="00DB4E7A" w14:paraId="70C17EF7" w14:textId="48DB3EB6">
      <w:pPr>
        <w:pStyle w:val="Default"/>
        <w:jc w:val="center"/>
        <w:rPr>
          <w:rFonts w:asciiTheme="minorHAnsi" w:hAnsiTheme="minorHAnsi" w:cstheme="minorHAnsi"/>
          <w:b/>
          <w:bCs/>
          <w:sz w:val="22"/>
          <w:szCs w:val="22"/>
        </w:rPr>
      </w:pPr>
      <w:r w:rsidRPr="0097031F">
        <w:rPr>
          <w:rFonts w:asciiTheme="minorHAnsi" w:hAnsiTheme="minorHAnsi" w:cstheme="minorHAnsi"/>
          <w:b/>
          <w:bCs/>
          <w:sz w:val="22"/>
          <w:szCs w:val="22"/>
        </w:rPr>
        <w:t xml:space="preserve">HREC Reference No: </w:t>
      </w:r>
      <w:r w:rsidR="006D004F">
        <w:rPr>
          <w:rFonts w:asciiTheme="minorHAnsi" w:hAnsiTheme="minorHAnsi" w:cstheme="minorHAnsi"/>
          <w:b/>
          <w:bCs/>
          <w:sz w:val="22"/>
          <w:szCs w:val="22"/>
        </w:rPr>
        <w:t>200605</w:t>
      </w:r>
    </w:p>
    <w:p w:rsidRPr="0097031F" w:rsidR="00DB4E7A" w:rsidP="00DB4E7A" w:rsidRDefault="00DB4E7A" w14:paraId="4A30C55D" w14:textId="77777777">
      <w:pPr>
        <w:pStyle w:val="Default"/>
        <w:rPr>
          <w:rFonts w:asciiTheme="minorHAnsi" w:hAnsiTheme="minorHAnsi" w:cstheme="minorHAnsi"/>
          <w:b/>
          <w:bCs/>
          <w:sz w:val="22"/>
          <w:szCs w:val="22"/>
        </w:rPr>
      </w:pPr>
    </w:p>
    <w:p w:rsidR="00DB4E7A" w:rsidP="00DB4E7A" w:rsidRDefault="00DB4E7A" w14:paraId="4C104F89" w14:textId="77777777">
      <w:pPr>
        <w:pStyle w:val="Default"/>
        <w:rPr>
          <w:rFonts w:asciiTheme="minorHAnsi" w:hAnsiTheme="minorHAnsi" w:cstheme="minorHAnsi"/>
          <w:b/>
          <w:bCs/>
          <w:sz w:val="22"/>
          <w:szCs w:val="22"/>
        </w:rPr>
      </w:pPr>
      <w:r w:rsidRPr="0097031F">
        <w:rPr>
          <w:rFonts w:asciiTheme="minorHAnsi" w:hAnsiTheme="minorHAnsi" w:cstheme="minorHAnsi"/>
          <w:b/>
          <w:bCs/>
          <w:sz w:val="22"/>
          <w:szCs w:val="22"/>
        </w:rPr>
        <w:t>Overall rationale for the amendment</w:t>
      </w:r>
    </w:p>
    <w:p w:rsidR="00DB4E7A" w:rsidP="00DB4E7A" w:rsidRDefault="00DB4E7A" w14:paraId="28C810F0" w14:textId="77777777">
      <w:pPr>
        <w:pStyle w:val="Default"/>
        <w:rPr>
          <w:rFonts w:asciiTheme="minorHAnsi" w:hAnsiTheme="minorHAnsi" w:cstheme="minorHAnsi"/>
          <w:b/>
          <w:bCs/>
          <w:sz w:val="22"/>
          <w:szCs w:val="22"/>
        </w:rPr>
      </w:pPr>
    </w:p>
    <w:p w:rsidR="006D004F" w:rsidP="00DB4E7A" w:rsidRDefault="00DB4E7A" w14:paraId="46C6CA66" w14:textId="015C5521">
      <w:pPr>
        <w:autoSpaceDE w:val="0"/>
        <w:autoSpaceDN w:val="0"/>
        <w:adjustRightInd w:val="0"/>
        <w:rPr>
          <w:rFonts w:eastAsiaTheme="minorHAnsi" w:cstheme="minorHAnsi"/>
          <w:color w:val="000000"/>
          <w:sz w:val="22"/>
          <w:szCs w:val="22"/>
          <w:lang w:val="en-ZA"/>
          <w14:ligatures w14:val="standardContextual"/>
        </w:rPr>
      </w:pPr>
      <w:r w:rsidRPr="006E3E59">
        <w:rPr>
          <w:rFonts w:eastAsiaTheme="minorHAnsi" w:cstheme="minorHAnsi"/>
          <w:color w:val="000000"/>
          <w:sz w:val="22"/>
          <w:szCs w:val="22"/>
          <w:lang w:val="en-ZA"/>
          <w14:ligatures w14:val="standardContextual"/>
        </w:rPr>
        <w:t>The purpose of this study is to</w:t>
      </w:r>
      <w:r w:rsidRPr="00D32BE9">
        <w:rPr>
          <w:rFonts w:eastAsiaTheme="minorHAnsi" w:cstheme="minorHAnsi"/>
          <w:color w:val="000000"/>
          <w:sz w:val="22"/>
          <w:szCs w:val="22"/>
          <w:lang w:val="en-ZA"/>
          <w14:ligatures w14:val="standardContextual"/>
        </w:rPr>
        <w:t xml:space="preserve"> </w:t>
      </w:r>
      <w:r w:rsidR="006D004F">
        <w:rPr>
          <w:rFonts w:eastAsiaTheme="minorHAnsi" w:cstheme="minorHAnsi"/>
          <w:color w:val="000000"/>
          <w:sz w:val="22"/>
          <w:szCs w:val="22"/>
          <w:lang w:val="en-ZA"/>
          <w14:ligatures w14:val="standardContextual"/>
        </w:rPr>
        <w:t xml:space="preserve">quantify the impact of heat on pregnant women and children in sub-Saharan Africa using an individual participant data meta-analysis approach. </w:t>
      </w:r>
      <w:r w:rsidR="00016909">
        <w:rPr>
          <w:rFonts w:eastAsiaTheme="minorHAnsi" w:cstheme="minorHAnsi"/>
          <w:color w:val="000000"/>
          <w:sz w:val="22"/>
          <w:szCs w:val="22"/>
          <w:lang w:val="en-ZA"/>
          <w14:ligatures w14:val="standardContextual"/>
        </w:rPr>
        <w:t xml:space="preserve">The overall rationale for the amendments are to ensure that we update on all new staff that have joined the project team, correct any typographical errors noted in the previous draft on investigators institutions, and to improve the scientific integrity and ethical considerations of the study. A summary of the changes are as follows: </w:t>
      </w:r>
    </w:p>
    <w:p w:rsidR="00016909" w:rsidP="00DB4E7A" w:rsidRDefault="00016909" w14:paraId="5E3A0A90" w14:textId="77777777">
      <w:pPr>
        <w:autoSpaceDE w:val="0"/>
        <w:autoSpaceDN w:val="0"/>
        <w:adjustRightInd w:val="0"/>
        <w:rPr>
          <w:rFonts w:eastAsiaTheme="minorHAnsi" w:cstheme="minorHAnsi"/>
          <w:color w:val="000000"/>
          <w:sz w:val="22"/>
          <w:szCs w:val="22"/>
          <w:lang w:val="en-ZA"/>
          <w14:ligatures w14:val="standardContextual"/>
        </w:rPr>
      </w:pPr>
    </w:p>
    <w:p w:rsidRPr="00016909" w:rsidR="00016909" w:rsidP="00016909" w:rsidRDefault="00016909" w14:paraId="497A89C2" w14:textId="3D9B17A7">
      <w:pPr>
        <w:numPr>
          <w:ilvl w:val="0"/>
          <w:numId w:val="8"/>
        </w:numPr>
        <w:autoSpaceDE w:val="0"/>
        <w:autoSpaceDN w:val="0"/>
        <w:adjustRightInd w:val="0"/>
        <w:rPr>
          <w:rFonts w:eastAsiaTheme="minorHAnsi" w:cstheme="minorHAnsi"/>
          <w:color w:val="000000"/>
          <w:sz w:val="22"/>
          <w:szCs w:val="22"/>
          <w:lang w:val="en-ZA"/>
          <w14:ligatures w14:val="standardContextual"/>
        </w:rPr>
      </w:pPr>
      <w:r w:rsidRPr="00016909">
        <w:rPr>
          <w:rFonts w:eastAsiaTheme="minorHAnsi" w:cstheme="minorHAnsi"/>
          <w:color w:val="000000"/>
          <w:sz w:val="22"/>
          <w:szCs w:val="22"/>
          <w:lang w:val="en-ZA"/>
          <w14:ligatures w14:val="standardContextual"/>
        </w:rPr>
        <w:t xml:space="preserve">Added new co-investigators and corrected institution names for study partners. </w:t>
      </w:r>
    </w:p>
    <w:p w:rsidRPr="00016909" w:rsidR="00016909" w:rsidP="00016909" w:rsidRDefault="00016909" w14:paraId="7D03C40B" w14:textId="278FFF07">
      <w:pPr>
        <w:numPr>
          <w:ilvl w:val="0"/>
          <w:numId w:val="8"/>
        </w:numPr>
        <w:autoSpaceDE w:val="0"/>
        <w:autoSpaceDN w:val="0"/>
        <w:adjustRightInd w:val="0"/>
        <w:rPr>
          <w:rFonts w:eastAsiaTheme="minorHAnsi" w:cstheme="minorHAnsi"/>
          <w:color w:val="000000"/>
          <w:sz w:val="22"/>
          <w:szCs w:val="22"/>
          <w:lang w:val="en-ZA"/>
          <w14:ligatures w14:val="standardContextual"/>
        </w:rPr>
      </w:pPr>
      <w:r w:rsidRPr="00016909">
        <w:rPr>
          <w:rFonts w:eastAsiaTheme="minorHAnsi" w:cstheme="minorHAnsi"/>
          <w:color w:val="000000"/>
          <w:sz w:val="22"/>
          <w:szCs w:val="22"/>
          <w:lang w:val="en-ZA"/>
          <w14:ligatures w14:val="standardContextual"/>
        </w:rPr>
        <w:t xml:space="preserve">Updated protocol registration details on PROSPERO. </w:t>
      </w:r>
    </w:p>
    <w:p w:rsidRPr="00016909" w:rsidR="00016909" w:rsidP="00016909" w:rsidRDefault="00016909" w14:paraId="1484E1C5" w14:textId="29938DB4">
      <w:pPr>
        <w:numPr>
          <w:ilvl w:val="0"/>
          <w:numId w:val="8"/>
        </w:numPr>
        <w:autoSpaceDE w:val="0"/>
        <w:autoSpaceDN w:val="0"/>
        <w:adjustRightInd w:val="0"/>
        <w:rPr>
          <w:rFonts w:eastAsiaTheme="minorHAnsi" w:cstheme="minorHAnsi"/>
          <w:color w:val="000000"/>
          <w:sz w:val="22"/>
          <w:szCs w:val="22"/>
          <w:lang w:val="en-ZA"/>
          <w14:ligatures w14:val="standardContextual"/>
        </w:rPr>
      </w:pPr>
      <w:r w:rsidRPr="00016909">
        <w:rPr>
          <w:rFonts w:eastAsiaTheme="minorHAnsi" w:cstheme="minorHAnsi"/>
          <w:color w:val="000000"/>
          <w:sz w:val="22"/>
          <w:szCs w:val="22"/>
          <w:lang w:val="en-ZA"/>
          <w14:ligatures w14:val="standardContextual"/>
        </w:rPr>
        <w:t>Changed date of inclusion for studies from 2000 to 2012</w:t>
      </w:r>
    </w:p>
    <w:p w:rsidR="00016909" w:rsidP="00DB4E7A" w:rsidRDefault="00016909" w14:paraId="620CA999" w14:textId="535726E5">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R</w:t>
      </w:r>
      <w:r w:rsidRPr="00016909">
        <w:rPr>
          <w:rFonts w:eastAsiaTheme="minorHAnsi" w:cstheme="minorHAnsi"/>
          <w:color w:val="000000"/>
          <w:sz w:val="22"/>
          <w:szCs w:val="22"/>
          <w:lang w:val="en-ZA"/>
          <w14:ligatures w14:val="standardContextual"/>
        </w:rPr>
        <w:t xml:space="preserve">eview of informed consent waivers by </w:t>
      </w:r>
      <w:r>
        <w:rPr>
          <w:rFonts w:eastAsiaTheme="minorHAnsi" w:cstheme="minorHAnsi"/>
          <w:color w:val="000000"/>
          <w:sz w:val="22"/>
          <w:szCs w:val="22"/>
          <w:lang w:val="en-ZA"/>
          <w14:ligatures w14:val="standardContextual"/>
        </w:rPr>
        <w:t xml:space="preserve">the Wits Human Research Ethics Committee instead of </w:t>
      </w:r>
      <w:r w:rsidRPr="00016909">
        <w:rPr>
          <w:rFonts w:eastAsiaTheme="minorHAnsi" w:cstheme="minorHAnsi"/>
          <w:color w:val="000000"/>
          <w:sz w:val="22"/>
          <w:szCs w:val="22"/>
          <w:lang w:val="en-ZA"/>
          <w14:ligatures w14:val="standardContextual"/>
        </w:rPr>
        <w:t xml:space="preserve">UCT Faculty of Science RE Committee </w:t>
      </w:r>
      <w:r>
        <w:rPr>
          <w:rFonts w:eastAsiaTheme="minorHAnsi" w:cstheme="minorHAnsi"/>
          <w:color w:val="000000"/>
          <w:sz w:val="22"/>
          <w:szCs w:val="22"/>
          <w:lang w:val="en-ZA"/>
          <w14:ligatures w14:val="standardContextual"/>
        </w:rPr>
        <w:t>to ensure s</w:t>
      </w:r>
      <w:r w:rsidRPr="00016909">
        <w:rPr>
          <w:rFonts w:eastAsiaTheme="minorHAnsi" w:cstheme="minorHAnsi"/>
          <w:color w:val="000000"/>
          <w:sz w:val="22"/>
          <w:szCs w:val="22"/>
          <w:lang w:val="en-ZA"/>
          <w14:ligatures w14:val="standardContextual"/>
        </w:rPr>
        <w:t>peciali</w:t>
      </w:r>
      <w:r>
        <w:rPr>
          <w:rFonts w:eastAsiaTheme="minorHAnsi" w:cstheme="minorHAnsi"/>
          <w:color w:val="000000"/>
          <w:sz w:val="22"/>
          <w:szCs w:val="22"/>
          <w:lang w:val="en-ZA"/>
          <w14:ligatures w14:val="standardContextual"/>
        </w:rPr>
        <w:t>s</w:t>
      </w:r>
      <w:r w:rsidRPr="00016909">
        <w:rPr>
          <w:rFonts w:eastAsiaTheme="minorHAnsi" w:cstheme="minorHAnsi"/>
          <w:color w:val="000000"/>
          <w:sz w:val="22"/>
          <w:szCs w:val="22"/>
          <w:lang w:val="en-ZA"/>
          <w14:ligatures w14:val="standardContextual"/>
        </w:rPr>
        <w:t>ed review for human health research ethics.</w:t>
      </w:r>
    </w:p>
    <w:p w:rsidRPr="00016909" w:rsidR="00016909" w:rsidP="00DB4E7A" w:rsidRDefault="00016909" w14:paraId="1D9D079B" w14:textId="21D1FF20">
      <w:pPr>
        <w:numPr>
          <w:ilvl w:val="0"/>
          <w:numId w:val="8"/>
        </w:numPr>
        <w:autoSpaceDE w:val="0"/>
        <w:autoSpaceDN w:val="0"/>
        <w:adjustRightInd w:val="0"/>
        <w:rPr>
          <w:rFonts w:eastAsiaTheme="minorHAnsi" w:cstheme="minorHAnsi"/>
          <w:color w:val="000000"/>
          <w:sz w:val="22"/>
          <w:szCs w:val="22"/>
          <w:lang w:val="en-ZA"/>
          <w14:ligatures w14:val="standardContextual"/>
        </w:rPr>
      </w:pPr>
      <w:r>
        <w:rPr>
          <w:rFonts w:eastAsiaTheme="minorHAnsi" w:cstheme="minorHAnsi"/>
          <w:color w:val="000000"/>
          <w:sz w:val="22"/>
          <w:szCs w:val="22"/>
          <w:lang w:val="en-ZA"/>
          <w14:ligatures w14:val="standardContextual"/>
        </w:rPr>
        <w:t xml:space="preserve">Updated the table of variables to be more comprehensive. </w:t>
      </w:r>
    </w:p>
    <w:p w:rsidR="006D004F" w:rsidP="00DB4E7A" w:rsidRDefault="006D004F" w14:paraId="7C3FA45D" w14:textId="77777777">
      <w:pPr>
        <w:autoSpaceDE w:val="0"/>
        <w:autoSpaceDN w:val="0"/>
        <w:adjustRightInd w:val="0"/>
        <w:rPr>
          <w:rFonts w:eastAsiaTheme="minorHAnsi" w:cstheme="minorHAnsi"/>
          <w:color w:val="000000"/>
          <w:sz w:val="22"/>
          <w:szCs w:val="22"/>
          <w:lang w:val="en-ZA"/>
          <w14:ligatures w14:val="standardContextual"/>
        </w:rPr>
      </w:pPr>
    </w:p>
    <w:p w:rsidRPr="00D32BE9" w:rsidR="00DB4E7A" w:rsidP="00DB4E7A" w:rsidRDefault="00DB4E7A" w14:paraId="420FC985" w14:textId="77777777">
      <w:pPr>
        <w:pStyle w:val="Default"/>
        <w:rPr>
          <w:rFonts w:asciiTheme="minorHAnsi" w:hAnsiTheme="minorHAnsi" w:cstheme="minorHAnsi"/>
          <w:sz w:val="22"/>
          <w:szCs w:val="22"/>
        </w:rPr>
      </w:pPr>
    </w:p>
    <w:p w:rsidRPr="00D32BE9" w:rsidR="00DB4E7A" w:rsidP="00DB4E7A" w:rsidRDefault="00DB4E7A" w14:paraId="72B2D159" w14:textId="77777777">
      <w:pPr>
        <w:pStyle w:val="Default"/>
        <w:rPr>
          <w:rFonts w:asciiTheme="minorHAnsi" w:hAnsiTheme="minorHAnsi" w:cstheme="minorHAnsi"/>
          <w:b/>
          <w:bCs/>
          <w:color w:val="auto"/>
          <w:sz w:val="22"/>
          <w:szCs w:val="22"/>
        </w:rPr>
      </w:pPr>
      <w:r w:rsidRPr="00D32BE9">
        <w:rPr>
          <w:rFonts w:asciiTheme="minorHAnsi" w:hAnsiTheme="minorHAnsi" w:cstheme="minorHAnsi"/>
          <w:b/>
          <w:bCs/>
          <w:color w:val="auto"/>
          <w:sz w:val="22"/>
          <w:szCs w:val="22"/>
        </w:rPr>
        <w:t xml:space="preserve">Implementation of the </w:t>
      </w:r>
      <w:r>
        <w:rPr>
          <w:rFonts w:asciiTheme="minorHAnsi" w:hAnsiTheme="minorHAnsi" w:cstheme="minorHAnsi"/>
          <w:b/>
          <w:bCs/>
          <w:color w:val="auto"/>
          <w:sz w:val="22"/>
          <w:szCs w:val="22"/>
        </w:rPr>
        <w:t>p</w:t>
      </w:r>
      <w:r w:rsidRPr="00D32BE9">
        <w:rPr>
          <w:rFonts w:asciiTheme="minorHAnsi" w:hAnsiTheme="minorHAnsi" w:cstheme="minorHAnsi"/>
          <w:b/>
          <w:bCs/>
          <w:color w:val="auto"/>
          <w:sz w:val="22"/>
          <w:szCs w:val="22"/>
        </w:rPr>
        <w:t xml:space="preserve">rotocol </w:t>
      </w:r>
      <w:r>
        <w:rPr>
          <w:rFonts w:asciiTheme="minorHAnsi" w:hAnsiTheme="minorHAnsi" w:cstheme="minorHAnsi"/>
          <w:b/>
          <w:bCs/>
          <w:color w:val="auto"/>
          <w:sz w:val="22"/>
          <w:szCs w:val="22"/>
        </w:rPr>
        <w:t>m</w:t>
      </w:r>
      <w:r w:rsidRPr="00D32BE9">
        <w:rPr>
          <w:rFonts w:asciiTheme="minorHAnsi" w:hAnsiTheme="minorHAnsi" w:cstheme="minorHAnsi"/>
          <w:b/>
          <w:bCs/>
          <w:color w:val="auto"/>
          <w:sz w:val="22"/>
          <w:szCs w:val="22"/>
        </w:rPr>
        <w:t xml:space="preserve">odification </w:t>
      </w:r>
    </w:p>
    <w:p w:rsidRPr="00D32BE9" w:rsidR="00DB4E7A" w:rsidP="00DB4E7A" w:rsidRDefault="00DB4E7A" w14:paraId="511641F6" w14:textId="77777777">
      <w:pPr>
        <w:pStyle w:val="Default"/>
        <w:rPr>
          <w:rFonts w:asciiTheme="minorHAnsi" w:hAnsiTheme="minorHAnsi" w:cstheme="minorHAnsi"/>
          <w:color w:val="auto"/>
          <w:sz w:val="22"/>
          <w:szCs w:val="22"/>
        </w:rPr>
      </w:pPr>
    </w:p>
    <w:p w:rsidR="00DB4E7A" w:rsidP="39720179" w:rsidRDefault="00DB4E7A" w14:paraId="5DED534E" w14:textId="77777777">
      <w:pPr>
        <w:pStyle w:val="Default"/>
        <w:rPr>
          <w:rFonts w:ascii="Calibri" w:hAnsi="Calibri" w:cs="Calibri" w:asciiTheme="minorAscii" w:hAnsiTheme="minorAscii" w:cstheme="minorAscii"/>
          <w:color w:val="auto"/>
          <w:sz w:val="22"/>
          <w:szCs w:val="22"/>
          <w:lang w:val="en-US"/>
        </w:rPr>
      </w:pPr>
      <w:r w:rsidRPr="39720179" w:rsidR="00DB4E7A">
        <w:rPr>
          <w:rFonts w:ascii="Calibri" w:hAnsi="Calibri" w:cs="Calibri" w:asciiTheme="minorAscii" w:hAnsiTheme="minorAscii" w:cstheme="minorAscii"/>
          <w:color w:val="auto"/>
          <w:sz w:val="22"/>
          <w:szCs w:val="22"/>
          <w:lang w:val="en-US"/>
        </w:rPr>
        <w:t xml:space="preserve">Upon receiving research ethics committee approval for this protocol amendment, the site would implement the protocol amendment </w:t>
      </w:r>
      <w:r w:rsidRPr="39720179" w:rsidR="00DB4E7A">
        <w:rPr>
          <w:rFonts w:ascii="Calibri" w:hAnsi="Calibri" w:cs="Calibri" w:asciiTheme="minorAscii" w:hAnsiTheme="minorAscii" w:cstheme="minorAscii"/>
          <w:color w:val="auto"/>
          <w:sz w:val="22"/>
          <w:szCs w:val="22"/>
          <w:lang w:val="en-US"/>
        </w:rPr>
        <w:t>immediately</w:t>
      </w:r>
      <w:r w:rsidRPr="39720179" w:rsidR="00DB4E7A">
        <w:rPr>
          <w:rFonts w:ascii="Calibri" w:hAnsi="Calibri" w:cs="Calibri" w:asciiTheme="minorAscii" w:hAnsiTheme="minorAscii" w:cstheme="minorAscii"/>
          <w:color w:val="auto"/>
          <w:sz w:val="22"/>
          <w:szCs w:val="22"/>
          <w:lang w:val="en-US"/>
        </w:rPr>
        <w:t xml:space="preserve">. A copy of the protocol amendment approval along with any correspondence will be </w:t>
      </w:r>
      <w:r w:rsidRPr="39720179" w:rsidR="00DB4E7A">
        <w:rPr>
          <w:rFonts w:ascii="Calibri" w:hAnsi="Calibri" w:cs="Calibri" w:asciiTheme="minorAscii" w:hAnsiTheme="minorAscii" w:cstheme="minorAscii"/>
          <w:color w:val="auto"/>
          <w:sz w:val="22"/>
          <w:szCs w:val="22"/>
          <w:lang w:val="en-US"/>
        </w:rPr>
        <w:t>retained</w:t>
      </w:r>
      <w:r w:rsidRPr="39720179" w:rsidR="00DB4E7A">
        <w:rPr>
          <w:rFonts w:ascii="Calibri" w:hAnsi="Calibri" w:cs="Calibri" w:asciiTheme="minorAscii" w:hAnsiTheme="minorAscii" w:cstheme="minorAscii"/>
          <w:color w:val="auto"/>
          <w:sz w:val="22"/>
          <w:szCs w:val="22"/>
          <w:lang w:val="en-US"/>
        </w:rPr>
        <w:t xml:space="preserve"> in the site’s regulatory files of this study. </w:t>
      </w:r>
    </w:p>
    <w:p w:rsidR="00DB4E7A" w:rsidP="00DB4E7A" w:rsidRDefault="00DB4E7A" w14:paraId="74A1C87A" w14:textId="77777777">
      <w:pPr>
        <w:pStyle w:val="Default"/>
        <w:rPr>
          <w:rFonts w:asciiTheme="minorHAnsi" w:hAnsiTheme="minorHAnsi" w:cstheme="minorHAnsi"/>
          <w:color w:val="auto"/>
          <w:sz w:val="22"/>
          <w:szCs w:val="22"/>
        </w:rPr>
      </w:pPr>
    </w:p>
    <w:p w:rsidRPr="00AB04E0" w:rsidR="00DB4E7A" w:rsidP="00DB4E7A" w:rsidRDefault="00016909" w14:paraId="7D94D4CC" w14:textId="230F57F6">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t>All proposed c</w:t>
      </w:r>
      <w:r w:rsidRPr="00AB04E0" w:rsidR="00DB4E7A">
        <w:rPr>
          <w:rFonts w:asciiTheme="minorHAnsi" w:hAnsiTheme="minorHAnsi" w:cstheme="minorHAnsi"/>
          <w:b/>
          <w:bCs/>
          <w:color w:val="auto"/>
          <w:sz w:val="22"/>
          <w:szCs w:val="22"/>
        </w:rPr>
        <w:t>hanges</w:t>
      </w:r>
      <w:r>
        <w:rPr>
          <w:rFonts w:asciiTheme="minorHAnsi" w:hAnsiTheme="minorHAnsi" w:cstheme="minorHAnsi"/>
          <w:b/>
          <w:bCs/>
          <w:color w:val="auto"/>
          <w:sz w:val="22"/>
          <w:szCs w:val="22"/>
        </w:rPr>
        <w:t xml:space="preserve"> and their rationale </w:t>
      </w:r>
    </w:p>
    <w:p w:rsidR="00DB4E7A" w:rsidP="00DB4E7A" w:rsidRDefault="00DB4E7A" w14:paraId="51B48647" w14:textId="77777777">
      <w:pPr>
        <w:pStyle w:val="Default"/>
        <w:rPr>
          <w:rFonts w:asciiTheme="minorHAnsi" w:hAnsiTheme="minorHAnsi" w:cstheme="minorHAnsi"/>
          <w:color w:val="auto"/>
          <w:sz w:val="22"/>
          <w:szCs w:val="22"/>
        </w:rPr>
      </w:pPr>
    </w:p>
    <w:p w:rsidRPr="00396D20" w:rsidR="00396D20" w:rsidP="00396D20" w:rsidRDefault="00396D20" w14:paraId="7B5107C5" w14:textId="77777777">
      <w:pPr>
        <w:pStyle w:val="Default"/>
        <w:rPr>
          <w:rFonts w:asciiTheme="minorHAnsi" w:hAnsiTheme="minorHAnsi" w:cstheme="minorHAnsi"/>
          <w:b/>
          <w:bCs/>
          <w:sz w:val="22"/>
          <w:szCs w:val="22"/>
        </w:rPr>
      </w:pPr>
      <w:r w:rsidRPr="00396D20">
        <w:rPr>
          <w:rFonts w:asciiTheme="minorHAnsi" w:hAnsiTheme="minorHAnsi" w:cstheme="minorHAnsi"/>
          <w:sz w:val="22"/>
          <w:szCs w:val="22"/>
        </w:rPr>
        <w:t xml:space="preserve">We would like to edit the text in the following sections of the protocol, described in the table below: </w:t>
      </w:r>
      <w:r w:rsidRPr="00396D20">
        <w:rPr>
          <w:rFonts w:asciiTheme="minorHAnsi" w:hAnsiTheme="minorHAnsi" w:cstheme="minorHAnsi"/>
          <w:b/>
          <w:bCs/>
          <w:sz w:val="22"/>
          <w:szCs w:val="22"/>
        </w:rPr>
        <w:t xml:space="preserve"> </w:t>
      </w:r>
    </w:p>
    <w:p w:rsidRPr="00D32BE9" w:rsidR="00396D20" w:rsidP="00DB4E7A" w:rsidRDefault="00396D20" w14:paraId="12D3FDDC" w14:textId="77777777">
      <w:pPr>
        <w:pStyle w:val="Default"/>
        <w:rPr>
          <w:rFonts w:asciiTheme="minorHAnsi" w:hAnsiTheme="minorHAnsi" w:cstheme="minorHAnsi"/>
          <w:color w:val="auto"/>
          <w:sz w:val="22"/>
          <w:szCs w:val="22"/>
        </w:rPr>
      </w:pPr>
    </w:p>
    <w:tbl>
      <w:tblPr>
        <w:tblStyle w:val="TableGrid"/>
        <w:tblpPr w:leftFromText="180" w:rightFromText="180" w:vertAnchor="text" w:horzAnchor="margin" w:tblpY="372"/>
        <w:tblOverlap w:val="never"/>
        <w:tblW w:w="5343" w:type="pct"/>
        <w:tblLook w:val="04A0" w:firstRow="1" w:lastRow="0" w:firstColumn="1" w:lastColumn="0" w:noHBand="0" w:noVBand="1"/>
      </w:tblPr>
      <w:tblGrid>
        <w:gridCol w:w="2149"/>
        <w:gridCol w:w="3739"/>
        <w:gridCol w:w="3746"/>
      </w:tblGrid>
      <w:tr w:rsidRPr="009A7A98" w:rsidR="009A7A98" w:rsidTr="39720179" w14:paraId="0A4BBDA4" w14:textId="77777777">
        <w:trPr>
          <w:trHeight w:val="558"/>
        </w:trPr>
        <w:tc>
          <w:tcPr>
            <w:tcW w:w="1116" w:type="pct"/>
            <w:tcMar/>
          </w:tcPr>
          <w:p w:rsidRPr="009A7A98" w:rsidR="00396D20" w:rsidP="00396D20" w:rsidRDefault="00396D20" w14:paraId="71E41510" w14:textId="77777777">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Location of Revision </w:t>
            </w:r>
          </w:p>
        </w:tc>
        <w:tc>
          <w:tcPr>
            <w:tcW w:w="1940" w:type="pct"/>
            <w:tcMar/>
          </w:tcPr>
          <w:p w:rsidRPr="009A7A98" w:rsidR="00396D20" w:rsidP="00396D20" w:rsidRDefault="00396D20" w14:paraId="56090A9C" w14:textId="77777777">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Description of Revision </w:t>
            </w:r>
          </w:p>
        </w:tc>
        <w:tc>
          <w:tcPr>
            <w:tcW w:w="1944" w:type="pct"/>
            <w:tcMar/>
          </w:tcPr>
          <w:p w:rsidRPr="009A7A98" w:rsidR="00396D20" w:rsidP="00396D20" w:rsidRDefault="00396D20" w14:paraId="33E8EFFE" w14:textId="6C73A9D4">
            <w:pPr>
              <w:pStyle w:val="Default"/>
              <w:rPr>
                <w:rFonts w:asciiTheme="minorHAnsi" w:hAnsiTheme="minorHAnsi" w:cstheme="minorHAnsi"/>
                <w:b/>
                <w:bCs/>
                <w:sz w:val="22"/>
                <w:szCs w:val="22"/>
              </w:rPr>
            </w:pPr>
            <w:r w:rsidRPr="009A7A98">
              <w:rPr>
                <w:rFonts w:asciiTheme="minorHAnsi" w:hAnsiTheme="minorHAnsi" w:cstheme="minorHAnsi"/>
                <w:b/>
                <w:bCs/>
                <w:sz w:val="22"/>
                <w:szCs w:val="22"/>
              </w:rPr>
              <w:t xml:space="preserve">Reason for changes </w:t>
            </w:r>
          </w:p>
        </w:tc>
      </w:tr>
      <w:tr w:rsidRPr="009A7A98" w:rsidR="009A7A98" w:rsidTr="39720179" w14:paraId="7F1C3BA9" w14:textId="77777777">
        <w:trPr>
          <w:trHeight w:val="2693"/>
        </w:trPr>
        <w:tc>
          <w:tcPr>
            <w:tcW w:w="1116" w:type="pct"/>
            <w:tcMar/>
          </w:tcPr>
          <w:p w:rsidRPr="009A7A98" w:rsidR="00396D20" w:rsidP="00396D20" w:rsidRDefault="00396D20" w14:paraId="16B6F24E" w14:textId="77777777">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Study partners and investigators, page 8</w:t>
            </w:r>
          </w:p>
        </w:tc>
        <w:tc>
          <w:tcPr>
            <w:tcW w:w="1940" w:type="pct"/>
            <w:tcMar/>
          </w:tcPr>
          <w:p w:rsidRPr="009A7A98" w:rsidR="00396D20" w:rsidP="00396D20" w:rsidRDefault="00396D20" w14:paraId="037A56E2" w14:textId="77777777">
            <w:pPr>
              <w:pStyle w:val="Default"/>
              <w:rPr>
                <w:rFonts w:asciiTheme="minorHAnsi" w:hAnsiTheme="minorHAnsi" w:cstheme="minorHAnsi"/>
                <w:sz w:val="22"/>
                <w:szCs w:val="22"/>
              </w:rPr>
            </w:pPr>
            <w:r w:rsidRPr="009A7A98">
              <w:rPr>
                <w:rFonts w:asciiTheme="minorHAnsi" w:hAnsiTheme="minorHAnsi" w:cstheme="minorHAnsi"/>
                <w:sz w:val="22"/>
                <w:szCs w:val="22"/>
              </w:rPr>
              <w:t xml:space="preserve">We would like to add the following co-investigators: </w:t>
            </w:r>
          </w:p>
          <w:p w:rsidRPr="009A7A98" w:rsidR="00396D20" w:rsidP="39720179" w:rsidRDefault="00396D20" w14:paraId="0763C697" w14:textId="77777777">
            <w:pPr>
              <w:pStyle w:val="Default"/>
              <w:numPr>
                <w:ilvl w:val="0"/>
                <w:numId w:val="1"/>
              </w:numPr>
              <w:rPr>
                <w:rFonts w:ascii="Calibri" w:hAnsi="Calibri" w:cs="Calibri" w:asciiTheme="minorAscii" w:hAnsiTheme="minorAscii" w:cstheme="minorAscii"/>
                <w:sz w:val="22"/>
                <w:szCs w:val="22"/>
                <w:lang w:val="en-US"/>
              </w:rPr>
            </w:pPr>
            <w:r w:rsidRPr="39720179" w:rsidR="00396D20">
              <w:rPr>
                <w:rFonts w:ascii="Calibri" w:hAnsi="Calibri" w:cs="Calibri" w:asciiTheme="minorAscii" w:hAnsiTheme="minorAscii" w:cstheme="minorAscii"/>
                <w:sz w:val="22"/>
                <w:szCs w:val="22"/>
                <w:lang w:val="en-US"/>
              </w:rPr>
              <w:t xml:space="preserve">Cherlynn </w:t>
            </w:r>
            <w:r w:rsidRPr="39720179" w:rsidR="00396D20">
              <w:rPr>
                <w:rFonts w:ascii="Calibri" w:hAnsi="Calibri" w:cs="Calibri" w:asciiTheme="minorAscii" w:hAnsiTheme="minorAscii" w:cstheme="minorAscii"/>
                <w:sz w:val="22"/>
                <w:szCs w:val="22"/>
                <w:lang w:val="en-US"/>
              </w:rPr>
              <w:t>Dumbure</w:t>
            </w:r>
            <w:r w:rsidRPr="39720179" w:rsidR="00396D20">
              <w:rPr>
                <w:rFonts w:ascii="Calibri" w:hAnsi="Calibri" w:cs="Calibri" w:asciiTheme="minorAscii" w:hAnsiTheme="minorAscii" w:cstheme="minorAscii"/>
                <w:sz w:val="22"/>
                <w:szCs w:val="22"/>
                <w:lang w:val="en-US"/>
              </w:rPr>
              <w:t xml:space="preserve">, </w:t>
            </w:r>
            <w:r w:rsidRPr="39720179" w:rsidR="00396D20">
              <w:rPr>
                <w:rFonts w:ascii="Calibri" w:hAnsi="Calibri" w:cs="Calibri" w:asciiTheme="minorAscii" w:hAnsiTheme="minorAscii" w:cstheme="minorAscii"/>
                <w:sz w:val="22"/>
                <w:szCs w:val="22"/>
                <w:lang w:val="en-US"/>
              </w:rPr>
              <w:t>CesHHAR</w:t>
            </w:r>
            <w:r w:rsidRPr="39720179" w:rsidR="00396D20">
              <w:rPr>
                <w:rFonts w:ascii="Calibri" w:hAnsi="Calibri" w:cs="Calibri" w:asciiTheme="minorAscii" w:hAnsiTheme="minorAscii" w:cstheme="minorAscii"/>
                <w:sz w:val="22"/>
                <w:szCs w:val="22"/>
                <w:lang w:val="en-US"/>
              </w:rPr>
              <w:t>, cherlynn.dumbura@ceshhar.co.zw</w:t>
            </w:r>
          </w:p>
          <w:p w:rsidRPr="009A7A98" w:rsidR="00396D20" w:rsidP="00396D20" w:rsidRDefault="00396D20" w14:paraId="19C641F6" w14:textId="77777777">
            <w:pPr>
              <w:pStyle w:val="Default"/>
              <w:numPr>
                <w:ilvl w:val="0"/>
                <w:numId w:val="1"/>
              </w:numPr>
              <w:rPr>
                <w:rFonts w:asciiTheme="minorHAnsi" w:hAnsiTheme="minorHAnsi" w:cstheme="minorHAnsi"/>
                <w:sz w:val="22"/>
                <w:szCs w:val="22"/>
              </w:rPr>
            </w:pPr>
            <w:r w:rsidRPr="009A7A98">
              <w:rPr>
                <w:rFonts w:asciiTheme="minorHAnsi" w:hAnsiTheme="minorHAnsi" w:cstheme="minorHAnsi"/>
                <w:sz w:val="22"/>
                <w:szCs w:val="22"/>
              </w:rPr>
              <w:t xml:space="preserve">Lee Fairlie, Wits RHI, </w:t>
            </w:r>
            <w:hyperlink w:history="1" r:id="rId5">
              <w:r w:rsidRPr="009A7A98">
                <w:rPr>
                  <w:rStyle w:val="Hyperlink"/>
                  <w:rFonts w:asciiTheme="minorHAnsi" w:hAnsiTheme="minorHAnsi" w:cstheme="minorHAnsi"/>
                  <w:sz w:val="22"/>
                  <w:szCs w:val="22"/>
                  <w:u w:val="none"/>
                </w:rPr>
                <w:t>lfairlie@wrhi.ac.za</w:t>
              </w:r>
            </w:hyperlink>
          </w:p>
          <w:p w:rsidRPr="009A7A98" w:rsidR="00396D20" w:rsidP="39720179" w:rsidRDefault="00396D20" w14:paraId="65DD2932" w14:textId="77777777">
            <w:pPr>
              <w:pStyle w:val="Default"/>
              <w:numPr>
                <w:ilvl w:val="0"/>
                <w:numId w:val="1"/>
              </w:numPr>
              <w:rPr>
                <w:rFonts w:ascii="Calibri" w:hAnsi="Calibri" w:cs="Calibri" w:asciiTheme="minorAscii" w:hAnsiTheme="minorAscii" w:cstheme="minorAscii"/>
                <w:sz w:val="22"/>
                <w:szCs w:val="22"/>
                <w:lang w:val="en-US"/>
              </w:rPr>
            </w:pPr>
            <w:r w:rsidRPr="39720179" w:rsidR="00396D20">
              <w:rPr>
                <w:rFonts w:ascii="Calibri" w:hAnsi="Calibri" w:cs="Calibri" w:asciiTheme="minorAscii" w:hAnsiTheme="minorAscii" w:cstheme="minorAscii"/>
                <w:sz w:val="22"/>
                <w:szCs w:val="22"/>
                <w:lang w:val="en-US"/>
              </w:rPr>
              <w:t xml:space="preserve">Relebohile </w:t>
            </w:r>
            <w:r w:rsidRPr="39720179" w:rsidR="00396D20">
              <w:rPr>
                <w:rFonts w:ascii="Calibri" w:hAnsi="Calibri" w:cs="Calibri" w:asciiTheme="minorAscii" w:hAnsiTheme="minorAscii" w:cstheme="minorAscii"/>
                <w:sz w:val="22"/>
                <w:szCs w:val="22"/>
                <w:lang w:val="en-US"/>
              </w:rPr>
              <w:t>Motana</w:t>
            </w:r>
            <w:r w:rsidRPr="39720179" w:rsidR="00396D20">
              <w:rPr>
                <w:rFonts w:ascii="Calibri" w:hAnsi="Calibri" w:cs="Calibri" w:asciiTheme="minorAscii" w:hAnsiTheme="minorAscii" w:cstheme="minorAscii"/>
                <w:sz w:val="22"/>
                <w:szCs w:val="22"/>
                <w:lang w:val="en-US"/>
              </w:rPr>
              <w:t xml:space="preserve">, Wits RHI, </w:t>
            </w:r>
            <w:hyperlink r:id="R7c480c8738c34aab">
              <w:r w:rsidRPr="39720179" w:rsidR="00396D20">
                <w:rPr>
                  <w:rStyle w:val="Hyperlink"/>
                  <w:rFonts w:ascii="Calibri" w:hAnsi="Calibri" w:cs="Calibri" w:asciiTheme="minorAscii" w:hAnsiTheme="minorAscii" w:cstheme="minorAscii"/>
                  <w:sz w:val="22"/>
                  <w:szCs w:val="22"/>
                  <w:u w:val="none"/>
                  <w:lang w:val="en-US"/>
                </w:rPr>
                <w:t>rmotana@wrhi.ac.za</w:t>
              </w:r>
            </w:hyperlink>
            <w:r w:rsidRPr="39720179" w:rsidR="00396D20">
              <w:rPr>
                <w:rFonts w:ascii="Calibri" w:hAnsi="Calibri" w:cs="Calibri" w:asciiTheme="minorAscii" w:hAnsiTheme="minorAscii" w:cstheme="minorAscii"/>
                <w:sz w:val="22"/>
                <w:szCs w:val="22"/>
                <w:lang w:val="en-US"/>
              </w:rPr>
              <w:t xml:space="preserve"> </w:t>
            </w:r>
          </w:p>
          <w:p w:rsidRPr="009A7A98" w:rsidR="00396D20" w:rsidP="00396D20" w:rsidRDefault="00396D20" w14:paraId="70825128" w14:textId="77777777">
            <w:pPr>
              <w:pStyle w:val="Default"/>
              <w:ind w:left="48"/>
              <w:rPr>
                <w:rFonts w:asciiTheme="minorHAnsi" w:hAnsiTheme="minorHAnsi" w:cstheme="minorHAnsi"/>
                <w:sz w:val="22"/>
                <w:szCs w:val="22"/>
              </w:rPr>
            </w:pPr>
          </w:p>
          <w:p w:rsidRPr="009A7A98" w:rsidR="00396D20" w:rsidP="39720179" w:rsidRDefault="00396D20" w14:paraId="52705E3F" w14:textId="77777777">
            <w:pPr>
              <w:pStyle w:val="Default"/>
              <w:rPr>
                <w:rFonts w:ascii="Calibri" w:hAnsi="Calibri" w:cs="Calibri" w:asciiTheme="minorAscii" w:hAnsiTheme="minorAscii" w:cstheme="minorAscii"/>
                <w:sz w:val="22"/>
                <w:szCs w:val="22"/>
                <w:lang w:val="en-US"/>
              </w:rPr>
            </w:pPr>
            <w:r w:rsidRPr="39720179" w:rsidR="00396D20">
              <w:rPr>
                <w:rFonts w:ascii="Calibri" w:hAnsi="Calibri" w:cs="Calibri" w:asciiTheme="minorAscii" w:hAnsiTheme="minorAscii" w:cstheme="minorAscii"/>
                <w:sz w:val="22"/>
                <w:szCs w:val="22"/>
                <w:lang w:val="en-US"/>
              </w:rPr>
              <w:t>CeSSHAR</w:t>
            </w:r>
            <w:r w:rsidRPr="39720179" w:rsidR="00396D20">
              <w:rPr>
                <w:rFonts w:ascii="Calibri" w:hAnsi="Calibri" w:cs="Calibri" w:asciiTheme="minorAscii" w:hAnsiTheme="minorAscii" w:cstheme="minorAscii"/>
                <w:sz w:val="22"/>
                <w:szCs w:val="22"/>
                <w:lang w:val="en-US"/>
              </w:rPr>
              <w:t xml:space="preserve"> corrected to </w:t>
            </w:r>
            <w:r w:rsidRPr="39720179" w:rsidR="00396D20">
              <w:rPr>
                <w:rFonts w:ascii="Calibri" w:hAnsi="Calibri" w:cs="Calibri" w:asciiTheme="minorAscii" w:hAnsiTheme="minorAscii" w:cstheme="minorAscii"/>
                <w:sz w:val="22"/>
                <w:szCs w:val="22"/>
                <w:lang w:val="en-US"/>
              </w:rPr>
              <w:t>CeSHHAR</w:t>
            </w:r>
            <w:r w:rsidRPr="39720179" w:rsidR="00396D20">
              <w:rPr>
                <w:rFonts w:ascii="Calibri" w:hAnsi="Calibri" w:cs="Calibri" w:asciiTheme="minorAscii" w:hAnsiTheme="minorAscii" w:cstheme="minorAscii"/>
                <w:sz w:val="22"/>
                <w:szCs w:val="22"/>
                <w:lang w:val="en-US"/>
              </w:rPr>
              <w:t xml:space="preserve"> for all investigators </w:t>
            </w:r>
          </w:p>
          <w:p w:rsidRPr="009A7A98" w:rsidR="00396D20" w:rsidP="00396D20" w:rsidRDefault="00396D20" w14:paraId="3BDC7453" w14:textId="77777777">
            <w:pPr>
              <w:pStyle w:val="Default"/>
              <w:rPr>
                <w:rFonts w:asciiTheme="minorHAnsi" w:hAnsiTheme="minorHAnsi" w:cstheme="minorHAnsi"/>
                <w:b/>
                <w:bCs/>
                <w:sz w:val="22"/>
                <w:szCs w:val="22"/>
                <w:u w:val="single"/>
              </w:rPr>
            </w:pPr>
            <w:r w:rsidRPr="009A7A98">
              <w:rPr>
                <w:rFonts w:asciiTheme="minorHAnsi" w:hAnsiTheme="minorHAnsi" w:cstheme="minorHAnsi"/>
                <w:sz w:val="22"/>
                <w:szCs w:val="22"/>
              </w:rPr>
              <w:lastRenderedPageBreak/>
              <w:t>University of Witwatersrand corrected to Wits RHI for all investigators</w:t>
            </w:r>
            <w:r w:rsidRPr="009A7A98">
              <w:rPr>
                <w:rFonts w:asciiTheme="minorHAnsi" w:hAnsiTheme="minorHAnsi" w:cstheme="minorHAnsi"/>
                <w:b/>
                <w:bCs/>
                <w:sz w:val="22"/>
                <w:szCs w:val="22"/>
                <w:u w:val="single"/>
              </w:rPr>
              <w:t xml:space="preserve"> </w:t>
            </w:r>
          </w:p>
        </w:tc>
        <w:tc>
          <w:tcPr>
            <w:tcW w:w="1944" w:type="pct"/>
            <w:tcMar/>
          </w:tcPr>
          <w:p w:rsidRPr="009A7A98" w:rsidR="00396D20" w:rsidP="00396D20" w:rsidRDefault="00396D20" w14:paraId="13675B0A" w14:textId="1EAE3EF4">
            <w:pPr>
              <w:pStyle w:val="Default"/>
              <w:rPr>
                <w:rFonts w:asciiTheme="minorHAnsi" w:hAnsiTheme="minorHAnsi" w:cstheme="minorHAnsi"/>
                <w:sz w:val="22"/>
                <w:szCs w:val="22"/>
              </w:rPr>
            </w:pPr>
            <w:r w:rsidRPr="009A7A98">
              <w:rPr>
                <w:rFonts w:asciiTheme="minorHAnsi" w:hAnsiTheme="minorHAnsi" w:cstheme="minorHAnsi"/>
                <w:sz w:val="22"/>
                <w:szCs w:val="22"/>
              </w:rPr>
              <w:lastRenderedPageBreak/>
              <w:t xml:space="preserve">Adding new investigators and correcting institution names </w:t>
            </w:r>
          </w:p>
        </w:tc>
      </w:tr>
      <w:tr w:rsidRPr="009A7A98" w:rsidR="009A7A98" w:rsidTr="39720179" w14:paraId="1DCE5217" w14:textId="77777777">
        <w:trPr>
          <w:trHeight w:val="58"/>
        </w:trPr>
        <w:tc>
          <w:tcPr>
            <w:tcW w:w="1116" w:type="pct"/>
            <w:tcMar/>
          </w:tcPr>
          <w:p w:rsidRPr="009A7A98" w:rsidR="00396D20" w:rsidP="39720179" w:rsidRDefault="00396D20" w14:paraId="7929C8F6" w14:textId="77777777">
            <w:pPr>
              <w:pStyle w:val="Default"/>
              <w:rPr>
                <w:rFonts w:ascii="Calibri" w:hAnsi="Calibri" w:cs="Calibri" w:asciiTheme="minorAscii" w:hAnsiTheme="minorAscii" w:cstheme="minorAscii"/>
                <w:b w:val="1"/>
                <w:bCs w:val="1"/>
                <w:color w:val="auto"/>
                <w:sz w:val="22"/>
                <w:szCs w:val="22"/>
                <w:lang w:val="en-US"/>
              </w:rPr>
            </w:pPr>
            <w:r w:rsidRPr="39720179" w:rsidR="00396D20">
              <w:rPr>
                <w:rFonts w:ascii="Calibri" w:hAnsi="Calibri" w:cs="Calibri" w:asciiTheme="minorAscii" w:hAnsiTheme="minorAscii" w:cstheme="minorAscii"/>
                <w:b w:val="1"/>
                <w:bCs w:val="1"/>
                <w:color w:val="auto"/>
                <w:sz w:val="22"/>
                <w:szCs w:val="22"/>
                <w:lang w:val="en-US"/>
              </w:rPr>
              <w:t xml:space="preserve">4.1 Protocol registration and </w:t>
            </w:r>
            <w:r w:rsidRPr="39720179" w:rsidR="00396D20">
              <w:rPr>
                <w:rFonts w:ascii="Calibri" w:hAnsi="Calibri" w:cs="Calibri" w:asciiTheme="minorAscii" w:hAnsiTheme="minorAscii" w:cstheme="minorAscii"/>
                <w:b w:val="1"/>
                <w:bCs w:val="1"/>
                <w:color w:val="auto"/>
                <w:sz w:val="22"/>
                <w:szCs w:val="22"/>
                <w:lang w:val="en-US"/>
              </w:rPr>
              <w:t>previous</w:t>
            </w:r>
            <w:r w:rsidRPr="39720179" w:rsidR="00396D20">
              <w:rPr>
                <w:rFonts w:ascii="Calibri" w:hAnsi="Calibri" w:cs="Calibri" w:asciiTheme="minorAscii" w:hAnsiTheme="minorAscii" w:cstheme="minorAscii"/>
                <w:b w:val="1"/>
                <w:bCs w:val="1"/>
                <w:color w:val="auto"/>
                <w:sz w:val="22"/>
                <w:szCs w:val="22"/>
                <w:lang w:val="en-US"/>
              </w:rPr>
              <w:t xml:space="preserve"> outputs </w:t>
            </w:r>
          </w:p>
        </w:tc>
        <w:tc>
          <w:tcPr>
            <w:tcW w:w="1940" w:type="pct"/>
            <w:tcMar/>
          </w:tcPr>
          <w:p w:rsidRPr="009A7A98" w:rsidR="00396D20" w:rsidP="00396D20" w:rsidRDefault="00396D20" w14:paraId="530F8E43" w14:textId="77777777">
            <w:pPr>
              <w:rPr>
                <w:rFonts w:cstheme="minorHAnsi"/>
                <w:sz w:val="22"/>
                <w:szCs w:val="22"/>
              </w:rPr>
            </w:pPr>
            <w:r w:rsidRPr="009A7A98">
              <w:rPr>
                <w:rFonts w:cstheme="minorHAnsi"/>
                <w:sz w:val="22"/>
                <w:szCs w:val="22"/>
              </w:rPr>
              <w:t xml:space="preserve">Previous text: In addition, this study protocol will be registered on PROSPERO once ethical approvals has been received. </w:t>
            </w:r>
          </w:p>
          <w:p w:rsidRPr="009A7A98" w:rsidR="00396D20" w:rsidP="00396D20" w:rsidRDefault="00396D20" w14:paraId="16D174C9" w14:textId="77777777">
            <w:pPr>
              <w:rPr>
                <w:rFonts w:cstheme="minorHAnsi"/>
                <w:sz w:val="22"/>
                <w:szCs w:val="22"/>
              </w:rPr>
            </w:pPr>
          </w:p>
          <w:p w:rsidRPr="009A7A98" w:rsidR="00396D20" w:rsidP="00396D20" w:rsidRDefault="00396D20" w14:paraId="7C7A11B1" w14:textId="77777777">
            <w:pPr>
              <w:rPr>
                <w:rFonts w:cstheme="minorHAnsi"/>
                <w:sz w:val="22"/>
                <w:szCs w:val="22"/>
              </w:rPr>
            </w:pPr>
            <w:r w:rsidRPr="009A7A98">
              <w:rPr>
                <w:rFonts w:cstheme="minorHAnsi"/>
                <w:sz w:val="22"/>
                <w:szCs w:val="22"/>
              </w:rPr>
              <w:t xml:space="preserve">New text: The protocol has been registered on PROSPERO CRD42022346068 </w:t>
            </w:r>
          </w:p>
          <w:p w:rsidRPr="009A7A98" w:rsidR="00396D20" w:rsidP="00396D20" w:rsidRDefault="00396D20" w14:paraId="7205A8DC" w14:textId="77777777">
            <w:pPr>
              <w:rPr>
                <w:rFonts w:cstheme="minorHAnsi"/>
                <w:sz w:val="22"/>
                <w:szCs w:val="22"/>
              </w:rPr>
            </w:pPr>
          </w:p>
          <w:p w:rsidRPr="009A7A98" w:rsidR="00396D20" w:rsidP="00396D20" w:rsidRDefault="00396D20" w14:paraId="5E2BFFF9" w14:textId="77777777">
            <w:pPr>
              <w:rPr>
                <w:rFonts w:cstheme="minorHAnsi"/>
                <w:sz w:val="22"/>
                <w:szCs w:val="22"/>
              </w:rPr>
            </w:pPr>
          </w:p>
        </w:tc>
        <w:tc>
          <w:tcPr>
            <w:tcW w:w="1944" w:type="pct"/>
            <w:tcMar/>
          </w:tcPr>
          <w:p w:rsidRPr="009A7A98" w:rsidR="00396D20" w:rsidP="00396D20" w:rsidRDefault="00016909" w14:paraId="5907DDA1" w14:textId="6CE69B86">
            <w:pPr>
              <w:rPr>
                <w:rFonts w:cstheme="minorHAnsi"/>
                <w:sz w:val="22"/>
                <w:szCs w:val="22"/>
              </w:rPr>
            </w:pPr>
            <w:r>
              <w:rPr>
                <w:rFonts w:cstheme="minorHAnsi"/>
                <w:sz w:val="22"/>
                <w:szCs w:val="22"/>
              </w:rPr>
              <w:t xml:space="preserve">Updating with </w:t>
            </w:r>
            <w:r w:rsidRPr="009A7A98" w:rsidR="00396D20">
              <w:rPr>
                <w:rFonts w:cstheme="minorHAnsi"/>
                <w:sz w:val="22"/>
                <w:szCs w:val="22"/>
              </w:rPr>
              <w:t>PROSPERO registration that was subsequently completed after the study received ethical approval</w:t>
            </w:r>
            <w:r>
              <w:rPr>
                <w:rFonts w:cstheme="minorHAnsi"/>
                <w:sz w:val="22"/>
                <w:szCs w:val="22"/>
              </w:rPr>
              <w:t xml:space="preserve">. </w:t>
            </w:r>
          </w:p>
        </w:tc>
      </w:tr>
      <w:tr w:rsidRPr="009A7A98" w:rsidR="009A7A98" w:rsidTr="39720179" w14:paraId="53B2BC9C" w14:textId="77777777">
        <w:trPr>
          <w:trHeight w:val="2684"/>
        </w:trPr>
        <w:tc>
          <w:tcPr>
            <w:tcW w:w="1116" w:type="pct"/>
            <w:tcMar/>
          </w:tcPr>
          <w:p w:rsidRPr="009A7A98" w:rsidR="00396D20" w:rsidP="00396D20" w:rsidRDefault="00396D20" w14:paraId="0F3005B7" w14:textId="77777777">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t xml:space="preserve">4.2.1 Eligibility criteria at the study level </w:t>
            </w:r>
          </w:p>
        </w:tc>
        <w:tc>
          <w:tcPr>
            <w:tcW w:w="1940" w:type="pct"/>
            <w:tcMar/>
          </w:tcPr>
          <w:p w:rsidRPr="009A7A98" w:rsidR="00396D20" w:rsidP="00396D20" w:rsidRDefault="00396D20" w14:paraId="4057EA4A" w14:textId="77777777">
            <w:pPr>
              <w:spacing w:line="276" w:lineRule="auto"/>
              <w:rPr>
                <w:rFonts w:cstheme="minorHAnsi"/>
                <w:sz w:val="22"/>
                <w:szCs w:val="22"/>
              </w:rPr>
            </w:pPr>
            <w:r w:rsidRPr="009A7A98">
              <w:rPr>
                <w:rFonts w:cstheme="minorHAnsi"/>
                <w:sz w:val="22"/>
                <w:szCs w:val="22"/>
              </w:rPr>
              <w:t>Previous text: Cohort or trial that enrolled at least 1000 pregnant women in a study site(s) in sub-Saharan Africa, published between January 2000 and 30 June 2022</w:t>
            </w:r>
          </w:p>
          <w:p w:rsidRPr="009A7A98" w:rsidR="00396D20" w:rsidP="00396D20" w:rsidRDefault="00396D20" w14:paraId="07C3E431" w14:textId="77777777">
            <w:pPr>
              <w:spacing w:line="276" w:lineRule="auto"/>
              <w:rPr>
                <w:rFonts w:cstheme="minorHAnsi"/>
                <w:sz w:val="22"/>
                <w:szCs w:val="22"/>
              </w:rPr>
            </w:pPr>
          </w:p>
          <w:p w:rsidRPr="009A7A98" w:rsidR="00396D20" w:rsidP="00396D20" w:rsidRDefault="00396D20" w14:paraId="0115CDF9" w14:textId="77777777">
            <w:pPr>
              <w:spacing w:line="276" w:lineRule="auto"/>
              <w:rPr>
                <w:rFonts w:cstheme="minorHAnsi"/>
                <w:sz w:val="22"/>
                <w:szCs w:val="22"/>
              </w:rPr>
            </w:pPr>
            <w:r w:rsidRPr="009A7A98">
              <w:rPr>
                <w:rFonts w:cstheme="minorHAnsi"/>
                <w:sz w:val="22"/>
                <w:szCs w:val="22"/>
              </w:rPr>
              <w:t>New text: Cohort or trial that enrolled at least 1000 pregnant women in a study site(s) in sub-Saharan Africa, published between January 20</w:t>
            </w:r>
            <w:ins w:author="Darshnika Lakhoo" w:date="2023-07-28T14:15:00Z" w:id="0">
              <w:r w:rsidRPr="009A7A98">
                <w:rPr>
                  <w:rFonts w:cstheme="minorHAnsi"/>
                  <w:sz w:val="22"/>
                  <w:szCs w:val="22"/>
                </w:rPr>
                <w:t>12</w:t>
              </w:r>
            </w:ins>
            <w:del w:author="Darshnika Lakhoo" w:date="2023-07-28T14:15:00Z" w:id="1">
              <w:r w:rsidRPr="009A7A98" w:rsidDel="00396D20">
                <w:rPr>
                  <w:rFonts w:cstheme="minorHAnsi"/>
                  <w:sz w:val="22"/>
                  <w:szCs w:val="22"/>
                </w:rPr>
                <w:delText>0</w:delText>
              </w:r>
            </w:del>
            <w:del w:author="Darshnika Lakhoo" w:date="2023-07-28T14:16:00Z" w:id="2">
              <w:r w:rsidRPr="009A7A98" w:rsidDel="00396D20">
                <w:rPr>
                  <w:rFonts w:cstheme="minorHAnsi"/>
                  <w:sz w:val="22"/>
                  <w:szCs w:val="22"/>
                </w:rPr>
                <w:delText>0</w:delText>
              </w:r>
            </w:del>
            <w:r w:rsidRPr="009A7A98">
              <w:rPr>
                <w:rFonts w:cstheme="minorHAnsi"/>
                <w:sz w:val="22"/>
                <w:szCs w:val="22"/>
              </w:rPr>
              <w:t xml:space="preserve"> and 30 June 2022</w:t>
            </w:r>
          </w:p>
          <w:p w:rsidRPr="009A7A98" w:rsidR="00396D20" w:rsidP="00396D20" w:rsidRDefault="00396D20" w14:paraId="3C8B7657" w14:textId="77777777">
            <w:pPr>
              <w:rPr>
                <w:rFonts w:cstheme="minorHAnsi"/>
                <w:sz w:val="22"/>
                <w:szCs w:val="22"/>
              </w:rPr>
            </w:pPr>
          </w:p>
        </w:tc>
        <w:tc>
          <w:tcPr>
            <w:tcW w:w="1944" w:type="pct"/>
            <w:tcMar/>
          </w:tcPr>
          <w:p w:rsidRPr="002B7637" w:rsidR="002B7637" w:rsidP="002B7637" w:rsidRDefault="002B7637" w14:paraId="626DD525" w14:textId="77777777">
            <w:pPr>
              <w:spacing w:line="276" w:lineRule="auto"/>
              <w:rPr>
                <w:rFonts w:cstheme="minorHAnsi"/>
                <w:sz w:val="22"/>
                <w:szCs w:val="22"/>
                <w:lang w:val="en-ZA"/>
              </w:rPr>
            </w:pPr>
            <w:r w:rsidRPr="002B7637">
              <w:rPr>
                <w:rFonts w:cstheme="minorHAnsi"/>
                <w:sz w:val="22"/>
                <w:szCs w:val="22"/>
                <w:lang w:val="en-ZA"/>
              </w:rPr>
              <w:t>The primary rationale behind the change in our date of inclusion is to improve the overall quality and relevance of the data collected for our systematic review. By limiting the inclusion to studies published from 2012, we aim to address the following concerns:</w:t>
            </w:r>
          </w:p>
          <w:p w:rsidRPr="002B7637" w:rsidR="002B7637" w:rsidP="002B7637" w:rsidRDefault="002B7637" w14:paraId="2A96CED3" w14:textId="77777777">
            <w:pPr>
              <w:numPr>
                <w:ilvl w:val="0"/>
                <w:numId w:val="3"/>
              </w:numPr>
              <w:spacing w:line="276" w:lineRule="auto"/>
              <w:rPr>
                <w:rFonts w:cstheme="minorHAnsi"/>
                <w:sz w:val="22"/>
                <w:szCs w:val="22"/>
                <w:lang w:val="en-ZA"/>
              </w:rPr>
            </w:pPr>
            <w:r w:rsidRPr="002B7637">
              <w:rPr>
                <w:rFonts w:cstheme="minorHAnsi"/>
                <w:sz w:val="22"/>
                <w:szCs w:val="22"/>
                <w:lang w:val="en-ZA"/>
              </w:rPr>
              <w:t>Outdated Clinical Definitions: We noticed that studies published earlier than 2012 may utilize clinical definitions and diagnostic criteria that have since evolved over time. Including such studies in our review could lead to data inconsistencies and difficulties in harmonizing the data collected from various sources. By focusing on more recent publications, we can ensure that the clinical definitions align with the current standards, enhancing the reliability of our findings.</w:t>
            </w:r>
          </w:p>
          <w:p w:rsidRPr="002B7637" w:rsidR="002B7637" w:rsidP="002B7637" w:rsidRDefault="002B7637" w14:paraId="09AC8AF2" w14:textId="77777777">
            <w:pPr>
              <w:numPr>
                <w:ilvl w:val="0"/>
                <w:numId w:val="3"/>
              </w:numPr>
              <w:spacing w:line="276" w:lineRule="auto"/>
              <w:rPr>
                <w:rFonts w:cstheme="minorHAnsi"/>
                <w:sz w:val="22"/>
                <w:szCs w:val="22"/>
                <w:lang w:val="en-ZA"/>
              </w:rPr>
            </w:pPr>
            <w:r w:rsidRPr="002B7637">
              <w:rPr>
                <w:rFonts w:cstheme="minorHAnsi"/>
                <w:sz w:val="22"/>
                <w:szCs w:val="22"/>
                <w:lang w:val="en-ZA"/>
              </w:rPr>
              <w:t xml:space="preserve">Accessibility of Data Providers: Over the years, the landscape </w:t>
            </w:r>
            <w:r w:rsidRPr="002B7637">
              <w:rPr>
                <w:rFonts w:cstheme="minorHAnsi"/>
                <w:sz w:val="22"/>
                <w:szCs w:val="22"/>
                <w:lang w:val="en-ZA"/>
              </w:rPr>
              <w:lastRenderedPageBreak/>
              <w:t>of medical research and data sharing practices has evolved considerably. Studies published after 2012 are more likely to have better and updated contact information for the respective data providers, making it easier for us to reach out to them for potential data sharing agreements. This change will streamline the data collection process and potentially increase the overall pool of data available for our review.</w:t>
            </w:r>
          </w:p>
          <w:p w:rsidRPr="009A7A98" w:rsidR="00396D20" w:rsidP="00CC3F48" w:rsidRDefault="002B7637" w14:paraId="4D47B9E1" w14:textId="42EDE6B2">
            <w:pPr>
              <w:spacing w:line="276" w:lineRule="auto"/>
              <w:rPr>
                <w:rFonts w:cstheme="minorHAnsi"/>
                <w:sz w:val="22"/>
                <w:szCs w:val="22"/>
              </w:rPr>
            </w:pPr>
            <w:r w:rsidRPr="002B7637">
              <w:rPr>
                <w:rFonts w:cstheme="minorHAnsi"/>
                <w:sz w:val="22"/>
                <w:szCs w:val="22"/>
                <w:lang w:val="en-ZA"/>
              </w:rPr>
              <w:t>It is essential to emphasi</w:t>
            </w:r>
            <w:r w:rsidR="00CC3F48">
              <w:rPr>
                <w:rFonts w:cstheme="minorHAnsi"/>
                <w:sz w:val="22"/>
                <w:szCs w:val="22"/>
                <w:lang w:val="en-ZA"/>
              </w:rPr>
              <w:t>s</w:t>
            </w:r>
            <w:r w:rsidRPr="002B7637">
              <w:rPr>
                <w:rFonts w:cstheme="minorHAnsi"/>
                <w:sz w:val="22"/>
                <w:szCs w:val="22"/>
                <w:lang w:val="en-ZA"/>
              </w:rPr>
              <w:t>e that this amendment to our study protocol will not impact the overall objectives and scientific integrity of our research project.</w:t>
            </w:r>
          </w:p>
        </w:tc>
      </w:tr>
      <w:tr w:rsidRPr="009A7A98" w:rsidR="00396D20" w:rsidTr="39720179" w14:paraId="3D36024C" w14:textId="77777777">
        <w:trPr>
          <w:trHeight w:val="983"/>
        </w:trPr>
        <w:tc>
          <w:tcPr>
            <w:tcW w:w="1116" w:type="pct"/>
            <w:tcMar/>
          </w:tcPr>
          <w:p w:rsidRPr="009A7A98" w:rsidR="00396D20" w:rsidP="00396D20" w:rsidRDefault="00185A69" w14:paraId="71B97967" w14:textId="03BE8B26">
            <w:pPr>
              <w:pStyle w:val="Default"/>
              <w:rPr>
                <w:rFonts w:asciiTheme="minorHAnsi" w:hAnsiTheme="minorHAnsi" w:cstheme="minorHAnsi"/>
                <w:b/>
                <w:bCs/>
                <w:color w:val="auto"/>
                <w:sz w:val="22"/>
                <w:szCs w:val="22"/>
              </w:rPr>
            </w:pPr>
            <w:r w:rsidRPr="009A7A98">
              <w:rPr>
                <w:rFonts w:asciiTheme="minorHAnsi" w:hAnsiTheme="minorHAnsi" w:cstheme="minorHAnsi"/>
                <w:b/>
                <w:bCs/>
                <w:color w:val="auto"/>
                <w:sz w:val="22"/>
                <w:szCs w:val="22"/>
              </w:rPr>
              <w:lastRenderedPageBreak/>
              <w:t xml:space="preserve">7.2 Assessment of the informed consent process in primary study </w:t>
            </w:r>
          </w:p>
        </w:tc>
        <w:tc>
          <w:tcPr>
            <w:tcW w:w="1940" w:type="pct"/>
            <w:tcMar/>
          </w:tcPr>
          <w:p w:rsidRPr="009A7A98" w:rsidR="00185A69" w:rsidP="00185A69" w:rsidRDefault="00185A69" w14:paraId="484F0696" w14:textId="0BE73616">
            <w:pPr>
              <w:rPr>
                <w:rFonts w:cstheme="minorHAnsi"/>
                <w:sz w:val="22"/>
                <w:szCs w:val="22"/>
              </w:rPr>
            </w:pPr>
            <w:r w:rsidRPr="009A7A98">
              <w:rPr>
                <w:rFonts w:cstheme="minorHAnsi"/>
                <w:sz w:val="22"/>
                <w:szCs w:val="22"/>
              </w:rPr>
              <w:t xml:space="preserve">Previous text: If reconsenting is not feasible, impossible, or would involve a disproportionate effort, an informed consent waiver will be requested from the UCT Faculty of Science Research Ethics Committee </w:t>
            </w:r>
          </w:p>
          <w:p w:rsidRPr="009A7A98" w:rsidR="00185A69" w:rsidP="00185A69" w:rsidRDefault="00185A69" w14:paraId="4A8AE373" w14:textId="77777777">
            <w:pPr>
              <w:rPr>
                <w:rFonts w:cstheme="minorHAnsi"/>
                <w:sz w:val="22"/>
                <w:szCs w:val="22"/>
              </w:rPr>
            </w:pPr>
          </w:p>
          <w:p w:rsidRPr="009A7A98" w:rsidR="00185A69" w:rsidP="00185A69" w:rsidRDefault="00185A69" w14:paraId="2DFC00E2" w14:textId="6FC56129">
            <w:pPr>
              <w:rPr>
                <w:rFonts w:cstheme="minorHAnsi"/>
                <w:sz w:val="22"/>
                <w:szCs w:val="22"/>
              </w:rPr>
            </w:pPr>
            <w:r w:rsidRPr="009A7A98">
              <w:rPr>
                <w:rFonts w:cstheme="minorHAnsi"/>
                <w:sz w:val="22"/>
                <w:szCs w:val="22"/>
              </w:rPr>
              <w:t xml:space="preserve">New text: If reconsenting is not feasible, impossible, or would involve a disproportionate effort, an informed consent waiver will be requested from the </w:t>
            </w:r>
            <w:del w:author="Darshnika Lakhoo" w:date="2023-07-28T14:27:00Z" w:id="3">
              <w:r w:rsidRPr="009A7A98" w:rsidDel="00185A69">
                <w:rPr>
                  <w:rFonts w:cstheme="minorHAnsi"/>
                  <w:sz w:val="22"/>
                  <w:szCs w:val="22"/>
                </w:rPr>
                <w:delText xml:space="preserve">UCT Faculty of Science Research Ethics Committee </w:delText>
              </w:r>
            </w:del>
            <w:r w:rsidRPr="009A7A98">
              <w:rPr>
                <w:rFonts w:cstheme="minorHAnsi"/>
                <w:sz w:val="22"/>
                <w:szCs w:val="22"/>
              </w:rPr>
              <w:t xml:space="preserve">Wits Human Research Ethics Committee.  </w:t>
            </w:r>
          </w:p>
          <w:p w:rsidRPr="009A7A98" w:rsidR="00396D20" w:rsidP="00396D20" w:rsidRDefault="00396D20" w14:paraId="73735482" w14:textId="77777777">
            <w:pPr>
              <w:spacing w:line="276" w:lineRule="auto"/>
              <w:rPr>
                <w:rFonts w:cstheme="minorHAnsi"/>
                <w:sz w:val="22"/>
                <w:szCs w:val="22"/>
              </w:rPr>
            </w:pPr>
          </w:p>
        </w:tc>
        <w:tc>
          <w:tcPr>
            <w:tcW w:w="1944" w:type="pct"/>
            <w:tcMar/>
          </w:tcPr>
          <w:p w:rsidRPr="00CC3F48" w:rsidR="00CC3F48" w:rsidP="00CC3F48" w:rsidRDefault="00CC3F48" w14:paraId="2D7D4027" w14:textId="01BCB1EA">
            <w:pPr>
              <w:spacing w:line="276" w:lineRule="auto"/>
              <w:rPr>
                <w:rFonts w:cstheme="minorHAnsi"/>
                <w:sz w:val="22"/>
                <w:szCs w:val="22"/>
                <w:lang w:val="en-ZA"/>
              </w:rPr>
            </w:pPr>
            <w:r w:rsidRPr="00CC3F48">
              <w:rPr>
                <w:rFonts w:cstheme="minorHAnsi"/>
                <w:sz w:val="22"/>
                <w:szCs w:val="22"/>
                <w:lang w:val="en-ZA"/>
              </w:rPr>
              <w:t>The primary rationale behind this change is to ensure that informed consent waivers in human health research, which may arise from our study, are reviewed by a committee that speciali</w:t>
            </w:r>
            <w:r>
              <w:rPr>
                <w:rFonts w:cstheme="minorHAnsi"/>
                <w:sz w:val="22"/>
                <w:szCs w:val="22"/>
                <w:lang w:val="en-ZA"/>
              </w:rPr>
              <w:t>s</w:t>
            </w:r>
            <w:r w:rsidRPr="00CC3F48">
              <w:rPr>
                <w:rFonts w:cstheme="minorHAnsi"/>
                <w:sz w:val="22"/>
                <w:szCs w:val="22"/>
                <w:lang w:val="en-ZA"/>
              </w:rPr>
              <w:t>es in this domain. While the UCT Faculty of Science Research Ethics Committee has been diligent in overseeing research within the science faculty, we recognize that the Wits Human Research Ethics Committee is better suited to review and assess the ethical considerations specific to human health research.</w:t>
            </w:r>
          </w:p>
          <w:p w:rsidRPr="00CC3F48" w:rsidR="00396D20" w:rsidP="00396D20" w:rsidRDefault="00CC3F48" w14:paraId="2A7DF53E" w14:textId="4E050FC4">
            <w:pPr>
              <w:spacing w:line="276" w:lineRule="auto"/>
              <w:rPr>
                <w:rFonts w:cstheme="minorHAnsi"/>
                <w:sz w:val="22"/>
                <w:szCs w:val="22"/>
                <w:lang w:val="en-ZA"/>
              </w:rPr>
            </w:pPr>
            <w:r w:rsidRPr="00CC3F48">
              <w:rPr>
                <w:rFonts w:cstheme="minorHAnsi"/>
                <w:sz w:val="22"/>
                <w:szCs w:val="22"/>
                <w:lang w:val="en-ZA"/>
              </w:rPr>
              <w:t xml:space="preserve">Regarding the storage of individual participant data, we would like to reiterate that the data will be securely maintained on servers at the University of Cape Town in the Climate Science Analysis Group (CSAG). The CSAG operates under the Science faculty and is covered by the science ethics committee. However, given that our study involves human health research, it is essential that the review of </w:t>
            </w:r>
            <w:r w:rsidRPr="00CC3F48">
              <w:rPr>
                <w:rFonts w:cstheme="minorHAnsi"/>
                <w:sz w:val="22"/>
                <w:szCs w:val="22"/>
                <w:lang w:val="en-ZA"/>
              </w:rPr>
              <w:lastRenderedPageBreak/>
              <w:t>informed consent waivers aligns with the expertise of the Wits Human Research Ethics Committee</w:t>
            </w:r>
            <w:r>
              <w:rPr>
                <w:rFonts w:cstheme="minorHAnsi"/>
                <w:sz w:val="22"/>
                <w:szCs w:val="22"/>
                <w:lang w:val="en-ZA"/>
              </w:rPr>
              <w:t>.</w:t>
            </w:r>
          </w:p>
        </w:tc>
      </w:tr>
      <w:tr w:rsidRPr="009A7A98" w:rsidR="00CC3F48" w:rsidTr="39720179" w14:paraId="02ED05E1" w14:textId="77777777">
        <w:trPr>
          <w:trHeight w:val="1550"/>
        </w:trPr>
        <w:tc>
          <w:tcPr>
            <w:tcW w:w="1116" w:type="pct"/>
            <w:tcMar/>
          </w:tcPr>
          <w:p w:rsidRPr="009A7A98" w:rsidR="00CC3F48" w:rsidP="00396D20" w:rsidRDefault="00CC3F48" w14:paraId="0FDC5AA6" w14:textId="6976D116">
            <w:pPr>
              <w:pStyle w:val="Default"/>
              <w:rPr>
                <w:rFonts w:asciiTheme="minorHAnsi" w:hAnsiTheme="minorHAnsi" w:cstheme="minorHAnsi"/>
                <w:b/>
                <w:bCs/>
                <w:color w:val="auto"/>
                <w:sz w:val="22"/>
                <w:szCs w:val="22"/>
              </w:rPr>
            </w:pPr>
            <w:r>
              <w:rPr>
                <w:rFonts w:asciiTheme="minorHAnsi" w:hAnsiTheme="minorHAnsi" w:cstheme="minorHAnsi"/>
                <w:b/>
                <w:bCs/>
                <w:color w:val="auto"/>
                <w:sz w:val="22"/>
                <w:szCs w:val="22"/>
              </w:rPr>
              <w:lastRenderedPageBreak/>
              <w:t xml:space="preserve">15: Annex 4: Participant level variables </w:t>
            </w:r>
          </w:p>
        </w:tc>
        <w:tc>
          <w:tcPr>
            <w:tcW w:w="1940" w:type="pct"/>
            <w:tcMar/>
          </w:tcPr>
          <w:p w:rsidRPr="009A7A98" w:rsidR="00CC3F48" w:rsidP="00185A69" w:rsidRDefault="00CC3F48" w14:paraId="138E493B" w14:textId="6FE39CA7">
            <w:pPr>
              <w:rPr>
                <w:rFonts w:cstheme="minorHAnsi"/>
                <w:sz w:val="22"/>
                <w:szCs w:val="22"/>
              </w:rPr>
            </w:pPr>
            <w:r>
              <w:rPr>
                <w:rFonts w:cstheme="minorHAnsi"/>
                <w:sz w:val="22"/>
                <w:szCs w:val="22"/>
              </w:rPr>
              <w:t>Additional variables were added to the table</w:t>
            </w:r>
          </w:p>
        </w:tc>
        <w:tc>
          <w:tcPr>
            <w:tcW w:w="1944" w:type="pct"/>
            <w:tcMar/>
          </w:tcPr>
          <w:p w:rsidRPr="00CC3F48" w:rsidR="00CC3F48" w:rsidP="00CC3F48" w:rsidRDefault="00CC3F48" w14:paraId="549C1561" w14:textId="5FB6881E">
            <w:pPr>
              <w:spacing w:line="276" w:lineRule="auto"/>
              <w:rPr>
                <w:rFonts w:cstheme="minorHAnsi"/>
                <w:sz w:val="22"/>
                <w:szCs w:val="22"/>
                <w:lang w:val="en-ZA"/>
              </w:rPr>
            </w:pPr>
            <w:r w:rsidRPr="00CC3F48">
              <w:rPr>
                <w:rFonts w:cstheme="minorHAnsi"/>
                <w:sz w:val="22"/>
                <w:szCs w:val="22"/>
              </w:rPr>
              <w:t>Additional variables were added to the table</w:t>
            </w:r>
            <w:r>
              <w:rPr>
                <w:rFonts w:cstheme="minorHAnsi"/>
                <w:sz w:val="22"/>
                <w:szCs w:val="22"/>
              </w:rPr>
              <w:t xml:space="preserve"> to establish a more comprehensive list of variables that we are requesting from data providers. </w:t>
            </w:r>
          </w:p>
        </w:tc>
      </w:tr>
    </w:tbl>
    <w:p w:rsidR="006116A1" w:rsidP="00396D20" w:rsidRDefault="006116A1" w14:paraId="0CA4379C" w14:textId="77777777">
      <w:pPr>
        <w:pStyle w:val="Default"/>
      </w:pPr>
    </w:p>
    <w:sectPr w:rsidR="006116A1">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 w15:restartNumberingAfterBreak="0">
    <w:nsid w:val="18DE29D0"/>
    <w:multiLevelType w:val="multilevel"/>
    <w:tmpl w:val="A7E2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B4C7F"/>
    <w:multiLevelType w:val="multilevel"/>
    <w:tmpl w:val="C27E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12A38"/>
    <w:multiLevelType w:val="multilevel"/>
    <w:tmpl w:val="C96CA8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3AC01A76"/>
    <w:multiLevelType w:val="multilevel"/>
    <w:tmpl w:val="C5E09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5D420595"/>
    <w:multiLevelType w:val="hybridMultilevel"/>
    <w:tmpl w:val="FB54642E"/>
    <w:lvl w:ilvl="0" w:tplc="7B8C3650">
      <w:start w:val="1"/>
      <w:numFmt w:val="decimal"/>
      <w:lvlText w:val="%1."/>
      <w:lvlJc w:val="left"/>
      <w:pPr>
        <w:ind w:left="408" w:hanging="360"/>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6" w15:restartNumberingAfterBreak="0">
    <w:nsid w:val="5E4C4708"/>
    <w:multiLevelType w:val="multilevel"/>
    <w:tmpl w:val="612A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1E3583"/>
    <w:multiLevelType w:val="multilevel"/>
    <w:tmpl w:val="374240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825156">
    <w:abstractNumId w:val="5"/>
  </w:num>
  <w:num w:numId="2" w16cid:durableId="1784152202">
    <w:abstractNumId w:val="0"/>
  </w:num>
  <w:num w:numId="3" w16cid:durableId="1097016984">
    <w:abstractNumId w:val="1"/>
  </w:num>
  <w:num w:numId="4" w16cid:durableId="2048868506">
    <w:abstractNumId w:val="2"/>
  </w:num>
  <w:num w:numId="5" w16cid:durableId="329647521">
    <w:abstractNumId w:val="3"/>
  </w:num>
  <w:num w:numId="6" w16cid:durableId="539711364">
    <w:abstractNumId w:val="4"/>
  </w:num>
  <w:num w:numId="7" w16cid:durableId="487014142">
    <w:abstractNumId w:val="7"/>
  </w:num>
  <w:num w:numId="8" w16cid:durableId="167702749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shnika Lakhoo">
    <w15:presenceInfo w15:providerId="AD" w15:userId="S::dlakhoo@wrhi.ac.za::38c40ddc-e929-49b8-a865-5980daafd5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7A"/>
    <w:rsid w:val="00016909"/>
    <w:rsid w:val="00031645"/>
    <w:rsid w:val="00185A69"/>
    <w:rsid w:val="002B7637"/>
    <w:rsid w:val="002C2523"/>
    <w:rsid w:val="00396D20"/>
    <w:rsid w:val="005D3256"/>
    <w:rsid w:val="006116A1"/>
    <w:rsid w:val="006D004F"/>
    <w:rsid w:val="009A7A98"/>
    <w:rsid w:val="00A55097"/>
    <w:rsid w:val="00CC3F48"/>
    <w:rsid w:val="00DB4E7A"/>
    <w:rsid w:val="397201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C2B2"/>
  <w15:chartTrackingRefBased/>
  <w15:docId w15:val="{B3E83314-B11A-4408-85EA-20365F21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4E7A"/>
    <w:pPr>
      <w:spacing w:after="0" w:line="240" w:lineRule="auto"/>
    </w:pPr>
    <w:rPr>
      <w:rFonts w:eastAsiaTheme="minorEastAsia"/>
      <w:kern w:val="0"/>
      <w:sz w:val="24"/>
      <w:szCs w:val="24"/>
      <w:lang w:val="en-US"/>
      <w14:ligatures w14:val="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Default" w:customStyle="1">
    <w:name w:val="Default"/>
    <w:rsid w:val="00DB4E7A"/>
    <w:pPr>
      <w:autoSpaceDE w:val="0"/>
      <w:autoSpaceDN w:val="0"/>
      <w:adjustRightInd w:val="0"/>
      <w:spacing w:after="0" w:line="240" w:lineRule="auto"/>
    </w:pPr>
    <w:rPr>
      <w:rFonts w:ascii="Times New Roman" w:hAnsi="Times New Roman" w:cs="Times New Roman"/>
      <w:color w:val="000000"/>
      <w:kern w:val="0"/>
      <w:sz w:val="24"/>
      <w:szCs w:val="24"/>
      <w14:ligatures w14:val="none"/>
    </w:rPr>
  </w:style>
  <w:style w:type="table" w:styleId="TableGrid">
    <w:name w:val="Table Grid"/>
    <w:basedOn w:val="TableNormal"/>
    <w:uiPriority w:val="39"/>
    <w:rsid w:val="00DB4E7A"/>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6D004F"/>
    <w:rPr>
      <w:color w:val="0563C1" w:themeColor="hyperlink"/>
      <w:u w:val="single"/>
    </w:rPr>
  </w:style>
  <w:style w:type="character" w:styleId="UnresolvedMention">
    <w:name w:val="Unresolved Mention"/>
    <w:basedOn w:val="DefaultParagraphFont"/>
    <w:uiPriority w:val="99"/>
    <w:semiHidden/>
    <w:unhideWhenUsed/>
    <w:rsid w:val="006D004F"/>
    <w:rPr>
      <w:color w:val="605E5C"/>
      <w:shd w:val="clear" w:color="auto" w:fill="E1DFDD"/>
    </w:rPr>
  </w:style>
  <w:style w:type="paragraph" w:styleId="ListParagraph">
    <w:name w:val="List Paragraph"/>
    <w:basedOn w:val="Normal"/>
    <w:uiPriority w:val="34"/>
    <w:qFormat/>
    <w:rsid w:val="00396D20"/>
    <w:pPr>
      <w:spacing w:before="120" w:after="120" w:line="259" w:lineRule="auto"/>
      <w:ind w:left="720"/>
      <w:contextualSpacing/>
    </w:pPr>
    <w:rPr>
      <w:rFonts w:eastAsiaTheme="minorHAnsi"/>
      <w:sz w:val="22"/>
      <w:szCs w:val="22"/>
      <w:lang w:val="en-ZA"/>
    </w:rPr>
  </w:style>
  <w:style w:type="paragraph" w:styleId="Revision">
    <w:name w:val="Revision"/>
    <w:hidden/>
    <w:uiPriority w:val="99"/>
    <w:semiHidden/>
    <w:rsid w:val="00396D20"/>
    <w:pPr>
      <w:spacing w:after="0" w:line="240" w:lineRule="auto"/>
    </w:pPr>
    <w:rPr>
      <w:rFonts w:eastAsiaTheme="minorEastAsia"/>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570073">
      <w:bodyDiv w:val="1"/>
      <w:marLeft w:val="0"/>
      <w:marRight w:val="0"/>
      <w:marTop w:val="0"/>
      <w:marBottom w:val="0"/>
      <w:divBdr>
        <w:top w:val="none" w:sz="0" w:space="0" w:color="auto"/>
        <w:left w:val="none" w:sz="0" w:space="0" w:color="auto"/>
        <w:bottom w:val="none" w:sz="0" w:space="0" w:color="auto"/>
        <w:right w:val="none" w:sz="0" w:space="0" w:color="auto"/>
      </w:divBdr>
    </w:div>
    <w:div w:id="761069638">
      <w:bodyDiv w:val="1"/>
      <w:marLeft w:val="0"/>
      <w:marRight w:val="0"/>
      <w:marTop w:val="0"/>
      <w:marBottom w:val="0"/>
      <w:divBdr>
        <w:top w:val="none" w:sz="0" w:space="0" w:color="auto"/>
        <w:left w:val="none" w:sz="0" w:space="0" w:color="auto"/>
        <w:bottom w:val="none" w:sz="0" w:space="0" w:color="auto"/>
        <w:right w:val="none" w:sz="0" w:space="0" w:color="auto"/>
      </w:divBdr>
    </w:div>
    <w:div w:id="1372537239">
      <w:bodyDiv w:val="1"/>
      <w:marLeft w:val="0"/>
      <w:marRight w:val="0"/>
      <w:marTop w:val="0"/>
      <w:marBottom w:val="0"/>
      <w:divBdr>
        <w:top w:val="none" w:sz="0" w:space="0" w:color="auto"/>
        <w:left w:val="none" w:sz="0" w:space="0" w:color="auto"/>
        <w:bottom w:val="none" w:sz="0" w:space="0" w:color="auto"/>
        <w:right w:val="none" w:sz="0" w:space="0" w:color="auto"/>
      </w:divBdr>
    </w:div>
    <w:div w:id="1506049213">
      <w:bodyDiv w:val="1"/>
      <w:marLeft w:val="0"/>
      <w:marRight w:val="0"/>
      <w:marTop w:val="0"/>
      <w:marBottom w:val="0"/>
      <w:divBdr>
        <w:top w:val="none" w:sz="0" w:space="0" w:color="auto"/>
        <w:left w:val="none" w:sz="0" w:space="0" w:color="auto"/>
        <w:bottom w:val="none" w:sz="0" w:space="0" w:color="auto"/>
        <w:right w:val="none" w:sz="0" w:space="0" w:color="auto"/>
      </w:divBdr>
    </w:div>
    <w:div w:id="1797721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microsoft.com/office/2011/relationships/people" Target="people.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customXml" Target="../customXml/item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ustomXml" Target="../customXml/item2.xml" Id="rId11" /><Relationship Type="http://schemas.openxmlformats.org/officeDocument/2006/relationships/hyperlink" Target="mailto:lfairlie@wrhi.ac.za" TargetMode="External" Id="rId5" /><Relationship Type="http://schemas.openxmlformats.org/officeDocument/2006/relationships/customXml" Target="../customXml/item1.xml" Id="rId10"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rmotana@wrhi.ac.za" TargetMode="External" Id="R7c480c8738c34a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0d0030456550f2974dbdea30047b4af0">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d72343ea602f4beccfbae0e6ef724ac4"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Props1.xml><?xml version="1.0" encoding="utf-8"?>
<ds:datastoreItem xmlns:ds="http://schemas.openxmlformats.org/officeDocument/2006/customXml" ds:itemID="{FE366951-2C67-4D42-A364-758DFBA5FB2C}"/>
</file>

<file path=customXml/itemProps2.xml><?xml version="1.0" encoding="utf-8"?>
<ds:datastoreItem xmlns:ds="http://schemas.openxmlformats.org/officeDocument/2006/customXml" ds:itemID="{072D5091-045F-4BE6-BEB2-1ED40183BC93}"/>
</file>

<file path=customXml/itemProps3.xml><?xml version="1.0" encoding="utf-8"?>
<ds:datastoreItem xmlns:ds="http://schemas.openxmlformats.org/officeDocument/2006/customXml" ds:itemID="{D89AC143-B076-4801-B58A-8BE94A97EB5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Sam Zermatten-Jack</cp:lastModifiedBy>
  <cp:revision>3</cp:revision>
  <dcterms:created xsi:type="dcterms:W3CDTF">2023-07-28T11:39:00Z</dcterms:created>
  <dcterms:modified xsi:type="dcterms:W3CDTF">2025-10-21T12:10:43Z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MediaServiceImageTags">
    <vt:lpwstr/>
  </property>
</Properties>
</file>