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97031F" w:rsidR="00DB4E7A" w:rsidP="18C4EA05" w:rsidRDefault="00DB4E7A" w14:paraId="192FAE2E" w14:textId="584B88F4">
      <w:pPr>
        <w:pStyle w:val="Default"/>
        <w:jc w:val="center"/>
        <w:rPr>
          <w:rFonts w:ascii="Calibri" w:hAnsi="Calibri" w:cs="Calibri" w:asciiTheme="minorAscii" w:hAnsiTheme="minorAscii" w:cstheme="minorAscii"/>
        </w:rPr>
      </w:pPr>
      <w:r w:rsidRPr="18C4EA05" w:rsidR="00DB4E7A">
        <w:rPr>
          <w:rFonts w:ascii="Calibri" w:hAnsi="Calibri" w:cs="Calibri" w:asciiTheme="minorAscii" w:hAnsiTheme="minorAscii" w:cstheme="minorAscii"/>
          <w:b w:val="1"/>
          <w:bCs w:val="1"/>
        </w:rPr>
        <w:t>Letter of Amendment #</w:t>
      </w:r>
      <w:r w:rsidRPr="18C4EA05" w:rsidR="00DB4E7A">
        <w:rPr>
          <w:rFonts w:ascii="Calibri" w:hAnsi="Calibri" w:cs="Calibri" w:asciiTheme="minorAscii" w:hAnsiTheme="minorAscii" w:cstheme="minorAscii"/>
          <w:b w:val="1"/>
          <w:bCs w:val="1"/>
        </w:rPr>
        <w:t xml:space="preserve">1 dates </w:t>
      </w:r>
      <w:r w:rsidRPr="18C4EA05" w:rsidR="001108A7">
        <w:rPr>
          <w:rFonts w:ascii="Calibri" w:hAnsi="Calibri" w:cs="Calibri" w:asciiTheme="minorAscii" w:hAnsiTheme="minorAscii" w:cstheme="minorAscii"/>
          <w:b w:val="1"/>
          <w:bCs w:val="1"/>
        </w:rPr>
        <w:t>1</w:t>
      </w:r>
      <w:ins w:author="Sam Zermatten-Jack" w:date="2025-10-22T13:45:18.013Z" w:id="1520204717">
        <w:r w:rsidRPr="18C4EA05" w:rsidR="65245C81">
          <w:rPr>
            <w:rFonts w:ascii="Calibri" w:hAnsi="Calibri" w:cs="Calibri" w:asciiTheme="minorAscii" w:hAnsiTheme="minorAscii" w:cstheme="minorAscii"/>
            <w:b w:val="1"/>
            <w:bCs w:val="1"/>
          </w:rPr>
          <w:t>4</w:t>
        </w:r>
      </w:ins>
      <w:del w:author="Sam Zermatten-Jack" w:date="2025-10-22T13:45:17.846Z" w:id="1594165367">
        <w:r w:rsidRPr="18C4EA05" w:rsidDel="001108A7">
          <w:rPr>
            <w:rFonts w:ascii="Calibri" w:hAnsi="Calibri" w:cs="Calibri" w:asciiTheme="minorAscii" w:hAnsiTheme="minorAscii" w:cstheme="minorAscii"/>
            <w:b w:val="1"/>
            <w:bCs w:val="1"/>
          </w:rPr>
          <w:delText>3</w:delText>
        </w:r>
      </w:del>
      <w:r w:rsidRPr="18C4EA05" w:rsidR="00DB4E7A">
        <w:rPr>
          <w:rFonts w:ascii="Calibri" w:hAnsi="Calibri" w:cs="Calibri" w:asciiTheme="minorAscii" w:hAnsiTheme="minorAscii" w:cstheme="minorAscii"/>
          <w:b w:val="1"/>
          <w:bCs w:val="1"/>
        </w:rPr>
        <w:t xml:space="preserve"> </w:t>
      </w:r>
      <w:r w:rsidRPr="18C4EA05" w:rsidR="001108A7">
        <w:rPr>
          <w:rFonts w:ascii="Calibri" w:hAnsi="Calibri" w:cs="Calibri" w:asciiTheme="minorAscii" w:hAnsiTheme="minorAscii" w:cstheme="minorAscii"/>
          <w:b w:val="1"/>
          <w:bCs w:val="1"/>
        </w:rPr>
        <w:t>September</w:t>
      </w:r>
      <w:r w:rsidRPr="18C4EA05" w:rsidR="00DB4E7A">
        <w:rPr>
          <w:rFonts w:ascii="Calibri" w:hAnsi="Calibri" w:cs="Calibri" w:asciiTheme="minorAscii" w:hAnsiTheme="minorAscii" w:cstheme="minorAscii"/>
          <w:b w:val="1"/>
          <w:bCs w:val="1"/>
        </w:rPr>
        <w:t xml:space="preserve"> 2023</w:t>
      </w:r>
    </w:p>
    <w:p w:rsidRPr="0097031F" w:rsidR="00DB4E7A" w:rsidP="00DB4E7A" w:rsidRDefault="00DB4E7A" w14:paraId="5539DFDE" w14:textId="77777777">
      <w:pPr>
        <w:pStyle w:val="Default"/>
        <w:jc w:val="center"/>
        <w:rPr>
          <w:rFonts w:asciiTheme="minorHAnsi" w:hAnsiTheme="minorHAnsi" w:cstheme="minorHAnsi"/>
          <w:sz w:val="22"/>
          <w:szCs w:val="22"/>
        </w:rPr>
      </w:pPr>
    </w:p>
    <w:p w:rsidRPr="0097031F" w:rsidR="00DB4E7A" w:rsidP="58910F59" w:rsidRDefault="00DB4E7A" w14:paraId="284E3A97" w14:textId="6A1ADDB6">
      <w:pPr>
        <w:pStyle w:val="Default"/>
        <w:jc w:val="center"/>
        <w:rPr>
          <w:rFonts w:ascii="Calibri" w:hAnsi="Calibri" w:cs="Calibri" w:asciiTheme="minorAscii" w:hAnsiTheme="minorAscii" w:cstheme="minorAscii"/>
          <w:sz w:val="22"/>
          <w:szCs w:val="22"/>
        </w:rPr>
      </w:pPr>
      <w:r w:rsidRPr="58910F59" w:rsidR="00DB4E7A">
        <w:rPr>
          <w:rFonts w:ascii="Calibri" w:hAnsi="Calibri" w:cs="Calibri" w:asciiTheme="minorAscii" w:hAnsiTheme="minorAscii" w:cstheme="minorAscii"/>
          <w:b w:val="1"/>
          <w:bCs w:val="1"/>
          <w:sz w:val="22"/>
          <w:szCs w:val="22"/>
        </w:rPr>
        <w:t>Study Title:</w:t>
      </w:r>
      <w:r w:rsidRPr="58910F59" w:rsidR="00DB4E7A">
        <w:rPr>
          <w:rFonts w:ascii="Calibri" w:hAnsi="Calibri" w:cs="Calibri" w:asciiTheme="minorAscii" w:hAnsiTheme="minorAscii" w:cstheme="minorAscii"/>
          <w:b w:val="1"/>
          <w:bCs w:val="1"/>
          <w:sz w:val="22"/>
          <w:szCs w:val="22"/>
        </w:rPr>
        <w:t xml:space="preserve"> </w:t>
      </w:r>
      <w:r w:rsidRPr="58910F59" w:rsidR="00B5682F">
        <w:rPr>
          <w:rFonts w:ascii="Calibri" w:hAnsi="Calibri" w:cs="Calibri" w:asciiTheme="minorAscii" w:hAnsiTheme="minorAscii" w:cstheme="minorAscii"/>
          <w:b w:val="1"/>
          <w:bCs w:val="1"/>
          <w:sz w:val="22"/>
          <w:szCs w:val="22"/>
          <w:lang w:val="en-US"/>
        </w:rPr>
        <w:t>Innovative machine learning and multi-source data analysis towards development of an urban heat-health Early Warning System for African cities</w:t>
      </w:r>
      <w:r w:rsidRPr="58910F59" w:rsidR="00580C52">
        <w:rPr>
          <w:rFonts w:ascii="Calibri" w:hAnsi="Calibri" w:cs="Calibri" w:asciiTheme="minorAscii" w:hAnsiTheme="minorAscii" w:cstheme="minorAscii"/>
          <w:b w:val="1"/>
          <w:bCs w:val="1"/>
          <w:sz w:val="22"/>
          <w:szCs w:val="22"/>
          <w:lang w:val="en-US"/>
        </w:rPr>
        <w:t xml:space="preserve"> </w:t>
      </w:r>
      <w:del w:author="Sam Zermatten-Jack" w:date="2025-10-23T21:12:16.466Z" w:id="581448823">
        <w:r w:rsidRPr="58910F59" w:rsidDel="00DB4E7A">
          <w:rPr>
            <w:rFonts w:ascii="Calibri" w:hAnsi="Calibri" w:cs="Calibri" w:asciiTheme="minorAscii" w:hAnsiTheme="minorAscii" w:cstheme="minorAscii"/>
            <w:b w:val="1"/>
            <w:bCs w:val="1"/>
            <w:sz w:val="22"/>
            <w:szCs w:val="22"/>
            <w:lang w:val="en-US"/>
          </w:rPr>
          <w:delText>Individual Participant Data meta-analysis to quantify the impact of high ambient temperatures on maternal and child health in Africa</w:delText>
        </w:r>
        <w:r w:rsidRPr="58910F59" w:rsidDel="00DB4E7A">
          <w:rPr>
            <w:rFonts w:ascii="Calibri" w:hAnsi="Calibri" w:cs="Calibri" w:asciiTheme="minorAscii" w:hAnsiTheme="minorAscii" w:cstheme="minorAscii"/>
            <w:b w:val="1"/>
            <w:bCs w:val="1"/>
            <w:sz w:val="22"/>
            <w:szCs w:val="22"/>
          </w:rPr>
          <w:delText xml:space="preserve"> </w:delText>
        </w:r>
      </w:del>
    </w:p>
    <w:p w:rsidRPr="0097031F" w:rsidR="00DB4E7A" w:rsidP="00DB4E7A" w:rsidRDefault="00DB4E7A" w14:paraId="5C2A7EC2" w14:textId="14CF5A69">
      <w:pPr>
        <w:pStyle w:val="Default"/>
        <w:jc w:val="center"/>
        <w:rPr>
          <w:rFonts w:asciiTheme="minorHAnsi" w:hAnsiTheme="minorHAnsi" w:cstheme="minorHAnsi"/>
          <w:b/>
          <w:bCs/>
          <w:sz w:val="22"/>
          <w:szCs w:val="22"/>
        </w:rPr>
      </w:pPr>
      <w:r w:rsidRPr="0097031F">
        <w:rPr>
          <w:rFonts w:asciiTheme="minorHAnsi" w:hAnsiTheme="minorHAnsi" w:cstheme="minorHAnsi"/>
          <w:b/>
          <w:bCs/>
          <w:sz w:val="22"/>
          <w:szCs w:val="22"/>
        </w:rPr>
        <w:t xml:space="preserve">Protocol number: </w:t>
      </w:r>
      <w:r>
        <w:rPr>
          <w:rFonts w:asciiTheme="minorHAnsi" w:hAnsiTheme="minorHAnsi" w:cstheme="minorHAnsi"/>
          <w:b/>
          <w:bCs/>
          <w:sz w:val="22"/>
          <w:szCs w:val="22"/>
        </w:rPr>
        <w:t>HEAT00</w:t>
      </w:r>
      <w:r w:rsidR="004E5061">
        <w:rPr>
          <w:rFonts w:asciiTheme="minorHAnsi" w:hAnsiTheme="minorHAnsi" w:cstheme="minorHAnsi"/>
          <w:b/>
          <w:bCs/>
          <w:sz w:val="22"/>
          <w:szCs w:val="22"/>
        </w:rPr>
        <w:t>2</w:t>
      </w:r>
    </w:p>
    <w:p w:rsidRPr="0097031F" w:rsidR="00DB4E7A" w:rsidP="00DB4E7A" w:rsidRDefault="00DB4E7A" w14:paraId="654DB263" w14:textId="34C7D711">
      <w:pPr>
        <w:autoSpaceDE w:val="0"/>
        <w:autoSpaceDN w:val="0"/>
        <w:adjustRightInd w:val="0"/>
        <w:jc w:val="center"/>
        <w:rPr>
          <w:b/>
          <w:bCs/>
          <w:sz w:val="22"/>
          <w:szCs w:val="22"/>
          <w:lang w:val="en-ZA"/>
        </w:rPr>
      </w:pPr>
      <w:r w:rsidRPr="45745257">
        <w:rPr>
          <w:b/>
          <w:bCs/>
          <w:sz w:val="22"/>
          <w:szCs w:val="22"/>
        </w:rPr>
        <w:t xml:space="preserve">Date of last version of protocol: </w:t>
      </w:r>
      <w:r>
        <w:rPr>
          <w:b/>
          <w:bCs/>
          <w:sz w:val="22"/>
          <w:szCs w:val="22"/>
        </w:rPr>
        <w:t>0</w:t>
      </w:r>
      <w:r w:rsidR="00D331CF">
        <w:rPr>
          <w:b/>
          <w:bCs/>
          <w:sz w:val="22"/>
          <w:szCs w:val="22"/>
        </w:rPr>
        <w:t>3</w:t>
      </w:r>
      <w:r>
        <w:rPr>
          <w:b/>
          <w:bCs/>
          <w:sz w:val="22"/>
          <w:szCs w:val="22"/>
        </w:rPr>
        <w:t xml:space="preserve"> </w:t>
      </w:r>
      <w:r w:rsidR="00D331CF">
        <w:rPr>
          <w:b/>
          <w:bCs/>
          <w:sz w:val="22"/>
          <w:szCs w:val="22"/>
        </w:rPr>
        <w:t>June</w:t>
      </w:r>
      <w:r>
        <w:rPr>
          <w:b/>
          <w:bCs/>
          <w:sz w:val="22"/>
          <w:szCs w:val="22"/>
        </w:rPr>
        <w:t xml:space="preserve"> 2022</w:t>
      </w:r>
    </w:p>
    <w:p w:rsidRPr="0097031F" w:rsidR="00DB4E7A" w:rsidP="3FC57CB8" w:rsidRDefault="00DB4E7A" w14:paraId="70C17EF7" w14:textId="758D570B">
      <w:pPr>
        <w:pStyle w:val="Default"/>
        <w:jc w:val="center"/>
        <w:rPr>
          <w:rFonts w:ascii="Calibri" w:hAnsi="Calibri" w:cs="Calibri" w:asciiTheme="minorAscii" w:hAnsiTheme="minorAscii" w:cstheme="minorAscii"/>
          <w:b w:val="1"/>
          <w:bCs w:val="1"/>
          <w:sz w:val="22"/>
          <w:szCs w:val="22"/>
        </w:rPr>
      </w:pPr>
      <w:r w:rsidRPr="3FC57CB8" w:rsidR="00DB4E7A">
        <w:rPr>
          <w:rFonts w:ascii="Calibri" w:hAnsi="Calibri" w:cs="Calibri" w:asciiTheme="minorAscii" w:hAnsiTheme="minorAscii" w:cstheme="minorAscii"/>
          <w:b w:val="1"/>
          <w:bCs w:val="1"/>
          <w:sz w:val="22"/>
          <w:szCs w:val="22"/>
        </w:rPr>
        <w:t xml:space="preserve">HREC Reference No: </w:t>
      </w:r>
      <w:r w:rsidRPr="3FC57CB8" w:rsidR="006D004F">
        <w:rPr>
          <w:rFonts w:ascii="Calibri" w:hAnsi="Calibri" w:cs="Calibri" w:asciiTheme="minorAscii" w:hAnsiTheme="minorAscii" w:cstheme="minorAscii"/>
          <w:b w:val="1"/>
          <w:bCs w:val="1"/>
          <w:sz w:val="22"/>
          <w:szCs w:val="22"/>
        </w:rPr>
        <w:t>2</w:t>
      </w:r>
      <w:ins w:author="Sam Zermatten-Jack" w:date="2025-10-22T13:43:14.184Z" w:id="1000228355">
        <w:r w:rsidRPr="3FC57CB8" w:rsidR="4FAE2C49">
          <w:rPr>
            <w:rFonts w:ascii="Calibri" w:hAnsi="Calibri" w:cs="Calibri" w:asciiTheme="minorAscii" w:hAnsiTheme="minorAscii" w:cstheme="minorAscii"/>
            <w:b w:val="1"/>
            <w:bCs w:val="1"/>
            <w:sz w:val="22"/>
            <w:szCs w:val="22"/>
          </w:rPr>
          <w:t>2</w:t>
        </w:r>
      </w:ins>
      <w:del w:author="Sam Zermatten-Jack" w:date="2025-10-22T13:43:13.425Z" w:id="899782487">
        <w:r w:rsidRPr="3FC57CB8" w:rsidDel="006D004F">
          <w:rPr>
            <w:rFonts w:ascii="Calibri" w:hAnsi="Calibri" w:cs="Calibri" w:asciiTheme="minorAscii" w:hAnsiTheme="minorAscii" w:cstheme="minorAscii"/>
            <w:b w:val="1"/>
            <w:bCs w:val="1"/>
            <w:sz w:val="22"/>
            <w:szCs w:val="22"/>
          </w:rPr>
          <w:delText>0</w:delText>
        </w:r>
      </w:del>
      <w:r w:rsidRPr="3FC57CB8" w:rsidR="006D004F">
        <w:rPr>
          <w:rFonts w:ascii="Calibri" w:hAnsi="Calibri" w:cs="Calibri" w:asciiTheme="minorAscii" w:hAnsiTheme="minorAscii" w:cstheme="minorAscii"/>
          <w:b w:val="1"/>
          <w:bCs w:val="1"/>
          <w:sz w:val="22"/>
          <w:szCs w:val="22"/>
        </w:rPr>
        <w:t>060</w:t>
      </w:r>
      <w:r w:rsidRPr="3FC57CB8" w:rsidR="00DB2109">
        <w:rPr>
          <w:rFonts w:ascii="Calibri" w:hAnsi="Calibri" w:cs="Calibri" w:asciiTheme="minorAscii" w:hAnsiTheme="minorAscii" w:cstheme="minorAscii"/>
          <w:b w:val="1"/>
          <w:bCs w:val="1"/>
          <w:sz w:val="22"/>
          <w:szCs w:val="22"/>
        </w:rPr>
        <w:t>6</w:t>
      </w:r>
    </w:p>
    <w:p w:rsidRPr="0097031F" w:rsidR="00DB4E7A" w:rsidP="00DB4E7A" w:rsidRDefault="00DB4E7A" w14:paraId="4A30C55D" w14:textId="77777777">
      <w:pPr>
        <w:pStyle w:val="Default"/>
        <w:rPr>
          <w:rFonts w:asciiTheme="minorHAnsi" w:hAnsiTheme="minorHAnsi" w:cstheme="minorHAnsi"/>
          <w:b/>
          <w:bCs/>
          <w:sz w:val="22"/>
          <w:szCs w:val="22"/>
        </w:rPr>
      </w:pPr>
    </w:p>
    <w:p w:rsidR="00DB4E7A" w:rsidP="00DB4E7A" w:rsidRDefault="00DB4E7A" w14:paraId="4C104F89" w14:textId="77777777">
      <w:pPr>
        <w:pStyle w:val="Default"/>
        <w:rPr>
          <w:rFonts w:asciiTheme="minorHAnsi" w:hAnsiTheme="minorHAnsi" w:cstheme="minorHAnsi"/>
          <w:b/>
          <w:bCs/>
          <w:sz w:val="22"/>
          <w:szCs w:val="22"/>
        </w:rPr>
      </w:pPr>
      <w:r w:rsidRPr="0097031F">
        <w:rPr>
          <w:rFonts w:asciiTheme="minorHAnsi" w:hAnsiTheme="minorHAnsi" w:cstheme="minorHAnsi"/>
          <w:b/>
          <w:bCs/>
          <w:sz w:val="22"/>
          <w:szCs w:val="22"/>
        </w:rPr>
        <w:t>Overall rationale for the amendment</w:t>
      </w:r>
    </w:p>
    <w:p w:rsidR="00DB4E7A" w:rsidP="00DB4E7A" w:rsidRDefault="00DB4E7A" w14:paraId="28C810F0" w14:textId="77777777">
      <w:pPr>
        <w:pStyle w:val="Default"/>
        <w:rPr>
          <w:rFonts w:asciiTheme="minorHAnsi" w:hAnsiTheme="minorHAnsi" w:cstheme="minorHAnsi"/>
          <w:b/>
          <w:bCs/>
          <w:sz w:val="22"/>
          <w:szCs w:val="22"/>
        </w:rPr>
      </w:pPr>
    </w:p>
    <w:p w:rsidR="006D004F" w:rsidP="00DB4E7A" w:rsidRDefault="00176B78" w14:paraId="46C6CA66" w14:textId="5FD767D1">
      <w:pPr>
        <w:autoSpaceDE w:val="0"/>
        <w:autoSpaceDN w:val="0"/>
        <w:adjustRightInd w:val="0"/>
        <w:rPr>
          <w:rFonts w:eastAsiaTheme="minorHAnsi" w:cstheme="minorHAnsi"/>
          <w:color w:val="000000"/>
          <w:sz w:val="22"/>
          <w:szCs w:val="22"/>
          <w:lang w:val="en-ZA"/>
          <w14:ligatures w14:val="standardContextual"/>
        </w:rPr>
      </w:pPr>
      <w:r w:rsidRPr="00176B78">
        <w:rPr>
          <w:rFonts w:eastAsiaTheme="minorHAnsi" w:cstheme="minorHAnsi"/>
          <w:color w:val="000000"/>
          <w:sz w:val="22"/>
          <w:szCs w:val="22"/>
          <w14:ligatures w14:val="standardContextual"/>
        </w:rPr>
        <w:t>The study aims to understand the impact of heat on health in Africa's urban areas, mapping vulnerability and exposure based on socio-environmental factors, and utilizing data science to integrate diverse data sources, ultimately developing a targeted heat-health early warning system at fine geospatial scales</w:t>
      </w:r>
      <w:r w:rsidR="00B12EB6">
        <w:rPr>
          <w:rFonts w:eastAsiaTheme="minorHAnsi" w:cstheme="minorHAnsi"/>
          <w:color w:val="000000"/>
          <w:sz w:val="22"/>
          <w:szCs w:val="22"/>
          <w14:ligatures w14:val="standardContextual"/>
        </w:rPr>
        <w:t xml:space="preserve">. </w:t>
      </w:r>
      <w:r w:rsidR="00016909">
        <w:rPr>
          <w:rFonts w:eastAsiaTheme="minorHAnsi" w:cstheme="minorHAnsi"/>
          <w:color w:val="000000"/>
          <w:sz w:val="22"/>
          <w:szCs w:val="22"/>
          <w:lang w:val="en-ZA"/>
          <w14:ligatures w14:val="standardContextual"/>
        </w:rPr>
        <w:t xml:space="preserve">The overall rationale for the amendments are to ensure that we update on all new staff that have joined the project team, correct any typographical errors noted in the previous draft on investigators institutions, and improve the scientific integrity and ethical considerations of the study. A summary of the changes are as follows: </w:t>
      </w:r>
    </w:p>
    <w:p w:rsidRPr="00AC2790" w:rsidR="00016909" w:rsidP="00787320" w:rsidRDefault="00016909" w14:paraId="1484E1C5" w14:textId="2BA55DB6">
      <w:pPr>
        <w:autoSpaceDE w:val="0"/>
        <w:autoSpaceDN w:val="0"/>
        <w:adjustRightInd w:val="0"/>
        <w:rPr>
          <w:rFonts w:eastAsiaTheme="minorHAnsi" w:cstheme="minorHAnsi"/>
          <w:color w:val="000000"/>
          <w:sz w:val="22"/>
          <w:szCs w:val="22"/>
          <w:lang w:val="en-ZA"/>
          <w14:ligatures w14:val="standardContextual"/>
        </w:rPr>
      </w:pPr>
    </w:p>
    <w:p w:rsidR="00016909" w:rsidP="00DB4E7A" w:rsidRDefault="00016909" w14:paraId="620CA999" w14:textId="535726E5">
      <w:pPr>
        <w:numPr>
          <w:ilvl w:val="0"/>
          <w:numId w:val="8"/>
        </w:numPr>
        <w:autoSpaceDE w:val="0"/>
        <w:autoSpaceDN w:val="0"/>
        <w:adjustRightInd w:val="0"/>
        <w:rPr>
          <w:rFonts w:eastAsiaTheme="minorHAnsi" w:cstheme="minorHAnsi"/>
          <w:color w:val="000000"/>
          <w:sz w:val="22"/>
          <w:szCs w:val="22"/>
          <w:lang w:val="en-ZA"/>
          <w14:ligatures w14:val="standardContextual"/>
        </w:rPr>
      </w:pPr>
      <w:r>
        <w:rPr>
          <w:rFonts w:eastAsiaTheme="minorHAnsi" w:cstheme="minorHAnsi"/>
          <w:color w:val="000000"/>
          <w:sz w:val="22"/>
          <w:szCs w:val="22"/>
          <w:lang w:val="en-ZA"/>
          <w14:ligatures w14:val="standardContextual"/>
        </w:rPr>
        <w:t>R</w:t>
      </w:r>
      <w:r w:rsidRPr="00016909">
        <w:rPr>
          <w:rFonts w:eastAsiaTheme="minorHAnsi" w:cstheme="minorHAnsi"/>
          <w:color w:val="000000"/>
          <w:sz w:val="22"/>
          <w:szCs w:val="22"/>
          <w:lang w:val="en-ZA"/>
          <w14:ligatures w14:val="standardContextual"/>
        </w:rPr>
        <w:t xml:space="preserve">eview of informed consent waivers by </w:t>
      </w:r>
      <w:r>
        <w:rPr>
          <w:rFonts w:eastAsiaTheme="minorHAnsi" w:cstheme="minorHAnsi"/>
          <w:color w:val="000000"/>
          <w:sz w:val="22"/>
          <w:szCs w:val="22"/>
          <w:lang w:val="en-ZA"/>
          <w14:ligatures w14:val="standardContextual"/>
        </w:rPr>
        <w:t xml:space="preserve">the Wits Human Research Ethics Committee instead of </w:t>
      </w:r>
      <w:r w:rsidRPr="00016909">
        <w:rPr>
          <w:rFonts w:eastAsiaTheme="minorHAnsi" w:cstheme="minorHAnsi"/>
          <w:color w:val="000000"/>
          <w:sz w:val="22"/>
          <w:szCs w:val="22"/>
          <w:lang w:val="en-ZA"/>
          <w14:ligatures w14:val="standardContextual"/>
        </w:rPr>
        <w:t xml:space="preserve">UCT Faculty of Science RE Committee </w:t>
      </w:r>
      <w:r>
        <w:rPr>
          <w:rFonts w:eastAsiaTheme="minorHAnsi" w:cstheme="minorHAnsi"/>
          <w:color w:val="000000"/>
          <w:sz w:val="22"/>
          <w:szCs w:val="22"/>
          <w:lang w:val="en-ZA"/>
          <w14:ligatures w14:val="standardContextual"/>
        </w:rPr>
        <w:t>to ensure s</w:t>
      </w:r>
      <w:r w:rsidRPr="00016909">
        <w:rPr>
          <w:rFonts w:eastAsiaTheme="minorHAnsi" w:cstheme="minorHAnsi"/>
          <w:color w:val="000000"/>
          <w:sz w:val="22"/>
          <w:szCs w:val="22"/>
          <w:lang w:val="en-ZA"/>
          <w14:ligatures w14:val="standardContextual"/>
        </w:rPr>
        <w:t>peciali</w:t>
      </w:r>
      <w:r>
        <w:rPr>
          <w:rFonts w:eastAsiaTheme="minorHAnsi" w:cstheme="minorHAnsi"/>
          <w:color w:val="000000"/>
          <w:sz w:val="22"/>
          <w:szCs w:val="22"/>
          <w:lang w:val="en-ZA"/>
          <w14:ligatures w14:val="standardContextual"/>
        </w:rPr>
        <w:t>s</w:t>
      </w:r>
      <w:r w:rsidRPr="00016909">
        <w:rPr>
          <w:rFonts w:eastAsiaTheme="minorHAnsi" w:cstheme="minorHAnsi"/>
          <w:color w:val="000000"/>
          <w:sz w:val="22"/>
          <w:szCs w:val="22"/>
          <w:lang w:val="en-ZA"/>
          <w14:ligatures w14:val="standardContextual"/>
        </w:rPr>
        <w:t>ed review for human health research ethics.</w:t>
      </w:r>
    </w:p>
    <w:p w:rsidRPr="00016909" w:rsidR="00016909" w:rsidP="00DB4E7A" w:rsidRDefault="00016909" w14:paraId="1D9D079B" w14:textId="21D1FF20">
      <w:pPr>
        <w:numPr>
          <w:ilvl w:val="0"/>
          <w:numId w:val="8"/>
        </w:numPr>
        <w:autoSpaceDE w:val="0"/>
        <w:autoSpaceDN w:val="0"/>
        <w:adjustRightInd w:val="0"/>
        <w:rPr>
          <w:rFonts w:eastAsiaTheme="minorHAnsi" w:cstheme="minorHAnsi"/>
          <w:color w:val="000000"/>
          <w:sz w:val="22"/>
          <w:szCs w:val="22"/>
          <w:lang w:val="en-ZA"/>
          <w14:ligatures w14:val="standardContextual"/>
        </w:rPr>
      </w:pPr>
      <w:r>
        <w:rPr>
          <w:rFonts w:eastAsiaTheme="minorHAnsi" w:cstheme="minorHAnsi"/>
          <w:color w:val="000000"/>
          <w:sz w:val="22"/>
          <w:szCs w:val="22"/>
          <w:lang w:val="en-ZA"/>
          <w14:ligatures w14:val="standardContextual"/>
        </w:rPr>
        <w:t xml:space="preserve">Updated the table of variables to be more comprehensive. </w:t>
      </w:r>
    </w:p>
    <w:p w:rsidR="006D004F" w:rsidP="00DB4E7A" w:rsidRDefault="006D004F" w14:paraId="7C3FA45D" w14:textId="77777777">
      <w:pPr>
        <w:autoSpaceDE w:val="0"/>
        <w:autoSpaceDN w:val="0"/>
        <w:adjustRightInd w:val="0"/>
        <w:rPr>
          <w:rFonts w:eastAsiaTheme="minorHAnsi" w:cstheme="minorHAnsi"/>
          <w:color w:val="000000"/>
          <w:sz w:val="22"/>
          <w:szCs w:val="22"/>
          <w:lang w:val="en-ZA"/>
          <w14:ligatures w14:val="standardContextual"/>
        </w:rPr>
      </w:pPr>
    </w:p>
    <w:p w:rsidRPr="00D32BE9" w:rsidR="00DB4E7A" w:rsidP="00DB4E7A" w:rsidRDefault="00DB4E7A" w14:paraId="420FC985" w14:textId="77777777">
      <w:pPr>
        <w:pStyle w:val="Default"/>
        <w:rPr>
          <w:rFonts w:asciiTheme="minorHAnsi" w:hAnsiTheme="minorHAnsi" w:cstheme="minorHAnsi"/>
          <w:sz w:val="22"/>
          <w:szCs w:val="22"/>
        </w:rPr>
      </w:pPr>
    </w:p>
    <w:p w:rsidRPr="00D32BE9" w:rsidR="00DB4E7A" w:rsidP="00DB4E7A" w:rsidRDefault="00DB4E7A" w14:paraId="72B2D159" w14:textId="77777777">
      <w:pPr>
        <w:pStyle w:val="Default"/>
        <w:rPr>
          <w:rFonts w:asciiTheme="minorHAnsi" w:hAnsiTheme="minorHAnsi" w:cstheme="minorHAnsi"/>
          <w:b/>
          <w:bCs/>
          <w:color w:val="auto"/>
          <w:sz w:val="22"/>
          <w:szCs w:val="22"/>
        </w:rPr>
      </w:pPr>
      <w:r w:rsidRPr="00D32BE9">
        <w:rPr>
          <w:rFonts w:asciiTheme="minorHAnsi" w:hAnsiTheme="minorHAnsi" w:cstheme="minorHAnsi"/>
          <w:b/>
          <w:bCs/>
          <w:color w:val="auto"/>
          <w:sz w:val="22"/>
          <w:szCs w:val="22"/>
        </w:rPr>
        <w:t xml:space="preserve">Implementation of the </w:t>
      </w:r>
      <w:r>
        <w:rPr>
          <w:rFonts w:asciiTheme="minorHAnsi" w:hAnsiTheme="minorHAnsi" w:cstheme="minorHAnsi"/>
          <w:b/>
          <w:bCs/>
          <w:color w:val="auto"/>
          <w:sz w:val="22"/>
          <w:szCs w:val="22"/>
        </w:rPr>
        <w:t>p</w:t>
      </w:r>
      <w:r w:rsidRPr="00D32BE9">
        <w:rPr>
          <w:rFonts w:asciiTheme="minorHAnsi" w:hAnsiTheme="minorHAnsi" w:cstheme="minorHAnsi"/>
          <w:b/>
          <w:bCs/>
          <w:color w:val="auto"/>
          <w:sz w:val="22"/>
          <w:szCs w:val="22"/>
        </w:rPr>
        <w:t xml:space="preserve">rotocol </w:t>
      </w:r>
      <w:r>
        <w:rPr>
          <w:rFonts w:asciiTheme="minorHAnsi" w:hAnsiTheme="minorHAnsi" w:cstheme="minorHAnsi"/>
          <w:b/>
          <w:bCs/>
          <w:color w:val="auto"/>
          <w:sz w:val="22"/>
          <w:szCs w:val="22"/>
        </w:rPr>
        <w:t>m</w:t>
      </w:r>
      <w:r w:rsidRPr="00D32BE9">
        <w:rPr>
          <w:rFonts w:asciiTheme="minorHAnsi" w:hAnsiTheme="minorHAnsi" w:cstheme="minorHAnsi"/>
          <w:b/>
          <w:bCs/>
          <w:color w:val="auto"/>
          <w:sz w:val="22"/>
          <w:szCs w:val="22"/>
        </w:rPr>
        <w:t xml:space="preserve">odification </w:t>
      </w:r>
    </w:p>
    <w:p w:rsidRPr="00D32BE9" w:rsidR="00DB4E7A" w:rsidP="00DB4E7A" w:rsidRDefault="00DB4E7A" w14:paraId="511641F6" w14:textId="77777777">
      <w:pPr>
        <w:pStyle w:val="Default"/>
        <w:rPr>
          <w:rFonts w:asciiTheme="minorHAnsi" w:hAnsiTheme="minorHAnsi" w:cstheme="minorHAnsi"/>
          <w:color w:val="auto"/>
          <w:sz w:val="22"/>
          <w:szCs w:val="22"/>
        </w:rPr>
      </w:pPr>
    </w:p>
    <w:p w:rsidR="00DB4E7A" w:rsidP="53A83311" w:rsidRDefault="00DB4E7A" w14:paraId="5DED534E" w14:textId="77777777">
      <w:pPr>
        <w:pStyle w:val="Default"/>
        <w:rPr>
          <w:rFonts w:ascii="Calibri" w:hAnsi="Calibri" w:cs="Calibri" w:asciiTheme="minorAscii" w:hAnsiTheme="minorAscii" w:cstheme="minorAscii"/>
          <w:color w:val="auto"/>
          <w:sz w:val="22"/>
          <w:szCs w:val="22"/>
          <w:lang w:val="en-US"/>
        </w:rPr>
      </w:pPr>
      <w:r w:rsidRPr="53A83311" w:rsidR="00DB4E7A">
        <w:rPr>
          <w:rFonts w:ascii="Calibri" w:hAnsi="Calibri" w:cs="Calibri" w:asciiTheme="minorAscii" w:hAnsiTheme="minorAscii" w:cstheme="minorAscii"/>
          <w:color w:val="auto"/>
          <w:sz w:val="22"/>
          <w:szCs w:val="22"/>
          <w:lang w:val="en-US"/>
        </w:rPr>
        <w:t xml:space="preserve">Upon receiving research ethics committee approval for this protocol amendment, the site would implement the protocol amendment </w:t>
      </w:r>
      <w:r w:rsidRPr="53A83311" w:rsidR="00DB4E7A">
        <w:rPr>
          <w:rFonts w:ascii="Calibri" w:hAnsi="Calibri" w:cs="Calibri" w:asciiTheme="minorAscii" w:hAnsiTheme="minorAscii" w:cstheme="minorAscii"/>
          <w:color w:val="auto"/>
          <w:sz w:val="22"/>
          <w:szCs w:val="22"/>
          <w:lang w:val="en-US"/>
        </w:rPr>
        <w:t>immediately</w:t>
      </w:r>
      <w:r w:rsidRPr="53A83311" w:rsidR="00DB4E7A">
        <w:rPr>
          <w:rFonts w:ascii="Calibri" w:hAnsi="Calibri" w:cs="Calibri" w:asciiTheme="minorAscii" w:hAnsiTheme="minorAscii" w:cstheme="minorAscii"/>
          <w:color w:val="auto"/>
          <w:sz w:val="22"/>
          <w:szCs w:val="22"/>
          <w:lang w:val="en-US"/>
        </w:rPr>
        <w:t xml:space="preserve">. A copy of the protocol amendment approval along with any correspondence will be </w:t>
      </w:r>
      <w:r w:rsidRPr="53A83311" w:rsidR="00DB4E7A">
        <w:rPr>
          <w:rFonts w:ascii="Calibri" w:hAnsi="Calibri" w:cs="Calibri" w:asciiTheme="minorAscii" w:hAnsiTheme="minorAscii" w:cstheme="minorAscii"/>
          <w:color w:val="auto"/>
          <w:sz w:val="22"/>
          <w:szCs w:val="22"/>
          <w:lang w:val="en-US"/>
        </w:rPr>
        <w:t>retained</w:t>
      </w:r>
      <w:r w:rsidRPr="53A83311" w:rsidR="00DB4E7A">
        <w:rPr>
          <w:rFonts w:ascii="Calibri" w:hAnsi="Calibri" w:cs="Calibri" w:asciiTheme="minorAscii" w:hAnsiTheme="minorAscii" w:cstheme="minorAscii"/>
          <w:color w:val="auto"/>
          <w:sz w:val="22"/>
          <w:szCs w:val="22"/>
          <w:lang w:val="en-US"/>
        </w:rPr>
        <w:t xml:space="preserve"> in the site’s regulatory files of this study. </w:t>
      </w:r>
    </w:p>
    <w:p w:rsidR="00DB4E7A" w:rsidP="00DB4E7A" w:rsidRDefault="00DB4E7A" w14:paraId="74A1C87A" w14:textId="77777777">
      <w:pPr>
        <w:pStyle w:val="Default"/>
        <w:rPr>
          <w:rFonts w:asciiTheme="minorHAnsi" w:hAnsiTheme="minorHAnsi" w:cstheme="minorHAnsi"/>
          <w:color w:val="auto"/>
          <w:sz w:val="22"/>
          <w:szCs w:val="22"/>
        </w:rPr>
      </w:pPr>
    </w:p>
    <w:p w:rsidRPr="00AB04E0" w:rsidR="00DB4E7A" w:rsidP="00DB4E7A" w:rsidRDefault="00016909" w14:paraId="7D94D4CC" w14:textId="230F57F6">
      <w:pPr>
        <w:pStyle w:val="Default"/>
        <w:rPr>
          <w:rFonts w:asciiTheme="minorHAnsi" w:hAnsiTheme="minorHAnsi" w:cstheme="minorHAnsi"/>
          <w:b/>
          <w:bCs/>
          <w:color w:val="auto"/>
          <w:sz w:val="22"/>
          <w:szCs w:val="22"/>
        </w:rPr>
      </w:pPr>
      <w:r>
        <w:rPr>
          <w:rFonts w:asciiTheme="minorHAnsi" w:hAnsiTheme="minorHAnsi" w:cstheme="minorHAnsi"/>
          <w:b/>
          <w:bCs/>
          <w:color w:val="auto"/>
          <w:sz w:val="22"/>
          <w:szCs w:val="22"/>
        </w:rPr>
        <w:t>All proposed c</w:t>
      </w:r>
      <w:r w:rsidRPr="00AB04E0" w:rsidR="00DB4E7A">
        <w:rPr>
          <w:rFonts w:asciiTheme="minorHAnsi" w:hAnsiTheme="minorHAnsi" w:cstheme="minorHAnsi"/>
          <w:b/>
          <w:bCs/>
          <w:color w:val="auto"/>
          <w:sz w:val="22"/>
          <w:szCs w:val="22"/>
        </w:rPr>
        <w:t>hanges</w:t>
      </w:r>
      <w:r>
        <w:rPr>
          <w:rFonts w:asciiTheme="minorHAnsi" w:hAnsiTheme="minorHAnsi" w:cstheme="minorHAnsi"/>
          <w:b/>
          <w:bCs/>
          <w:color w:val="auto"/>
          <w:sz w:val="22"/>
          <w:szCs w:val="22"/>
        </w:rPr>
        <w:t xml:space="preserve"> and their rationale </w:t>
      </w:r>
    </w:p>
    <w:p w:rsidR="00DB4E7A" w:rsidP="00DB4E7A" w:rsidRDefault="00DB4E7A" w14:paraId="51B48647" w14:textId="77777777">
      <w:pPr>
        <w:pStyle w:val="Default"/>
        <w:rPr>
          <w:rFonts w:asciiTheme="minorHAnsi" w:hAnsiTheme="minorHAnsi" w:cstheme="minorHAnsi"/>
          <w:color w:val="auto"/>
          <w:sz w:val="22"/>
          <w:szCs w:val="22"/>
        </w:rPr>
      </w:pPr>
    </w:p>
    <w:p w:rsidRPr="00396D20" w:rsidR="00396D20" w:rsidP="00396D20" w:rsidRDefault="00396D20" w14:paraId="7B5107C5" w14:textId="77777777">
      <w:pPr>
        <w:pStyle w:val="Default"/>
        <w:rPr>
          <w:rFonts w:asciiTheme="minorHAnsi" w:hAnsiTheme="minorHAnsi" w:cstheme="minorHAnsi"/>
          <w:b/>
          <w:bCs/>
          <w:sz w:val="22"/>
          <w:szCs w:val="22"/>
        </w:rPr>
      </w:pPr>
      <w:r w:rsidRPr="00396D20">
        <w:rPr>
          <w:rFonts w:asciiTheme="minorHAnsi" w:hAnsiTheme="minorHAnsi" w:cstheme="minorHAnsi"/>
          <w:sz w:val="22"/>
          <w:szCs w:val="22"/>
        </w:rPr>
        <w:t xml:space="preserve">We would like to edit the text in the following sections of the protocol, described in the table below: </w:t>
      </w:r>
      <w:r w:rsidRPr="00396D20">
        <w:rPr>
          <w:rFonts w:asciiTheme="minorHAnsi" w:hAnsiTheme="minorHAnsi" w:cstheme="minorHAnsi"/>
          <w:b/>
          <w:bCs/>
          <w:sz w:val="22"/>
          <w:szCs w:val="22"/>
        </w:rPr>
        <w:t xml:space="preserve"> </w:t>
      </w:r>
    </w:p>
    <w:p w:rsidRPr="00D32BE9" w:rsidR="00396D20" w:rsidP="00DB4E7A" w:rsidRDefault="00396D20" w14:paraId="12D3FDDC" w14:textId="77777777">
      <w:pPr>
        <w:pStyle w:val="Default"/>
        <w:rPr>
          <w:rFonts w:asciiTheme="minorHAnsi" w:hAnsiTheme="minorHAnsi" w:cstheme="minorHAnsi"/>
          <w:color w:val="auto"/>
          <w:sz w:val="22"/>
          <w:szCs w:val="22"/>
        </w:rPr>
      </w:pPr>
    </w:p>
    <w:tbl>
      <w:tblPr>
        <w:tblStyle w:val="TableGrid"/>
        <w:tblpPr w:leftFromText="180" w:rightFromText="180" w:vertAnchor="text" w:horzAnchor="margin" w:tblpY="372"/>
        <w:tblOverlap w:val="never"/>
        <w:tblW w:w="5343" w:type="pct"/>
        <w:tblLook w:val="04A0" w:firstRow="1" w:lastRow="0" w:firstColumn="1" w:lastColumn="0" w:noHBand="0" w:noVBand="1"/>
      </w:tblPr>
      <w:tblGrid>
        <w:gridCol w:w="2150"/>
        <w:gridCol w:w="3738"/>
        <w:gridCol w:w="3746"/>
      </w:tblGrid>
      <w:tr w:rsidRPr="009A7A98" w:rsidR="009A7A98" w:rsidTr="53A83311" w14:paraId="0A4BBDA4" w14:textId="77777777">
        <w:trPr>
          <w:trHeight w:val="558"/>
        </w:trPr>
        <w:tc>
          <w:tcPr>
            <w:tcW w:w="1116" w:type="pct"/>
            <w:tcMar/>
          </w:tcPr>
          <w:p w:rsidRPr="009A7A98" w:rsidR="00396D20" w:rsidP="00396D20" w:rsidRDefault="00396D20" w14:paraId="71E41510" w14:textId="77777777">
            <w:pPr>
              <w:pStyle w:val="Default"/>
              <w:rPr>
                <w:rFonts w:asciiTheme="minorHAnsi" w:hAnsiTheme="minorHAnsi" w:cstheme="minorHAnsi"/>
                <w:b/>
                <w:bCs/>
                <w:color w:val="auto"/>
                <w:sz w:val="22"/>
                <w:szCs w:val="22"/>
              </w:rPr>
            </w:pPr>
            <w:r w:rsidRPr="009A7A98">
              <w:rPr>
                <w:rFonts w:asciiTheme="minorHAnsi" w:hAnsiTheme="minorHAnsi" w:cstheme="minorHAnsi"/>
                <w:b/>
                <w:bCs/>
                <w:color w:val="auto"/>
                <w:sz w:val="22"/>
                <w:szCs w:val="22"/>
              </w:rPr>
              <w:t xml:space="preserve">Location of Revision </w:t>
            </w:r>
          </w:p>
        </w:tc>
        <w:tc>
          <w:tcPr>
            <w:tcW w:w="1940" w:type="pct"/>
            <w:tcMar/>
          </w:tcPr>
          <w:p w:rsidRPr="009A7A98" w:rsidR="00396D20" w:rsidP="00396D20" w:rsidRDefault="00396D20" w14:paraId="56090A9C" w14:textId="77777777">
            <w:pPr>
              <w:pStyle w:val="Default"/>
              <w:rPr>
                <w:rFonts w:asciiTheme="minorHAnsi" w:hAnsiTheme="minorHAnsi" w:cstheme="minorHAnsi"/>
                <w:b/>
                <w:bCs/>
                <w:sz w:val="22"/>
                <w:szCs w:val="22"/>
              </w:rPr>
            </w:pPr>
            <w:r w:rsidRPr="009A7A98">
              <w:rPr>
                <w:rFonts w:asciiTheme="minorHAnsi" w:hAnsiTheme="minorHAnsi" w:cstheme="minorHAnsi"/>
                <w:b/>
                <w:bCs/>
                <w:sz w:val="22"/>
                <w:szCs w:val="22"/>
              </w:rPr>
              <w:t xml:space="preserve">Description of Revision </w:t>
            </w:r>
          </w:p>
        </w:tc>
        <w:tc>
          <w:tcPr>
            <w:tcW w:w="1944" w:type="pct"/>
            <w:tcMar/>
          </w:tcPr>
          <w:p w:rsidRPr="009A7A98" w:rsidR="00396D20" w:rsidP="00396D20" w:rsidRDefault="00396D20" w14:paraId="33E8EFFE" w14:textId="6C73A9D4">
            <w:pPr>
              <w:pStyle w:val="Default"/>
              <w:rPr>
                <w:rFonts w:asciiTheme="minorHAnsi" w:hAnsiTheme="minorHAnsi" w:cstheme="minorHAnsi"/>
                <w:b/>
                <w:bCs/>
                <w:sz w:val="22"/>
                <w:szCs w:val="22"/>
              </w:rPr>
            </w:pPr>
            <w:r w:rsidRPr="009A7A98">
              <w:rPr>
                <w:rFonts w:asciiTheme="minorHAnsi" w:hAnsiTheme="minorHAnsi" w:cstheme="minorHAnsi"/>
                <w:b/>
                <w:bCs/>
                <w:sz w:val="22"/>
                <w:szCs w:val="22"/>
              </w:rPr>
              <w:t xml:space="preserve">Reason for changes </w:t>
            </w:r>
          </w:p>
        </w:tc>
      </w:tr>
      <w:tr w:rsidRPr="009A7A98" w:rsidR="009A7A98" w:rsidTr="53A83311" w14:paraId="7F1C3BA9" w14:textId="77777777">
        <w:trPr>
          <w:trHeight w:val="2693"/>
        </w:trPr>
        <w:tc>
          <w:tcPr>
            <w:tcW w:w="1116" w:type="pct"/>
            <w:tcMar/>
          </w:tcPr>
          <w:p w:rsidRPr="009A7A98" w:rsidR="00396D20" w:rsidP="53A83311" w:rsidRDefault="00396D20" w14:paraId="16B6F24E" w14:textId="5FB7E7A1">
            <w:pPr>
              <w:pStyle w:val="Default"/>
              <w:rPr>
                <w:rFonts w:ascii="Calibri" w:hAnsi="Calibri" w:cs="Calibri" w:asciiTheme="minorAscii" w:hAnsiTheme="minorAscii" w:cstheme="minorAscii"/>
                <w:b w:val="1"/>
                <w:bCs w:val="1"/>
                <w:color w:val="auto"/>
                <w:sz w:val="22"/>
                <w:szCs w:val="22"/>
                <w:lang w:val="en-US"/>
              </w:rPr>
            </w:pPr>
            <w:r w:rsidRPr="53A83311" w:rsidR="00396D20">
              <w:rPr>
                <w:rFonts w:ascii="Calibri" w:hAnsi="Calibri" w:cs="Calibri" w:asciiTheme="minorAscii" w:hAnsiTheme="minorAscii" w:cstheme="minorAscii"/>
                <w:b w:val="1"/>
                <w:bCs w:val="1"/>
                <w:color w:val="auto"/>
                <w:sz w:val="22"/>
                <w:szCs w:val="22"/>
                <w:lang w:val="en-US"/>
              </w:rPr>
              <w:t xml:space="preserve">Study </w:t>
            </w:r>
            <w:r w:rsidRPr="53A83311" w:rsidR="00396D20">
              <w:rPr>
                <w:rFonts w:ascii="Calibri" w:hAnsi="Calibri" w:cs="Calibri" w:asciiTheme="minorAscii" w:hAnsiTheme="minorAscii" w:cstheme="minorAscii"/>
                <w:b w:val="1"/>
                <w:bCs w:val="1"/>
                <w:color w:val="auto"/>
                <w:sz w:val="22"/>
                <w:szCs w:val="22"/>
                <w:lang w:val="en-US"/>
              </w:rPr>
              <w:t>investigators</w:t>
            </w:r>
            <w:r w:rsidRPr="53A83311" w:rsidR="00D7513B">
              <w:rPr>
                <w:rFonts w:ascii="Calibri" w:hAnsi="Calibri" w:cs="Calibri" w:asciiTheme="minorAscii" w:hAnsiTheme="minorAscii" w:cstheme="minorAscii"/>
                <w:b w:val="1"/>
                <w:bCs w:val="1"/>
                <w:color w:val="auto"/>
                <w:sz w:val="22"/>
                <w:szCs w:val="22"/>
                <w:lang w:val="en-US"/>
              </w:rPr>
              <w:t xml:space="preserve"> </w:t>
            </w:r>
            <w:r w:rsidRPr="53A83311" w:rsidR="00396D20">
              <w:rPr>
                <w:rFonts w:ascii="Calibri" w:hAnsi="Calibri" w:cs="Calibri" w:asciiTheme="minorAscii" w:hAnsiTheme="minorAscii" w:cstheme="minorAscii"/>
                <w:b w:val="1"/>
                <w:bCs w:val="1"/>
                <w:color w:val="auto"/>
                <w:sz w:val="22"/>
                <w:szCs w:val="22"/>
                <w:lang w:val="en-US"/>
              </w:rPr>
              <w:t xml:space="preserve"> </w:t>
            </w:r>
            <w:r w:rsidRPr="53A83311" w:rsidR="00D7513B">
              <w:rPr>
                <w:rFonts w:ascii="Calibri" w:hAnsi="Calibri" w:cs="Calibri" w:asciiTheme="minorAscii" w:hAnsiTheme="minorAscii" w:cstheme="minorAscii"/>
                <w:b w:val="1"/>
                <w:bCs w:val="1"/>
                <w:color w:val="auto"/>
                <w:sz w:val="22"/>
                <w:szCs w:val="22"/>
                <w:lang w:val="en-US"/>
              </w:rPr>
              <w:t>(</w:t>
            </w:r>
            <w:r w:rsidRPr="53A83311" w:rsidR="00396D20">
              <w:rPr>
                <w:rFonts w:ascii="Calibri" w:hAnsi="Calibri" w:cs="Calibri" w:asciiTheme="minorAscii" w:hAnsiTheme="minorAscii" w:cstheme="minorAscii"/>
                <w:b w:val="1"/>
                <w:bCs w:val="1"/>
                <w:color w:val="auto"/>
                <w:sz w:val="22"/>
                <w:szCs w:val="22"/>
                <w:lang w:val="en-US"/>
              </w:rPr>
              <w:t xml:space="preserve">page </w:t>
            </w:r>
            <w:r w:rsidRPr="53A83311" w:rsidR="001054FF">
              <w:rPr>
                <w:rFonts w:ascii="Calibri" w:hAnsi="Calibri" w:cs="Calibri" w:asciiTheme="minorAscii" w:hAnsiTheme="minorAscii" w:cstheme="minorAscii"/>
                <w:b w:val="1"/>
                <w:bCs w:val="1"/>
                <w:color w:val="auto"/>
                <w:sz w:val="22"/>
                <w:szCs w:val="22"/>
                <w:lang w:val="en-US"/>
              </w:rPr>
              <w:t>7</w:t>
            </w:r>
            <w:r w:rsidRPr="53A83311" w:rsidR="00D7513B">
              <w:rPr>
                <w:rFonts w:ascii="Calibri" w:hAnsi="Calibri" w:cs="Calibri" w:asciiTheme="minorAscii" w:hAnsiTheme="minorAscii" w:cstheme="minorAscii"/>
                <w:b w:val="1"/>
                <w:bCs w:val="1"/>
                <w:color w:val="auto"/>
                <w:sz w:val="22"/>
                <w:szCs w:val="22"/>
                <w:lang w:val="en-US"/>
              </w:rPr>
              <w:t>)</w:t>
            </w:r>
          </w:p>
        </w:tc>
        <w:tc>
          <w:tcPr>
            <w:tcW w:w="1940" w:type="pct"/>
            <w:tcMar/>
          </w:tcPr>
          <w:p w:rsidRPr="009A7A98" w:rsidR="00396D20" w:rsidP="00396D20" w:rsidRDefault="00396D20" w14:paraId="037A56E2" w14:textId="77777777">
            <w:pPr>
              <w:pStyle w:val="Default"/>
              <w:rPr>
                <w:rFonts w:asciiTheme="minorHAnsi" w:hAnsiTheme="minorHAnsi" w:cstheme="minorHAnsi"/>
                <w:sz w:val="22"/>
                <w:szCs w:val="22"/>
              </w:rPr>
            </w:pPr>
            <w:r w:rsidRPr="009A7A98">
              <w:rPr>
                <w:rFonts w:asciiTheme="minorHAnsi" w:hAnsiTheme="minorHAnsi" w:cstheme="minorHAnsi"/>
                <w:sz w:val="22"/>
                <w:szCs w:val="22"/>
              </w:rPr>
              <w:t xml:space="preserve">We would like to add the following co-investigators: </w:t>
            </w:r>
          </w:p>
          <w:p w:rsidRPr="009A7A98" w:rsidR="00396D20" w:rsidP="53A83311" w:rsidRDefault="00396D20" w14:paraId="65DD2932" w14:textId="77777777">
            <w:pPr>
              <w:pStyle w:val="Default"/>
              <w:numPr>
                <w:ilvl w:val="0"/>
                <w:numId w:val="1"/>
              </w:numPr>
              <w:rPr>
                <w:rFonts w:ascii="Calibri" w:hAnsi="Calibri" w:cs="Calibri" w:asciiTheme="minorAscii" w:hAnsiTheme="minorAscii" w:cstheme="minorAscii"/>
                <w:sz w:val="22"/>
                <w:szCs w:val="22"/>
                <w:lang w:val="en-US"/>
              </w:rPr>
            </w:pPr>
            <w:r w:rsidRPr="53A83311" w:rsidR="00396D20">
              <w:rPr>
                <w:rFonts w:ascii="Calibri" w:hAnsi="Calibri" w:cs="Calibri" w:asciiTheme="minorAscii" w:hAnsiTheme="minorAscii" w:cstheme="minorAscii"/>
                <w:sz w:val="22"/>
                <w:szCs w:val="22"/>
                <w:lang w:val="en-US"/>
              </w:rPr>
              <w:t xml:space="preserve">Relebohile </w:t>
            </w:r>
            <w:r w:rsidRPr="53A83311" w:rsidR="00396D20">
              <w:rPr>
                <w:rFonts w:ascii="Calibri" w:hAnsi="Calibri" w:cs="Calibri" w:asciiTheme="minorAscii" w:hAnsiTheme="minorAscii" w:cstheme="minorAscii"/>
                <w:sz w:val="22"/>
                <w:szCs w:val="22"/>
                <w:lang w:val="en-US"/>
              </w:rPr>
              <w:t>Motana</w:t>
            </w:r>
            <w:r w:rsidRPr="53A83311" w:rsidR="00396D20">
              <w:rPr>
                <w:rFonts w:ascii="Calibri" w:hAnsi="Calibri" w:cs="Calibri" w:asciiTheme="minorAscii" w:hAnsiTheme="minorAscii" w:cstheme="minorAscii"/>
                <w:sz w:val="22"/>
                <w:szCs w:val="22"/>
                <w:lang w:val="en-US"/>
              </w:rPr>
              <w:t xml:space="preserve">, Wits RHI, </w:t>
            </w:r>
            <w:hyperlink r:id="Rcadb1418e4504e12">
              <w:r w:rsidRPr="53A83311" w:rsidR="00396D20">
                <w:rPr>
                  <w:rStyle w:val="Hyperlink"/>
                  <w:rFonts w:ascii="Calibri" w:hAnsi="Calibri" w:cs="Calibri" w:asciiTheme="minorAscii" w:hAnsiTheme="minorAscii" w:cstheme="minorAscii"/>
                  <w:sz w:val="22"/>
                  <w:szCs w:val="22"/>
                  <w:u w:val="none"/>
                  <w:lang w:val="en-US"/>
                </w:rPr>
                <w:t>rmotana@wrhi.ac.za</w:t>
              </w:r>
            </w:hyperlink>
            <w:r w:rsidRPr="53A83311" w:rsidR="00396D20">
              <w:rPr>
                <w:rFonts w:ascii="Calibri" w:hAnsi="Calibri" w:cs="Calibri" w:asciiTheme="minorAscii" w:hAnsiTheme="minorAscii" w:cstheme="minorAscii"/>
                <w:sz w:val="22"/>
                <w:szCs w:val="22"/>
                <w:lang w:val="en-US"/>
              </w:rPr>
              <w:t xml:space="preserve"> </w:t>
            </w:r>
          </w:p>
          <w:p w:rsidRPr="009A7A98" w:rsidR="00396D20" w:rsidP="00396D20" w:rsidRDefault="00396D20" w14:paraId="70825128" w14:textId="77777777">
            <w:pPr>
              <w:pStyle w:val="Default"/>
              <w:ind w:left="48"/>
              <w:rPr>
                <w:rFonts w:asciiTheme="minorHAnsi" w:hAnsiTheme="minorHAnsi" w:cstheme="minorHAnsi"/>
                <w:sz w:val="22"/>
                <w:szCs w:val="22"/>
              </w:rPr>
            </w:pPr>
          </w:p>
          <w:p w:rsidRPr="009A7A98" w:rsidR="00396D20" w:rsidP="00396D20" w:rsidRDefault="00396D20" w14:paraId="3BDC7453" w14:textId="597F5497">
            <w:pPr>
              <w:pStyle w:val="Default"/>
              <w:rPr>
                <w:rFonts w:asciiTheme="minorHAnsi" w:hAnsiTheme="minorHAnsi" w:cstheme="minorHAnsi"/>
                <w:b/>
                <w:bCs/>
                <w:sz w:val="22"/>
                <w:szCs w:val="22"/>
                <w:u w:val="single"/>
              </w:rPr>
            </w:pPr>
          </w:p>
        </w:tc>
        <w:tc>
          <w:tcPr>
            <w:tcW w:w="1944" w:type="pct"/>
            <w:tcMar/>
          </w:tcPr>
          <w:p w:rsidRPr="009A7A98" w:rsidR="00396D20" w:rsidP="00396D20" w:rsidRDefault="00396D20" w14:paraId="13675B0A" w14:textId="04DCFF86">
            <w:pPr>
              <w:pStyle w:val="Default"/>
              <w:rPr>
                <w:rFonts w:asciiTheme="minorHAnsi" w:hAnsiTheme="minorHAnsi" w:cstheme="minorHAnsi"/>
                <w:sz w:val="22"/>
                <w:szCs w:val="22"/>
              </w:rPr>
            </w:pPr>
            <w:r w:rsidRPr="009A7A98">
              <w:rPr>
                <w:rFonts w:asciiTheme="minorHAnsi" w:hAnsiTheme="minorHAnsi" w:cstheme="minorHAnsi"/>
                <w:sz w:val="22"/>
                <w:szCs w:val="22"/>
              </w:rPr>
              <w:t xml:space="preserve">Adding new investigator </w:t>
            </w:r>
          </w:p>
        </w:tc>
      </w:tr>
      <w:tr w:rsidRPr="009A7A98" w:rsidR="00272D42" w:rsidTr="53A83311" w14:paraId="1DCE5217" w14:textId="77777777">
        <w:trPr>
          <w:trHeight w:val="58"/>
        </w:trPr>
        <w:tc>
          <w:tcPr>
            <w:tcW w:w="1116" w:type="pct"/>
            <w:tcMar/>
          </w:tcPr>
          <w:p w:rsidRPr="009A7A98" w:rsidR="00272D42" w:rsidP="00396D20" w:rsidRDefault="00272D42" w14:paraId="7929C8F6" w14:textId="4B9D9226">
            <w:pPr>
              <w:pStyle w:val="Default"/>
              <w:rPr>
                <w:rFonts w:asciiTheme="minorHAnsi" w:hAnsiTheme="minorHAnsi" w:cstheme="minorHAnsi"/>
                <w:b/>
                <w:bCs/>
                <w:color w:val="auto"/>
                <w:sz w:val="22"/>
                <w:szCs w:val="22"/>
              </w:rPr>
            </w:pPr>
            <w:r w:rsidRPr="009A7A98">
              <w:rPr>
                <w:rFonts w:asciiTheme="minorHAnsi" w:hAnsiTheme="minorHAnsi" w:cstheme="minorHAnsi"/>
                <w:b/>
                <w:bCs/>
                <w:color w:val="auto"/>
                <w:sz w:val="22"/>
                <w:szCs w:val="22"/>
              </w:rPr>
              <w:lastRenderedPageBreak/>
              <w:t>Assessment of the informed consent process in primary study</w:t>
            </w:r>
            <w:r w:rsidR="00FE50B5">
              <w:rPr>
                <w:rFonts w:asciiTheme="minorHAnsi" w:hAnsiTheme="minorHAnsi" w:cstheme="minorHAnsi"/>
                <w:b/>
                <w:bCs/>
                <w:color w:val="auto"/>
                <w:sz w:val="22"/>
                <w:szCs w:val="22"/>
              </w:rPr>
              <w:t xml:space="preserve"> (page 34</w:t>
            </w:r>
            <w:r w:rsidR="00170D90">
              <w:rPr>
                <w:rFonts w:asciiTheme="minorHAnsi" w:hAnsiTheme="minorHAnsi" w:cstheme="minorHAnsi"/>
                <w:b/>
                <w:bCs/>
                <w:color w:val="auto"/>
                <w:sz w:val="22"/>
                <w:szCs w:val="22"/>
              </w:rPr>
              <w:t>, Table 1)</w:t>
            </w:r>
            <w:r w:rsidR="00FE50B5">
              <w:rPr>
                <w:rFonts w:asciiTheme="minorHAnsi" w:hAnsiTheme="minorHAnsi" w:cstheme="minorHAnsi"/>
                <w:b/>
                <w:bCs/>
                <w:color w:val="auto"/>
                <w:sz w:val="22"/>
                <w:szCs w:val="22"/>
              </w:rPr>
              <w:t xml:space="preserve"> </w:t>
            </w:r>
            <w:r w:rsidRPr="009A7A98">
              <w:rPr>
                <w:rFonts w:asciiTheme="minorHAnsi" w:hAnsiTheme="minorHAnsi" w:cstheme="minorHAnsi"/>
                <w:b/>
                <w:bCs/>
                <w:color w:val="auto"/>
                <w:sz w:val="22"/>
                <w:szCs w:val="22"/>
              </w:rPr>
              <w:t xml:space="preserve"> </w:t>
            </w:r>
          </w:p>
        </w:tc>
        <w:tc>
          <w:tcPr>
            <w:tcW w:w="1940" w:type="pct"/>
            <w:tcMar/>
          </w:tcPr>
          <w:p w:rsidRPr="009A7A98" w:rsidR="00272D42" w:rsidP="00185A69" w:rsidRDefault="00272D42" w14:paraId="6A5803BD" w14:textId="77777777">
            <w:pPr>
              <w:rPr>
                <w:rFonts w:cstheme="minorHAnsi"/>
                <w:sz w:val="22"/>
                <w:szCs w:val="22"/>
              </w:rPr>
            </w:pPr>
            <w:r w:rsidRPr="009A7A98">
              <w:rPr>
                <w:rFonts w:cstheme="minorHAnsi"/>
                <w:sz w:val="22"/>
                <w:szCs w:val="22"/>
              </w:rPr>
              <w:t xml:space="preserve">Previous text: If reconsenting is not feasible, impossible, or would involve a disproportionate effort, an informed consent waiver will be requested from the UCT Faculty of Science Research Ethics Committee </w:t>
            </w:r>
          </w:p>
          <w:p w:rsidRPr="009A7A98" w:rsidR="00272D42" w:rsidP="00185A69" w:rsidRDefault="00272D42" w14:paraId="4D9463A5" w14:textId="77777777">
            <w:pPr>
              <w:rPr>
                <w:rFonts w:cstheme="minorHAnsi"/>
                <w:sz w:val="22"/>
                <w:szCs w:val="22"/>
              </w:rPr>
            </w:pPr>
          </w:p>
          <w:p w:rsidRPr="009A7A98" w:rsidR="00272D42" w:rsidP="00185A69" w:rsidRDefault="00272D42" w14:paraId="50BF7FB1" w14:textId="77777777">
            <w:pPr>
              <w:rPr>
                <w:rFonts w:cstheme="minorHAnsi"/>
                <w:sz w:val="22"/>
                <w:szCs w:val="22"/>
              </w:rPr>
            </w:pPr>
            <w:r w:rsidRPr="009A7A98">
              <w:rPr>
                <w:rFonts w:cstheme="minorHAnsi"/>
                <w:sz w:val="22"/>
                <w:szCs w:val="22"/>
              </w:rPr>
              <w:t xml:space="preserve">New text: If reconsenting is not feasible, impossible, or would involve a disproportionate effort, an informed consent waiver will be requested from the </w:t>
            </w:r>
            <w:del w:author="Darshnika Lakhoo" w:date="2023-07-28T14:27:00Z" w:id="0">
              <w:r w:rsidRPr="009A7A98" w:rsidDel="00185A69">
                <w:rPr>
                  <w:rFonts w:cstheme="minorHAnsi"/>
                  <w:sz w:val="22"/>
                  <w:szCs w:val="22"/>
                </w:rPr>
                <w:delText xml:space="preserve">UCT Faculty of Science Research Ethics Committee </w:delText>
              </w:r>
            </w:del>
            <w:r w:rsidRPr="009A7A98">
              <w:rPr>
                <w:rFonts w:cstheme="minorHAnsi"/>
                <w:sz w:val="22"/>
                <w:szCs w:val="22"/>
              </w:rPr>
              <w:t xml:space="preserve">Wits Human Research Ethics Committee.  </w:t>
            </w:r>
          </w:p>
          <w:p w:rsidRPr="009A7A98" w:rsidR="00272D42" w:rsidP="00494325" w:rsidRDefault="00272D42" w14:paraId="5E2BFFF9" w14:textId="77777777">
            <w:pPr>
              <w:spacing w:line="276" w:lineRule="auto"/>
              <w:rPr>
                <w:rFonts w:cstheme="minorHAnsi"/>
                <w:sz w:val="22"/>
                <w:szCs w:val="22"/>
              </w:rPr>
            </w:pPr>
          </w:p>
        </w:tc>
        <w:tc>
          <w:tcPr>
            <w:tcW w:w="1944" w:type="pct"/>
            <w:tcMar/>
          </w:tcPr>
          <w:p w:rsidRPr="00CC3F48" w:rsidR="00272D42" w:rsidP="00CC3F48" w:rsidRDefault="00272D42" w14:paraId="5D927F78" w14:textId="4A9D0B40">
            <w:pPr>
              <w:spacing w:line="276" w:lineRule="auto"/>
              <w:rPr>
                <w:rFonts w:cstheme="minorHAnsi"/>
                <w:sz w:val="22"/>
                <w:szCs w:val="22"/>
                <w:lang w:val="en-ZA"/>
              </w:rPr>
            </w:pPr>
            <w:r w:rsidRPr="00CC3F48">
              <w:rPr>
                <w:rFonts w:cstheme="minorHAnsi"/>
                <w:sz w:val="22"/>
                <w:szCs w:val="22"/>
                <w:lang w:val="en-ZA"/>
              </w:rPr>
              <w:t xml:space="preserve">The primary rationale behind this change is to ensure that informed consent waivers in human health research, which may arise from our study, are reviewed by a committee </w:t>
            </w:r>
            <w:r w:rsidR="006E160D">
              <w:rPr>
                <w:rFonts w:cstheme="minorHAnsi"/>
                <w:sz w:val="22"/>
                <w:szCs w:val="22"/>
                <w:lang w:val="en-ZA"/>
              </w:rPr>
              <w:t>specialising</w:t>
            </w:r>
            <w:r w:rsidRPr="00CC3F48">
              <w:rPr>
                <w:rFonts w:cstheme="minorHAnsi"/>
                <w:sz w:val="22"/>
                <w:szCs w:val="22"/>
                <w:lang w:val="en-ZA"/>
              </w:rPr>
              <w:t xml:space="preserve"> in this domain. While the UCT Faculty of Science Research Ethics Committee has </w:t>
            </w:r>
            <w:r w:rsidR="006E160D">
              <w:rPr>
                <w:rFonts w:cstheme="minorHAnsi"/>
                <w:sz w:val="22"/>
                <w:szCs w:val="22"/>
                <w:lang w:val="en-ZA"/>
              </w:rPr>
              <w:t>diligently overseen</w:t>
            </w:r>
            <w:r w:rsidRPr="00CC3F48">
              <w:rPr>
                <w:rFonts w:cstheme="minorHAnsi"/>
                <w:sz w:val="22"/>
                <w:szCs w:val="22"/>
                <w:lang w:val="en-ZA"/>
              </w:rPr>
              <w:t xml:space="preserve"> research within the science faculty, we recognize that the Wits Human Research Ethics Committee is better suited to review and assess the ethical considerations specific to human health research.</w:t>
            </w:r>
          </w:p>
          <w:p w:rsidRPr="009A7A98" w:rsidR="00272D42" w:rsidP="00494325" w:rsidRDefault="00272D42" w14:paraId="5907DDA1" w14:textId="592E88DD">
            <w:pPr>
              <w:spacing w:line="276" w:lineRule="auto"/>
              <w:rPr>
                <w:rFonts w:cstheme="minorHAnsi"/>
                <w:sz w:val="22"/>
                <w:szCs w:val="22"/>
              </w:rPr>
            </w:pPr>
            <w:r w:rsidRPr="00CC3F48">
              <w:rPr>
                <w:rFonts w:cstheme="minorHAnsi"/>
                <w:sz w:val="22"/>
                <w:szCs w:val="22"/>
                <w:lang w:val="en-ZA"/>
              </w:rPr>
              <w:t xml:space="preserve">Regarding </w:t>
            </w:r>
            <w:r w:rsidR="006E160D">
              <w:rPr>
                <w:rFonts w:cstheme="minorHAnsi"/>
                <w:sz w:val="22"/>
                <w:szCs w:val="22"/>
                <w:lang w:val="en-ZA"/>
              </w:rPr>
              <w:t>storing</w:t>
            </w:r>
            <w:r w:rsidRPr="00CC3F48">
              <w:rPr>
                <w:rFonts w:cstheme="minorHAnsi"/>
                <w:sz w:val="22"/>
                <w:szCs w:val="22"/>
                <w:lang w:val="en-ZA"/>
              </w:rPr>
              <w:t xml:space="preserve"> individual participant data, we would like to reiterate that the data will be securely maintained on servers at the University of Cape Town in the Climate Science Analysis Group (CSAG). The CSAG operates under the Science faculty and is covered by the science ethics committee. However, given that our study involves human health research, </w:t>
            </w:r>
            <w:r w:rsidR="006E160D">
              <w:rPr>
                <w:rFonts w:cstheme="minorHAnsi"/>
                <w:sz w:val="22"/>
                <w:szCs w:val="22"/>
                <w:lang w:val="en-ZA"/>
              </w:rPr>
              <w:t>the review of informed consent waivers must align</w:t>
            </w:r>
            <w:r w:rsidRPr="00CC3F48">
              <w:rPr>
                <w:rFonts w:cstheme="minorHAnsi"/>
                <w:sz w:val="22"/>
                <w:szCs w:val="22"/>
                <w:lang w:val="en-ZA"/>
              </w:rPr>
              <w:t xml:space="preserve"> with the expertise of the Wits Human Research Ethics Committee</w:t>
            </w:r>
            <w:r>
              <w:rPr>
                <w:rFonts w:cstheme="minorHAnsi"/>
                <w:sz w:val="22"/>
                <w:szCs w:val="22"/>
                <w:lang w:val="en-ZA"/>
              </w:rPr>
              <w:t>.</w:t>
            </w:r>
          </w:p>
        </w:tc>
      </w:tr>
      <w:tr w:rsidRPr="009A7A98" w:rsidR="00272D42" w:rsidTr="53A83311" w14:paraId="53B2BC9C" w14:textId="77777777">
        <w:trPr>
          <w:trHeight w:val="2684"/>
        </w:trPr>
        <w:tc>
          <w:tcPr>
            <w:tcW w:w="1116" w:type="pct"/>
            <w:tcMar/>
          </w:tcPr>
          <w:p w:rsidRPr="009A7A98" w:rsidR="00272D42" w:rsidP="00396D20" w:rsidRDefault="00272D42" w14:paraId="0F3005B7" w14:textId="06D95305">
            <w:pPr>
              <w:pStyle w:val="Default"/>
              <w:rPr>
                <w:rFonts w:asciiTheme="minorHAnsi" w:hAnsiTheme="minorHAnsi" w:cstheme="minorHAnsi"/>
                <w:b/>
                <w:bCs/>
                <w:color w:val="auto"/>
                <w:sz w:val="22"/>
                <w:szCs w:val="22"/>
              </w:rPr>
            </w:pPr>
            <w:r>
              <w:rPr>
                <w:rFonts w:asciiTheme="minorHAnsi" w:hAnsiTheme="minorHAnsi" w:cstheme="minorHAnsi"/>
                <w:b/>
                <w:bCs/>
                <w:color w:val="auto"/>
                <w:sz w:val="22"/>
                <w:szCs w:val="22"/>
              </w:rPr>
              <w:t xml:space="preserve"> Annex </w:t>
            </w:r>
            <w:r w:rsidR="006E160D">
              <w:rPr>
                <w:rFonts w:asciiTheme="minorHAnsi" w:hAnsiTheme="minorHAnsi" w:cstheme="minorHAnsi"/>
                <w:b/>
                <w:bCs/>
                <w:color w:val="auto"/>
                <w:sz w:val="22"/>
                <w:szCs w:val="22"/>
              </w:rPr>
              <w:t>3</w:t>
            </w:r>
            <w:r>
              <w:rPr>
                <w:rFonts w:asciiTheme="minorHAnsi" w:hAnsiTheme="minorHAnsi" w:cstheme="minorHAnsi"/>
                <w:b/>
                <w:bCs/>
                <w:color w:val="auto"/>
                <w:sz w:val="22"/>
                <w:szCs w:val="22"/>
              </w:rPr>
              <w:t xml:space="preserve">: Participant level variables </w:t>
            </w:r>
          </w:p>
        </w:tc>
        <w:tc>
          <w:tcPr>
            <w:tcW w:w="1940" w:type="pct"/>
            <w:tcMar/>
          </w:tcPr>
          <w:p w:rsidRPr="009A7A98" w:rsidR="00272D42" w:rsidP="00396D20" w:rsidRDefault="00272D42" w14:paraId="3C8B7657" w14:textId="5F71FE9F">
            <w:pPr>
              <w:rPr>
                <w:rFonts w:cstheme="minorHAnsi"/>
                <w:sz w:val="22"/>
                <w:szCs w:val="22"/>
              </w:rPr>
            </w:pPr>
            <w:r>
              <w:rPr>
                <w:rFonts w:cstheme="minorHAnsi"/>
                <w:sz w:val="22"/>
                <w:szCs w:val="22"/>
              </w:rPr>
              <w:t>Additional variables were added to the table</w:t>
            </w:r>
            <w:r w:rsidR="00AB70E8">
              <w:rPr>
                <w:rFonts w:cstheme="minorHAnsi"/>
                <w:sz w:val="22"/>
                <w:szCs w:val="22"/>
              </w:rPr>
              <w:t xml:space="preserve">. We have also reformatted the table </w:t>
            </w:r>
            <w:r w:rsidR="005E04EA">
              <w:rPr>
                <w:rFonts w:cstheme="minorHAnsi"/>
                <w:sz w:val="22"/>
                <w:szCs w:val="22"/>
              </w:rPr>
              <w:t xml:space="preserve">to aid </w:t>
            </w:r>
            <w:r w:rsidR="006E160D">
              <w:rPr>
                <w:rFonts w:cstheme="minorHAnsi"/>
                <w:sz w:val="22"/>
                <w:szCs w:val="22"/>
              </w:rPr>
              <w:t xml:space="preserve">the </w:t>
            </w:r>
            <w:r w:rsidR="005E04EA">
              <w:rPr>
                <w:rFonts w:cstheme="minorHAnsi"/>
                <w:sz w:val="22"/>
                <w:szCs w:val="22"/>
              </w:rPr>
              <w:t xml:space="preserve">explanation. </w:t>
            </w:r>
          </w:p>
        </w:tc>
        <w:tc>
          <w:tcPr>
            <w:tcW w:w="1944" w:type="pct"/>
            <w:tcMar/>
          </w:tcPr>
          <w:p w:rsidRPr="009A7A98" w:rsidR="00272D42" w:rsidP="00CC3F48" w:rsidRDefault="00272D42" w14:paraId="4D47B9E1" w14:textId="08559CA4">
            <w:pPr>
              <w:spacing w:line="276" w:lineRule="auto"/>
              <w:rPr>
                <w:rFonts w:cstheme="minorHAnsi"/>
                <w:sz w:val="22"/>
                <w:szCs w:val="22"/>
              </w:rPr>
            </w:pPr>
            <w:r w:rsidRPr="00CC3F48">
              <w:rPr>
                <w:rFonts w:cstheme="minorHAnsi"/>
                <w:sz w:val="22"/>
                <w:szCs w:val="22"/>
              </w:rPr>
              <w:t>Additional variables were added to the table</w:t>
            </w:r>
            <w:r>
              <w:rPr>
                <w:rFonts w:cstheme="minorHAnsi"/>
                <w:sz w:val="22"/>
                <w:szCs w:val="22"/>
              </w:rPr>
              <w:t xml:space="preserve"> to establish a more comprehensive list of variables </w:t>
            </w:r>
            <w:r w:rsidR="006E160D">
              <w:rPr>
                <w:rFonts w:cstheme="minorHAnsi"/>
                <w:sz w:val="22"/>
                <w:szCs w:val="22"/>
              </w:rPr>
              <w:t>we request</w:t>
            </w:r>
            <w:r>
              <w:rPr>
                <w:rFonts w:cstheme="minorHAnsi"/>
                <w:sz w:val="22"/>
                <w:szCs w:val="22"/>
              </w:rPr>
              <w:t xml:space="preserve"> from data providers. </w:t>
            </w:r>
          </w:p>
        </w:tc>
      </w:tr>
    </w:tbl>
    <w:p w:rsidR="006116A1" w:rsidP="00396D20" w:rsidRDefault="006116A1" w14:paraId="0CA4379C" w14:textId="77777777">
      <w:pPr>
        <w:pStyle w:val="Default"/>
      </w:pPr>
    </w:p>
    <w:sectPr w:rsidR="006116A1">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44148"/>
    <w:multiLevelType w:val="hybridMultilevel"/>
    <w:tmpl w:val="7688D098"/>
    <w:lvl w:ilvl="0" w:tplc="DFCC481C">
      <w:start w:val="1"/>
      <w:numFmt w:val="decimal"/>
      <w:lvlText w:val="%1"/>
      <w:lvlJc w:val="left"/>
      <w:pPr>
        <w:ind w:left="720" w:hanging="360"/>
      </w:pPr>
    </w:lvl>
    <w:lvl w:ilvl="1" w:tplc="AAC8661A">
      <w:start w:val="1"/>
      <w:numFmt w:val="lowerLetter"/>
      <w:lvlText w:val="%2."/>
      <w:lvlJc w:val="left"/>
      <w:pPr>
        <w:ind w:left="1440" w:hanging="360"/>
      </w:pPr>
    </w:lvl>
    <w:lvl w:ilvl="2" w:tplc="83609134">
      <w:start w:val="1"/>
      <w:numFmt w:val="lowerRoman"/>
      <w:lvlText w:val="%3."/>
      <w:lvlJc w:val="right"/>
      <w:pPr>
        <w:ind w:left="2160" w:hanging="180"/>
      </w:pPr>
    </w:lvl>
    <w:lvl w:ilvl="3" w:tplc="08A2867C">
      <w:start w:val="1"/>
      <w:numFmt w:val="decimal"/>
      <w:lvlText w:val="%4."/>
      <w:lvlJc w:val="left"/>
      <w:pPr>
        <w:ind w:left="360" w:hanging="360"/>
      </w:pPr>
    </w:lvl>
    <w:lvl w:ilvl="4" w:tplc="BB309266">
      <w:start w:val="1"/>
      <w:numFmt w:val="lowerLetter"/>
      <w:lvlText w:val="%5."/>
      <w:lvlJc w:val="left"/>
      <w:pPr>
        <w:ind w:left="3600" w:hanging="360"/>
      </w:pPr>
    </w:lvl>
    <w:lvl w:ilvl="5" w:tplc="E3829222">
      <w:start w:val="1"/>
      <w:numFmt w:val="lowerRoman"/>
      <w:lvlText w:val="%6."/>
      <w:lvlJc w:val="right"/>
      <w:pPr>
        <w:ind w:left="4320" w:hanging="180"/>
      </w:pPr>
    </w:lvl>
    <w:lvl w:ilvl="6" w:tplc="863E591C">
      <w:start w:val="1"/>
      <w:numFmt w:val="decimal"/>
      <w:lvlText w:val="%7."/>
      <w:lvlJc w:val="left"/>
      <w:pPr>
        <w:ind w:left="360" w:hanging="360"/>
      </w:pPr>
    </w:lvl>
    <w:lvl w:ilvl="7" w:tplc="EB3025DA">
      <w:start w:val="1"/>
      <w:numFmt w:val="lowerLetter"/>
      <w:lvlText w:val="%8."/>
      <w:lvlJc w:val="left"/>
      <w:pPr>
        <w:ind w:left="5760" w:hanging="360"/>
      </w:pPr>
    </w:lvl>
    <w:lvl w:ilvl="8" w:tplc="7C0C53F2">
      <w:start w:val="1"/>
      <w:numFmt w:val="lowerRoman"/>
      <w:lvlText w:val="%9."/>
      <w:lvlJc w:val="right"/>
      <w:pPr>
        <w:ind w:left="6480" w:hanging="180"/>
      </w:pPr>
    </w:lvl>
  </w:abstractNum>
  <w:abstractNum w:abstractNumId="1" w15:restartNumberingAfterBreak="0">
    <w:nsid w:val="18DE29D0"/>
    <w:multiLevelType w:val="multilevel"/>
    <w:tmpl w:val="A7E2F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3B4C7F"/>
    <w:multiLevelType w:val="multilevel"/>
    <w:tmpl w:val="C27E0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F12A38"/>
    <w:multiLevelType w:val="multilevel"/>
    <w:tmpl w:val="C96CA8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3AC01A76"/>
    <w:multiLevelType w:val="multilevel"/>
    <w:tmpl w:val="C5E097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5D420595"/>
    <w:multiLevelType w:val="hybridMultilevel"/>
    <w:tmpl w:val="FB54642E"/>
    <w:lvl w:ilvl="0" w:tplc="7B8C3650">
      <w:start w:val="1"/>
      <w:numFmt w:val="decimal"/>
      <w:lvlText w:val="%1."/>
      <w:lvlJc w:val="left"/>
      <w:pPr>
        <w:ind w:left="408" w:hanging="360"/>
      </w:pPr>
      <w:rPr>
        <w:rFonts w:hint="default"/>
      </w:rPr>
    </w:lvl>
    <w:lvl w:ilvl="1" w:tplc="1C090019" w:tentative="1">
      <w:start w:val="1"/>
      <w:numFmt w:val="lowerLetter"/>
      <w:lvlText w:val="%2."/>
      <w:lvlJc w:val="left"/>
      <w:pPr>
        <w:ind w:left="1128" w:hanging="360"/>
      </w:pPr>
    </w:lvl>
    <w:lvl w:ilvl="2" w:tplc="1C09001B" w:tentative="1">
      <w:start w:val="1"/>
      <w:numFmt w:val="lowerRoman"/>
      <w:lvlText w:val="%3."/>
      <w:lvlJc w:val="right"/>
      <w:pPr>
        <w:ind w:left="1848" w:hanging="180"/>
      </w:pPr>
    </w:lvl>
    <w:lvl w:ilvl="3" w:tplc="1C09000F" w:tentative="1">
      <w:start w:val="1"/>
      <w:numFmt w:val="decimal"/>
      <w:lvlText w:val="%4."/>
      <w:lvlJc w:val="left"/>
      <w:pPr>
        <w:ind w:left="2568" w:hanging="360"/>
      </w:pPr>
    </w:lvl>
    <w:lvl w:ilvl="4" w:tplc="1C090019" w:tentative="1">
      <w:start w:val="1"/>
      <w:numFmt w:val="lowerLetter"/>
      <w:lvlText w:val="%5."/>
      <w:lvlJc w:val="left"/>
      <w:pPr>
        <w:ind w:left="3288" w:hanging="360"/>
      </w:pPr>
    </w:lvl>
    <w:lvl w:ilvl="5" w:tplc="1C09001B" w:tentative="1">
      <w:start w:val="1"/>
      <w:numFmt w:val="lowerRoman"/>
      <w:lvlText w:val="%6."/>
      <w:lvlJc w:val="right"/>
      <w:pPr>
        <w:ind w:left="4008" w:hanging="180"/>
      </w:pPr>
    </w:lvl>
    <w:lvl w:ilvl="6" w:tplc="1C09000F" w:tentative="1">
      <w:start w:val="1"/>
      <w:numFmt w:val="decimal"/>
      <w:lvlText w:val="%7."/>
      <w:lvlJc w:val="left"/>
      <w:pPr>
        <w:ind w:left="4728" w:hanging="360"/>
      </w:pPr>
    </w:lvl>
    <w:lvl w:ilvl="7" w:tplc="1C090019" w:tentative="1">
      <w:start w:val="1"/>
      <w:numFmt w:val="lowerLetter"/>
      <w:lvlText w:val="%8."/>
      <w:lvlJc w:val="left"/>
      <w:pPr>
        <w:ind w:left="5448" w:hanging="360"/>
      </w:pPr>
    </w:lvl>
    <w:lvl w:ilvl="8" w:tplc="1C09001B" w:tentative="1">
      <w:start w:val="1"/>
      <w:numFmt w:val="lowerRoman"/>
      <w:lvlText w:val="%9."/>
      <w:lvlJc w:val="right"/>
      <w:pPr>
        <w:ind w:left="6168" w:hanging="180"/>
      </w:pPr>
    </w:lvl>
  </w:abstractNum>
  <w:abstractNum w:abstractNumId="6" w15:restartNumberingAfterBreak="0">
    <w:nsid w:val="5E4C4708"/>
    <w:multiLevelType w:val="multilevel"/>
    <w:tmpl w:val="612AE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1E3583"/>
    <w:multiLevelType w:val="multilevel"/>
    <w:tmpl w:val="374240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2825156">
    <w:abstractNumId w:val="5"/>
  </w:num>
  <w:num w:numId="2" w16cid:durableId="1784152202">
    <w:abstractNumId w:val="0"/>
  </w:num>
  <w:num w:numId="3" w16cid:durableId="1097016984">
    <w:abstractNumId w:val="1"/>
  </w:num>
  <w:num w:numId="4" w16cid:durableId="2048868506">
    <w:abstractNumId w:val="2"/>
  </w:num>
  <w:num w:numId="5" w16cid:durableId="329647521">
    <w:abstractNumId w:val="3"/>
  </w:num>
  <w:num w:numId="6" w16cid:durableId="539711364">
    <w:abstractNumId w:val="4"/>
  </w:num>
  <w:num w:numId="7" w16cid:durableId="487014142">
    <w:abstractNumId w:val="7"/>
  </w:num>
  <w:num w:numId="8" w16cid:durableId="167702749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rshnika Lakhoo">
    <w15:presenceInfo w15:providerId="AD" w15:userId="S::dlakhoo@wrhi.ac.za::38c40ddc-e929-49b8-a865-5980daafd5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E7A"/>
    <w:rsid w:val="00016909"/>
    <w:rsid w:val="00031645"/>
    <w:rsid w:val="00032C07"/>
    <w:rsid w:val="000718E3"/>
    <w:rsid w:val="001054FF"/>
    <w:rsid w:val="001108A7"/>
    <w:rsid w:val="00170D90"/>
    <w:rsid w:val="00176B78"/>
    <w:rsid w:val="00185A69"/>
    <w:rsid w:val="00216A8F"/>
    <w:rsid w:val="00272D42"/>
    <w:rsid w:val="002B7637"/>
    <w:rsid w:val="002C2523"/>
    <w:rsid w:val="00396D20"/>
    <w:rsid w:val="004845B4"/>
    <w:rsid w:val="00494325"/>
    <w:rsid w:val="004E5061"/>
    <w:rsid w:val="00504C46"/>
    <w:rsid w:val="00580C52"/>
    <w:rsid w:val="005D3256"/>
    <w:rsid w:val="005E04EA"/>
    <w:rsid w:val="006116A1"/>
    <w:rsid w:val="006D004F"/>
    <w:rsid w:val="006E160D"/>
    <w:rsid w:val="00760284"/>
    <w:rsid w:val="00787320"/>
    <w:rsid w:val="007C6BBA"/>
    <w:rsid w:val="008216E5"/>
    <w:rsid w:val="00952720"/>
    <w:rsid w:val="009A7A98"/>
    <w:rsid w:val="00A55097"/>
    <w:rsid w:val="00AB70E8"/>
    <w:rsid w:val="00AC2790"/>
    <w:rsid w:val="00AE56F6"/>
    <w:rsid w:val="00B12EB6"/>
    <w:rsid w:val="00B5682F"/>
    <w:rsid w:val="00B80538"/>
    <w:rsid w:val="00CC3F48"/>
    <w:rsid w:val="00D331CF"/>
    <w:rsid w:val="00D7513B"/>
    <w:rsid w:val="00DB2109"/>
    <w:rsid w:val="00DB4E7A"/>
    <w:rsid w:val="00E257E0"/>
    <w:rsid w:val="00F45EA8"/>
    <w:rsid w:val="00F835EF"/>
    <w:rsid w:val="00FE50B5"/>
    <w:rsid w:val="18C4EA05"/>
    <w:rsid w:val="3FC57CB8"/>
    <w:rsid w:val="4FAE2C49"/>
    <w:rsid w:val="53A83311"/>
    <w:rsid w:val="58910F59"/>
    <w:rsid w:val="65245C8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67C2B2"/>
  <w15:chartTrackingRefBased/>
  <w15:docId w15:val="{B3E83314-B11A-4408-85EA-20365F215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B4E7A"/>
    <w:pPr>
      <w:spacing w:after="0" w:line="240" w:lineRule="auto"/>
    </w:pPr>
    <w:rPr>
      <w:rFonts w:eastAsiaTheme="minorEastAsia"/>
      <w:kern w:val="0"/>
      <w:sz w:val="24"/>
      <w:szCs w:val="24"/>
      <w:lang w:val="en-US"/>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Default" w:customStyle="1">
    <w:name w:val="Default"/>
    <w:rsid w:val="00DB4E7A"/>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table" w:styleId="TableGrid">
    <w:name w:val="Table Grid"/>
    <w:basedOn w:val="TableNormal"/>
    <w:uiPriority w:val="39"/>
    <w:rsid w:val="00DB4E7A"/>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6D004F"/>
    <w:rPr>
      <w:color w:val="0563C1" w:themeColor="hyperlink"/>
      <w:u w:val="single"/>
    </w:rPr>
  </w:style>
  <w:style w:type="character" w:styleId="UnresolvedMention">
    <w:name w:val="Unresolved Mention"/>
    <w:basedOn w:val="DefaultParagraphFont"/>
    <w:uiPriority w:val="99"/>
    <w:semiHidden/>
    <w:unhideWhenUsed/>
    <w:rsid w:val="006D004F"/>
    <w:rPr>
      <w:color w:val="605E5C"/>
      <w:shd w:val="clear" w:color="auto" w:fill="E1DFDD"/>
    </w:rPr>
  </w:style>
  <w:style w:type="paragraph" w:styleId="ListParagraph">
    <w:name w:val="List Paragraph"/>
    <w:basedOn w:val="Normal"/>
    <w:uiPriority w:val="34"/>
    <w:qFormat/>
    <w:rsid w:val="00396D20"/>
    <w:pPr>
      <w:spacing w:before="120" w:after="120" w:line="259" w:lineRule="auto"/>
      <w:ind w:left="720"/>
      <w:contextualSpacing/>
    </w:pPr>
    <w:rPr>
      <w:rFonts w:eastAsiaTheme="minorHAnsi"/>
      <w:sz w:val="22"/>
      <w:szCs w:val="22"/>
      <w:lang w:val="en-ZA"/>
    </w:rPr>
  </w:style>
  <w:style w:type="paragraph" w:styleId="Revision">
    <w:name w:val="Revision"/>
    <w:hidden/>
    <w:uiPriority w:val="99"/>
    <w:semiHidden/>
    <w:rsid w:val="00396D20"/>
    <w:pPr>
      <w:spacing w:after="0" w:line="240" w:lineRule="auto"/>
    </w:pPr>
    <w:rPr>
      <w:rFonts w:eastAsiaTheme="minorEastAsia"/>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570073">
      <w:bodyDiv w:val="1"/>
      <w:marLeft w:val="0"/>
      <w:marRight w:val="0"/>
      <w:marTop w:val="0"/>
      <w:marBottom w:val="0"/>
      <w:divBdr>
        <w:top w:val="none" w:sz="0" w:space="0" w:color="auto"/>
        <w:left w:val="none" w:sz="0" w:space="0" w:color="auto"/>
        <w:bottom w:val="none" w:sz="0" w:space="0" w:color="auto"/>
        <w:right w:val="none" w:sz="0" w:space="0" w:color="auto"/>
      </w:divBdr>
    </w:div>
    <w:div w:id="761069638">
      <w:bodyDiv w:val="1"/>
      <w:marLeft w:val="0"/>
      <w:marRight w:val="0"/>
      <w:marTop w:val="0"/>
      <w:marBottom w:val="0"/>
      <w:divBdr>
        <w:top w:val="none" w:sz="0" w:space="0" w:color="auto"/>
        <w:left w:val="none" w:sz="0" w:space="0" w:color="auto"/>
        <w:bottom w:val="none" w:sz="0" w:space="0" w:color="auto"/>
        <w:right w:val="none" w:sz="0" w:space="0" w:color="auto"/>
      </w:divBdr>
    </w:div>
    <w:div w:id="1372537239">
      <w:bodyDiv w:val="1"/>
      <w:marLeft w:val="0"/>
      <w:marRight w:val="0"/>
      <w:marTop w:val="0"/>
      <w:marBottom w:val="0"/>
      <w:divBdr>
        <w:top w:val="none" w:sz="0" w:space="0" w:color="auto"/>
        <w:left w:val="none" w:sz="0" w:space="0" w:color="auto"/>
        <w:bottom w:val="none" w:sz="0" w:space="0" w:color="auto"/>
        <w:right w:val="none" w:sz="0" w:space="0" w:color="auto"/>
      </w:divBdr>
    </w:div>
    <w:div w:id="1506049213">
      <w:bodyDiv w:val="1"/>
      <w:marLeft w:val="0"/>
      <w:marRight w:val="0"/>
      <w:marTop w:val="0"/>
      <w:marBottom w:val="0"/>
      <w:divBdr>
        <w:top w:val="none" w:sz="0" w:space="0" w:color="auto"/>
        <w:left w:val="none" w:sz="0" w:space="0" w:color="auto"/>
        <w:bottom w:val="none" w:sz="0" w:space="0" w:color="auto"/>
        <w:right w:val="none" w:sz="0" w:space="0" w:color="auto"/>
      </w:divBdr>
    </w:div>
    <w:div w:id="1797721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microsoft.com/office/2011/relationships/people" Target="peop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customXml" Target="../customXml/item3.xml" Id="rId11" /><Relationship Type="http://schemas.openxmlformats.org/officeDocument/2006/relationships/customXml" Target="../customXml/item2.xml" Id="rId10" /><Relationship Type="http://schemas.openxmlformats.org/officeDocument/2006/relationships/webSettings" Target="webSettings.xml" Id="rId4" /><Relationship Type="http://schemas.openxmlformats.org/officeDocument/2006/relationships/customXml" Target="../customXml/item1.xml" Id="rId9" /><Relationship Type="http://schemas.openxmlformats.org/officeDocument/2006/relationships/hyperlink" Target="mailto:rmotana@wrhi.ac.za" TargetMode="External" Id="Rcadb1418e4504e1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44666B5D861E479786A48DBD9FDCD4" ma:contentTypeVersion="12" ma:contentTypeDescription="Create a new document." ma:contentTypeScope="" ma:versionID="30dc7b9c9f9aa39a854298fe23ce3f36">
  <xsd:schema xmlns:xsd="http://www.w3.org/2001/XMLSchema" xmlns:xs="http://www.w3.org/2001/XMLSchema" xmlns:p="http://schemas.microsoft.com/office/2006/metadata/properties" xmlns:ns2="06716d7c-3d2b-4c74-816b-c3222359200d" xmlns:ns3="7f7ef10d-181e-4204-90b3-4680be14bb52" targetNamespace="http://schemas.microsoft.com/office/2006/metadata/properties" ma:root="true" ma:fieldsID="883b5d76b491c4697e0edba5af63463f" ns2:_="" ns3:_="">
    <xsd:import namespace="06716d7c-3d2b-4c74-816b-c3222359200d"/>
    <xsd:import namespace="7f7ef10d-181e-4204-90b3-4680be14bb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716d7c-3d2b-4c74-816b-c32223592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73d32f5-cf2a-4d02-8311-9a5881730d9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7ef10d-181e-4204-90b3-4680be14bb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81099de-792d-4c45-8c05-7032ed037fe2}" ma:internalName="TaxCatchAll" ma:showField="CatchAllData" ma:web="7f7ef10d-181e-4204-90b3-4680be14bb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6716d7c-3d2b-4c74-816b-c3222359200d">
      <Terms xmlns="http://schemas.microsoft.com/office/infopath/2007/PartnerControls"/>
    </lcf76f155ced4ddcb4097134ff3c332f>
    <TaxCatchAll xmlns="7f7ef10d-181e-4204-90b3-4680be14bb52" xsi:nil="true"/>
  </documentManagement>
</p:properties>
</file>

<file path=customXml/itemProps1.xml><?xml version="1.0" encoding="utf-8"?>
<ds:datastoreItem xmlns:ds="http://schemas.openxmlformats.org/officeDocument/2006/customXml" ds:itemID="{C062321C-C91E-40F4-BE1B-3FEDA75ACEAD}"/>
</file>

<file path=customXml/itemProps2.xml><?xml version="1.0" encoding="utf-8"?>
<ds:datastoreItem xmlns:ds="http://schemas.openxmlformats.org/officeDocument/2006/customXml" ds:itemID="{66AC4FFD-1721-4A50-95A9-B33E27D8BFC4}"/>
</file>

<file path=customXml/itemProps3.xml><?xml version="1.0" encoding="utf-8"?>
<ds:datastoreItem xmlns:ds="http://schemas.openxmlformats.org/officeDocument/2006/customXml" ds:itemID="{D74D521A-3994-4AFD-A9CE-5F124C09E3D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Darshnika Lakhoo</dc:creator>
  <keywords/>
  <dc:description/>
  <lastModifiedBy>Sam Zermatten-Jack</lastModifiedBy>
  <revision>25</revision>
  <dcterms:created xsi:type="dcterms:W3CDTF">2023-09-14T13:20:00.0000000Z</dcterms:created>
  <dcterms:modified xsi:type="dcterms:W3CDTF">2025-10-23T21:12:50.1077936Z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8a09642ddb02422a066ae7964e3c8640a198c088d3718a8258e7c59813415146</vt:lpwstr>
  </property>
  <property fmtid="{D5CDD505-2E9C-101B-9397-08002B2CF9AE}" pid="3" name="ContentTypeId">
    <vt:lpwstr>0x010100E944666B5D861E479786A48DBD9FDCD4</vt:lpwstr>
  </property>
  <property fmtid="{D5CDD505-2E9C-101B-9397-08002B2CF9AE}" pid="4" name="MediaServiceImageTags">
    <vt:lpwstr/>
  </property>
</Properties>
</file>